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webSettings0.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2C26" w14:textId="4719BBFB" w:rsidR="006D17B0" w:rsidRPr="0051577F" w:rsidRDefault="006D17B0">
      <w:pPr>
        <w:rPr>
          <w:b/>
          <w:bCs/>
        </w:rPr>
      </w:pPr>
      <w:r w:rsidRPr="0051577F">
        <w:rPr>
          <w:b/>
          <w:bCs/>
        </w:rPr>
        <w:t>INLEIDING</w:t>
      </w:r>
    </w:p>
    <w:p w14:paraId="0502A91D" w14:textId="77777777" w:rsidR="00182543" w:rsidRDefault="00721CB8">
      <w:r>
        <w:t xml:space="preserve">Rijkswaterstaat is voornemens een pilot uit te voeren in het Amsterdam-Rijnkanaal (ARK). In deze pilot wordt de kanaalbodem ten zuiden van Nigtevecht afgedicht met een zachte bodemafdichting zoals Zand Bentoniet Mengsel (ZBM). De doelstelling van de pilot is om </w:t>
      </w:r>
    </w:p>
    <w:p w14:paraId="766EFFE9" w14:textId="77777777" w:rsidR="00182543" w:rsidRDefault="00182543"/>
    <w:p w14:paraId="49AC04B7" w14:textId="77777777" w:rsidR="00182543" w:rsidRDefault="00721CB8">
      <w:r>
        <w:t>1) de effectiviteit van een zachte bodemafdichting in situ te meten</w:t>
      </w:r>
      <w:r w:rsidR="004264FA">
        <w:t>,</w:t>
      </w:r>
    </w:p>
    <w:p w14:paraId="63A9670E" w14:textId="77777777" w:rsidR="00182543" w:rsidRDefault="00721CB8">
      <w:r>
        <w:t>2) de robuustheid van een zachte bodemafdichting, specifiek in het ARK, waar te nemen</w:t>
      </w:r>
      <w:r w:rsidR="004264FA">
        <w:t xml:space="preserve"> en</w:t>
      </w:r>
    </w:p>
    <w:p w14:paraId="7207450D" w14:textId="77777777" w:rsidR="00182543" w:rsidRDefault="004264FA">
      <w:r>
        <w:t xml:space="preserve">3) meer inzicht te krijgen van </w:t>
      </w:r>
      <w:r w:rsidR="0019052D">
        <w:t xml:space="preserve">de invloed van </w:t>
      </w:r>
      <w:r>
        <w:t>het kanaal op de omgeving.</w:t>
      </w:r>
    </w:p>
    <w:p w14:paraId="03A4414D" w14:textId="77777777" w:rsidR="00182543" w:rsidRDefault="00182543"/>
    <w:p w14:paraId="14BBA82C" w14:textId="4F69D4FA" w:rsidR="00B7417E" w:rsidRDefault="0019052D">
      <w:r>
        <w:t xml:space="preserve">De eerste twee doelstellingen zijn ook noodzakelijk voor een goede kalibratie van het grondwatermodel. </w:t>
      </w:r>
      <w:r w:rsidR="004264FA">
        <w:t xml:space="preserve">De derde doelstelling is een </w:t>
      </w:r>
      <w:r>
        <w:t xml:space="preserve">brede </w:t>
      </w:r>
      <w:r w:rsidR="004264FA">
        <w:t>kennisvraag en zal separaat worden toegelicht.</w:t>
      </w:r>
      <w:r w:rsidR="00721CB8">
        <w:t xml:space="preserve"> </w:t>
      </w:r>
    </w:p>
    <w:p w14:paraId="7B87462B" w14:textId="77777777" w:rsidR="00B7417E" w:rsidRDefault="00B7417E"/>
    <w:p w14:paraId="6FF3D8EB" w14:textId="00A2B2A7" w:rsidR="00344605" w:rsidRDefault="00B7417E">
      <w:r>
        <w:t xml:space="preserve">Een </w:t>
      </w:r>
      <w:ins w:id="0" w:author="Theo Olsthoorn" w:date="2026-04-24T11:40:00Z" w16du:dateUtc="2026-04-24T09:40:00Z">
        <w:r w:rsidR="00182543">
          <w:t xml:space="preserve">vierde </w:t>
        </w:r>
      </w:ins>
      <w:del w:id="1" w:author="Theo Olsthoorn" w:date="2026-04-24T11:40:00Z" w16du:dateUtc="2026-04-24T09:40:00Z">
        <w:r w:rsidDel="00182543">
          <w:delText xml:space="preserve">derde </w:delText>
        </w:r>
      </w:del>
      <w:r>
        <w:t xml:space="preserve">doelstelling is eventueel om de pilot met het bekende ZBM toe te passen zodat vervolgens een </w:t>
      </w:r>
      <w:ins w:id="2" w:author="Theo Olsthoorn" w:date="2026-04-24T11:40:00Z" w16du:dateUtc="2026-04-24T09:40:00Z">
        <w:r w:rsidR="00182543">
          <w:t xml:space="preserve">op </w:t>
        </w:r>
      </w:ins>
      <w:ins w:id="3" w:author="Theo Olsthoorn" w:date="2026-04-24T11:41:00Z" w16du:dateUtc="2026-04-24T09:41:00Z">
        <w:r w:rsidR="00182543">
          <w:t xml:space="preserve">verkregen veldgegevens geijkt </w:t>
        </w:r>
      </w:ins>
      <w:r>
        <w:t>model op schaal kan worden opgebouwd</w:t>
      </w:r>
      <w:ins w:id="4" w:author="Theo Olsthoorn" w:date="2026-04-24T11:41:00Z" w16du:dateUtc="2026-04-24T09:41:00Z">
        <w:r w:rsidR="00182543">
          <w:t xml:space="preserve"> om </w:t>
        </w:r>
      </w:ins>
      <w:ins w:id="5" w:author="Theo Olsthoorn" w:date="2026-04-24T11:42:00Z" w16du:dateUtc="2026-04-24T09:42:00Z">
        <w:r w:rsidR="00182543">
          <w:t xml:space="preserve">het resultaat van </w:t>
        </w:r>
      </w:ins>
      <w:ins w:id="6" w:author="Theo Olsthoorn" w:date="2026-04-24T11:43:00Z" w16du:dateUtc="2026-04-24T09:43:00Z">
        <w:r w:rsidR="00182543">
          <w:t xml:space="preserve">deze oplossing bij </w:t>
        </w:r>
      </w:ins>
      <w:ins w:id="7" w:author="Theo Olsthoorn" w:date="2026-04-24T11:42:00Z" w16du:dateUtc="2026-04-24T09:42:00Z">
        <w:r w:rsidR="00182543">
          <w:t xml:space="preserve">een toepassing </w:t>
        </w:r>
      </w:ins>
      <w:ins w:id="8" w:author="Theo Olsthoorn" w:date="2026-04-24T11:43:00Z" w16du:dateUtc="2026-04-24T09:43:00Z">
        <w:r w:rsidR="00182543">
          <w:t>in de relevante traj</w:t>
        </w:r>
      </w:ins>
      <w:ins w:id="9" w:author="Theo Olsthoorn" w:date="2026-04-24T11:44:00Z" w16du:dateUtc="2026-04-24T09:44:00Z">
        <w:r w:rsidR="00182543">
          <w:t>e</w:t>
        </w:r>
      </w:ins>
      <w:ins w:id="10" w:author="Theo Olsthoorn" w:date="2026-04-24T11:43:00Z" w16du:dateUtc="2026-04-24T09:43:00Z">
        <w:r w:rsidR="00182543">
          <w:t xml:space="preserve">cten </w:t>
        </w:r>
      </w:ins>
      <w:ins w:id="11" w:author="Theo Olsthoorn" w:date="2026-04-24T11:42:00Z" w16du:dateUtc="2026-04-24T09:42:00Z">
        <w:r w:rsidR="00182543">
          <w:t xml:space="preserve">het </w:t>
        </w:r>
      </w:ins>
      <w:proofErr w:type="gramStart"/>
      <w:ins w:id="12" w:author="Theo Olsthoorn" w:date="2026-04-24T11:44:00Z" w16du:dateUtc="2026-04-24T09:44:00Z">
        <w:r w:rsidR="00182543">
          <w:t>ARK</w:t>
        </w:r>
      </w:ins>
      <w:ins w:id="13" w:author="Theo Olsthoorn" w:date="2026-04-24T11:42:00Z" w16du:dateUtc="2026-04-24T09:42:00Z">
        <w:r w:rsidR="00182543">
          <w:t xml:space="preserve"> kanaal</w:t>
        </w:r>
        <w:proofErr w:type="gramEnd"/>
        <w:r w:rsidR="00182543">
          <w:t xml:space="preserve"> adequaat te kunnen voorspellen</w:t>
        </w:r>
      </w:ins>
      <w:r>
        <w:t>. Het model kan door de pilot nauwkeurig worden gekalibreerd naar de werkelijkheid. Met dit model worden vervolgens meerdere soorten zachte bodemafdichtingen onderzocht.</w:t>
      </w:r>
    </w:p>
    <w:p w14:paraId="682542DD" w14:textId="77777777" w:rsidR="00B7417E" w:rsidRDefault="00B7417E"/>
    <w:p w14:paraId="579A2D3A" w14:textId="560D0663" w:rsidR="00B7417E" w:rsidRDefault="00B7417E">
      <w:r>
        <w:t>Uit recent onderzoek uitgevoerd in opdracht van RWS wordt waargenomen dat de weerstand van ZBM lager is in het ARK ten opzichte van het Twentekanaal. Daarmee is twijfel ontstaan of ZBM voldoende effectief is voor het ARK. Deze memo beschrijft de minimale effectiviteit van een zachte bodemafdichting, in dit geval het ZBM.</w:t>
      </w:r>
      <w:ins w:id="14" w:author="Theo Olsthoorn" w:date="2026-04-24T11:45:00Z" w16du:dateUtc="2026-04-24T09:45:00Z">
        <w:r w:rsidR="00182543">
          <w:t xml:space="preserve"> (Referentie naar dit recente onderzoek. Ik heb het nog niet gezien. Voorkom dat je het kind met het badwater veel te snel wegspoelt).</w:t>
        </w:r>
      </w:ins>
    </w:p>
    <w:p w14:paraId="1A94E37D" w14:textId="77777777" w:rsidR="004264FA" w:rsidRDefault="004264FA"/>
    <w:p w14:paraId="44AB4491" w14:textId="23D66286" w:rsidR="00B7417E" w:rsidRPr="00B7417E" w:rsidRDefault="00B7417E">
      <w:pPr>
        <w:rPr>
          <w:b/>
          <w:bCs/>
        </w:rPr>
      </w:pPr>
      <w:r w:rsidRPr="00B7417E">
        <w:rPr>
          <w:b/>
          <w:bCs/>
        </w:rPr>
        <w:t>EFFECTIVITEIT</w:t>
      </w:r>
    </w:p>
    <w:p w14:paraId="5B8F07BF" w14:textId="1F8C6AE0" w:rsidR="00B7417E" w:rsidRDefault="00B7417E">
      <w:r>
        <w:t>De effectiviteit van ZBM wordt gedefinieerd als de weerstand van de aangebrachte ZBM laag op de kanaalbodem. De weerstand wordt gemeten door middel van het effect van de verhoogde weerstand op de stijghoogte</w:t>
      </w:r>
      <w:ins w:id="15" w:author="Theo Olsthoorn" w:date="2026-04-24T11:46:00Z" w16du:dateUtc="2026-04-24T09:46:00Z">
        <w:r w:rsidR="00182543">
          <w:t xml:space="preserve"> in de omgeving van het kanaal</w:t>
        </w:r>
      </w:ins>
      <w:r>
        <w:t xml:space="preserve">. Dit houdt in dat de stijghoogteverlaging als gevolg van het aanbrengen van ZBM een maat is voor de effectiviteit. </w:t>
      </w:r>
      <w:ins w:id="16" w:author="Theo Olsthoorn" w:date="2026-04-24T11:46:00Z" w16du:dateUtc="2026-04-24T09:46:00Z">
        <w:r w:rsidR="00182543">
          <w:t xml:space="preserve">(Je zou </w:t>
        </w:r>
      </w:ins>
      <w:ins w:id="17" w:author="Theo Olsthoorn" w:date="2026-04-24T11:48:00Z" w16du:dateUtc="2026-04-24T09:48:00Z">
        <w:r w:rsidR="00182543">
          <w:t xml:space="preserve">hiernaast </w:t>
        </w:r>
      </w:ins>
      <w:ins w:id="18" w:author="Theo Olsthoorn" w:date="2026-04-24T11:46:00Z" w16du:dateUtc="2026-04-24T09:46:00Z">
        <w:r w:rsidR="00182543">
          <w:t xml:space="preserve">ook een sloot </w:t>
        </w:r>
      </w:ins>
      <w:ins w:id="19" w:author="Theo Olsthoorn" w:date="2026-04-24T11:47:00Z" w16du:dateUtc="2026-04-24T09:47:00Z">
        <w:r w:rsidR="00182543">
          <w:t xml:space="preserve">nabij het kanaal </w:t>
        </w:r>
      </w:ins>
      <w:ins w:id="20" w:author="Theo Olsthoorn" w:date="2026-04-24T11:46:00Z" w16du:dateUtc="2026-04-24T09:46:00Z">
        <w:r w:rsidR="00182543">
          <w:t>met veel kwel</w:t>
        </w:r>
      </w:ins>
      <w:ins w:id="21" w:author="Theo Olsthoorn" w:date="2026-04-24T11:47:00Z" w16du:dateUtc="2026-04-24T09:47:00Z">
        <w:r w:rsidR="00182543">
          <w:t xml:space="preserve">, vooral </w:t>
        </w:r>
      </w:ins>
      <w:ins w:id="22" w:author="Theo Olsthoorn" w:date="2026-04-24T11:48:00Z" w16du:dateUtc="2026-04-24T09:48:00Z">
        <w:r w:rsidR="00182543">
          <w:t xml:space="preserve">veel kwel </w:t>
        </w:r>
      </w:ins>
      <w:ins w:id="23" w:author="Theo Olsthoorn" w:date="2026-04-24T11:47:00Z" w16du:dateUtc="2026-04-24T09:47:00Z">
        <w:r w:rsidR="00182543">
          <w:t>door wellen,</w:t>
        </w:r>
      </w:ins>
      <w:ins w:id="24" w:author="Theo Olsthoorn" w:date="2026-04-24T11:46:00Z" w16du:dateUtc="2026-04-24T09:46:00Z">
        <w:r w:rsidR="00182543">
          <w:t xml:space="preserve"> kunnen </w:t>
        </w:r>
      </w:ins>
      <w:ins w:id="25" w:author="Theo Olsthoorn" w:date="2026-04-24T11:47:00Z" w16du:dateUtc="2026-04-24T09:47:00Z">
        <w:r w:rsidR="00182543">
          <w:t>afdammen en daarvan de afvoer kunnen registreren gedurende de pilot, zodat je ook van die kant ziet wet het effect</w:t>
        </w:r>
      </w:ins>
      <w:ins w:id="26" w:author="Theo Olsthoorn" w:date="2026-04-24T11:48:00Z" w16du:dateUtc="2026-04-24T09:48:00Z">
        <w:r w:rsidR="00182543">
          <w:t xml:space="preserve"> is</w:t>
        </w:r>
      </w:ins>
      <w:ins w:id="27" w:author="Theo Olsthoorn" w:date="2026-04-24T11:47:00Z" w16du:dateUtc="2026-04-24T09:47:00Z">
        <w:r w:rsidR="00182543">
          <w:t>.</w:t>
        </w:r>
      </w:ins>
    </w:p>
    <w:p w14:paraId="155FF400" w14:textId="77777777" w:rsidR="00DF0477" w:rsidRDefault="00DF0477"/>
    <w:p w14:paraId="3A0384B2" w14:textId="1D4A2EBF" w:rsidR="00FF22A6" w:rsidRDefault="00B7417E">
      <w:pPr>
        <w:rPr>
          <w:b/>
          <w:bCs/>
        </w:rPr>
      </w:pPr>
      <w:r>
        <w:rPr>
          <w:b/>
          <w:bCs/>
        </w:rPr>
        <w:t>VERBAND OMGEVINGSEFFECTEN EN STIJGHOOGTE</w:t>
      </w:r>
    </w:p>
    <w:p w14:paraId="340ECFBD" w14:textId="0BC856C9" w:rsidR="00B7417E" w:rsidRDefault="00B7417E">
      <w:r>
        <w:t>Een hoge stijghoogte resulteert in twee waarneembare omgevingseffecten:</w:t>
      </w:r>
    </w:p>
    <w:p w14:paraId="29FC4345" w14:textId="06154F74" w:rsidR="00B7417E" w:rsidRDefault="00B20718" w:rsidP="00B7417E">
      <w:pPr>
        <w:pStyle w:val="ListParagraph"/>
        <w:numPr>
          <w:ilvl w:val="0"/>
          <w:numId w:val="12"/>
        </w:numPr>
      </w:pPr>
      <w:r w:rsidRPr="00B20718">
        <w:rPr>
          <w:b/>
          <w:bCs/>
        </w:rPr>
        <w:t>Kweldruk</w:t>
      </w:r>
      <w:r>
        <w:t xml:space="preserve">: </w:t>
      </w:r>
      <w:r w:rsidR="00B7417E">
        <w:t>Verhoogde stijghoogte resulteert in verhoogde kweldruk. De verhoogde kweldruk</w:t>
      </w:r>
      <w:r w:rsidR="00910FDF">
        <w:t xml:space="preserve"> resulteert in een hogere freatische grondwaterstand hetgeen zich uit in natte (zachte) gronden. Dit effect kan een groot gebied omvatten.</w:t>
      </w:r>
    </w:p>
    <w:p w14:paraId="4DD1A8D4" w14:textId="48D38572" w:rsidR="00910FDF" w:rsidRDefault="00B20718" w:rsidP="00B7417E">
      <w:pPr>
        <w:pStyle w:val="ListParagraph"/>
        <w:numPr>
          <w:ilvl w:val="0"/>
          <w:numId w:val="12"/>
        </w:numPr>
        <w:rPr>
          <w:ins w:id="28" w:author="Theo Olsthoorn" w:date="2026-04-24T11:49:00Z" w16du:dateUtc="2026-04-24T09:49:00Z"/>
        </w:rPr>
      </w:pPr>
      <w:r w:rsidRPr="00B20718">
        <w:rPr>
          <w:b/>
          <w:bCs/>
        </w:rPr>
        <w:t>Opbarsten</w:t>
      </w:r>
      <w:r>
        <w:t xml:space="preserve">: </w:t>
      </w:r>
      <w:proofErr w:type="gramStart"/>
      <w:r w:rsidR="00910FDF">
        <w:t>Indien</w:t>
      </w:r>
      <w:proofErr w:type="gramEnd"/>
      <w:r w:rsidR="00910FDF">
        <w:t xml:space="preserve"> de deklaag zwak is (lager neerwaartse </w:t>
      </w:r>
      <w:proofErr w:type="gramStart"/>
      <w:r w:rsidR="00910FDF">
        <w:t>druk /</w:t>
      </w:r>
      <w:proofErr w:type="gramEnd"/>
      <w:r w:rsidR="00910FDF">
        <w:t xml:space="preserve"> gewicht) ten opzicht</w:t>
      </w:r>
      <w:ins w:id="29" w:author="Theo Olsthoorn" w:date="2026-04-24T11:48:00Z" w16du:dateUtc="2026-04-24T09:48:00Z">
        <w:r w:rsidR="004D0D3B">
          <w:t>e</w:t>
        </w:r>
      </w:ins>
      <w:r w:rsidR="00910FDF">
        <w:t xml:space="preserve"> van de kweldruk (opwaartse waterdruk) is het mogelijk dat de deklaag </w:t>
      </w:r>
      <w:proofErr w:type="spellStart"/>
      <w:r w:rsidR="00910FDF">
        <w:t>opbarst</w:t>
      </w:r>
      <w:proofErr w:type="spellEnd"/>
      <w:r w:rsidR="00910FDF">
        <w:t xml:space="preserve">. Dit houdt dat een </w:t>
      </w:r>
      <w:proofErr w:type="spellStart"/>
      <w:r w:rsidR="00910FDF">
        <w:t>lekweg</w:t>
      </w:r>
      <w:proofErr w:type="spellEnd"/>
      <w:r w:rsidR="00910FDF">
        <w:t xml:space="preserve"> ontstaat in de </w:t>
      </w:r>
      <w:proofErr w:type="spellStart"/>
      <w:r w:rsidR="00910FDF">
        <w:t>delkaag</w:t>
      </w:r>
      <w:proofErr w:type="spellEnd"/>
      <w:r w:rsidR="00910FDF">
        <w:t xml:space="preserve"> en lokaal een grote opwaartse stroming ontstaat. Dit is zichtbaar in lokaal zeer natte plekken of waterplassen op maaiveld. Dit is een </w:t>
      </w:r>
      <w:r w:rsidR="007D3743">
        <w:t>meer lokaal</w:t>
      </w:r>
      <w:r w:rsidR="00910FDF">
        <w:t xml:space="preserve">, maar groter effect dan </w:t>
      </w:r>
      <w:r>
        <w:t>de kweldruk</w:t>
      </w:r>
      <w:r w:rsidR="007D3743">
        <w:t>.</w:t>
      </w:r>
      <w:r w:rsidR="000B56D9">
        <w:t xml:space="preserve"> Daarnaast kan een hoge kweldruk goed worden gemitigeerd door middel van grondverbetering en landbouwdrainage.</w:t>
      </w:r>
    </w:p>
    <w:p w14:paraId="7A97B98E" w14:textId="77777777" w:rsidR="004D0D3B" w:rsidRDefault="004D0D3B" w:rsidP="004D0D3B">
      <w:pPr>
        <w:rPr>
          <w:ins w:id="30" w:author="Theo Olsthoorn" w:date="2026-04-24T11:49:00Z" w16du:dateUtc="2026-04-24T09:49:00Z"/>
        </w:rPr>
      </w:pPr>
    </w:p>
    <w:p w14:paraId="233E9E65" w14:textId="5D80E930" w:rsidR="004D0D3B" w:rsidRPr="00B7417E" w:rsidRDefault="004D0D3B">
      <w:pPr>
        <w:pPrChange w:id="31" w:author="Theo Olsthoorn" w:date="2026-04-24T11:49:00Z" w16du:dateUtc="2026-04-24T09:49:00Z">
          <w:pPr>
            <w:pStyle w:val="ListParagraph"/>
            <w:numPr>
              <w:numId w:val="12"/>
            </w:numPr>
            <w:ind w:hanging="360"/>
          </w:pPr>
        </w:pPrChange>
      </w:pPr>
      <w:ins w:id="32" w:author="Theo Olsthoorn" w:date="2026-04-24T11:50:00Z" w16du:dateUtc="2026-04-24T09:50:00Z">
        <w:r>
          <w:t>Als het natte gewicht boven een bepaald niveau minder is dan de wate</w:t>
        </w:r>
      </w:ins>
      <w:ins w:id="33" w:author="Theo Olsthoorn" w:date="2026-04-24T11:51:00Z" w16du:dateUtc="2026-04-24T09:51:00Z">
        <w:r>
          <w:t>r</w:t>
        </w:r>
      </w:ins>
      <w:ins w:id="34" w:author="Theo Olsthoorn" w:date="2026-04-24T11:50:00Z" w16du:dateUtc="2026-04-24T09:50:00Z">
        <w:r>
          <w:t xml:space="preserve">druk, gaat de bovenliggende grond opdrijven. Dat kan niet anders. Waar dat niet echt gebeurt kan feitelijk alleen komen omdat de </w:t>
        </w:r>
      </w:ins>
      <w:ins w:id="35" w:author="Theo Olsthoorn" w:date="2026-04-24T11:51:00Z" w16du:dateUtc="2026-04-24T09:51:00Z">
        <w:r>
          <w:t>laag breekt en wellen gaat vormen die een ventiel vormen voor de overdruk. Zonder samenhang in de grond zou je drijfzand krijgen</w:t>
        </w:r>
      </w:ins>
      <w:ins w:id="36" w:author="Theo Olsthoorn" w:date="2026-04-24T11:52:00Z" w16du:dateUtc="2026-04-24T09:52:00Z">
        <w:r>
          <w:t xml:space="preserve"> of van die vulkaantjes in het zand zoals op veel plekken in de wereld te zien waar grondwater omhoog stroomt</w:t>
        </w:r>
      </w:ins>
      <w:ins w:id="37" w:author="Theo Olsthoorn" w:date="2026-04-24T11:53:00Z" w16du:dateUtc="2026-04-24T09:53:00Z">
        <w:r>
          <w:t>. Dit zijn ook wellen</w:t>
        </w:r>
      </w:ins>
      <w:ins w:id="38" w:author="Theo Olsthoorn" w:date="2026-04-24T11:51:00Z" w16du:dateUtc="2026-04-24T09:51:00Z">
        <w:r>
          <w:t>.</w:t>
        </w:r>
      </w:ins>
    </w:p>
    <w:p w14:paraId="588CBCBF" w14:textId="461BDD87" w:rsidR="00701FB9" w:rsidRDefault="00701FB9">
      <w:pPr>
        <w:rPr>
          <w:b/>
          <w:bCs/>
        </w:rPr>
      </w:pPr>
    </w:p>
    <w:p w14:paraId="737E82A0" w14:textId="6B1D7177" w:rsidR="00B20718" w:rsidRDefault="00B20718">
      <w:pPr>
        <w:rPr>
          <w:ins w:id="39" w:author="Theo Olsthoorn" w:date="2026-04-24T11:53:00Z" w16du:dateUtc="2026-04-24T09:53:00Z"/>
        </w:rPr>
      </w:pPr>
      <w:r>
        <w:t xml:space="preserve">De mate waarin een </w:t>
      </w:r>
      <w:r w:rsidR="00E13D8E">
        <w:t>verlaagde</w:t>
      </w:r>
      <w:r>
        <w:t xml:space="preserve"> </w:t>
      </w:r>
      <w:r w:rsidR="00E13D8E">
        <w:t xml:space="preserve">stijghoogte </w:t>
      </w:r>
      <w:r>
        <w:t>invloed heeft op de kweldruk is theoretisch te benaderen</w:t>
      </w:r>
      <w:r w:rsidR="00E13D8E">
        <w:t xml:space="preserve"> of te monitoren tijdens </w:t>
      </w:r>
      <w:r w:rsidR="000B56D9">
        <w:t xml:space="preserve">abrupte </w:t>
      </w:r>
      <w:r w:rsidR="00E13D8E">
        <w:t>veranderingen</w:t>
      </w:r>
      <w:r>
        <w:t xml:space="preserve">. In de praktijk is de heterogeniteit van de bodem te divers om dit effect </w:t>
      </w:r>
      <w:r w:rsidR="000B56D9">
        <w:t xml:space="preserve">met voldoende diepgang te kunnen </w:t>
      </w:r>
      <w:r>
        <w:t xml:space="preserve">kwantificeren. Deze memo richt zich </w:t>
      </w:r>
      <w:r w:rsidR="00E13D8E">
        <w:t xml:space="preserve">met name </w:t>
      </w:r>
      <w:r>
        <w:t>op het opbarsten</w:t>
      </w:r>
      <w:r w:rsidR="00E13D8E">
        <w:t xml:space="preserve"> omdat dit duidelijke randvoorwaarden voor de pilot geeft</w:t>
      </w:r>
      <w:r>
        <w:t>.</w:t>
      </w:r>
      <w:r w:rsidR="0021191B">
        <w:t xml:space="preserve"> Echter dient wel opgemerkt te worden dat een verlaagde stijghoogte, de kweldruk </w:t>
      </w:r>
      <w:del w:id="40" w:author="Theo Olsthoorn" w:date="2026-04-24T11:53:00Z" w16du:dateUtc="2026-04-24T09:53:00Z">
        <w:r w:rsidR="0021191B" w:rsidDel="004D0D3B">
          <w:delText xml:space="preserve">verlaagd </w:delText>
        </w:r>
      </w:del>
      <w:ins w:id="41" w:author="Theo Olsthoorn" w:date="2026-04-24T11:53:00Z" w16du:dateUtc="2026-04-24T09:53:00Z">
        <w:r w:rsidR="004D0D3B">
          <w:t xml:space="preserve">verlaagt </w:t>
        </w:r>
      </w:ins>
      <w:r w:rsidR="0021191B">
        <w:t>en dus ook in een, nog, onbekende mate de freatische grondwaterstand.</w:t>
      </w:r>
      <w:r w:rsidR="00E13D8E">
        <w:t xml:space="preserve"> </w:t>
      </w:r>
    </w:p>
    <w:p w14:paraId="55CE102C" w14:textId="77777777" w:rsidR="004D0D3B" w:rsidRDefault="004D0D3B">
      <w:pPr>
        <w:rPr>
          <w:ins w:id="42" w:author="Theo Olsthoorn" w:date="2026-04-24T11:53:00Z" w16du:dateUtc="2026-04-24T09:53:00Z"/>
        </w:rPr>
      </w:pPr>
    </w:p>
    <w:p w14:paraId="398CAD7E" w14:textId="4975EE24" w:rsidR="004D0D3B" w:rsidRDefault="004D0D3B">
      <w:ins w:id="43" w:author="Theo Olsthoorn" w:date="2026-04-24T11:53:00Z" w16du:dateUtc="2026-04-24T09:53:00Z">
        <w:r>
          <w:t>Inter</w:t>
        </w:r>
      </w:ins>
      <w:ins w:id="44" w:author="Theo Olsthoorn" w:date="2026-04-24T11:54:00Z" w16du:dateUtc="2026-04-24T09:54:00Z">
        <w:r>
          <w:t>pretatie kan nog kritisch of minder eenduidig zijn. Wellen vermoedelijk samenhang</w:t>
        </w:r>
      </w:ins>
      <w:ins w:id="45" w:author="Theo Olsthoorn" w:date="2026-04-24T12:01:00Z" w16du:dateUtc="2026-04-24T10:01:00Z">
        <w:r w:rsidR="002C5511">
          <w:t>t</w:t>
        </w:r>
      </w:ins>
      <w:ins w:id="46" w:author="Theo Olsthoorn" w:date="2026-04-24T11:54:00Z" w16du:dateUtc="2026-04-24T09:54:00Z">
        <w:r>
          <w:t xml:space="preserve"> met over veroorzaakt door opbar</w:t>
        </w:r>
      </w:ins>
      <w:ins w:id="47" w:author="Theo Olsthoorn" w:date="2026-04-24T11:55:00Z" w16du:dateUtc="2026-04-24T09:55:00Z">
        <w:r>
          <w:t xml:space="preserve">sten/scheurvorming door overdruk onder samenhangend bodem </w:t>
        </w:r>
      </w:ins>
      <w:ins w:id="48" w:author="Theo Olsthoorn" w:date="2026-04-24T11:54:00Z" w16du:dateUtc="2026-04-24T09:54:00Z">
        <w:r>
          <w:t>vormen geconcentreerde kwel</w:t>
        </w:r>
      </w:ins>
      <w:ins w:id="49" w:author="Theo Olsthoorn" w:date="2026-04-24T11:55:00Z" w16du:dateUtc="2026-04-24T09:55:00Z">
        <w:r>
          <w:t xml:space="preserve"> en werken daarbij als ventielen. Het kan zomaar zijn dat bij verminderde kweldruk niet zozeer de druk ond</w:t>
        </w:r>
      </w:ins>
      <w:ins w:id="50" w:author="Theo Olsthoorn" w:date="2026-04-24T11:56:00Z" w16du:dateUtc="2026-04-24T09:56:00Z">
        <w:r>
          <w:t xml:space="preserve">er de waterremmende toplaag duidelijk vermindert, maat dat de wellen zich sluiten, dus de kwel vermindert. De </w:t>
        </w:r>
      </w:ins>
      <w:ins w:id="51" w:author="Theo Olsthoorn" w:date="2026-04-24T11:57:00Z" w16du:dateUtc="2026-04-24T09:57:00Z">
        <w:r>
          <w:t>kwel via wellen past zich aan zonder dat er heel veel aan de druk verandert. Randvoorwaarde is dat de druk direct onder de waterremmende samenhangende toplaa</w:t>
        </w:r>
      </w:ins>
      <w:ins w:id="52" w:author="Theo Olsthoorn" w:date="2026-04-24T11:58:00Z" w16du:dateUtc="2026-04-24T09:58:00Z">
        <w:r>
          <w:t xml:space="preserve">g (bij ARK op ca. NAP -6 m) gelijk is aan het natte gewicht van deze </w:t>
        </w:r>
        <w:r w:rsidR="002C5511">
          <w:t>toplaag t/m maaiveld (of waterbodem bij brede sloten).</w:t>
        </w:r>
      </w:ins>
      <w:ins w:id="53" w:author="Theo Olsthoorn" w:date="2026-04-24T11:59:00Z" w16du:dateUtc="2026-04-24T09:59:00Z">
        <w:r w:rsidR="002C5511">
          <w:t xml:space="preserve"> Dit wel-sluit proces is waarschijnlijk behoorlijk niet-lineair. Dus we moeten oppassen dat we niet te gemakzuchtig zijn bij de interpretatie</w:t>
        </w:r>
      </w:ins>
      <w:ins w:id="54" w:author="Theo Olsthoorn" w:date="2026-04-24T12:00:00Z" w16du:dateUtc="2026-04-24T10:00:00Z">
        <w:r w:rsidR="002C5511">
          <w:t xml:space="preserve"> van de effecten</w:t>
        </w:r>
      </w:ins>
      <w:ins w:id="55" w:author="Theo Olsthoorn" w:date="2026-04-24T11:59:00Z" w16du:dateUtc="2026-04-24T09:59:00Z">
        <w:r w:rsidR="002C5511">
          <w:t>.</w:t>
        </w:r>
      </w:ins>
      <w:ins w:id="56" w:author="Theo Olsthoorn" w:date="2026-04-24T12:00:00Z" w16du:dateUtc="2026-04-24T10:00:00Z">
        <w:r w:rsidR="002C5511">
          <w:t xml:space="preserve"> Dus: Er verandert niet veel met de stijghoogte door de pilot wil niet per se zeggen dat er niet heel veel vermindering optreedt van de kwel via de wellen, die immers de dominante </w:t>
        </w:r>
      </w:ins>
      <w:ins w:id="57" w:author="Theo Olsthoorn" w:date="2026-04-24T12:01:00Z" w16du:dateUtc="2026-04-24T10:01:00Z">
        <w:r w:rsidR="002C5511">
          <w:t>bijdrage aan de totale kwel leveren.</w:t>
        </w:r>
      </w:ins>
    </w:p>
    <w:p w14:paraId="5930D55B" w14:textId="5846DDC7" w:rsidR="00D25024" w:rsidRDefault="00D25024"/>
    <w:p w14:paraId="63AE9CA1" w14:textId="7CD933D1" w:rsidR="00D25024" w:rsidRDefault="00D25024">
      <w:pPr>
        <w:rPr>
          <w:ins w:id="58" w:author="Theo Olsthoorn" w:date="2026-04-24T12:01:00Z" w16du:dateUtc="2026-04-24T10:01:00Z"/>
        </w:rPr>
      </w:pPr>
      <w:r>
        <w:t>Opbarsten wordt berekend door middel van de neerwaartse druk (gewicht van de deklaag) te vergelijken met de opwaartse druk (waterdruk). De waterdruk is het verschil tussen de stijghoogte en de onderkant van de deklaag. In de situatie dat het gewicht van de deklaag lager is dan de waterdruk bestaat de kans op opbarsten van de deklaag. In de meeste gevallen zal dit echter niet gebeuren omdat de bodem ook een inwendige cohesie heeft wat een deel van de waterdruk kan weerstaan. De inwendige cohesie kan echter in de praktijk niet worden bepaald waardoor deze worden benaderd door een aanpassing in de noodzakelijke veiligheidsfactor.</w:t>
      </w:r>
    </w:p>
    <w:p w14:paraId="66D5E856" w14:textId="77777777" w:rsidR="002C5511" w:rsidRDefault="002C5511">
      <w:pPr>
        <w:rPr>
          <w:ins w:id="59" w:author="Theo Olsthoorn" w:date="2026-04-24T12:01:00Z" w16du:dateUtc="2026-04-24T10:01:00Z"/>
        </w:rPr>
      </w:pPr>
    </w:p>
    <w:p w14:paraId="2FC3F193" w14:textId="25E77533" w:rsidR="002C5511" w:rsidRDefault="002C5511">
      <w:ins w:id="60" w:author="Theo Olsthoorn" w:date="2026-04-24T12:01:00Z" w16du:dateUtc="2026-04-24T10:01:00Z">
        <w:r>
          <w:t xml:space="preserve">Wat je hiervoor schrijft is exact raak. Maar ik trek het een beetje door. </w:t>
        </w:r>
      </w:ins>
      <w:ins w:id="61" w:author="Theo Olsthoorn" w:date="2026-04-24T12:02:00Z" w16du:dateUtc="2026-04-24T10:02:00Z">
        <w:r>
          <w:t>Als de stijghoogte op een bepaalde diepte groter is dan het natte gewicht</w:t>
        </w:r>
      </w:ins>
      <w:ins w:id="62" w:author="Theo Olsthoorn" w:date="2026-04-24T12:28:00Z" w16du:dateUtc="2026-04-24T10:28:00Z">
        <w:r>
          <w:t>, en de gro</w:t>
        </w:r>
        <w:r w:rsidR="00DA1EB0">
          <w:t>nd hangt samen (</w:t>
        </w:r>
        <w:proofErr w:type="spellStart"/>
        <w:r w:rsidR="00DA1EB0">
          <w:t>cohesive</w:t>
        </w:r>
        <w:proofErr w:type="spellEnd"/>
        <w:r w:rsidR="00DA1EB0">
          <w:t xml:space="preserve">), wat betekent dat het de onderkant van een vezelachtige </w:t>
        </w:r>
      </w:ins>
      <w:ins w:id="63" w:author="Theo Olsthoorn" w:date="2026-04-24T12:29:00Z" w16du:dateUtc="2026-04-24T10:29:00Z">
        <w:r w:rsidR="00DA1EB0">
          <w:t>zal zijn, hier het 6 m dikke veen, dan kan het niet anders of het gehele pakket wordt opgetild en gaat drijven, tenzij er wellen ontstaan, dus sprake is van opbarsten. Ik denk dat we hier</w:t>
        </w:r>
      </w:ins>
      <w:ins w:id="64" w:author="Theo Olsthoorn" w:date="2026-04-24T12:30:00Z" w16du:dateUtc="2026-04-24T10:30:00Z">
        <w:r w:rsidR="00DA1EB0">
          <w:t xml:space="preserve">van moeten uitgaan. Zou de onderkant van de waterremmende toplaag op NAP -6 m uit een </w:t>
        </w:r>
        <w:proofErr w:type="gramStart"/>
        <w:r w:rsidR="00DA1EB0">
          <w:t>plastic folie</w:t>
        </w:r>
        <w:proofErr w:type="gramEnd"/>
        <w:r w:rsidR="00DA1EB0">
          <w:t xml:space="preserve"> bestaan, dan was het daadwerkelijk gaan drijven van het hele pakket geg</w:t>
        </w:r>
      </w:ins>
      <w:ins w:id="65" w:author="Theo Olsthoorn" w:date="2026-04-24T12:31:00Z" w16du:dateUtc="2026-04-24T10:31:00Z">
        <w:r w:rsidR="00DA1EB0">
          <w:t xml:space="preserve">arandeerd. Het enige dat dit voorkomt is lek en dat impliceert dat de druk on dit pakket nooit heel veel kan oplopen boven het gewicht van wat </w:t>
        </w:r>
        <w:proofErr w:type="gramStart"/>
        <w:r w:rsidR="00DA1EB0">
          <w:t>er boven</w:t>
        </w:r>
        <w:proofErr w:type="gramEnd"/>
        <w:r w:rsidR="00DA1EB0">
          <w:t xml:space="preserve"> ligt, en</w:t>
        </w:r>
      </w:ins>
      <w:ins w:id="66" w:author="Theo Olsthoorn" w:date="2026-04-24T12:32:00Z" w16du:dateUtc="2026-04-24T10:32:00Z">
        <w:r w:rsidR="00DA1EB0">
          <w:t>,</w:t>
        </w:r>
      </w:ins>
      <w:ins w:id="67" w:author="Theo Olsthoorn" w:date="2026-04-24T12:31:00Z" w16du:dateUtc="2026-04-24T10:31:00Z">
        <w:r w:rsidR="00DA1EB0">
          <w:t xml:space="preserve"> ergo, dat wellen het dominante m</w:t>
        </w:r>
      </w:ins>
      <w:ins w:id="68" w:author="Theo Olsthoorn" w:date="2026-04-24T12:32:00Z" w16du:dateUtc="2026-04-24T10:32:00Z">
        <w:r w:rsidR="00DA1EB0">
          <w:t>echanisme van de kwel in dit gebied zijn.</w:t>
        </w:r>
      </w:ins>
    </w:p>
    <w:p w14:paraId="1A28A3CF" w14:textId="4B67B419" w:rsidR="004052F0" w:rsidRDefault="004052F0"/>
    <w:p w14:paraId="1E94B1A7" w14:textId="70851B5D" w:rsidR="004052F0" w:rsidRPr="004052F0" w:rsidRDefault="004052F0">
      <w:pPr>
        <w:rPr>
          <w:b/>
          <w:bCs/>
        </w:rPr>
      </w:pPr>
      <w:r w:rsidRPr="004052F0">
        <w:rPr>
          <w:b/>
          <w:bCs/>
        </w:rPr>
        <w:t>KANS OP OPBARSTEN</w:t>
      </w:r>
    </w:p>
    <w:p w14:paraId="6A737B5E" w14:textId="416AA159" w:rsidR="004052F0" w:rsidRDefault="004052F0">
      <w:r>
        <w:t xml:space="preserve">Waternet heeft [ref.] een </w:t>
      </w:r>
      <w:proofErr w:type="spellStart"/>
      <w:r>
        <w:t>opbarstformularium</w:t>
      </w:r>
      <w:proofErr w:type="spellEnd"/>
      <w:r>
        <w:t xml:space="preserve"> specifiek voor het ARK opgesteld. Het resultaat hiervan is weergegeven in figuur 1.</w:t>
      </w:r>
    </w:p>
    <w:p w14:paraId="17CD2382" w14:textId="32BCBB2F" w:rsidR="00D25024" w:rsidRDefault="004052F0">
      <w:r>
        <w:rPr>
          <w:noProof/>
        </w:rPr>
        <mc:AlternateContent>
          <mc:Choice Requires="wpg">
            <w:drawing>
              <wp:anchor distT="0" distB="0" distL="114300" distR="114300" simplePos="0" relativeHeight="251656192" behindDoc="0" locked="0" layoutInCell="1" allowOverlap="1" wp14:anchorId="119B5A25" wp14:editId="3936980E">
                <wp:simplePos x="0" y="0"/>
                <wp:positionH relativeFrom="column">
                  <wp:posOffset>-55245</wp:posOffset>
                </wp:positionH>
                <wp:positionV relativeFrom="paragraph">
                  <wp:posOffset>160020</wp:posOffset>
                </wp:positionV>
                <wp:extent cx="4763135" cy="3638550"/>
                <wp:effectExtent l="0" t="0" r="0" b="0"/>
                <wp:wrapTopAndBottom/>
                <wp:docPr id="1761393642" name="Groep 1"/>
                <wp:cNvGraphicFramePr/>
                <a:graphic xmlns:a="http://schemas.openxmlformats.org/drawingml/2006/main">
                  <a:graphicData uri="http://schemas.microsoft.com/office/word/2010/wordprocessingGroup">
                    <wpg:wgp>
                      <wpg:cNvGrpSpPr/>
                      <wpg:grpSpPr>
                        <a:xfrm>
                          <a:off x="0" y="0"/>
                          <a:ext cx="4763135" cy="3638550"/>
                          <a:chOff x="0" y="0"/>
                          <a:chExt cx="4763135" cy="3638550"/>
                        </a:xfrm>
                      </wpg:grpSpPr>
                      <pic:pic xmlns:pic="http://schemas.openxmlformats.org/drawingml/2006/picture">
                        <pic:nvPicPr>
                          <pic:cNvPr id="1168266380" name="Afbeelding 1" descr="Afbeelding met kaart, tekst, atlas, diagram"/>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763135" cy="3340100"/>
                          </a:xfrm>
                          <a:prstGeom prst="rect">
                            <a:avLst/>
                          </a:prstGeom>
                        </pic:spPr>
                      </pic:pic>
                      <wps:wsp>
                        <wps:cNvPr id="663760822" name="Tekstvak 1"/>
                        <wps:cNvSpPr txBox="1"/>
                        <wps:spPr>
                          <a:xfrm>
                            <a:off x="0" y="3397250"/>
                            <a:ext cx="4763135" cy="241300"/>
                          </a:xfrm>
                          <a:prstGeom prst="rect">
                            <a:avLst/>
                          </a:prstGeom>
                          <a:solidFill>
                            <a:prstClr val="white"/>
                          </a:solidFill>
                          <a:ln>
                            <a:noFill/>
                          </a:ln>
                        </wps:spPr>
                        <wps:txbx>
                          <w:txbxContent>
                            <w:p w14:paraId="1CFC0AA4" w14:textId="7868908A" w:rsidR="004052F0" w:rsidRPr="00B12F49" w:rsidRDefault="004052F0" w:rsidP="004052F0">
                              <w:pPr>
                                <w:pStyle w:val="Caption"/>
                                <w:rPr>
                                  <w:color w:val="000000"/>
                                  <w:sz w:val="18"/>
                                  <w:szCs w:val="18"/>
                                </w:rPr>
                              </w:pPr>
                              <w:r>
                                <w:t xml:space="preserve">Figuur </w:t>
                              </w:r>
                              <w:fldSimple w:instr=" SEQ Figuur \* ARABIC ">
                                <w:r w:rsidR="00FB02C5">
                                  <w:rPr>
                                    <w:noProof/>
                                  </w:rPr>
                                  <w:t>1</w:t>
                                </w:r>
                              </w:fldSimple>
                              <w:r>
                                <w:t>: Resultaat opbarstformularium Waternet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19B5A25" id="Groep 1" o:spid="_x0000_s1026" style="position:absolute;margin-left:-4.35pt;margin-top:12.6pt;width:375.05pt;height:286.5pt;z-index:251656192" coordsize="47631,36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alt="Afbeelding met kaart, tekst, atlas, diagram" style="position:absolute;width:47631;height:33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">
                  <v:imagedata r:id="rId10" o:title="Afbeelding met kaart, tekst, atlas, diagram"/>
                </v:shape>
                <v:shapetype id="_x0000_t202" coordsize="21600,21600" o:spt="202" path="m,l,21600r21600,l21600,xe">
                  <v:stroke joinstyle="miter"/>
                  <v:path gradientshapeok="t" o:connecttype="rect"/>
                </v:shapetype>
                <v:shape id="Tekstvak 1" o:spid="_x0000_s1028" type="#_x0000_t202" style="position:absolute;top:33972;width:47631;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" stroked="f">
                  <v:textbox style="mso-fit-shape-to-text:t" inset="0,0,0,0">
                    <w:txbxContent>
                      <w:p w14:paraId="1CFC0AA4" w14:textId="7868908A" w:rsidR="004052F0" w:rsidRPr="00B12F49" w:rsidRDefault="004052F0" w:rsidP="004052F0">
                        <w:pPr>
                          <w:pStyle w:val="Bijschrift"/>
                          <w:rPr>
                            <w:color w:val="000000"/>
                            <w:sz w:val="18"/>
                            <w:szCs w:val="18"/>
                          </w:rPr>
                        </w:pPr>
                        <w:r>
                          <w:t xml:space="preserve">Figuur </w:t>
                        </w:r>
                        <w:r>
                          <w:fldChar w:fldCharType="begin"/>
                        </w:r>
                        <w:r>
                          <w:instrText xml:space="preserve"> SEQ Figuur \* ARABIC </w:instrText>
                        </w:r>
                        <w:r>
                          <w:fldChar w:fldCharType="separate"/>
                        </w:r>
                        <w:r w:rsidR="00FB02C5">
                          <w:rPr>
                            <w:noProof/>
                          </w:rPr>
                          <w:t>1</w:t>
                        </w:r>
                        <w:r>
                          <w:fldChar w:fldCharType="end"/>
                        </w:r>
                        <w:r>
                          <w:t xml:space="preserve">: Resultaat </w:t>
                        </w:r>
                        <w:proofErr w:type="spellStart"/>
                        <w:r>
                          <w:t>opbarstformularium</w:t>
                        </w:r>
                        <w:proofErr w:type="spellEnd"/>
                        <w:r>
                          <w:t xml:space="preserve"> Waternet</w:t>
                        </w:r>
                      </w:p>
                    </w:txbxContent>
                  </v:textbox>
                </v:shape>
                <w10:wrap type="topAndBottom"/>
              </v:group>
            </w:pict>
          </mc:Fallback>
        </mc:AlternateContent>
      </w:r>
    </w:p>
    <w:p w14:paraId="7BCDA4FC" w14:textId="6D2791CD" w:rsidR="00D25024" w:rsidDel="00DA1EB0" w:rsidRDefault="00DA1EB0">
      <w:pPr>
        <w:rPr>
          <w:del w:id="69" w:author="Theo Olsthoorn" w:date="2026-04-24T12:32:00Z" w16du:dateUtc="2026-04-24T10:32:00Z"/>
        </w:rPr>
      </w:pPr>
      <w:ins w:id="70" w:author="Theo Olsthoorn" w:date="2026-04-24T12:32:00Z" w16du:dateUtc="2026-04-24T10:32:00Z">
        <w:r>
          <w:t xml:space="preserve">Ik ga dit </w:t>
        </w:r>
        <w:proofErr w:type="spellStart"/>
        <w:r>
          <w:t>opbarstcriterium</w:t>
        </w:r>
        <w:proofErr w:type="spellEnd"/>
        <w:r>
          <w:t xml:space="preserve"> nog eens goed bekijken.</w:t>
        </w:r>
      </w:ins>
    </w:p>
    <w:p w14:paraId="64A3BA1F" w14:textId="77777777" w:rsidR="00D25024" w:rsidDel="00DA1EB0" w:rsidRDefault="00D25024">
      <w:pPr>
        <w:rPr>
          <w:del w:id="71" w:author="Theo Olsthoorn" w:date="2026-04-24T12:32:00Z" w16du:dateUtc="2026-04-24T10:32:00Z"/>
        </w:rPr>
      </w:pPr>
    </w:p>
    <w:p w14:paraId="07038B7E" w14:textId="77777777" w:rsidR="00B20718" w:rsidDel="00DA1EB0" w:rsidRDefault="00B20718">
      <w:pPr>
        <w:rPr>
          <w:del w:id="72" w:author="Theo Olsthoorn" w:date="2026-04-24T12:32:00Z" w16du:dateUtc="2026-04-24T10:32:00Z"/>
        </w:rPr>
      </w:pPr>
    </w:p>
    <w:p w14:paraId="151559FA" w14:textId="77777777" w:rsidR="004052F0" w:rsidDel="00DA1EB0" w:rsidRDefault="004052F0">
      <w:pPr>
        <w:rPr>
          <w:del w:id="73" w:author="Theo Olsthoorn" w:date="2026-04-24T12:32:00Z" w16du:dateUtc="2026-04-24T10:32:00Z"/>
        </w:rPr>
      </w:pPr>
    </w:p>
    <w:p w14:paraId="2907B5A0" w14:textId="77777777" w:rsidR="004052F0" w:rsidRDefault="004052F0"/>
    <w:p w14:paraId="5CFDCE2A" w14:textId="77777777" w:rsidR="004052F0" w:rsidRDefault="004052F0"/>
    <w:p w14:paraId="3DD59FD8" w14:textId="6E0B4C0C" w:rsidR="004052F0" w:rsidRDefault="004052F0">
      <w:r>
        <w:t>In het risicogebied is de veiligheidsfactor 0,70-1,0. Dit houdt in dat de kans op opbarsten groot is.</w:t>
      </w:r>
      <w:r w:rsidR="008F0CD6">
        <w:t xml:space="preserve"> Dit betreft het opbarsten in de watergangen aangezien de watergangen relatief zwak is door de dunnere deklaag.</w:t>
      </w:r>
    </w:p>
    <w:p w14:paraId="3757A528" w14:textId="77777777" w:rsidR="004A3744" w:rsidRDefault="004A3744"/>
    <w:p w14:paraId="18116B39" w14:textId="58E1D9E2" w:rsidR="00D25C76" w:rsidRDefault="00825408">
      <w:pPr>
        <w:rPr>
          <w:i/>
          <w:iCs/>
        </w:rPr>
      </w:pPr>
      <w:r>
        <w:rPr>
          <w:i/>
          <w:iCs/>
        </w:rPr>
        <w:t>Benadering opbarsten</w:t>
      </w:r>
    </w:p>
    <w:p w14:paraId="579C8E11" w14:textId="18325CFD" w:rsidR="00825408" w:rsidRDefault="00825408">
      <w:r>
        <w:t xml:space="preserve">De benadering voor opbarsten betreft de </w:t>
      </w:r>
      <w:r w:rsidR="00A012D6">
        <w:t>west</w:t>
      </w:r>
      <w:r>
        <w:t>zijde van het kanaal door de lagere bodemligging en het grotere aantal geconstateerde wellen ten opzichte van de westzijde</w:t>
      </w:r>
      <w:ins w:id="74" w:author="Theo Olsthoorn" w:date="2026-04-24T12:33:00Z" w16du:dateUtc="2026-04-24T10:33:00Z">
        <w:r w:rsidR="00DA1EB0">
          <w:t xml:space="preserve"> (westzijde/oostzijde? Op het kaartje in Beemster e.a. (2022) komen wellen in het ge</w:t>
        </w:r>
      </w:ins>
      <w:ins w:id="75" w:author="Theo Olsthoorn" w:date="2026-04-24T12:34:00Z" w16du:dateUtc="2026-04-24T10:34:00Z">
        <w:r w:rsidR="00DA1EB0">
          <w:t>bied zowel veel links als rechts van het ARK voor. Dat is op zich ooi logisch, want de bodemopbouw verschilt niet links en rechts van een kanaal dat een gebied langs een willekeurige rechts lijn doorsn</w:t>
        </w:r>
      </w:ins>
      <w:ins w:id="76" w:author="Theo Olsthoorn" w:date="2026-04-24T12:35:00Z" w16du:dateUtc="2026-04-24T10:35:00Z">
        <w:r w:rsidR="00DA1EB0">
          <w:t>ijdt)</w:t>
        </w:r>
      </w:ins>
      <w:r>
        <w:t>.</w:t>
      </w:r>
      <w:r w:rsidR="00CA39A7">
        <w:t xml:space="preserve"> Daarnaast wordt specifiek de kwelsloot aan de westzijde van het kanaal als maatgevend gezien</w:t>
      </w:r>
      <w:ins w:id="77" w:author="Theo Olsthoorn" w:date="2026-04-24T12:35:00Z" w16du:dateUtc="2026-04-24T10:35:00Z">
        <w:r w:rsidR="00DA1EB0">
          <w:t xml:space="preserve">. Ik weet niet waarom de kwelsloot maatgevend is, wellicht komen daar in de omgeving sloten voor met veel meer wellen. Het is dan eerder de (onbekende) precieze opbouw van de grond die </w:t>
        </w:r>
      </w:ins>
      <w:ins w:id="78" w:author="Theo Olsthoorn" w:date="2026-04-24T12:36:00Z" w16du:dateUtc="2026-04-24T10:36:00Z">
        <w:r w:rsidR="00DA1EB0">
          <w:t xml:space="preserve">de doorslag geeft, samen met het voorkomen van bredere sloten waarin wellen gemakkelijker kunnen optreden. Door ruimtelijke variatie in de samenhang van de ondergrond is het voorkomen van wellen niet beperkt tot alleen sloten, al </w:t>
        </w:r>
      </w:ins>
      <w:ins w:id="79" w:author="Theo Olsthoorn" w:date="2026-04-24T12:37:00Z" w16du:dateUtc="2026-04-24T10:37:00Z">
        <w:r w:rsidR="00DA1EB0">
          <w:t>zullen daarin vaak meer wellen voorkomen.</w:t>
        </w:r>
      </w:ins>
      <w:del w:id="80" w:author="Theo Olsthoorn" w:date="2026-04-24T12:35:00Z" w16du:dateUtc="2026-04-24T10:35:00Z">
        <w:r w:rsidR="00CA39A7" w:rsidDel="00DA1EB0">
          <w:delText xml:space="preserve"> </w:delText>
        </w:r>
      </w:del>
    </w:p>
    <w:p w14:paraId="4B974B7F" w14:textId="77777777" w:rsidR="00825408" w:rsidRDefault="00825408"/>
    <w:p w14:paraId="303F408C" w14:textId="792B482D" w:rsidR="00825408" w:rsidRDefault="00825408">
      <w:r>
        <w:t xml:space="preserve">Op basis van </w:t>
      </w:r>
      <w:proofErr w:type="spellStart"/>
      <w:r>
        <w:t>Regis</w:t>
      </w:r>
      <w:proofErr w:type="spellEnd"/>
      <w:r>
        <w:t xml:space="preserve"> II varieert de onderzijde van de klaag van NAP -5,0m tot NAP -7,0m. Het maaiveld varieert volgens het AHN van NAP -1,50m tot NAP -1,80m. Dit houdt in dat de dikte van de deklaag maximaal 5,5m is en minimaal 3,2m. De minimale deklaag is een conservatieve benadering omdat de laagste maaiveldligging en de hoogste onderzijde deklaag niet op dezelfde geografische locatie is.</w:t>
      </w:r>
    </w:p>
    <w:p w14:paraId="16E224AA" w14:textId="77777777" w:rsidR="00CA39A7" w:rsidRDefault="00CA39A7"/>
    <w:p w14:paraId="6A99DFC8" w14:textId="53320281" w:rsidR="00CA39A7" w:rsidRDefault="00CA39A7">
      <w:r>
        <w:t>De deklaag bestaat hoofdzakelijk uit veen, met toplaag van klei en opgebracht zand/aarde. De volumegewichten van de grondsoorten is overgenomen uit de rapportage van waternet (zie Tabel 1).</w:t>
      </w:r>
      <w:r w:rsidR="00570817">
        <w:t xml:space="preserve"> De volgende uitersten worden realistisch geacht:</w:t>
      </w:r>
    </w:p>
    <w:p w14:paraId="77A0DC1D" w14:textId="21CED275" w:rsidR="00570817" w:rsidRDefault="00570817" w:rsidP="00570817">
      <w:pPr>
        <w:pStyle w:val="ListParagraph"/>
        <w:numPr>
          <w:ilvl w:val="0"/>
          <w:numId w:val="12"/>
        </w:numPr>
      </w:pPr>
      <w:r>
        <w:t>0,5m teelaarde/zand gevolg door veen tot onderzijde deklaag.</w:t>
      </w:r>
    </w:p>
    <w:p w14:paraId="5F67BCCE" w14:textId="4F74F67F" w:rsidR="00570817" w:rsidRDefault="00F62A69" w:rsidP="00570817">
      <w:pPr>
        <w:pStyle w:val="ListParagraph"/>
        <w:numPr>
          <w:ilvl w:val="0"/>
          <w:numId w:val="12"/>
        </w:numPr>
      </w:pPr>
      <w:r>
        <w:rPr>
          <w:noProof/>
        </w:rPr>
        <mc:AlternateContent>
          <mc:Choice Requires="wpg">
            <w:drawing>
              <wp:anchor distT="0" distB="0" distL="114300" distR="114300" simplePos="0" relativeHeight="251672576" behindDoc="0" locked="0" layoutInCell="1" allowOverlap="1" wp14:anchorId="6DDF8E0D" wp14:editId="4A9E9DE7">
                <wp:simplePos x="0" y="0"/>
                <wp:positionH relativeFrom="column">
                  <wp:posOffset>1546</wp:posOffset>
                </wp:positionH>
                <wp:positionV relativeFrom="paragraph">
                  <wp:posOffset>406507</wp:posOffset>
                </wp:positionV>
                <wp:extent cx="4587240" cy="1683752"/>
                <wp:effectExtent l="0" t="0" r="3810" b="0"/>
                <wp:wrapTopAndBottom/>
                <wp:docPr id="1692295295" name="Groep 3"/>
                <wp:cNvGraphicFramePr/>
                <a:graphic xmlns:a="http://schemas.openxmlformats.org/drawingml/2006/main">
                  <a:graphicData uri="http://schemas.microsoft.com/office/word/2010/wordprocessingGroup">
                    <wpg:wgp>
                      <wpg:cNvGrpSpPr/>
                      <wpg:grpSpPr>
                        <a:xfrm>
                          <a:off x="0" y="0"/>
                          <a:ext cx="4587240" cy="1683752"/>
                          <a:chOff x="0" y="-30517"/>
                          <a:chExt cx="4587240" cy="1683752"/>
                        </a:xfrm>
                      </wpg:grpSpPr>
                      <pic:pic xmlns:pic="http://schemas.openxmlformats.org/drawingml/2006/picture">
                        <pic:nvPicPr>
                          <pic:cNvPr id="1647444740" name="Afbeelding 1" descr="Afbeelding met tekst, schermopname, Lettertype, numme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190195"/>
                            <a:ext cx="4587240" cy="1463040"/>
                          </a:xfrm>
                          <a:prstGeom prst="rect">
                            <a:avLst/>
                          </a:prstGeom>
                        </pic:spPr>
                      </pic:pic>
                      <wps:wsp>
                        <wps:cNvPr id="1495355647" name="Tekstvak 1"/>
                        <wps:cNvSpPr txBox="1"/>
                        <wps:spPr>
                          <a:xfrm>
                            <a:off x="0" y="-30517"/>
                            <a:ext cx="4587240" cy="212090"/>
                          </a:xfrm>
                          <a:prstGeom prst="rect">
                            <a:avLst/>
                          </a:prstGeom>
                          <a:solidFill>
                            <a:prstClr val="white"/>
                          </a:solidFill>
                          <a:ln>
                            <a:noFill/>
                          </a:ln>
                        </wps:spPr>
                        <wps:txbx>
                          <w:txbxContent>
                            <w:p w14:paraId="26B1AFF8" w14:textId="4C206DE3" w:rsidR="00254957" w:rsidRPr="00A31F5D" w:rsidRDefault="00254957" w:rsidP="00254957">
                              <w:pPr>
                                <w:pStyle w:val="Caption"/>
                                <w:rPr>
                                  <w:noProof/>
                                  <w:color w:val="000000"/>
                                  <w:sz w:val="18"/>
                                  <w:szCs w:val="18"/>
                                </w:rPr>
                              </w:pPr>
                              <w:r>
                                <w:t xml:space="preserve">Tabel </w:t>
                              </w:r>
                              <w:fldSimple w:instr=" SEQ Tabel \* ARABIC ">
                                <w:r w:rsidR="00C0224A">
                                  <w:rPr>
                                    <w:noProof/>
                                  </w:rPr>
                                  <w:t>1</w:t>
                                </w:r>
                              </w:fldSimple>
                              <w:r>
                                <w:t>: soortelijk gewicht bodemtypes zoals beschreven voor Waternet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DDF8E0D" id="Groep 3" o:spid="_x0000_s1029" style="position:absolute;left:0;text-align:left;margin-left:.1pt;margin-top:32pt;width:361.2pt;height:132.6pt;z-index:251672576;mso-height-relative:margin" coordorigin=",-305" coordsize="45872,16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30" type="#_x0000_t75" alt="Afbeelding met tekst, schermopname, Lettertype, nummer" style="position:absolute;top:1901;width:45872;height:14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">
                  <v:imagedata r:id="rId12" o:title="Afbeelding met tekst, schermopname, Lettertype, nummer"/>
                </v:shape>
                <v:shapetype id="_x0000_t202" coordsize="21600,21600" o:spt="202" path="m,l,21600r21600,l21600,xe">
                  <v:stroke joinstyle="miter"/>
                  <v:path gradientshapeok="t" o:connecttype="rect"/>
                </v:shapetype>
                <v:shape id="Tekstvak 1" o:spid="_x0000_s1031" type="#_x0000_t202" style="position:absolute;top:-305;width:4587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" stroked="f">
                  <v:textbox inset="0,0,0,0">
                    <w:txbxContent>
                      <w:p w14:paraId="26B1AFF8" w14:textId="4C206DE3" w:rsidR="00254957" w:rsidRPr="00A31F5D" w:rsidRDefault="00254957" w:rsidP="00254957">
                        <w:pPr>
                          <w:pStyle w:val="Bijschrift"/>
                          <w:rPr>
                            <w:noProof/>
                            <w:color w:val="000000"/>
                            <w:sz w:val="18"/>
                            <w:szCs w:val="18"/>
                          </w:rPr>
                        </w:pPr>
                        <w:r>
                          <w:t xml:space="preserve">Tabel </w:t>
                        </w:r>
                        <w:r>
                          <w:fldChar w:fldCharType="begin"/>
                        </w:r>
                        <w:r>
                          <w:instrText xml:space="preserve"> SEQ Tabel \* ARABIC </w:instrText>
                        </w:r>
                        <w:r>
                          <w:fldChar w:fldCharType="separate"/>
                        </w:r>
                        <w:r w:rsidR="00C0224A">
                          <w:rPr>
                            <w:noProof/>
                          </w:rPr>
                          <w:t>1</w:t>
                        </w:r>
                        <w:r>
                          <w:fldChar w:fldCharType="end"/>
                        </w:r>
                        <w:r>
                          <w:t>: soortelijk gewicht bodemtypes zoals beschreven voor Waternet</w:t>
                        </w:r>
                      </w:p>
                    </w:txbxContent>
                  </v:textbox>
                </v:shape>
                <w10:wrap type="topAndBottom"/>
              </v:group>
            </w:pict>
          </mc:Fallback>
        </mc:AlternateContent>
      </w:r>
      <w:r>
        <w:t>0,5m teelaarde/zand, 1 meter klei, gevolgd door veen tot onderzijde deklaag.</w:t>
      </w:r>
    </w:p>
    <w:p w14:paraId="261C9788" w14:textId="4067230B" w:rsidR="00F62A69" w:rsidRDefault="00F62A69" w:rsidP="00F62A69"/>
    <w:p w14:paraId="6295F20B" w14:textId="6190922A" w:rsidR="0037089B" w:rsidRDefault="00F2315F">
      <w:pPr>
        <w:rPr>
          <w:color w:val="FF0000"/>
        </w:rPr>
      </w:pPr>
      <w:r>
        <w:t>Volgens de legger is het waterpeil NAP -2,26m</w:t>
      </w:r>
      <w:r w:rsidR="00F62A69">
        <w:t xml:space="preserve"> en de diepte van de</w:t>
      </w:r>
      <w:r>
        <w:t xml:space="preserve"> watergang </w:t>
      </w:r>
      <w:proofErr w:type="gramStart"/>
      <w:r w:rsidR="00F62A69">
        <w:t>circa</w:t>
      </w:r>
      <w:proofErr w:type="gramEnd"/>
      <w:r>
        <w:t xml:space="preserve"> NAP -2,76m</w:t>
      </w:r>
      <w:r w:rsidR="00F62A69">
        <w:t>.</w:t>
      </w:r>
      <w:r>
        <w:t xml:space="preserve"> </w:t>
      </w:r>
      <w:r w:rsidR="00F62A69">
        <w:t xml:space="preserve">De bodembreedte van is </w:t>
      </w:r>
      <w:proofErr w:type="gramStart"/>
      <w:r w:rsidR="00F62A69">
        <w:t>circa</w:t>
      </w:r>
      <w:proofErr w:type="gramEnd"/>
      <w:r w:rsidR="00F62A69">
        <w:t xml:space="preserve"> 3,1m. Voor het talud is een factor 1:2 aangenomen. </w:t>
      </w:r>
    </w:p>
    <w:p w14:paraId="7683984B" w14:textId="77777777" w:rsidR="00F62A69" w:rsidRDefault="00F62A69"/>
    <w:p w14:paraId="17B19B95" w14:textId="3ED430D3" w:rsidR="00C0224A" w:rsidRDefault="00C0224A" w:rsidP="00C0224A">
      <w:pPr>
        <w:pStyle w:val="Caption"/>
        <w:keepNext/>
      </w:pPr>
      <w:r>
        <w:t xml:space="preserve">Tabel </w:t>
      </w:r>
      <w:fldSimple w:instr=" SEQ Tabel \* ARABIC ">
        <w:r>
          <w:rPr>
            <w:noProof/>
          </w:rPr>
          <w:t>2</w:t>
        </w:r>
      </w:fldSimple>
      <w:r>
        <w:t>: Eigenschappen evenwichtsberekeningen</w:t>
      </w:r>
    </w:p>
    <w:tbl>
      <w:tblPr>
        <w:tblStyle w:val="TableGrid"/>
        <w:tblW w:w="7814" w:type="dxa"/>
        <w:tblLook w:val="04A0" w:firstRow="1" w:lastRow="0" w:firstColumn="1" w:lastColumn="0" w:noHBand="0" w:noVBand="1"/>
      </w:tblPr>
      <w:tblGrid>
        <w:gridCol w:w="2830"/>
        <w:gridCol w:w="1724"/>
        <w:gridCol w:w="1552"/>
        <w:gridCol w:w="1708"/>
      </w:tblGrid>
      <w:tr w:rsidR="0021191B" w14:paraId="0A71C168" w14:textId="77777777" w:rsidTr="0021191B">
        <w:tc>
          <w:tcPr>
            <w:tcW w:w="2830" w:type="dxa"/>
          </w:tcPr>
          <w:p w14:paraId="4A3DB965" w14:textId="73FB8ABE" w:rsidR="0021191B" w:rsidRDefault="0021191B">
            <w:r>
              <w:t>Eigenschap</w:t>
            </w:r>
          </w:p>
        </w:tc>
        <w:tc>
          <w:tcPr>
            <w:tcW w:w="1724" w:type="dxa"/>
          </w:tcPr>
          <w:p w14:paraId="3CFE2B89" w14:textId="728EE0F7" w:rsidR="0021191B" w:rsidRDefault="0021191B">
            <w:r>
              <w:t>Conservatief</w:t>
            </w:r>
          </w:p>
        </w:tc>
        <w:tc>
          <w:tcPr>
            <w:tcW w:w="1552" w:type="dxa"/>
          </w:tcPr>
          <w:p w14:paraId="26A7527E" w14:textId="71704C8B" w:rsidR="0021191B" w:rsidRDefault="006B0ED3">
            <w:proofErr w:type="gramStart"/>
            <w:r>
              <w:t>Realistisch /</w:t>
            </w:r>
            <w:proofErr w:type="gramEnd"/>
            <w:r>
              <w:t xml:space="preserve"> gemiddeld</w:t>
            </w:r>
          </w:p>
        </w:tc>
        <w:tc>
          <w:tcPr>
            <w:tcW w:w="1708" w:type="dxa"/>
          </w:tcPr>
          <w:p w14:paraId="7DD90A6C" w14:textId="577B0CCF" w:rsidR="0021191B" w:rsidRDefault="0021191B">
            <w:r>
              <w:t>Positief</w:t>
            </w:r>
          </w:p>
        </w:tc>
      </w:tr>
      <w:tr w:rsidR="0021191B" w14:paraId="515CA25F" w14:textId="77777777" w:rsidTr="0021191B">
        <w:tc>
          <w:tcPr>
            <w:tcW w:w="2830" w:type="dxa"/>
          </w:tcPr>
          <w:p w14:paraId="4915631C" w14:textId="1472AE52" w:rsidR="0021191B" w:rsidRDefault="0021191B">
            <w:r>
              <w:t>Maaiveld [m NAP]</w:t>
            </w:r>
          </w:p>
        </w:tc>
        <w:tc>
          <w:tcPr>
            <w:tcW w:w="1724" w:type="dxa"/>
          </w:tcPr>
          <w:p w14:paraId="54880914" w14:textId="7B2EA7E4" w:rsidR="0021191B" w:rsidRDefault="0021191B">
            <w:r>
              <w:t>-1,80</w:t>
            </w:r>
          </w:p>
        </w:tc>
        <w:tc>
          <w:tcPr>
            <w:tcW w:w="1552" w:type="dxa"/>
          </w:tcPr>
          <w:p w14:paraId="3845C181" w14:textId="173F9C92" w:rsidR="0021191B" w:rsidRDefault="0021191B">
            <w:r>
              <w:t>-1,70</w:t>
            </w:r>
          </w:p>
        </w:tc>
        <w:tc>
          <w:tcPr>
            <w:tcW w:w="1708" w:type="dxa"/>
          </w:tcPr>
          <w:p w14:paraId="01D1314A" w14:textId="7C1477D3" w:rsidR="0021191B" w:rsidRDefault="0021191B">
            <w:r>
              <w:t>-1,50</w:t>
            </w:r>
          </w:p>
        </w:tc>
      </w:tr>
      <w:tr w:rsidR="0021191B" w14:paraId="141E8C7C" w14:textId="77777777" w:rsidTr="0021191B">
        <w:tc>
          <w:tcPr>
            <w:tcW w:w="2830" w:type="dxa"/>
          </w:tcPr>
          <w:p w14:paraId="69CE0315" w14:textId="2A581753" w:rsidR="0021191B" w:rsidRDefault="0021191B">
            <w:r>
              <w:t>Onderzijde deklaag [m NAP]</w:t>
            </w:r>
          </w:p>
        </w:tc>
        <w:tc>
          <w:tcPr>
            <w:tcW w:w="1724" w:type="dxa"/>
          </w:tcPr>
          <w:p w14:paraId="1F59350A" w14:textId="1627AC05" w:rsidR="0021191B" w:rsidRDefault="0021191B">
            <w:r>
              <w:t>-5,5</w:t>
            </w:r>
          </w:p>
        </w:tc>
        <w:tc>
          <w:tcPr>
            <w:tcW w:w="1552" w:type="dxa"/>
          </w:tcPr>
          <w:p w14:paraId="68899A19" w14:textId="31D688C7" w:rsidR="0021191B" w:rsidRDefault="0021191B">
            <w:r>
              <w:t>-6,25</w:t>
            </w:r>
          </w:p>
        </w:tc>
        <w:tc>
          <w:tcPr>
            <w:tcW w:w="1708" w:type="dxa"/>
          </w:tcPr>
          <w:p w14:paraId="3C549680" w14:textId="671D4269" w:rsidR="0021191B" w:rsidRDefault="0021191B">
            <w:r>
              <w:t>-7,0</w:t>
            </w:r>
          </w:p>
        </w:tc>
      </w:tr>
      <w:tr w:rsidR="0021191B" w14:paraId="1334D8EE" w14:textId="77777777" w:rsidTr="0021191B">
        <w:tc>
          <w:tcPr>
            <w:tcW w:w="2830" w:type="dxa"/>
          </w:tcPr>
          <w:p w14:paraId="73003EAB" w14:textId="7C58367D" w:rsidR="0021191B" w:rsidRDefault="0021191B">
            <w:r>
              <w:t>Teelaarde dikte [m]</w:t>
            </w:r>
          </w:p>
        </w:tc>
        <w:tc>
          <w:tcPr>
            <w:tcW w:w="1724" w:type="dxa"/>
          </w:tcPr>
          <w:p w14:paraId="6B712D37" w14:textId="4CB3DD89" w:rsidR="0021191B" w:rsidRDefault="0021191B">
            <w:r>
              <w:t>0,</w:t>
            </w:r>
            <w:r w:rsidR="009F45AF">
              <w:t>2</w:t>
            </w:r>
          </w:p>
        </w:tc>
        <w:tc>
          <w:tcPr>
            <w:tcW w:w="1552" w:type="dxa"/>
          </w:tcPr>
          <w:p w14:paraId="79497CF8" w14:textId="6ED5071A" w:rsidR="0021191B" w:rsidRDefault="0021191B">
            <w:r>
              <w:t>0,5</w:t>
            </w:r>
          </w:p>
        </w:tc>
        <w:tc>
          <w:tcPr>
            <w:tcW w:w="1708" w:type="dxa"/>
          </w:tcPr>
          <w:p w14:paraId="6FE08400" w14:textId="01E996C4" w:rsidR="0021191B" w:rsidRDefault="0021191B">
            <w:r>
              <w:t>0,5</w:t>
            </w:r>
          </w:p>
        </w:tc>
      </w:tr>
      <w:tr w:rsidR="0021191B" w14:paraId="33F06EDB" w14:textId="77777777" w:rsidTr="0021191B">
        <w:tc>
          <w:tcPr>
            <w:tcW w:w="2830" w:type="dxa"/>
          </w:tcPr>
          <w:p w14:paraId="6D72EFB6" w14:textId="35F5B979" w:rsidR="0021191B" w:rsidRDefault="0021191B">
            <w:r>
              <w:t>Kleidikte [m]</w:t>
            </w:r>
          </w:p>
        </w:tc>
        <w:tc>
          <w:tcPr>
            <w:tcW w:w="1724" w:type="dxa"/>
          </w:tcPr>
          <w:p w14:paraId="6D62FD5E" w14:textId="4171F46A" w:rsidR="0021191B" w:rsidRDefault="0021191B">
            <w:r>
              <w:t>0,0</w:t>
            </w:r>
          </w:p>
        </w:tc>
        <w:tc>
          <w:tcPr>
            <w:tcW w:w="1552" w:type="dxa"/>
          </w:tcPr>
          <w:p w14:paraId="6DE2E93F" w14:textId="7D7E5E5D" w:rsidR="0021191B" w:rsidRDefault="0021191B">
            <w:r>
              <w:t>0</w:t>
            </w:r>
          </w:p>
        </w:tc>
        <w:tc>
          <w:tcPr>
            <w:tcW w:w="1708" w:type="dxa"/>
          </w:tcPr>
          <w:p w14:paraId="099F00DA" w14:textId="134C36E7" w:rsidR="0021191B" w:rsidRDefault="0021191B">
            <w:r>
              <w:t>0,5</w:t>
            </w:r>
          </w:p>
        </w:tc>
      </w:tr>
      <w:tr w:rsidR="0021191B" w14:paraId="20DE84D3" w14:textId="77777777" w:rsidTr="0021191B">
        <w:tc>
          <w:tcPr>
            <w:tcW w:w="2830" w:type="dxa"/>
          </w:tcPr>
          <w:p w14:paraId="29D9A239" w14:textId="12671D5B" w:rsidR="0021191B" w:rsidRDefault="0021191B">
            <w:r>
              <w:t>Veendikte [m]</w:t>
            </w:r>
          </w:p>
        </w:tc>
        <w:tc>
          <w:tcPr>
            <w:tcW w:w="1724" w:type="dxa"/>
          </w:tcPr>
          <w:p w14:paraId="1D31364E" w14:textId="51623077" w:rsidR="0021191B" w:rsidRDefault="009F45AF">
            <w:r>
              <w:t>3</w:t>
            </w:r>
          </w:p>
        </w:tc>
        <w:tc>
          <w:tcPr>
            <w:tcW w:w="1552" w:type="dxa"/>
          </w:tcPr>
          <w:p w14:paraId="6A8D2923" w14:textId="3E042653" w:rsidR="0021191B" w:rsidRDefault="009F45AF">
            <w:r>
              <w:t>4,05</w:t>
            </w:r>
          </w:p>
        </w:tc>
        <w:tc>
          <w:tcPr>
            <w:tcW w:w="1708" w:type="dxa"/>
          </w:tcPr>
          <w:p w14:paraId="03FD20C3" w14:textId="70C6BBCF" w:rsidR="0021191B" w:rsidRDefault="009F45AF">
            <w:r>
              <w:t>4,5</w:t>
            </w:r>
          </w:p>
        </w:tc>
      </w:tr>
      <w:tr w:rsidR="0021191B" w14:paraId="13210E0B" w14:textId="77777777" w:rsidTr="0021191B">
        <w:tc>
          <w:tcPr>
            <w:tcW w:w="2830" w:type="dxa"/>
          </w:tcPr>
          <w:p w14:paraId="5B7E12F4" w14:textId="232F377C" w:rsidR="0021191B" w:rsidRDefault="0021191B">
            <w:r>
              <w:t>Waterbodem [m NAP]</w:t>
            </w:r>
          </w:p>
        </w:tc>
        <w:tc>
          <w:tcPr>
            <w:tcW w:w="1724" w:type="dxa"/>
          </w:tcPr>
          <w:p w14:paraId="0EAA0D6F" w14:textId="2FFBA50A" w:rsidR="0021191B" w:rsidRDefault="0021191B">
            <w:r>
              <w:t>-2,76</w:t>
            </w:r>
          </w:p>
        </w:tc>
        <w:tc>
          <w:tcPr>
            <w:tcW w:w="1552" w:type="dxa"/>
          </w:tcPr>
          <w:p w14:paraId="1C8666E6" w14:textId="0FA6E338" w:rsidR="0021191B" w:rsidRDefault="0021191B">
            <w:r>
              <w:t>-2,76</w:t>
            </w:r>
          </w:p>
        </w:tc>
        <w:tc>
          <w:tcPr>
            <w:tcW w:w="1708" w:type="dxa"/>
          </w:tcPr>
          <w:p w14:paraId="2CD2194B" w14:textId="44701FF2" w:rsidR="0021191B" w:rsidRDefault="0021191B">
            <w:r>
              <w:t>-2,76</w:t>
            </w:r>
          </w:p>
        </w:tc>
      </w:tr>
      <w:tr w:rsidR="0021191B" w14:paraId="29020740" w14:textId="77777777" w:rsidTr="0021191B">
        <w:tc>
          <w:tcPr>
            <w:tcW w:w="2830" w:type="dxa"/>
          </w:tcPr>
          <w:p w14:paraId="52F4CBC4" w14:textId="2DF12514" w:rsidR="0021191B" w:rsidRDefault="0021191B">
            <w:r>
              <w:t>Waterpeil [m NAP]</w:t>
            </w:r>
          </w:p>
        </w:tc>
        <w:tc>
          <w:tcPr>
            <w:tcW w:w="1724" w:type="dxa"/>
          </w:tcPr>
          <w:p w14:paraId="1439FFC3" w14:textId="4D8E5DD6" w:rsidR="0021191B" w:rsidRDefault="0021191B">
            <w:r>
              <w:t>-2,26</w:t>
            </w:r>
          </w:p>
        </w:tc>
        <w:tc>
          <w:tcPr>
            <w:tcW w:w="1552" w:type="dxa"/>
          </w:tcPr>
          <w:p w14:paraId="3851EC72" w14:textId="14E6CBF4" w:rsidR="0021191B" w:rsidRDefault="0021191B">
            <w:r>
              <w:t>-2,26</w:t>
            </w:r>
          </w:p>
        </w:tc>
        <w:tc>
          <w:tcPr>
            <w:tcW w:w="1708" w:type="dxa"/>
          </w:tcPr>
          <w:p w14:paraId="1015A25A" w14:textId="6B26532E" w:rsidR="0021191B" w:rsidRDefault="0021191B">
            <w:r>
              <w:t>-2,26</w:t>
            </w:r>
          </w:p>
        </w:tc>
      </w:tr>
      <w:tr w:rsidR="0021191B" w14:paraId="0ADB3F05" w14:textId="77777777" w:rsidTr="0021191B">
        <w:tc>
          <w:tcPr>
            <w:tcW w:w="2830" w:type="dxa"/>
          </w:tcPr>
          <w:p w14:paraId="6615813A" w14:textId="3B7A34F1" w:rsidR="0021191B" w:rsidRDefault="0021191B">
            <w:r>
              <w:t>Bodembreedte [m]</w:t>
            </w:r>
          </w:p>
        </w:tc>
        <w:tc>
          <w:tcPr>
            <w:tcW w:w="1724" w:type="dxa"/>
          </w:tcPr>
          <w:p w14:paraId="620B7E63" w14:textId="313CF7A1" w:rsidR="0021191B" w:rsidRDefault="0021191B">
            <w:r>
              <w:t>3,1</w:t>
            </w:r>
          </w:p>
        </w:tc>
        <w:tc>
          <w:tcPr>
            <w:tcW w:w="1552" w:type="dxa"/>
          </w:tcPr>
          <w:p w14:paraId="2B1ECF65" w14:textId="24C252E5" w:rsidR="0021191B" w:rsidRDefault="0021191B">
            <w:r>
              <w:t>3,1</w:t>
            </w:r>
          </w:p>
        </w:tc>
        <w:tc>
          <w:tcPr>
            <w:tcW w:w="1708" w:type="dxa"/>
          </w:tcPr>
          <w:p w14:paraId="6DFC8084" w14:textId="39E89812" w:rsidR="0021191B" w:rsidRDefault="0021191B">
            <w:r>
              <w:t>3,1</w:t>
            </w:r>
          </w:p>
        </w:tc>
      </w:tr>
    </w:tbl>
    <w:p w14:paraId="76B4C49C" w14:textId="77777777" w:rsidR="00F62A69" w:rsidRDefault="00F62A69"/>
    <w:p w14:paraId="543858D5" w14:textId="4921CDF3" w:rsidR="00F2315F" w:rsidRPr="00594947" w:rsidRDefault="00F2315F">
      <w:pPr>
        <w:rPr>
          <w:color w:val="auto"/>
        </w:rPr>
      </w:pPr>
      <w:r w:rsidRPr="00594947">
        <w:rPr>
          <w:color w:val="auto"/>
        </w:rPr>
        <w:t>Uitgaande van bo</w:t>
      </w:r>
      <w:r w:rsidR="006D7F83">
        <w:rPr>
          <w:color w:val="auto"/>
        </w:rPr>
        <w:t>v</w:t>
      </w:r>
      <w:r w:rsidRPr="00594947">
        <w:rPr>
          <w:color w:val="auto"/>
        </w:rPr>
        <w:t xml:space="preserve">enstaande eigenschappen </w:t>
      </w:r>
      <w:r w:rsidR="00594947" w:rsidRPr="00594947">
        <w:rPr>
          <w:color w:val="auto"/>
        </w:rPr>
        <w:t xml:space="preserve">zijn de maximale acceptabele stijghoogtes berekend. Zowel met als zonder taludwerking is berekend. </w:t>
      </w:r>
      <w:r w:rsidRPr="00594947">
        <w:rPr>
          <w:color w:val="auto"/>
        </w:rPr>
        <w:t>Of taludwerking mag worden opgenomen hangt af van de bodem, taludeigenschappen en bodembreedte watergang.</w:t>
      </w:r>
      <w:r w:rsidR="00594947" w:rsidRPr="00594947">
        <w:rPr>
          <w:color w:val="auto"/>
        </w:rPr>
        <w:t xml:space="preserve"> Het is echter aannemelijk dat taludwerking een rol speelt</w:t>
      </w:r>
      <w:r w:rsidR="00A012D6">
        <w:rPr>
          <w:color w:val="auto"/>
        </w:rPr>
        <w:t xml:space="preserve"> en dus mag worden toegepast</w:t>
      </w:r>
      <w:r w:rsidR="00594947" w:rsidRPr="00594947">
        <w:rPr>
          <w:color w:val="auto"/>
        </w:rPr>
        <w:t>.</w:t>
      </w:r>
    </w:p>
    <w:p w14:paraId="49943760" w14:textId="77777777" w:rsidR="00413C46" w:rsidRDefault="00413C46"/>
    <w:p w14:paraId="3A628247" w14:textId="636823BD" w:rsidR="00C0224A" w:rsidRDefault="00C0224A" w:rsidP="00C0224A">
      <w:pPr>
        <w:pStyle w:val="Caption"/>
        <w:keepNext/>
      </w:pPr>
      <w:r>
        <w:t xml:space="preserve">Tabel </w:t>
      </w:r>
      <w:fldSimple w:instr=" SEQ Tabel \* ARABIC ">
        <w:r>
          <w:rPr>
            <w:noProof/>
          </w:rPr>
          <w:t>3</w:t>
        </w:r>
      </w:fldSimple>
      <w:r>
        <w:t>: Resultaten evenwichtsberekening</w:t>
      </w:r>
    </w:p>
    <w:tbl>
      <w:tblPr>
        <w:tblStyle w:val="TableGrid"/>
        <w:tblW w:w="7792" w:type="dxa"/>
        <w:tblLook w:val="04A0" w:firstRow="1" w:lastRow="0" w:firstColumn="1" w:lastColumn="0" w:noHBand="0" w:noVBand="1"/>
      </w:tblPr>
      <w:tblGrid>
        <w:gridCol w:w="2830"/>
        <w:gridCol w:w="1701"/>
        <w:gridCol w:w="1560"/>
        <w:gridCol w:w="1701"/>
      </w:tblGrid>
      <w:tr w:rsidR="009F45AF" w14:paraId="792DFA8C" w14:textId="77777777" w:rsidTr="00594947">
        <w:tc>
          <w:tcPr>
            <w:tcW w:w="2830" w:type="dxa"/>
          </w:tcPr>
          <w:p w14:paraId="56B00550" w14:textId="7A68E699" w:rsidR="00594947" w:rsidRPr="00594947" w:rsidRDefault="00A012D6">
            <w:pPr>
              <w:rPr>
                <w:color w:val="auto"/>
              </w:rPr>
            </w:pPr>
            <w:r>
              <w:rPr>
                <w:color w:val="auto"/>
              </w:rPr>
              <w:t>Veilige s</w:t>
            </w:r>
            <w:r w:rsidR="00594947" w:rsidRPr="00594947">
              <w:rPr>
                <w:color w:val="auto"/>
              </w:rPr>
              <w:t xml:space="preserve">tijghoogte </w:t>
            </w:r>
          </w:p>
          <w:p w14:paraId="47885060" w14:textId="699D681D" w:rsidR="009F45AF" w:rsidRPr="00594947" w:rsidRDefault="00594947">
            <w:pPr>
              <w:rPr>
                <w:color w:val="auto"/>
              </w:rPr>
            </w:pPr>
            <w:r w:rsidRPr="00594947">
              <w:rPr>
                <w:color w:val="auto"/>
              </w:rPr>
              <w:t>[</w:t>
            </w:r>
            <w:proofErr w:type="gramStart"/>
            <w:r w:rsidRPr="00594947">
              <w:rPr>
                <w:color w:val="auto"/>
              </w:rPr>
              <w:t>m</w:t>
            </w:r>
            <w:proofErr w:type="gramEnd"/>
            <w:r w:rsidRPr="00594947">
              <w:rPr>
                <w:color w:val="auto"/>
              </w:rPr>
              <w:t xml:space="preserve"> NAP]</w:t>
            </w:r>
          </w:p>
        </w:tc>
        <w:tc>
          <w:tcPr>
            <w:tcW w:w="1701" w:type="dxa"/>
          </w:tcPr>
          <w:p w14:paraId="53804F69" w14:textId="14B9D38F" w:rsidR="009F45AF" w:rsidRPr="00594947" w:rsidRDefault="00594947">
            <w:pPr>
              <w:rPr>
                <w:color w:val="auto"/>
              </w:rPr>
            </w:pPr>
            <w:r w:rsidRPr="00594947">
              <w:rPr>
                <w:color w:val="auto"/>
              </w:rPr>
              <w:t>Conservatief</w:t>
            </w:r>
          </w:p>
        </w:tc>
        <w:tc>
          <w:tcPr>
            <w:tcW w:w="1560" w:type="dxa"/>
          </w:tcPr>
          <w:p w14:paraId="7C73557E" w14:textId="3F27EC65" w:rsidR="009F45AF" w:rsidRPr="00594947" w:rsidRDefault="00594947">
            <w:pPr>
              <w:rPr>
                <w:color w:val="auto"/>
              </w:rPr>
            </w:pPr>
            <w:proofErr w:type="gramStart"/>
            <w:r w:rsidRPr="00594947">
              <w:rPr>
                <w:color w:val="auto"/>
              </w:rPr>
              <w:t>Realistisch /</w:t>
            </w:r>
            <w:proofErr w:type="gramEnd"/>
            <w:r w:rsidRPr="00594947">
              <w:rPr>
                <w:color w:val="auto"/>
              </w:rPr>
              <w:t xml:space="preserve"> </w:t>
            </w:r>
            <w:r w:rsidR="009F45AF" w:rsidRPr="00594947">
              <w:rPr>
                <w:color w:val="auto"/>
              </w:rPr>
              <w:t>gemiddeld</w:t>
            </w:r>
          </w:p>
        </w:tc>
        <w:tc>
          <w:tcPr>
            <w:tcW w:w="1701" w:type="dxa"/>
          </w:tcPr>
          <w:p w14:paraId="6FA3C79E" w14:textId="492E581F" w:rsidR="009F45AF" w:rsidRPr="00594947" w:rsidRDefault="009F45AF">
            <w:pPr>
              <w:rPr>
                <w:color w:val="auto"/>
              </w:rPr>
            </w:pPr>
            <w:r w:rsidRPr="00594947">
              <w:rPr>
                <w:color w:val="auto"/>
              </w:rPr>
              <w:t>Pos</w:t>
            </w:r>
            <w:r w:rsidR="00C0224A">
              <w:rPr>
                <w:color w:val="auto"/>
              </w:rPr>
              <w:t>i</w:t>
            </w:r>
            <w:r w:rsidRPr="00594947">
              <w:rPr>
                <w:color w:val="auto"/>
              </w:rPr>
              <w:t>tief</w:t>
            </w:r>
          </w:p>
        </w:tc>
      </w:tr>
      <w:tr w:rsidR="009F45AF" w14:paraId="34BE909B" w14:textId="77777777" w:rsidTr="00594947">
        <w:tc>
          <w:tcPr>
            <w:tcW w:w="2830" w:type="dxa"/>
          </w:tcPr>
          <w:p w14:paraId="73F1BA54" w14:textId="44259310" w:rsidR="009F45AF" w:rsidRPr="00594947" w:rsidRDefault="009F45AF">
            <w:pPr>
              <w:rPr>
                <w:color w:val="auto"/>
              </w:rPr>
            </w:pPr>
            <w:r w:rsidRPr="00594947">
              <w:rPr>
                <w:color w:val="auto"/>
              </w:rPr>
              <w:t>Met taludwerking</w:t>
            </w:r>
          </w:p>
        </w:tc>
        <w:tc>
          <w:tcPr>
            <w:tcW w:w="1701" w:type="dxa"/>
          </w:tcPr>
          <w:p w14:paraId="1B8610E5" w14:textId="26B5BF2F" w:rsidR="009F45AF" w:rsidRPr="00594947" w:rsidRDefault="009F45AF">
            <w:pPr>
              <w:rPr>
                <w:color w:val="auto"/>
              </w:rPr>
            </w:pPr>
            <w:r w:rsidRPr="00594947">
              <w:rPr>
                <w:color w:val="auto"/>
              </w:rPr>
              <w:t>-1,85</w:t>
            </w:r>
          </w:p>
        </w:tc>
        <w:tc>
          <w:tcPr>
            <w:tcW w:w="1560" w:type="dxa"/>
          </w:tcPr>
          <w:p w14:paraId="0142D5B8" w14:textId="6C481BDE" w:rsidR="009F45AF" w:rsidRPr="00594947" w:rsidRDefault="009F45AF">
            <w:pPr>
              <w:rPr>
                <w:color w:val="auto"/>
              </w:rPr>
            </w:pPr>
            <w:r w:rsidRPr="00594947">
              <w:rPr>
                <w:color w:val="auto"/>
              </w:rPr>
              <w:t>-1,55</w:t>
            </w:r>
          </w:p>
        </w:tc>
        <w:tc>
          <w:tcPr>
            <w:tcW w:w="1701" w:type="dxa"/>
          </w:tcPr>
          <w:p w14:paraId="7C0DB3FB" w14:textId="25621520" w:rsidR="009F45AF" w:rsidRPr="00594947" w:rsidRDefault="009F45AF">
            <w:pPr>
              <w:rPr>
                <w:color w:val="auto"/>
              </w:rPr>
            </w:pPr>
            <w:r w:rsidRPr="00594947">
              <w:rPr>
                <w:color w:val="auto"/>
              </w:rPr>
              <w:t>-1,30</w:t>
            </w:r>
          </w:p>
        </w:tc>
      </w:tr>
      <w:tr w:rsidR="009F45AF" w14:paraId="6ACA3F8C" w14:textId="77777777" w:rsidTr="00594947">
        <w:tc>
          <w:tcPr>
            <w:tcW w:w="2830" w:type="dxa"/>
          </w:tcPr>
          <w:p w14:paraId="0DBE6965" w14:textId="37AAC1A8" w:rsidR="009F45AF" w:rsidRPr="00594947" w:rsidRDefault="009F45AF">
            <w:pPr>
              <w:rPr>
                <w:color w:val="auto"/>
              </w:rPr>
            </w:pPr>
            <w:r w:rsidRPr="00594947">
              <w:rPr>
                <w:color w:val="auto"/>
              </w:rPr>
              <w:t>Zonder taludwerking</w:t>
            </w:r>
          </w:p>
        </w:tc>
        <w:tc>
          <w:tcPr>
            <w:tcW w:w="1701" w:type="dxa"/>
          </w:tcPr>
          <w:p w14:paraId="5CDE0E6C" w14:textId="6E1976E1" w:rsidR="009F45AF" w:rsidRPr="00594947" w:rsidRDefault="00594947">
            <w:pPr>
              <w:rPr>
                <w:color w:val="auto"/>
              </w:rPr>
            </w:pPr>
            <w:r w:rsidRPr="00594947">
              <w:rPr>
                <w:color w:val="auto"/>
              </w:rPr>
              <w:t>-2,10</w:t>
            </w:r>
          </w:p>
        </w:tc>
        <w:tc>
          <w:tcPr>
            <w:tcW w:w="1560" w:type="dxa"/>
          </w:tcPr>
          <w:p w14:paraId="4DDC310E" w14:textId="2E19DB57" w:rsidR="009F45AF" w:rsidRPr="00594947" w:rsidRDefault="00594947">
            <w:pPr>
              <w:rPr>
                <w:color w:val="auto"/>
              </w:rPr>
            </w:pPr>
            <w:r w:rsidRPr="00594947">
              <w:rPr>
                <w:color w:val="auto"/>
              </w:rPr>
              <w:t>-2,05</w:t>
            </w:r>
          </w:p>
        </w:tc>
        <w:tc>
          <w:tcPr>
            <w:tcW w:w="1701" w:type="dxa"/>
          </w:tcPr>
          <w:p w14:paraId="1352CE8A" w14:textId="3B8B5A95" w:rsidR="009F45AF" w:rsidRPr="00594947" w:rsidRDefault="00594947">
            <w:pPr>
              <w:rPr>
                <w:color w:val="auto"/>
              </w:rPr>
            </w:pPr>
            <w:r w:rsidRPr="00594947">
              <w:rPr>
                <w:color w:val="auto"/>
              </w:rPr>
              <w:t>-2,0</w:t>
            </w:r>
          </w:p>
        </w:tc>
      </w:tr>
    </w:tbl>
    <w:p w14:paraId="396FE20C" w14:textId="1516B35A" w:rsidR="008F0CD6" w:rsidRDefault="008F0CD6"/>
    <w:p w14:paraId="1674060B" w14:textId="261D91BD" w:rsidR="004052F0" w:rsidRPr="005E3314" w:rsidRDefault="00413C46">
      <w:pPr>
        <w:rPr>
          <w:b/>
          <w:bCs/>
        </w:rPr>
      </w:pPr>
      <w:r>
        <w:rPr>
          <w:b/>
          <w:bCs/>
        </w:rPr>
        <w:t>STIJGHOOGTE</w:t>
      </w:r>
    </w:p>
    <w:p w14:paraId="3AF43012" w14:textId="3112EBFF" w:rsidR="00A012D6" w:rsidRDefault="0037089B">
      <w:r>
        <w:t xml:space="preserve">De </w:t>
      </w:r>
      <w:r w:rsidR="0021191B">
        <w:t xml:space="preserve">stijghoogte </w:t>
      </w:r>
      <w:r>
        <w:t xml:space="preserve">is gemodelleerd door Deltares. Deze varieert van </w:t>
      </w:r>
      <w:proofErr w:type="gramStart"/>
      <w:r>
        <w:t>circa</w:t>
      </w:r>
      <w:proofErr w:type="gramEnd"/>
      <w:r>
        <w:t xml:space="preserve"> NAP -1,</w:t>
      </w:r>
      <w:r w:rsidR="005E3314">
        <w:t>25</w:t>
      </w:r>
      <w:r>
        <w:t xml:space="preserve">m naast het kanaal tot </w:t>
      </w:r>
      <w:proofErr w:type="gramStart"/>
      <w:r>
        <w:t>circa</w:t>
      </w:r>
      <w:proofErr w:type="gramEnd"/>
      <w:r>
        <w:t xml:space="preserve"> NAP -1,8m op 500m afstand</w:t>
      </w:r>
      <w:r w:rsidR="00C71BD1">
        <w:t xml:space="preserve"> (blauwe lijn)</w:t>
      </w:r>
      <w:r w:rsidR="00A012D6">
        <w:t xml:space="preserve"> voor de bestaande situatie</w:t>
      </w:r>
      <w:r>
        <w:t xml:space="preserve">. </w:t>
      </w:r>
    </w:p>
    <w:p w14:paraId="1FB2E6EA" w14:textId="77777777" w:rsidR="00A012D6" w:rsidRDefault="00A012D6"/>
    <w:p w14:paraId="577BD750" w14:textId="3C6160A9" w:rsidR="004052F0" w:rsidRDefault="0037089B">
      <w:r>
        <w:t xml:space="preserve">In de natuurlijke situatie zonder kanaal varieert de stijghoogte van NAP </w:t>
      </w:r>
      <w:r w:rsidR="00C71BD1">
        <w:t xml:space="preserve">-2,0m tot NAP -2,1m (oranje lijn). Dit betreft specifiek de </w:t>
      </w:r>
      <w:r w:rsidR="00A012D6">
        <w:t>west</w:t>
      </w:r>
      <w:r w:rsidR="00C71BD1">
        <w:t xml:space="preserve">zijde omdat de </w:t>
      </w:r>
      <w:r w:rsidR="00A012D6">
        <w:t>west</w:t>
      </w:r>
      <w:r w:rsidR="00C71BD1">
        <w:t>zijde meer hinder als gevolg van natschade is geconstateerd. Hierbij dient te worden opgemerkt dat het model nog niet volledig is gekalibreerd.</w:t>
      </w:r>
    </w:p>
    <w:p w14:paraId="498D8073" w14:textId="71D6A246" w:rsidR="00C71BD1" w:rsidRDefault="00C71BD1">
      <w:r>
        <w:rPr>
          <w:noProof/>
        </w:rPr>
        <mc:AlternateContent>
          <mc:Choice Requires="wpg">
            <w:drawing>
              <wp:anchor distT="0" distB="0" distL="114300" distR="114300" simplePos="0" relativeHeight="251661312" behindDoc="0" locked="0" layoutInCell="1" allowOverlap="1" wp14:anchorId="521C3FCE" wp14:editId="7E74218E">
                <wp:simplePos x="0" y="0"/>
                <wp:positionH relativeFrom="column">
                  <wp:posOffset>-61595</wp:posOffset>
                </wp:positionH>
                <wp:positionV relativeFrom="paragraph">
                  <wp:posOffset>210820</wp:posOffset>
                </wp:positionV>
                <wp:extent cx="4763135" cy="1733550"/>
                <wp:effectExtent l="0" t="0" r="0" b="0"/>
                <wp:wrapTopAndBottom/>
                <wp:docPr id="645385613" name="Groep 2"/>
                <wp:cNvGraphicFramePr/>
                <a:graphic xmlns:a="http://schemas.openxmlformats.org/drawingml/2006/main">
                  <a:graphicData uri="http://schemas.microsoft.com/office/word/2010/wordprocessingGroup">
                    <wpg:wgp>
                      <wpg:cNvGrpSpPr/>
                      <wpg:grpSpPr>
                        <a:xfrm>
                          <a:off x="0" y="0"/>
                          <a:ext cx="4763135" cy="1733550"/>
                          <a:chOff x="0" y="0"/>
                          <a:chExt cx="4763135" cy="1733550"/>
                        </a:xfrm>
                      </wpg:grpSpPr>
                      <pic:pic xmlns:pic="http://schemas.openxmlformats.org/drawingml/2006/picture">
                        <pic:nvPicPr>
                          <pic:cNvPr id="76318694" name="Afbeelding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63135" cy="1330960"/>
                          </a:xfrm>
                          <a:prstGeom prst="rect">
                            <a:avLst/>
                          </a:prstGeom>
                        </pic:spPr>
                      </pic:pic>
                      <wps:wsp>
                        <wps:cNvPr id="71319699" name="Tekstvak 1"/>
                        <wps:cNvSpPr txBox="1"/>
                        <wps:spPr>
                          <a:xfrm>
                            <a:off x="0" y="1390650"/>
                            <a:ext cx="4763135" cy="342900"/>
                          </a:xfrm>
                          <a:prstGeom prst="rect">
                            <a:avLst/>
                          </a:prstGeom>
                          <a:solidFill>
                            <a:prstClr val="white"/>
                          </a:solidFill>
                          <a:ln>
                            <a:noFill/>
                          </a:ln>
                        </wps:spPr>
                        <wps:txbx>
                          <w:txbxContent>
                            <w:p w14:paraId="279A98B5" w14:textId="67D3BD37" w:rsidR="00C71BD1" w:rsidRPr="00AB7CF6" w:rsidRDefault="00C71BD1" w:rsidP="00C71BD1">
                              <w:pPr>
                                <w:pStyle w:val="Caption"/>
                                <w:rPr>
                                  <w:color w:val="000000"/>
                                  <w:sz w:val="18"/>
                                  <w:szCs w:val="18"/>
                                </w:rPr>
                              </w:pPr>
                              <w:r>
                                <w:t xml:space="preserve">Figuur </w:t>
                              </w:r>
                              <w:fldSimple w:instr=" SEQ Figuur \* ARABIC ">
                                <w:r w:rsidR="00FB02C5">
                                  <w:rPr>
                                    <w:noProof/>
                                  </w:rPr>
                                  <w:t>2</w:t>
                                </w:r>
                              </w:fldSimple>
                              <w:r>
                                <w:t>: Gemodelleerde stijghoogte met en zonder invloed kanaal</w:t>
                              </w:r>
                              <w:r w:rsidR="00413C46">
                                <w:t xml:space="preserve"> (kanaalbodemweerstand van 10.000 dagen)</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1C3FCE" id="Groep 2" o:spid="_x0000_s1032" style="position:absolute;margin-left:-4.85pt;margin-top:16.6pt;width:375.05pt;height:136.5pt;z-index:251661312" coordsize="47631,17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">
                <v:shape id="Afbeelding 1" o:spid="_x0000_s1033" type="#_x0000_t75" style="position:absolute;width:47631;height:13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">
                  <v:imagedata r:id="rId14" o:title=""/>
                </v:shape>
                <v:shape id="Tekstvak 1" o:spid="_x0000_s1034" type="#_x0000_t202" style="position:absolute;top:13906;width:4763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" stroked="f">
                  <v:textbox style="mso-fit-shape-to-text:t" inset="0,0,0,0">
                    <w:txbxContent>
                      <w:p w14:paraId="279A98B5" w14:textId="67D3BD37" w:rsidR="00C71BD1" w:rsidRPr="00AB7CF6" w:rsidRDefault="00C71BD1" w:rsidP="00C71BD1">
                        <w:pPr>
                          <w:pStyle w:val="Bijschrift"/>
                          <w:rPr>
                            <w:color w:val="000000"/>
                            <w:sz w:val="18"/>
                            <w:szCs w:val="18"/>
                          </w:rPr>
                        </w:pPr>
                        <w:r>
                          <w:t xml:space="preserve">Figuur </w:t>
                        </w:r>
                        <w:r>
                          <w:fldChar w:fldCharType="begin"/>
                        </w:r>
                        <w:r>
                          <w:instrText xml:space="preserve"> SEQ Figuur \* ARABIC </w:instrText>
                        </w:r>
                        <w:r>
                          <w:fldChar w:fldCharType="separate"/>
                        </w:r>
                        <w:r w:rsidR="00FB02C5">
                          <w:rPr>
                            <w:noProof/>
                          </w:rPr>
                          <w:t>2</w:t>
                        </w:r>
                        <w:r>
                          <w:fldChar w:fldCharType="end"/>
                        </w:r>
                        <w:r>
                          <w:t>: Gemodelleerde stijghoogte met en zonder invloed kanaal</w:t>
                        </w:r>
                        <w:r w:rsidR="00413C46">
                          <w:t xml:space="preserve"> (kanaalbodemweerstand van 10.000 dagen)</w:t>
                        </w:r>
                        <w:r>
                          <w:t>.</w:t>
                        </w:r>
                      </w:p>
                    </w:txbxContent>
                  </v:textbox>
                </v:shape>
                <w10:wrap type="topAndBottom"/>
              </v:group>
            </w:pict>
          </mc:Fallback>
        </mc:AlternateContent>
      </w:r>
    </w:p>
    <w:p w14:paraId="49A40C99" w14:textId="4A94D27D" w:rsidR="0067796D" w:rsidRDefault="0067796D" w:rsidP="00413C46">
      <w:pPr>
        <w:rPr>
          <w:ins w:id="81" w:author="Theo Olsthoorn" w:date="2026-04-24T13:21:00Z" w16du:dateUtc="2026-04-24T11:21:00Z"/>
        </w:rPr>
      </w:pPr>
      <w:ins w:id="82" w:author="Theo Olsthoorn" w:date="2026-04-24T13:21:00Z" w16du:dateUtc="2026-04-24T11:21:00Z">
        <w:r>
          <w:t>Ik ken het rapport niet</w:t>
        </w:r>
      </w:ins>
      <w:ins w:id="83" w:author="Theo Olsthoorn" w:date="2026-04-24T13:24:00Z" w16du:dateUtc="2026-04-24T11:24:00Z">
        <w:r w:rsidR="00702B21">
          <w:t>,</w:t>
        </w:r>
      </w:ins>
      <w:ins w:id="84" w:author="Theo Olsthoorn" w:date="2026-04-24T13:21:00Z" w16du:dateUtc="2026-04-24T11:21:00Z">
        <w:r>
          <w:t xml:space="preserve"> maar de piek in de oranje lijn zal de </w:t>
        </w:r>
      </w:ins>
      <w:ins w:id="85" w:author="Theo Olsthoorn" w:date="2026-04-24T13:22:00Z" w16du:dateUtc="2026-04-24T11:22:00Z">
        <w:r>
          <w:t>Vecht zijn. Zonder kanaal volgt het grondwaterpeil ongeveer het maaiveld</w:t>
        </w:r>
      </w:ins>
      <w:ins w:id="86" w:author="Theo Olsthoorn" w:date="2026-04-24T13:23:00Z" w16du:dateUtc="2026-04-24T11:23:00Z">
        <w:r>
          <w:t xml:space="preserve"> want de reikwijdte (lambda waarde) is minder groot dan de afstand tot duidelijke grotere wateren met vast peil. Het zijn de </w:t>
        </w:r>
      </w:ins>
      <w:ins w:id="87" w:author="Theo Olsthoorn" w:date="2026-04-24T13:24:00Z" w16du:dateUtc="2026-04-24T11:24:00Z">
        <w:r>
          <w:t xml:space="preserve">duizenden </w:t>
        </w:r>
      </w:ins>
      <w:ins w:id="88" w:author="Theo Olsthoorn" w:date="2026-04-24T13:23:00Z" w16du:dateUtc="2026-04-24T11:23:00Z">
        <w:r>
          <w:t xml:space="preserve">slootjes die het dan </w:t>
        </w:r>
      </w:ins>
      <w:ins w:id="89" w:author="Theo Olsthoorn" w:date="2026-04-24T13:24:00Z" w16du:dateUtc="2026-04-24T11:24:00Z">
        <w:r>
          <w:t>het regionale freatisch vlak dirigeren.</w:t>
        </w:r>
      </w:ins>
    </w:p>
    <w:p w14:paraId="34A98020" w14:textId="5F07CF2E" w:rsidR="00413C46" w:rsidRDefault="00413C46" w:rsidP="00413C46">
      <w:r>
        <w:t xml:space="preserve">In de situatie dat de invloed van het kanaal op het watervoerend pakket volledig wordt voorkomen is de </w:t>
      </w:r>
      <w:r w:rsidRPr="00594947">
        <w:rPr>
          <w:color w:val="auto"/>
        </w:rPr>
        <w:t xml:space="preserve">stijghoogte </w:t>
      </w:r>
      <w:proofErr w:type="gramStart"/>
      <w:r w:rsidRPr="00594947">
        <w:rPr>
          <w:color w:val="auto"/>
        </w:rPr>
        <w:t>circa</w:t>
      </w:r>
      <w:proofErr w:type="gramEnd"/>
      <w:r w:rsidRPr="00594947">
        <w:rPr>
          <w:color w:val="auto"/>
        </w:rPr>
        <w:t xml:space="preserve"> NAP -2,0m. Hetgeen net niet voldoet aan de maximale veiligheid zonder taludwerking. Echter hierbij dient opgemerkt te worden dat verder van het kanaal de veiligheid toeneemt.</w:t>
      </w:r>
      <w:r w:rsidR="00594947">
        <w:rPr>
          <w:color w:val="auto"/>
        </w:rPr>
        <w:t xml:space="preserve"> Indien rekening wordt gehouden met een mate van taludwerking, voldoet de veiligheid van de kwelsloot.</w:t>
      </w:r>
    </w:p>
    <w:p w14:paraId="25C0A971" w14:textId="77777777" w:rsidR="00C71BD1" w:rsidRDefault="00C71BD1"/>
    <w:p w14:paraId="1A9C2EB9" w14:textId="77777777" w:rsidR="00903EB8" w:rsidRDefault="00C0224A">
      <w:pPr>
        <w:rPr>
          <w:ins w:id="90" w:author="Theo Olsthoorn" w:date="2026-04-24T12:41:00Z" w16du:dateUtc="2026-04-24T10:41:00Z"/>
        </w:rPr>
      </w:pPr>
      <w:r>
        <w:t>In de hedendaagse situatie voldoet de kwelsloot niet. Echter op grotere afstand van het kanaal is de kans op opbarsten sterk afhankelijk van de bodemopbouw en slootbreedte.</w:t>
      </w:r>
      <w:r w:rsidR="00A012D6" w:rsidRPr="00A012D6">
        <w:t xml:space="preserve"> </w:t>
      </w:r>
      <w:r w:rsidR="00A012D6">
        <w:t xml:space="preserve">Op een afstand van 500 meter met conservatieve uitgangspunten is de kans op opbarsten van de sloten zeer laag. </w:t>
      </w:r>
      <w:proofErr w:type="spellStart"/>
      <w:r w:rsidR="00A012D6">
        <w:t>Opbarstan</w:t>
      </w:r>
      <w:proofErr w:type="spellEnd"/>
      <w:r w:rsidR="00A012D6">
        <w:t xml:space="preserve"> van landbodem is onder normale omstandigheden (aanwezigheid van ongeroerde deklaag) niet mogelijk.</w:t>
      </w:r>
    </w:p>
    <w:p w14:paraId="3CDCF9CF" w14:textId="77777777" w:rsidR="00903EB8" w:rsidRDefault="00903EB8">
      <w:pPr>
        <w:rPr>
          <w:ins w:id="91" w:author="Theo Olsthoorn" w:date="2026-04-24T12:41:00Z" w16du:dateUtc="2026-04-24T10:41:00Z"/>
        </w:rPr>
      </w:pPr>
    </w:p>
    <w:p w14:paraId="7D3735FA" w14:textId="5ED9CB51" w:rsidR="005E3314" w:rsidRDefault="00903EB8">
      <w:ins w:id="92" w:author="Theo Olsthoorn" w:date="2026-04-24T12:41:00Z" w16du:dateUtc="2026-04-24T10:41:00Z">
        <w:r>
          <w:t xml:space="preserve">Van de kwelsloot mag je niet al te veel verwachten omdat daar nog steeds 3 m waterremmende laag onder zit. </w:t>
        </w:r>
      </w:ins>
      <w:ins w:id="93" w:author="Theo Olsthoorn" w:date="2026-04-24T12:42:00Z" w16du:dateUtc="2026-04-24T10:42:00Z">
        <w:r>
          <w:t xml:space="preserve">Tenzij de kwelsloot voor met wellen zit doet </w:t>
        </w:r>
        <w:proofErr w:type="spellStart"/>
        <w:r>
          <w:t>hie</w:t>
        </w:r>
        <w:proofErr w:type="spellEnd"/>
        <w:r>
          <w:t xml:space="preserve"> niet per se erg veel tegen </w:t>
        </w:r>
      </w:ins>
      <w:ins w:id="94" w:author="Theo Olsthoorn" w:date="2026-04-24T12:43:00Z" w16du:dateUtc="2026-04-24T10:43:00Z">
        <w:r>
          <w:t xml:space="preserve">het </w:t>
        </w:r>
      </w:ins>
      <w:ins w:id="95" w:author="Theo Olsthoorn" w:date="2026-04-24T12:42:00Z" w16du:dateUtc="2026-04-24T10:42:00Z">
        <w:r>
          <w:t xml:space="preserve">uitstralen van de stijghoogte </w:t>
        </w:r>
      </w:ins>
      <w:ins w:id="96" w:author="Theo Olsthoorn" w:date="2026-04-24T12:43:00Z" w16du:dateUtc="2026-04-24T10:43:00Z">
        <w:r>
          <w:t>vanaf het kanaal.</w:t>
        </w:r>
      </w:ins>
      <w:del w:id="97" w:author="Theo Olsthoorn" w:date="2026-04-24T12:41:00Z" w16du:dateUtc="2026-04-24T10:41:00Z">
        <w:r w:rsidR="00A012D6" w:rsidDel="00903EB8">
          <w:delText xml:space="preserve"> </w:delText>
        </w:r>
      </w:del>
    </w:p>
    <w:p w14:paraId="66620874" w14:textId="77777777" w:rsidR="00C0224A" w:rsidRDefault="00C0224A"/>
    <w:p w14:paraId="7306C592" w14:textId="12712B39" w:rsidR="00413C46" w:rsidRDefault="00413C46" w:rsidP="00413C46">
      <w:pPr>
        <w:rPr>
          <w:b/>
          <w:bCs/>
        </w:rPr>
      </w:pPr>
      <w:r w:rsidRPr="009D4B0C">
        <w:rPr>
          <w:b/>
          <w:bCs/>
        </w:rPr>
        <w:t>RESULTAAT BODEMAFDICHTING</w:t>
      </w:r>
    </w:p>
    <w:p w14:paraId="6FF3FEDC" w14:textId="21F6F1EB" w:rsidR="005E3314" w:rsidRDefault="005E3314">
      <w:r>
        <w:t>Wordt gezocht naar een realistische stijghoogteverlaging met een zachte bodemafdichting dan spreekt me</w:t>
      </w:r>
      <w:r w:rsidR="00A012D6">
        <w:t>n</w:t>
      </w:r>
      <w:r>
        <w:t xml:space="preserve"> over een weerstand van 10 tot 70 dagen. Een slecht resultaat (lage weerstand van 10 dagen) en een gemiddeld resultaat (weerstand van 40 dagen) is gemodelleerd met het grondwatermodel.</w:t>
      </w:r>
    </w:p>
    <w:p w14:paraId="57D2AD33" w14:textId="62F58447" w:rsidR="005E3314" w:rsidRDefault="005E3314">
      <w:r>
        <w:rPr>
          <w:noProof/>
        </w:rPr>
        <mc:AlternateContent>
          <mc:Choice Requires="wpg">
            <w:drawing>
              <wp:anchor distT="0" distB="0" distL="114300" distR="114300" simplePos="0" relativeHeight="251665408" behindDoc="0" locked="0" layoutInCell="1" allowOverlap="1" wp14:anchorId="7FE087BB" wp14:editId="483847EF">
                <wp:simplePos x="0" y="0"/>
                <wp:positionH relativeFrom="column">
                  <wp:posOffset>45643</wp:posOffset>
                </wp:positionH>
                <wp:positionV relativeFrom="paragraph">
                  <wp:posOffset>193345</wp:posOffset>
                </wp:positionV>
                <wp:extent cx="4763136" cy="1995653"/>
                <wp:effectExtent l="0" t="0" r="0" b="5080"/>
                <wp:wrapTopAndBottom/>
                <wp:docPr id="1941175377" name="Groep 1"/>
                <wp:cNvGraphicFramePr/>
                <a:graphic xmlns:a="http://schemas.openxmlformats.org/drawingml/2006/main">
                  <a:graphicData uri="http://schemas.microsoft.com/office/word/2010/wordprocessingGroup">
                    <wpg:wgp>
                      <wpg:cNvGrpSpPr/>
                      <wpg:grpSpPr>
                        <a:xfrm>
                          <a:off x="0" y="0"/>
                          <a:ext cx="4763136" cy="1995653"/>
                          <a:chOff x="-1" y="0"/>
                          <a:chExt cx="4763136" cy="1995653"/>
                        </a:xfrm>
                      </wpg:grpSpPr>
                      <pic:pic xmlns:pic="http://schemas.openxmlformats.org/drawingml/2006/picture">
                        <pic:nvPicPr>
                          <pic:cNvPr id="1662131071" name="Afbeelding 1" descr="Afbeelding met lijn, Perceel, diagram&#10;&#10;Door AI gegenereerde inhoud is mogelijk onjuis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3135" cy="1497965"/>
                          </a:xfrm>
                          <a:prstGeom prst="rect">
                            <a:avLst/>
                          </a:prstGeom>
                        </pic:spPr>
                      </pic:pic>
                      <wps:wsp>
                        <wps:cNvPr id="1677317132" name="Tekstvak 1"/>
                        <wps:cNvSpPr txBox="1"/>
                        <wps:spPr>
                          <a:xfrm>
                            <a:off x="-1" y="1652753"/>
                            <a:ext cx="4763135" cy="342900"/>
                          </a:xfrm>
                          <a:prstGeom prst="rect">
                            <a:avLst/>
                          </a:prstGeom>
                          <a:solidFill>
                            <a:prstClr val="white"/>
                          </a:solidFill>
                          <a:ln>
                            <a:noFill/>
                          </a:ln>
                        </wps:spPr>
                        <wps:txbx>
                          <w:txbxContent>
                            <w:p w14:paraId="6DCA51A1" w14:textId="4AC2ADD8" w:rsidR="005E3314" w:rsidRPr="00953A6F" w:rsidRDefault="005E3314" w:rsidP="005E3314">
                              <w:pPr>
                                <w:pStyle w:val="Caption"/>
                                <w:rPr>
                                  <w:color w:val="000000"/>
                                  <w:sz w:val="18"/>
                                  <w:szCs w:val="18"/>
                                </w:rPr>
                              </w:pPr>
                              <w:r>
                                <w:t xml:space="preserve">Figuur </w:t>
                              </w:r>
                              <w:fldSimple w:instr=" SEQ Figuur \* ARABIC ">
                                <w:r w:rsidR="00FB02C5">
                                  <w:rPr>
                                    <w:noProof/>
                                  </w:rPr>
                                  <w:t>3</w:t>
                                </w:r>
                              </w:fldSimple>
                              <w:r>
                                <w:t>: Dwarsdoorsnede stijghoogte [m NAP] van de bestaande situatie (zwart) en met kanaalbodemweerstanden van 10 dagen (blauw) en 40 dagen (oranje).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FE087BB" id="_x0000_s1035" style="position:absolute;margin-left:3.6pt;margin-top:15.2pt;width:375.05pt;height:157.15pt;z-index:251665408;mso-width-relative:margin;mso-height-relative:margin" coordorigin="" coordsize="47631,19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">
                <v:shape id="Afbeelding 1" o:spid="_x0000_s1036" type="#_x0000_t75" alt="Afbeelding met lijn, Perceel, diagram&#10;&#10;Door AI gegenereerde inhoud is mogelijk onjuist." style="position:absolute;width:47631;height:14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">
                  <v:imagedata r:id="rId16" o:title="Afbeelding met lijn, Perceel, diagram&#10;&#10;Door AI gegenereerde inhoud is mogelijk onjuist"/>
                </v:shape>
                <v:shape id="Tekstvak 1" o:spid="_x0000_s1037" type="#_x0000_t202" style="position:absolute;top:16527;width:4763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" stroked="f">
                  <v:textbox style="mso-fit-shape-to-text:t" inset="0,0,0,0">
                    <w:txbxContent>
                      <w:p w14:paraId="6DCA51A1" w14:textId="4AC2ADD8" w:rsidR="005E3314" w:rsidRPr="00953A6F" w:rsidRDefault="005E3314" w:rsidP="005E3314">
                        <w:pPr>
                          <w:pStyle w:val="Bijschrift"/>
                          <w:rPr>
                            <w:color w:val="000000"/>
                            <w:sz w:val="18"/>
                            <w:szCs w:val="18"/>
                          </w:rPr>
                        </w:pPr>
                        <w:r>
                          <w:t xml:space="preserve">Figuur </w:t>
                        </w:r>
                        <w:r>
                          <w:fldChar w:fldCharType="begin"/>
                        </w:r>
                        <w:r>
                          <w:instrText xml:space="preserve"> SEQ Figuur \* ARABIC </w:instrText>
                        </w:r>
                        <w:r>
                          <w:fldChar w:fldCharType="separate"/>
                        </w:r>
                        <w:r w:rsidR="00FB02C5">
                          <w:rPr>
                            <w:noProof/>
                          </w:rPr>
                          <w:t>3</w:t>
                        </w:r>
                        <w:r>
                          <w:fldChar w:fldCharType="end"/>
                        </w:r>
                        <w:r>
                          <w:t>: Dwarsdoorsnede stijghoogte [m NAP] van de bestaande situatie (zwart) en met kanaalbodemweerstanden van 10 dagen (blauw) en 40 dagen (oranje).</w:t>
                        </w:r>
                      </w:p>
                    </w:txbxContent>
                  </v:textbox>
                </v:shape>
                <w10:wrap type="topAndBottom"/>
              </v:group>
            </w:pict>
          </mc:Fallback>
        </mc:AlternateContent>
      </w:r>
    </w:p>
    <w:p w14:paraId="54116B2B" w14:textId="2B6C6DE9" w:rsidR="00254957" w:rsidRDefault="00D05482">
      <w:r>
        <w:t>Het stijghoogteverloop aan</w:t>
      </w:r>
      <w:r w:rsidR="005E3314">
        <w:t xml:space="preserve"> </w:t>
      </w:r>
      <w:r>
        <w:t xml:space="preserve">de </w:t>
      </w:r>
      <w:r w:rsidR="00A012D6">
        <w:t>west</w:t>
      </w:r>
      <w:r>
        <w:t xml:space="preserve">zijde van </w:t>
      </w:r>
      <w:r w:rsidR="005E3314">
        <w:t xml:space="preserve">het kanaal </w:t>
      </w:r>
      <w:r>
        <w:t>zijn voor diverse afstanden en</w:t>
      </w:r>
      <w:r w:rsidR="005E3314">
        <w:t xml:space="preserve"> voor de scenario’s in figuur 2 en 3 weergegeven in de onderstaande tabel.</w:t>
      </w:r>
      <w:r>
        <w:t xml:space="preserve"> </w:t>
      </w:r>
      <w:ins w:id="98" w:author="Theo Olsthoorn" w:date="2026-04-24T13:26:00Z" w16du:dateUtc="2026-04-24T11:26:00Z">
        <w:r w:rsidR="00994C4E">
          <w:t>Het is w</w:t>
        </w:r>
      </w:ins>
      <w:ins w:id="99" w:author="Theo Olsthoorn" w:date="2026-04-24T13:27:00Z" w16du:dateUtc="2026-04-24T11:27:00Z">
        <w:r w:rsidR="00994C4E">
          <w:t xml:space="preserve">ellicht ook verstandig deze doorsnede analytisch door te rekenen. Veel wellen zal de reikwijdte de lambda waarde verkleinen, dat zou je dan moeten zien aan het verloop in figuur </w:t>
        </w:r>
      </w:ins>
      <w:ins w:id="100" w:author="Theo Olsthoorn" w:date="2026-04-24T13:28:00Z" w16du:dateUtc="2026-04-24T11:28:00Z">
        <w:r w:rsidR="00994C4E">
          <w:t>3. De figuur zou ook Peilbuizen moeten tonen om te zien hoe realistisch hij is (komt vermoedelijk nog na ijking).</w:t>
        </w:r>
      </w:ins>
    </w:p>
    <w:p w14:paraId="2B992CAB" w14:textId="77777777" w:rsidR="005E3314" w:rsidRDefault="005E3314"/>
    <w:p w14:paraId="182688DD" w14:textId="591DB058" w:rsidR="00D05482" w:rsidRDefault="00D05482" w:rsidP="00D05482">
      <w:pPr>
        <w:pStyle w:val="Caption"/>
        <w:keepNext/>
      </w:pPr>
      <w:r>
        <w:t xml:space="preserve">Tabel </w:t>
      </w:r>
      <w:fldSimple w:instr=" SEQ Tabel \* ARABIC ">
        <w:r w:rsidR="00C0224A">
          <w:rPr>
            <w:noProof/>
          </w:rPr>
          <w:t>4</w:t>
        </w:r>
      </w:fldSimple>
      <w:r>
        <w:t xml:space="preserve">: Berekende stijghoogte voor verschillende scenario's voor 50, 200 en 500 m vanaf </w:t>
      </w:r>
      <w:proofErr w:type="gramStart"/>
      <w:r>
        <w:t>centrum kanaal</w:t>
      </w:r>
      <w:proofErr w:type="gramEnd"/>
      <w:r>
        <w:t xml:space="preserve"> (50m is rand kanaal).</w:t>
      </w:r>
    </w:p>
    <w:tbl>
      <w:tblPr>
        <w:tblStyle w:val="TableGrid"/>
        <w:tblW w:w="7367" w:type="dxa"/>
        <w:tblLook w:val="04A0" w:firstRow="1" w:lastRow="0" w:firstColumn="1" w:lastColumn="0" w:noHBand="0" w:noVBand="1"/>
      </w:tblPr>
      <w:tblGrid>
        <w:gridCol w:w="3256"/>
        <w:gridCol w:w="1276"/>
        <w:gridCol w:w="1417"/>
        <w:gridCol w:w="1418"/>
      </w:tblGrid>
      <w:tr w:rsidR="005E3314" w14:paraId="3C1564C8" w14:textId="0E9C9526" w:rsidTr="005E3314">
        <w:tc>
          <w:tcPr>
            <w:tcW w:w="3256" w:type="dxa"/>
          </w:tcPr>
          <w:p w14:paraId="4F2ABE8A" w14:textId="5E5D99C0" w:rsidR="005E3314" w:rsidRDefault="005E3314">
            <w:r>
              <w:t>Scenario [stijghoogte in m NAP]</w:t>
            </w:r>
          </w:p>
        </w:tc>
        <w:tc>
          <w:tcPr>
            <w:tcW w:w="1276" w:type="dxa"/>
          </w:tcPr>
          <w:p w14:paraId="35DCA3A1" w14:textId="537254DC" w:rsidR="005E3314" w:rsidRDefault="00D05482">
            <w:r>
              <w:t>50</w:t>
            </w:r>
            <w:r w:rsidR="005E3314">
              <w:t xml:space="preserve"> meter</w:t>
            </w:r>
          </w:p>
        </w:tc>
        <w:tc>
          <w:tcPr>
            <w:tcW w:w="1417" w:type="dxa"/>
          </w:tcPr>
          <w:p w14:paraId="6C7E15C0" w14:textId="5F4A7A6F" w:rsidR="005E3314" w:rsidRDefault="005E3314">
            <w:r>
              <w:t>200 meter</w:t>
            </w:r>
          </w:p>
        </w:tc>
        <w:tc>
          <w:tcPr>
            <w:tcW w:w="1418" w:type="dxa"/>
          </w:tcPr>
          <w:p w14:paraId="2812859C" w14:textId="60A5DBC2" w:rsidR="005E3314" w:rsidRDefault="005E3314">
            <w:r>
              <w:t>500 meter</w:t>
            </w:r>
          </w:p>
        </w:tc>
      </w:tr>
      <w:tr w:rsidR="005E3314" w14:paraId="4919C29B" w14:textId="699C6AFD" w:rsidTr="005E3314">
        <w:tc>
          <w:tcPr>
            <w:tcW w:w="3256" w:type="dxa"/>
          </w:tcPr>
          <w:p w14:paraId="1BC81437" w14:textId="696ED90E" w:rsidR="005E3314" w:rsidRDefault="005E3314">
            <w:r>
              <w:t xml:space="preserve">Bestaande situatie </w:t>
            </w:r>
          </w:p>
        </w:tc>
        <w:tc>
          <w:tcPr>
            <w:tcW w:w="1276" w:type="dxa"/>
          </w:tcPr>
          <w:p w14:paraId="65BC475D" w14:textId="24BF3807" w:rsidR="005E3314" w:rsidRDefault="005E3314">
            <w:r>
              <w:t>-1,20</w:t>
            </w:r>
          </w:p>
        </w:tc>
        <w:tc>
          <w:tcPr>
            <w:tcW w:w="1417" w:type="dxa"/>
          </w:tcPr>
          <w:p w14:paraId="030A9C45" w14:textId="43BD50F9" w:rsidR="005E3314" w:rsidRDefault="005E3314">
            <w:r>
              <w:t>-1,60</w:t>
            </w:r>
          </w:p>
        </w:tc>
        <w:tc>
          <w:tcPr>
            <w:tcW w:w="1418" w:type="dxa"/>
          </w:tcPr>
          <w:p w14:paraId="30C16A64" w14:textId="53A3120D" w:rsidR="005E3314" w:rsidRDefault="005E3314">
            <w:r>
              <w:t>-1,80</w:t>
            </w:r>
          </w:p>
        </w:tc>
      </w:tr>
      <w:tr w:rsidR="005E3314" w14:paraId="2F3F91F8" w14:textId="071B492F" w:rsidTr="005E3314">
        <w:tc>
          <w:tcPr>
            <w:tcW w:w="3256" w:type="dxa"/>
          </w:tcPr>
          <w:p w14:paraId="7C4B8F58" w14:textId="6F407842" w:rsidR="005E3314" w:rsidRDefault="005E3314">
            <w:r>
              <w:t>10 dagen weerstand</w:t>
            </w:r>
          </w:p>
        </w:tc>
        <w:tc>
          <w:tcPr>
            <w:tcW w:w="1276" w:type="dxa"/>
          </w:tcPr>
          <w:p w14:paraId="79C72E68" w14:textId="1C3361F6" w:rsidR="005E3314" w:rsidRDefault="00D05482">
            <w:r>
              <w:t>-1,50</w:t>
            </w:r>
          </w:p>
        </w:tc>
        <w:tc>
          <w:tcPr>
            <w:tcW w:w="1417" w:type="dxa"/>
          </w:tcPr>
          <w:p w14:paraId="694C4D54" w14:textId="1D6D7069" w:rsidR="005E3314" w:rsidRDefault="00D05482">
            <w:r>
              <w:t>-1,75</w:t>
            </w:r>
          </w:p>
        </w:tc>
        <w:tc>
          <w:tcPr>
            <w:tcW w:w="1418" w:type="dxa"/>
          </w:tcPr>
          <w:p w14:paraId="3CD35529" w14:textId="608CC5E9" w:rsidR="005E3314" w:rsidRDefault="00D05482">
            <w:r>
              <w:t>-1.90</w:t>
            </w:r>
          </w:p>
        </w:tc>
      </w:tr>
      <w:tr w:rsidR="005E3314" w14:paraId="1FE4E8FD" w14:textId="1276CB82" w:rsidTr="005E3314">
        <w:tc>
          <w:tcPr>
            <w:tcW w:w="3256" w:type="dxa"/>
          </w:tcPr>
          <w:p w14:paraId="34CF93A3" w14:textId="554A8550" w:rsidR="005E3314" w:rsidRDefault="005E3314">
            <w:r>
              <w:t>40 dagen weerstand</w:t>
            </w:r>
          </w:p>
        </w:tc>
        <w:tc>
          <w:tcPr>
            <w:tcW w:w="1276" w:type="dxa"/>
          </w:tcPr>
          <w:p w14:paraId="1A5FA511" w14:textId="113095C1" w:rsidR="005E3314" w:rsidRPr="00254957" w:rsidRDefault="00D05482">
            <w:pPr>
              <w:rPr>
                <w:b/>
                <w:bCs/>
              </w:rPr>
            </w:pPr>
            <w:r w:rsidRPr="00254957">
              <w:rPr>
                <w:b/>
                <w:bCs/>
              </w:rPr>
              <w:t>-1,75</w:t>
            </w:r>
          </w:p>
        </w:tc>
        <w:tc>
          <w:tcPr>
            <w:tcW w:w="1417" w:type="dxa"/>
          </w:tcPr>
          <w:p w14:paraId="624C3046" w14:textId="79D01842" w:rsidR="005E3314" w:rsidRDefault="00D05482">
            <w:r>
              <w:t>-1,90</w:t>
            </w:r>
          </w:p>
        </w:tc>
        <w:tc>
          <w:tcPr>
            <w:tcW w:w="1418" w:type="dxa"/>
          </w:tcPr>
          <w:p w14:paraId="7269E3E2" w14:textId="545D62FE" w:rsidR="005E3314" w:rsidRDefault="00D05482">
            <w:r>
              <w:t>-2.05</w:t>
            </w:r>
          </w:p>
        </w:tc>
      </w:tr>
      <w:tr w:rsidR="005E3314" w14:paraId="60225514" w14:textId="63585501" w:rsidTr="005E3314">
        <w:tc>
          <w:tcPr>
            <w:tcW w:w="3256" w:type="dxa"/>
          </w:tcPr>
          <w:p w14:paraId="2BCAF98B" w14:textId="7979EE0A" w:rsidR="005E3314" w:rsidRDefault="005E3314">
            <w:r>
              <w:t>10.000 dagen weerstand (geen uitwisseling kanaal en bodem)</w:t>
            </w:r>
          </w:p>
        </w:tc>
        <w:tc>
          <w:tcPr>
            <w:tcW w:w="1276" w:type="dxa"/>
          </w:tcPr>
          <w:p w14:paraId="24D415DA" w14:textId="78E785DB" w:rsidR="005E3314" w:rsidRDefault="00D05482">
            <w:r>
              <w:t>-2,00</w:t>
            </w:r>
          </w:p>
        </w:tc>
        <w:tc>
          <w:tcPr>
            <w:tcW w:w="1417" w:type="dxa"/>
          </w:tcPr>
          <w:p w14:paraId="77570331" w14:textId="02049DFC" w:rsidR="005E3314" w:rsidRDefault="00D05482">
            <w:r>
              <w:t>-2,05</w:t>
            </w:r>
          </w:p>
        </w:tc>
        <w:tc>
          <w:tcPr>
            <w:tcW w:w="1418" w:type="dxa"/>
          </w:tcPr>
          <w:p w14:paraId="4EC1E399" w14:textId="1BB60FBD" w:rsidR="005E3314" w:rsidRDefault="00D05482">
            <w:r>
              <w:t>-2,10</w:t>
            </w:r>
          </w:p>
        </w:tc>
      </w:tr>
    </w:tbl>
    <w:p w14:paraId="50C4C85A" w14:textId="77777777" w:rsidR="005E3314" w:rsidRDefault="005E3314"/>
    <w:p w14:paraId="70A4C0A2" w14:textId="2DA51338" w:rsidR="00413C46" w:rsidRDefault="005D0D50">
      <w:pPr>
        <w:rPr>
          <w:ins w:id="101" w:author="Theo Olsthoorn" w:date="2026-04-24T12:46:00Z" w16du:dateUtc="2026-04-24T10:46:00Z"/>
          <w:color w:val="auto"/>
        </w:rPr>
      </w:pPr>
      <w:r w:rsidRPr="00C0224A">
        <w:rPr>
          <w:color w:val="auto"/>
        </w:rPr>
        <w:t xml:space="preserve">Theoretische gezien </w:t>
      </w:r>
      <w:r w:rsidR="00413C46" w:rsidRPr="00C0224A">
        <w:rPr>
          <w:color w:val="auto"/>
        </w:rPr>
        <w:t>voldoet</w:t>
      </w:r>
      <w:r w:rsidRPr="00C0224A">
        <w:rPr>
          <w:color w:val="auto"/>
        </w:rPr>
        <w:t xml:space="preserve"> een volledige waterdichte kanaalbodem ten opzichte van het </w:t>
      </w:r>
      <w:proofErr w:type="spellStart"/>
      <w:r w:rsidRPr="00C0224A">
        <w:rPr>
          <w:color w:val="auto"/>
        </w:rPr>
        <w:t>opbarstrisico</w:t>
      </w:r>
      <w:proofErr w:type="spellEnd"/>
      <w:r w:rsidRPr="00C0224A">
        <w:rPr>
          <w:color w:val="auto"/>
        </w:rPr>
        <w:t xml:space="preserve">. Echter is een volledig waterdichte kanaalbodem onrealistisch en is altijd een mate van invloed van het kanaal op het watervoerend pakket geweest. Ondanks deze invloed </w:t>
      </w:r>
      <w:r w:rsidR="00A012D6">
        <w:rPr>
          <w:color w:val="auto"/>
        </w:rPr>
        <w:t>is</w:t>
      </w:r>
      <w:r w:rsidRPr="00C0224A">
        <w:rPr>
          <w:color w:val="auto"/>
        </w:rPr>
        <w:t xml:space="preserve"> tot aan de verdieping </w:t>
      </w:r>
      <w:ins w:id="102" w:author="Theo Olsthoorn" w:date="2026-04-24T12:45:00Z" w16du:dateUtc="2026-04-24T10:45:00Z">
        <w:r w:rsidR="00903EB8">
          <w:rPr>
            <w:color w:val="auto"/>
          </w:rPr>
          <w:t xml:space="preserve">van NAP -4.5 M naar NAP -6 m, </w:t>
        </w:r>
      </w:ins>
      <w:ins w:id="103" w:author="Theo Olsthoorn" w:date="2026-04-24T12:44:00Z" w16du:dateUtc="2026-04-24T10:44:00Z">
        <w:r w:rsidR="00903EB8">
          <w:rPr>
            <w:color w:val="auto"/>
          </w:rPr>
          <w:t xml:space="preserve">die in 1981 was </w:t>
        </w:r>
      </w:ins>
      <w:ins w:id="104" w:author="Theo Olsthoorn" w:date="2026-04-24T12:45:00Z" w16du:dateUtc="2026-04-24T10:45:00Z">
        <w:r w:rsidR="00903EB8">
          <w:rPr>
            <w:color w:val="auto"/>
          </w:rPr>
          <w:t xml:space="preserve">afgerond, </w:t>
        </w:r>
      </w:ins>
      <w:r w:rsidRPr="00C0224A">
        <w:rPr>
          <w:color w:val="auto"/>
        </w:rPr>
        <w:t>en vergroting van de scheepsvaarklasse</w:t>
      </w:r>
      <w:ins w:id="105" w:author="Theo Olsthoorn" w:date="2026-04-24T12:45:00Z" w16du:dateUtc="2026-04-24T10:45:00Z">
        <w:r w:rsidR="00903EB8">
          <w:rPr>
            <w:color w:val="auto"/>
          </w:rPr>
          <w:t xml:space="preserve"> die vanaf de eeuwwisseling doorzet</w:t>
        </w:r>
      </w:ins>
      <w:r w:rsidRPr="00C0224A">
        <w:rPr>
          <w:color w:val="auto"/>
        </w:rPr>
        <w:t>, met uitzondering van tijdens en direct na werkzaamheden, geen tot weinig wateroverlast geconstateerd. Dit houdt in dat een situatie heeft voorgedaan waarbij een stijghoogteverhoging als gevolg van het kanaal aanwezig was zonder grootschalige omgevingseffecten ondanks een hoge risico op opbarsten.</w:t>
      </w:r>
      <w:r w:rsidR="00890322" w:rsidRPr="00C0224A">
        <w:rPr>
          <w:color w:val="auto"/>
        </w:rPr>
        <w:t xml:space="preserve"> Het is echter onduidelijk wat de stijghoogte was in deze situatie</w:t>
      </w:r>
      <w:r w:rsidR="00413C46" w:rsidRPr="00C0224A">
        <w:rPr>
          <w:color w:val="auto"/>
        </w:rPr>
        <w:t>, maar het is aannemelijk dat deze tussen NAP -1,</w:t>
      </w:r>
      <w:r w:rsidR="00C0224A" w:rsidRPr="00C0224A">
        <w:rPr>
          <w:color w:val="auto"/>
        </w:rPr>
        <w:t>30</w:t>
      </w:r>
      <w:r w:rsidR="00413C46" w:rsidRPr="00C0224A">
        <w:rPr>
          <w:color w:val="auto"/>
        </w:rPr>
        <w:t>m en NAP -2,1m is</w:t>
      </w:r>
      <w:r w:rsidR="00A012D6">
        <w:rPr>
          <w:color w:val="auto"/>
        </w:rPr>
        <w:t xml:space="preserve"> op basis van de </w:t>
      </w:r>
      <w:proofErr w:type="spellStart"/>
      <w:r w:rsidR="00A012D6">
        <w:rPr>
          <w:color w:val="auto"/>
        </w:rPr>
        <w:t>opbarsteberekeningen</w:t>
      </w:r>
      <w:proofErr w:type="spellEnd"/>
      <w:r w:rsidR="00890322" w:rsidRPr="00C0224A">
        <w:rPr>
          <w:color w:val="auto"/>
        </w:rPr>
        <w:t>.</w:t>
      </w:r>
    </w:p>
    <w:p w14:paraId="0791EB67" w14:textId="77777777" w:rsidR="00903EB8" w:rsidRDefault="00903EB8">
      <w:pPr>
        <w:rPr>
          <w:ins w:id="106" w:author="Theo Olsthoorn" w:date="2026-04-24T12:46:00Z" w16du:dateUtc="2026-04-24T10:46:00Z"/>
          <w:color w:val="auto"/>
        </w:rPr>
      </w:pPr>
    </w:p>
    <w:p w14:paraId="6A34587D" w14:textId="7D38AD61" w:rsidR="00903EB8" w:rsidRPr="0021191B" w:rsidRDefault="00903EB8">
      <w:pPr>
        <w:rPr>
          <w:color w:val="FF0000"/>
        </w:rPr>
      </w:pPr>
      <w:ins w:id="107" w:author="Theo Olsthoorn" w:date="2026-04-24T12:46:00Z" w16du:dateUtc="2026-04-24T10:46:00Z">
        <w:r>
          <w:rPr>
            <w:color w:val="auto"/>
          </w:rPr>
          <w:t>Beemster e.a. zijn wel nagegaan w</w:t>
        </w:r>
      </w:ins>
      <w:ins w:id="108" w:author="Theo Olsthoorn" w:date="2026-04-24T12:47:00Z" w16du:dateUtc="2026-04-24T10:47:00Z">
        <w:r>
          <w:rPr>
            <w:color w:val="auto"/>
          </w:rPr>
          <w:t>elke invloed</w:t>
        </w:r>
      </w:ins>
      <w:ins w:id="109" w:author="Theo Olsthoorn" w:date="2026-04-24T12:46:00Z" w16du:dateUtc="2026-04-24T10:46:00Z">
        <w:r>
          <w:rPr>
            <w:color w:val="auto"/>
          </w:rPr>
          <w:t xml:space="preserve"> </w:t>
        </w:r>
      </w:ins>
      <w:ins w:id="110" w:author="Theo Olsthoorn" w:date="2026-04-24T12:47:00Z" w16du:dateUtc="2026-04-24T10:47:00Z">
        <w:r>
          <w:rPr>
            <w:color w:val="auto"/>
          </w:rPr>
          <w:t>de verdieping in de jaren 70 tot beging jaren 80 had op de grondwaterstanden.</w:t>
        </w:r>
      </w:ins>
    </w:p>
    <w:p w14:paraId="50F6F003" w14:textId="77777777" w:rsidR="00413C46" w:rsidRDefault="00413C46"/>
    <w:p w14:paraId="1B1716EF" w14:textId="77777777" w:rsidR="00413C46" w:rsidRPr="00413C46" w:rsidRDefault="00413C46">
      <w:pPr>
        <w:rPr>
          <w:b/>
          <w:bCs/>
        </w:rPr>
      </w:pPr>
      <w:r w:rsidRPr="00413C46">
        <w:rPr>
          <w:b/>
          <w:bCs/>
        </w:rPr>
        <w:t>MINIMALE EIS BODEMAFDICHTING</w:t>
      </w:r>
    </w:p>
    <w:p w14:paraId="598F1DDB" w14:textId="4969185B" w:rsidR="00FB02C5" w:rsidRDefault="00413C46">
      <w:pPr>
        <w:rPr>
          <w:ins w:id="111" w:author="Theo Olsthoorn" w:date="2026-04-24T12:48:00Z" w16du:dateUtc="2026-04-24T10:48:00Z"/>
          <w:color w:val="auto"/>
        </w:rPr>
      </w:pPr>
      <w:r w:rsidRPr="00C0224A">
        <w:rPr>
          <w:color w:val="auto"/>
        </w:rPr>
        <w:t xml:space="preserve">Voor </w:t>
      </w:r>
      <w:r w:rsidR="00FB02C5" w:rsidRPr="00C0224A">
        <w:rPr>
          <w:color w:val="auto"/>
        </w:rPr>
        <w:t xml:space="preserve">het </w:t>
      </w:r>
      <w:r w:rsidRPr="00C0224A">
        <w:rPr>
          <w:color w:val="auto"/>
        </w:rPr>
        <w:t>goed functioneren van een kanaalbodemafdichting moet minimaal worden voldaan aan een waarde van NAP -1,</w:t>
      </w:r>
      <w:r w:rsidR="00C0224A" w:rsidRPr="00C0224A">
        <w:rPr>
          <w:color w:val="auto"/>
        </w:rPr>
        <w:t>55</w:t>
      </w:r>
      <w:r w:rsidRPr="00C0224A">
        <w:rPr>
          <w:color w:val="auto"/>
        </w:rPr>
        <w:t>m naast het kanaal</w:t>
      </w:r>
      <w:r w:rsidR="00BF6DD0">
        <w:rPr>
          <w:color w:val="auto"/>
        </w:rPr>
        <w:t xml:space="preserve"> (vergelijkbaar met een weerstand van 10-20 dagen)</w:t>
      </w:r>
      <w:r w:rsidRPr="00C0224A">
        <w:rPr>
          <w:color w:val="auto"/>
        </w:rPr>
        <w:t xml:space="preserve">. </w:t>
      </w:r>
      <w:r>
        <w:t>Deze waarde is gebaseerd op</w:t>
      </w:r>
      <w:r w:rsidR="00FB02C5">
        <w:t xml:space="preserve"> het voorkomen van opbarsten in de watergang naast het kanaal, inclusief taludwerking</w:t>
      </w:r>
      <w:r w:rsidR="00C0224A">
        <w:t xml:space="preserve"> voor het realistische scenario</w:t>
      </w:r>
      <w:r w:rsidR="00FB02C5">
        <w:t xml:space="preserve">. Echter gezien het feit dat wateroverlast wordt ervaren op grotere afstand van het kanaal is een zekere mate van veiligheid noodzakelijk. Dit houdt in dat een significant lagere stijghoogte naast het kanaal moet </w:t>
      </w:r>
      <w:r w:rsidR="00FB02C5" w:rsidRPr="00C0224A">
        <w:rPr>
          <w:color w:val="auto"/>
        </w:rPr>
        <w:t xml:space="preserve">worden bereikt: minimaal </w:t>
      </w:r>
      <w:proofErr w:type="gramStart"/>
      <w:r w:rsidR="00FB02C5" w:rsidRPr="00C0224A">
        <w:rPr>
          <w:color w:val="auto"/>
        </w:rPr>
        <w:t>circa</w:t>
      </w:r>
      <w:proofErr w:type="gramEnd"/>
      <w:r w:rsidR="00FB02C5" w:rsidRPr="00C0224A">
        <w:rPr>
          <w:color w:val="auto"/>
        </w:rPr>
        <w:t xml:space="preserve"> </w:t>
      </w:r>
      <w:r w:rsidR="00A012D6">
        <w:rPr>
          <w:color w:val="auto"/>
        </w:rPr>
        <w:t>NAP -1,6</w:t>
      </w:r>
      <w:r w:rsidR="00BF6DD0">
        <w:rPr>
          <w:color w:val="auto"/>
        </w:rPr>
        <w:t>5</w:t>
      </w:r>
      <w:r w:rsidR="00A012D6">
        <w:rPr>
          <w:color w:val="auto"/>
        </w:rPr>
        <w:t xml:space="preserve"> tot </w:t>
      </w:r>
      <w:r w:rsidR="00FB02C5" w:rsidRPr="00C0224A">
        <w:rPr>
          <w:color w:val="auto"/>
        </w:rPr>
        <w:t>NAP -1,7</w:t>
      </w:r>
      <w:r w:rsidR="00782461">
        <w:rPr>
          <w:color w:val="auto"/>
        </w:rPr>
        <w:t>5</w:t>
      </w:r>
      <w:r w:rsidR="00FB02C5" w:rsidRPr="00C0224A">
        <w:rPr>
          <w:color w:val="auto"/>
        </w:rPr>
        <w:t>m</w:t>
      </w:r>
      <w:r w:rsidR="00A012D6">
        <w:rPr>
          <w:color w:val="auto"/>
        </w:rPr>
        <w:t xml:space="preserve">. Deze situatie benaderd een gemiddelde effectiviteit van ZBM van </w:t>
      </w:r>
      <w:r w:rsidR="00BF6DD0">
        <w:rPr>
          <w:color w:val="auto"/>
        </w:rPr>
        <w:t>25</w:t>
      </w:r>
      <w:r w:rsidR="00A012D6">
        <w:rPr>
          <w:color w:val="auto"/>
        </w:rPr>
        <w:t>-</w:t>
      </w:r>
      <w:r w:rsidR="00782461">
        <w:rPr>
          <w:color w:val="auto"/>
        </w:rPr>
        <w:t>40</w:t>
      </w:r>
      <w:r w:rsidR="00A012D6">
        <w:rPr>
          <w:color w:val="auto"/>
        </w:rPr>
        <w:t xml:space="preserve"> dagen.</w:t>
      </w:r>
    </w:p>
    <w:p w14:paraId="6D926374" w14:textId="77777777" w:rsidR="00903EB8" w:rsidRDefault="00903EB8">
      <w:pPr>
        <w:rPr>
          <w:ins w:id="112" w:author="Theo Olsthoorn" w:date="2026-04-24T12:48:00Z" w16du:dateUtc="2026-04-24T10:48:00Z"/>
          <w:color w:val="auto"/>
        </w:rPr>
      </w:pPr>
    </w:p>
    <w:p w14:paraId="735CA93B" w14:textId="721A06AB" w:rsidR="00903EB8" w:rsidRDefault="00903EB8">
      <w:ins w:id="113" w:author="Theo Olsthoorn" w:date="2026-04-24T12:48:00Z" w16du:dateUtc="2026-04-24T10:48:00Z">
        <w:r>
          <w:rPr>
            <w:color w:val="auto"/>
          </w:rPr>
          <w:t xml:space="preserve">Wateroverlast ervaren kan subjectief zijn, maar vaststellen van wellen is dat niet. Wellen impliceren dat de </w:t>
        </w:r>
      </w:ins>
      <w:ins w:id="114" w:author="Theo Olsthoorn" w:date="2026-04-24T12:49:00Z" w16du:dateUtc="2026-04-24T10:49:00Z">
        <w:r>
          <w:rPr>
            <w:color w:val="auto"/>
          </w:rPr>
          <w:t xml:space="preserve">druk onder de deklaag hoger is dan het gewicht ervan. Ik vermoed dat je een dergelijke uitspraak zo mogen doen </w:t>
        </w:r>
        <w:r w:rsidR="00ED02B1">
          <w:rPr>
            <w:color w:val="auto"/>
          </w:rPr>
          <w:t>in de gegeven omstandigheden.</w:t>
        </w:r>
      </w:ins>
    </w:p>
    <w:p w14:paraId="60630424" w14:textId="1F4E9A2D" w:rsidR="00FB02C5" w:rsidRDefault="00FB02C5"/>
    <w:p w14:paraId="02E471E3" w14:textId="0BE045A5" w:rsidR="00FB02C5" w:rsidRPr="006B0ED3" w:rsidRDefault="00FB02C5">
      <w:pPr>
        <w:rPr>
          <w:color w:val="FF0000"/>
        </w:rPr>
      </w:pPr>
      <w:r>
        <w:t xml:space="preserve">Omdat het pilotgebied slechts een beperkte lengte (500-1000m) betreft is gedurende de pilot niet dezelfde stijghoogteverlaging noodzakelijk om aan te tonen of een zachte bodemafdichting voldoende weerstand creëert. De onderstaande figuur toont de berekende verlaging in het pilotgebied van 500, 800 of </w:t>
      </w:r>
      <w:r w:rsidRPr="00C0224A">
        <w:rPr>
          <w:color w:val="auto"/>
        </w:rPr>
        <w:t>1000m in lengte. Deze figuur geeft aan dat</w:t>
      </w:r>
      <w:r w:rsidR="00254957" w:rsidRPr="00C0224A">
        <w:rPr>
          <w:color w:val="auto"/>
        </w:rPr>
        <w:t>,</w:t>
      </w:r>
      <w:r w:rsidRPr="00C0224A">
        <w:rPr>
          <w:color w:val="auto"/>
        </w:rPr>
        <w:t xml:space="preserve"> afhankelijk van de lengte</w:t>
      </w:r>
      <w:r w:rsidR="00254957" w:rsidRPr="00C0224A">
        <w:rPr>
          <w:color w:val="auto"/>
        </w:rPr>
        <w:t>,</w:t>
      </w:r>
      <w:r w:rsidRPr="00C0224A">
        <w:rPr>
          <w:color w:val="auto"/>
        </w:rPr>
        <w:t xml:space="preserve"> </w:t>
      </w:r>
      <w:r w:rsidR="00254957" w:rsidRPr="00C0224A">
        <w:rPr>
          <w:color w:val="auto"/>
        </w:rPr>
        <w:t xml:space="preserve">een </w:t>
      </w:r>
      <w:r w:rsidRPr="00C0224A">
        <w:rPr>
          <w:color w:val="auto"/>
        </w:rPr>
        <w:t xml:space="preserve">gemeten stijghoogte van NAP 1,55m – NAP -1,65m vergelijkbaar is aan </w:t>
      </w:r>
      <w:r w:rsidR="00254957" w:rsidRPr="00C0224A">
        <w:rPr>
          <w:color w:val="auto"/>
        </w:rPr>
        <w:t>stijghoogte van NAP -1,75 m (dik gedrukt in tabel</w:t>
      </w:r>
      <w:r w:rsidRPr="00C0224A">
        <w:rPr>
          <w:color w:val="auto"/>
        </w:rPr>
        <w:t xml:space="preserve"> </w:t>
      </w:r>
      <w:r w:rsidR="00254957" w:rsidRPr="00C0224A">
        <w:rPr>
          <w:color w:val="auto"/>
        </w:rPr>
        <w:t xml:space="preserve">2). Op basis hiervan wordt geconcludeerd dat een stijghoogte naast het kanaal van NAP -1,6m </w:t>
      </w:r>
      <w:r w:rsidR="00BF6DD0">
        <w:rPr>
          <w:color w:val="auto"/>
        </w:rPr>
        <w:t xml:space="preserve">gewenst resultaat is en een stijghoogte van NAP -1,50 </w:t>
      </w:r>
      <w:r w:rsidR="00254957" w:rsidRPr="00C0224A">
        <w:rPr>
          <w:color w:val="auto"/>
        </w:rPr>
        <w:t>het minimale gewenste resultaat is van de pilot.</w:t>
      </w:r>
    </w:p>
    <w:p w14:paraId="2479761C" w14:textId="681D8B2C" w:rsidR="00FB02C5" w:rsidRDefault="00FB02C5">
      <w:r>
        <w:rPr>
          <w:noProof/>
        </w:rPr>
        <mc:AlternateContent>
          <mc:Choice Requires="wpg">
            <w:drawing>
              <wp:anchor distT="0" distB="0" distL="114300" distR="114300" simplePos="0" relativeHeight="251669504" behindDoc="0" locked="0" layoutInCell="1" allowOverlap="1" wp14:anchorId="50710E0B" wp14:editId="322C85B3">
                <wp:simplePos x="0" y="0"/>
                <wp:positionH relativeFrom="column">
                  <wp:posOffset>1753</wp:posOffset>
                </wp:positionH>
                <wp:positionV relativeFrom="paragraph">
                  <wp:posOffset>298196</wp:posOffset>
                </wp:positionV>
                <wp:extent cx="4763135" cy="1805940"/>
                <wp:effectExtent l="0" t="0" r="0" b="3810"/>
                <wp:wrapTopAndBottom/>
                <wp:docPr id="665313402" name="Groep 2"/>
                <wp:cNvGraphicFramePr/>
                <a:graphic xmlns:a="http://schemas.openxmlformats.org/drawingml/2006/main">
                  <a:graphicData uri="http://schemas.microsoft.com/office/word/2010/wordprocessingGroup">
                    <wpg:wgp>
                      <wpg:cNvGrpSpPr/>
                      <wpg:grpSpPr>
                        <a:xfrm>
                          <a:off x="0" y="0"/>
                          <a:ext cx="4763135" cy="1805940"/>
                          <a:chOff x="0" y="0"/>
                          <a:chExt cx="4763135" cy="1805940"/>
                        </a:xfrm>
                      </wpg:grpSpPr>
                      <pic:pic xmlns:pic="http://schemas.openxmlformats.org/drawingml/2006/picture">
                        <pic:nvPicPr>
                          <pic:cNvPr id="1538451703" name="Afbeelding 1" descr="Afbeelding met lijn, Perceel, diagram&#10;&#10;Door AI gegenereerde inhoud is mogelijk onjuis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763135" cy="1405255"/>
                          </a:xfrm>
                          <a:prstGeom prst="rect">
                            <a:avLst/>
                          </a:prstGeom>
                        </pic:spPr>
                      </pic:pic>
                      <wps:wsp>
                        <wps:cNvPr id="142789111" name="Tekstvak 1"/>
                        <wps:cNvSpPr txBox="1"/>
                        <wps:spPr>
                          <a:xfrm>
                            <a:off x="0" y="1463040"/>
                            <a:ext cx="4763135" cy="342900"/>
                          </a:xfrm>
                          <a:prstGeom prst="rect">
                            <a:avLst/>
                          </a:prstGeom>
                          <a:solidFill>
                            <a:prstClr val="white"/>
                          </a:solidFill>
                          <a:ln>
                            <a:noFill/>
                          </a:ln>
                        </wps:spPr>
                        <wps:txbx>
                          <w:txbxContent>
                            <w:p w14:paraId="519ED689" w14:textId="146E6745" w:rsidR="00FB02C5" w:rsidRPr="00521B58" w:rsidRDefault="00FB02C5" w:rsidP="00FB02C5">
                              <w:pPr>
                                <w:pStyle w:val="Caption"/>
                                <w:rPr>
                                  <w:color w:val="000000"/>
                                  <w:sz w:val="18"/>
                                  <w:szCs w:val="18"/>
                                </w:rPr>
                              </w:pPr>
                              <w:r>
                                <w:t xml:space="preserve">Figuur </w:t>
                              </w:r>
                              <w:fldSimple w:instr=" SEQ Figuur \* ARABIC ">
                                <w:r>
                                  <w:rPr>
                                    <w:noProof/>
                                  </w:rPr>
                                  <w:t>4</w:t>
                                </w:r>
                              </w:fldSimple>
                              <w:r>
                                <w:t>: Modelberekeningen voor het pilotgebied met een bodemweerstand van 40 dagen en lengte van 500-800-1000 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0710E0B" id="_x0000_s1038" style="position:absolute;margin-left:.15pt;margin-top:23.5pt;width:375.05pt;height:142.2pt;z-index:251669504" coordsize="47631,18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">
                <v:shape id="Afbeelding 1" o:spid="_x0000_s1039" type="#_x0000_t75" alt="Afbeelding met lijn, Perceel, diagram&#10;&#10;Door AI gegenereerde inhoud is mogelijk onjuist." style="position:absolute;width:47631;height:14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">
                  <v:imagedata r:id="rId18" o:title="Afbeelding met lijn, Perceel, diagram&#10;&#10;Door AI gegenereerde inhoud is mogelijk onjuist"/>
                </v:shape>
                <v:shape id="Tekstvak 1" o:spid="_x0000_s1040" type="#_x0000_t202" style="position:absolute;top:14630;width:4763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" stroked="f">
                  <v:textbox style="mso-fit-shape-to-text:t" inset="0,0,0,0">
                    <w:txbxContent>
                      <w:p w14:paraId="519ED689" w14:textId="146E6745" w:rsidR="00FB02C5" w:rsidRPr="00521B58" w:rsidRDefault="00FB02C5" w:rsidP="00FB02C5">
                        <w:pPr>
                          <w:pStyle w:val="Bijschrift"/>
                          <w:rPr>
                            <w:color w:val="000000"/>
                            <w:sz w:val="18"/>
                            <w:szCs w:val="18"/>
                          </w:rPr>
                        </w:pPr>
                        <w:r>
                          <w:t xml:space="preserve">Figuur </w:t>
                        </w:r>
                        <w:r>
                          <w:fldChar w:fldCharType="begin"/>
                        </w:r>
                        <w:r>
                          <w:instrText xml:space="preserve"> SEQ Figuur \* ARABIC </w:instrText>
                        </w:r>
                        <w:r>
                          <w:fldChar w:fldCharType="separate"/>
                        </w:r>
                        <w:r>
                          <w:rPr>
                            <w:noProof/>
                          </w:rPr>
                          <w:t>4</w:t>
                        </w:r>
                        <w:r>
                          <w:fldChar w:fldCharType="end"/>
                        </w:r>
                        <w:r>
                          <w:t>: Modelberekeningen voor het pilotgebied met een bodemweerstand van 40 dagen en lengte van 500-800-1000 meter.</w:t>
                        </w:r>
                      </w:p>
                    </w:txbxContent>
                  </v:textbox>
                </v:shape>
                <w10:wrap type="topAndBottom"/>
              </v:group>
            </w:pict>
          </mc:Fallback>
        </mc:AlternateContent>
      </w:r>
    </w:p>
    <w:p w14:paraId="19471C17" w14:textId="5291F4C2" w:rsidR="009D4B0C" w:rsidRPr="00254957" w:rsidRDefault="00254957">
      <w:pPr>
        <w:rPr>
          <w:b/>
          <w:bCs/>
        </w:rPr>
      </w:pPr>
      <w:r w:rsidRPr="00254957">
        <w:rPr>
          <w:b/>
          <w:bCs/>
        </w:rPr>
        <w:t>DISCUSSIE</w:t>
      </w:r>
    </w:p>
    <w:p w14:paraId="584906B5" w14:textId="69E8F245" w:rsidR="006D7F83" w:rsidRDefault="00254957">
      <w:pPr>
        <w:rPr>
          <w:ins w:id="115" w:author="Theo Olsthoorn" w:date="2026-04-24T12:51:00Z" w16du:dateUtc="2026-04-24T10:51:00Z"/>
        </w:rPr>
      </w:pPr>
      <w:r>
        <w:t xml:space="preserve">Deze beknopte analyse is gebaseerd op de </w:t>
      </w:r>
      <w:r w:rsidR="00A012D6">
        <w:t>west</w:t>
      </w:r>
      <w:r>
        <w:t>zijde van het pilotgebied. Een doorvertaling naar het gehele projectgebied is op basis van de regionale verschillen in bodemtype, dikte deklaag en natuurlijk stijghoogte niet eenvoudig te maken. Daarnaast is in deze memo de focus gelegd op het gebied direct naast het kanaal. De doorvertaling naar het achterland is opnieuw niet eenvoudig te maken. Voor beide</w:t>
      </w:r>
      <w:del w:id="116" w:author="Theo Olsthoorn" w:date="2026-04-24T12:51:00Z" w16du:dateUtc="2026-04-24T10:51:00Z">
        <w:r w:rsidDel="00ED02B1">
          <w:delText>n</w:delText>
        </w:r>
      </w:del>
      <w:r>
        <w:t xml:space="preserve"> doorvertalingen ontwikkel</w:t>
      </w:r>
      <w:ins w:id="117" w:author="Theo Olsthoorn" w:date="2026-04-24T12:51:00Z" w16du:dateUtc="2026-04-24T10:51:00Z">
        <w:r w:rsidR="00ED02B1">
          <w:t>t</w:t>
        </w:r>
      </w:ins>
      <w:del w:id="118" w:author="Theo Olsthoorn" w:date="2026-04-24T12:51:00Z" w16du:dateUtc="2026-04-24T10:51:00Z">
        <w:r w:rsidDel="00ED02B1">
          <w:delText>d</w:delText>
        </w:r>
      </w:del>
      <w:r>
        <w:t xml:space="preserve"> Deltares in opdracht van RWS een grondwatermodel.</w:t>
      </w:r>
    </w:p>
    <w:p w14:paraId="00CD8483" w14:textId="77777777" w:rsidR="00ED02B1" w:rsidRDefault="00ED02B1">
      <w:pPr>
        <w:rPr>
          <w:ins w:id="119" w:author="Theo Olsthoorn" w:date="2026-04-24T12:51:00Z" w16du:dateUtc="2026-04-24T10:51:00Z"/>
        </w:rPr>
      </w:pPr>
    </w:p>
    <w:p w14:paraId="2A1D785D" w14:textId="5FB2923C" w:rsidR="00ED02B1" w:rsidRDefault="00ED02B1">
      <w:ins w:id="120" w:author="Theo Olsthoorn" w:date="2026-04-24T12:51:00Z" w16du:dateUtc="2026-04-24T10:51:00Z">
        <w:r>
          <w:t xml:space="preserve">Zijn er al </w:t>
        </w:r>
        <w:proofErr w:type="spellStart"/>
        <w:r>
          <w:t>rapporages</w:t>
        </w:r>
        <w:proofErr w:type="spellEnd"/>
        <w:r>
          <w:t xml:space="preserve"> beschikbaar, want je refereert eraan?</w:t>
        </w:r>
      </w:ins>
    </w:p>
    <w:p w14:paraId="76EF8593" w14:textId="77777777" w:rsidR="004264FA" w:rsidRDefault="004264FA"/>
    <w:p w14:paraId="19E35E2F" w14:textId="25DA9442" w:rsidR="004264FA" w:rsidRPr="004264FA" w:rsidRDefault="004264FA">
      <w:pPr>
        <w:rPr>
          <w:b/>
          <w:bCs/>
        </w:rPr>
      </w:pPr>
      <w:r w:rsidRPr="004264FA">
        <w:rPr>
          <w:b/>
          <w:bCs/>
        </w:rPr>
        <w:t>KENNISVRAAG</w:t>
      </w:r>
    </w:p>
    <w:p w14:paraId="73FD934A" w14:textId="77777777" w:rsidR="00ED02B1" w:rsidRDefault="00782461">
      <w:pPr>
        <w:spacing w:line="240" w:lineRule="auto"/>
        <w:rPr>
          <w:ins w:id="121" w:author="Theo Olsthoorn" w:date="2026-04-24T12:54:00Z" w16du:dateUtc="2026-04-24T10:54:00Z"/>
        </w:rPr>
      </w:pPr>
      <w:r>
        <w:t>De derde doelstelling van de pilot is om meer inzicht te krijgen in</w:t>
      </w:r>
      <w:r w:rsidR="0019052D">
        <w:t xml:space="preserve"> de invloed van het kanaal op de omgeving: specifiek de uitwisseling tussen het watervoerend pakket en het freatisch pakket. Op basis van de grondwaterstromen is het aannemelijk dat een verlaagde stijghoogte </w:t>
      </w:r>
      <w:ins w:id="122" w:author="Theo Olsthoorn" w:date="2026-04-24T12:52:00Z" w16du:dateUtc="2026-04-24T10:52:00Z">
        <w:r w:rsidR="00ED02B1">
          <w:t xml:space="preserve">ook </w:t>
        </w:r>
      </w:ins>
      <w:r w:rsidR="0019052D">
        <w:t xml:space="preserve">de kweldruk </w:t>
      </w:r>
      <w:del w:id="123" w:author="Theo Olsthoorn" w:date="2026-04-24T12:52:00Z" w16du:dateUtc="2026-04-24T10:52:00Z">
        <w:r w:rsidR="0019052D" w:rsidDel="00ED02B1">
          <w:delText>verlaagd</w:delText>
        </w:r>
      </w:del>
      <w:ins w:id="124" w:author="Theo Olsthoorn" w:date="2026-04-24T12:52:00Z" w16du:dateUtc="2026-04-24T10:52:00Z">
        <w:r w:rsidR="00ED02B1">
          <w:t>verlaagt</w:t>
        </w:r>
      </w:ins>
      <w:r w:rsidR="0019052D">
        <w:t>. Het is echter onzeker of de verlaagde kweldruk een significant effect heeft op de freatische grondwaterstand.</w:t>
      </w:r>
      <w:ins w:id="125" w:author="Theo Olsthoorn" w:date="2026-04-24T12:52:00Z" w16du:dateUtc="2026-04-24T10:52:00Z">
        <w:r w:rsidR="00ED02B1">
          <w:t xml:space="preserve"> (Dat heeft het </w:t>
        </w:r>
      </w:ins>
      <w:ins w:id="126" w:author="Theo Olsthoorn" w:date="2026-04-24T12:53:00Z" w16du:dateUtc="2026-04-24T10:53:00Z">
        <w:r w:rsidR="00ED02B1">
          <w:t>niet, omdat die door de slootpeilen wordt gehandhaafd, maar wel direct onder de deklaag!)</w:t>
        </w:r>
      </w:ins>
      <w:r w:rsidR="0019052D">
        <w:t xml:space="preserve"> Het is ook aannemelijk dat de freatische grondwaterstand wordt gedomineerd door neerslag/verdamping en het gehandhaafde waterpeil in de watergangen. De pilot geeft de mogelijkheid om specifiek de kweldruk te onderzoeken en daarmee ook meer kennis te krijgen op waterschade niet gerelateerd aan opbarsten. Hiervoor dienen echter aanvullende </w:t>
      </w:r>
      <w:proofErr w:type="gramStart"/>
      <w:r w:rsidR="0019052D">
        <w:t>peilbuizen /</w:t>
      </w:r>
      <w:proofErr w:type="gramEnd"/>
      <w:r w:rsidR="0019052D">
        <w:t xml:space="preserve"> dataloggers te moeten worden geplaatst.</w:t>
      </w:r>
    </w:p>
    <w:p w14:paraId="40EEC727" w14:textId="77777777" w:rsidR="00ED02B1" w:rsidRDefault="00ED02B1">
      <w:pPr>
        <w:spacing w:line="240" w:lineRule="auto"/>
        <w:rPr>
          <w:ins w:id="127" w:author="Theo Olsthoorn" w:date="2026-04-24T12:54:00Z" w16du:dateUtc="2026-04-24T10:54:00Z"/>
        </w:rPr>
      </w:pPr>
    </w:p>
    <w:p w14:paraId="76BFAF57" w14:textId="6F605B78" w:rsidR="00ED02B1" w:rsidRDefault="00ED02B1">
      <w:pPr>
        <w:spacing w:line="240" w:lineRule="auto"/>
        <w:rPr>
          <w:ins w:id="128" w:author="Theo Olsthoorn" w:date="2026-04-24T12:54:00Z" w16du:dateUtc="2026-04-24T10:54:00Z"/>
        </w:rPr>
      </w:pPr>
      <w:proofErr w:type="spellStart"/>
      <w:ins w:id="129" w:author="Theo Olsthoorn" w:date="2026-04-24T12:54:00Z" w16du:dateUtc="2026-04-24T10:54:00Z">
        <w:r>
          <w:t>Curciaal</w:t>
        </w:r>
        <w:proofErr w:type="spellEnd"/>
        <w:r>
          <w:t xml:space="preserve"> is het verband tussen weerstand ARK-bodem, kweldruk onder de deklaag en voorkomen van wellen en afvoer. Het gaat daarbij ook om </w:t>
        </w:r>
      </w:ins>
      <w:ins w:id="130" w:author="Theo Olsthoorn" w:date="2026-04-24T12:55:00Z" w16du:dateUtc="2026-04-24T10:55:00Z">
        <w:r>
          <w:t>het effect van doorgaande bodemdaling in de veengebieden langs het kanaal en de noodzaak tot het aanpassen van polderpeilen in de loop van decennia. Elke polderpeil</w:t>
        </w:r>
      </w:ins>
      <w:ins w:id="131" w:author="Theo Olsthoorn" w:date="2026-04-24T12:56:00Z" w16du:dateUtc="2026-04-24T10:56:00Z">
        <w:r>
          <w:t>verlaging veroorzaakt nieuwe wellen. De oxidatie van veen doet dat ook, maar door het lage veengewicht in mindere mate.</w:t>
        </w:r>
      </w:ins>
    </w:p>
    <w:p w14:paraId="6FBD85C4" w14:textId="235B0AF2" w:rsidR="006D7F83" w:rsidRDefault="0019052D">
      <w:pPr>
        <w:spacing w:line="240" w:lineRule="auto"/>
      </w:pPr>
      <w:del w:id="132" w:author="Theo Olsthoorn" w:date="2026-04-24T12:54:00Z" w16du:dateUtc="2026-04-24T10:54:00Z">
        <w:r w:rsidDel="00ED02B1">
          <w:delText xml:space="preserve"> </w:delText>
        </w:r>
      </w:del>
      <w:r w:rsidR="006D7F83">
        <w:br w:type="page"/>
      </w:r>
    </w:p>
    <w:p w14:paraId="62524BE6" w14:textId="500C280B" w:rsidR="00254957" w:rsidRDefault="006D7F83">
      <w:pPr>
        <w:rPr>
          <w:ins w:id="133" w:author="Theo Olsthoorn" w:date="2026-04-24T13:04:00Z" w16du:dateUtc="2026-04-24T11:04:00Z"/>
        </w:rPr>
      </w:pPr>
      <w:r w:rsidRPr="006D7F83">
        <w:rPr>
          <w:noProof/>
        </w:rPr>
        <w:drawing>
          <wp:anchor distT="0" distB="0" distL="114300" distR="114300" simplePos="0" relativeHeight="251673600" behindDoc="0" locked="0" layoutInCell="1" allowOverlap="1" wp14:anchorId="5F085C07" wp14:editId="7F04640D">
            <wp:simplePos x="0" y="0"/>
            <wp:positionH relativeFrom="column">
              <wp:posOffset>1270</wp:posOffset>
            </wp:positionH>
            <wp:positionV relativeFrom="paragraph">
              <wp:posOffset>219694</wp:posOffset>
            </wp:positionV>
            <wp:extent cx="4763135" cy="3574415"/>
            <wp:effectExtent l="0" t="0" r="0" b="6985"/>
            <wp:wrapTopAndBottom/>
            <wp:docPr id="1809838659" name="Afbeelding 1" descr="Afbeelding met kaart, tekst,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8659" name="Afbeelding 1" descr="Afbeelding met kaart, tekst, atla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3135" cy="3574415"/>
                    </a:xfrm>
                    <a:prstGeom prst="rect">
                      <a:avLst/>
                    </a:prstGeom>
                  </pic:spPr>
                </pic:pic>
              </a:graphicData>
            </a:graphic>
          </wp:anchor>
        </w:drawing>
      </w:r>
      <w:r>
        <w:t>BIJLAGE A: AHN</w:t>
      </w:r>
    </w:p>
    <w:p w14:paraId="40E0C1FE" w14:textId="5348FE21" w:rsidR="00EE7FF3" w:rsidRDefault="00EE7FF3">
      <w:pPr>
        <w:rPr>
          <w:ins w:id="134" w:author="Theo Olsthoorn" w:date="2026-04-24T13:04:00Z" w16du:dateUtc="2026-04-24T11:04:00Z"/>
        </w:rPr>
      </w:pPr>
      <w:ins w:id="135" w:author="Theo Olsthoorn" w:date="2026-04-24T13:04:00Z" w16du:dateUtc="2026-04-24T11:04:00Z">
        <w:r>
          <w:t xml:space="preserve">Y = 474200, </w:t>
        </w:r>
      </w:ins>
      <w:ins w:id="136" w:author="Theo Olsthoorn" w:date="2026-04-24T13:09:00Z" w16du:dateUtc="2026-04-24T11:09:00Z">
        <w:r>
          <w:t xml:space="preserve">West-Oost ter </w:t>
        </w:r>
      </w:ins>
      <w:ins w:id="137" w:author="Theo Olsthoorn" w:date="2026-04-24T13:04:00Z" w16du:dateUtc="2026-04-24T11:04:00Z">
        <w:r>
          <w:t xml:space="preserve">hoogte </w:t>
        </w:r>
      </w:ins>
      <w:ins w:id="138" w:author="Theo Olsthoorn" w:date="2026-04-24T13:09:00Z" w16du:dateUtc="2026-04-24T11:09:00Z">
        <w:r>
          <w:t xml:space="preserve">van </w:t>
        </w:r>
      </w:ins>
      <w:ins w:id="139" w:author="Theo Olsthoorn" w:date="2026-04-24T13:04:00Z" w16du:dateUtc="2026-04-24T11:04:00Z">
        <w:r>
          <w:t xml:space="preserve">Nederhorst </w:t>
        </w:r>
      </w:ins>
      <w:ins w:id="140" w:author="Theo Olsthoorn" w:date="2026-04-24T13:09:00Z" w16du:dateUtc="2026-04-24T11:09:00Z">
        <w:r>
          <w:t>d</w:t>
        </w:r>
      </w:ins>
      <w:ins w:id="141" w:author="Theo Olsthoorn" w:date="2026-04-24T13:04:00Z" w16du:dateUtc="2026-04-24T11:04:00Z">
        <w:r>
          <w:t>en Berg</w:t>
        </w:r>
      </w:ins>
    </w:p>
    <w:p w14:paraId="6336B093" w14:textId="77777777" w:rsidR="00EE7FF3" w:rsidRDefault="00EE7FF3"/>
    <w:p w14:paraId="2E5CCAD1" w14:textId="7D69182B" w:rsidR="006D7F83" w:rsidRDefault="006D7F83">
      <w:pPr>
        <w:spacing w:line="240" w:lineRule="auto"/>
      </w:pPr>
      <w:r>
        <w:rPr>
          <w:noProof/>
        </w:rPr>
        <w:drawing>
          <wp:anchor distT="0" distB="0" distL="114300" distR="114300" simplePos="0" relativeHeight="251676672" behindDoc="0" locked="0" layoutInCell="1" allowOverlap="1" wp14:anchorId="6E545CD5" wp14:editId="2FA82B44">
            <wp:simplePos x="0" y="0"/>
            <wp:positionH relativeFrom="column">
              <wp:posOffset>1270</wp:posOffset>
            </wp:positionH>
            <wp:positionV relativeFrom="paragraph">
              <wp:posOffset>3836035</wp:posOffset>
            </wp:positionV>
            <wp:extent cx="4797425" cy="3270250"/>
            <wp:effectExtent l="0" t="0" r="3175" b="6350"/>
            <wp:wrapTopAndBottom/>
            <wp:docPr id="7920163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7425" cy="3270250"/>
                    </a:xfrm>
                    <a:prstGeom prst="rect">
                      <a:avLst/>
                    </a:prstGeom>
                    <a:noFill/>
                  </pic:spPr>
                </pic:pic>
              </a:graphicData>
            </a:graphic>
            <wp14:sizeRelH relativeFrom="margin">
              <wp14:pctWidth>0</wp14:pctWidth>
            </wp14:sizeRelH>
            <wp14:sizeRelV relativeFrom="margin">
              <wp14:pctHeight>0</wp14:pctHeight>
            </wp14:sizeRelV>
          </wp:anchor>
        </w:drawing>
      </w:r>
      <w:r>
        <w:br w:type="page"/>
      </w:r>
    </w:p>
    <w:p w14:paraId="56FFC738" w14:textId="250E6BFF" w:rsidR="006D7F83" w:rsidRDefault="006D7F83">
      <w:r w:rsidRPr="006D7F83">
        <w:rPr>
          <w:noProof/>
        </w:rPr>
        <w:drawing>
          <wp:anchor distT="0" distB="0" distL="114300" distR="114300" simplePos="0" relativeHeight="251674624" behindDoc="0" locked="0" layoutInCell="1" allowOverlap="1" wp14:anchorId="2A3DCAB7" wp14:editId="34B6B2E8">
            <wp:simplePos x="0" y="0"/>
            <wp:positionH relativeFrom="column">
              <wp:posOffset>1270</wp:posOffset>
            </wp:positionH>
            <wp:positionV relativeFrom="paragraph">
              <wp:posOffset>276860</wp:posOffset>
            </wp:positionV>
            <wp:extent cx="4572000" cy="2210435"/>
            <wp:effectExtent l="0" t="0" r="0" b="0"/>
            <wp:wrapTopAndBottom/>
            <wp:docPr id="922365039" name="Afbeelding 1" descr="Afbeelding met tekst, schermopname, diagram, li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65039" name="Afbeelding 1" descr="Afbeelding met tekst, schermopname, diagram, lijn"/>
                    <pic:cNvPicPr/>
                  </pic:nvPicPr>
                  <pic:blipFill>
                    <a:blip r:embed="rId21">
                      <a:extLst>
                        <a:ext uri="{28A0092B-C50C-407E-A947-70E740481C1C}">
                          <a14:useLocalDpi xmlns:a14="http://schemas.microsoft.com/office/drawing/2010/main" val="0"/>
                        </a:ext>
                      </a:extLst>
                    </a:blip>
                    <a:stretch>
                      <a:fillRect/>
                    </a:stretch>
                  </pic:blipFill>
                  <pic:spPr>
                    <a:xfrm>
                      <a:off x="0" y="0"/>
                      <a:ext cx="4572000" cy="2210435"/>
                    </a:xfrm>
                    <a:prstGeom prst="rect">
                      <a:avLst/>
                    </a:prstGeom>
                  </pic:spPr>
                </pic:pic>
              </a:graphicData>
            </a:graphic>
            <wp14:sizeRelH relativeFrom="margin">
              <wp14:pctWidth>0</wp14:pctWidth>
            </wp14:sizeRelH>
            <wp14:sizeRelV relativeFrom="margin">
              <wp14:pctHeight>0</wp14:pctHeight>
            </wp14:sizeRelV>
          </wp:anchor>
        </w:drawing>
      </w:r>
      <w:r w:rsidRPr="006D7F83">
        <w:rPr>
          <w:noProof/>
        </w:rPr>
        <w:drawing>
          <wp:anchor distT="0" distB="0" distL="114300" distR="114300" simplePos="0" relativeHeight="251675648" behindDoc="0" locked="0" layoutInCell="1" allowOverlap="1" wp14:anchorId="60D5C53C" wp14:editId="3A166A07">
            <wp:simplePos x="0" y="0"/>
            <wp:positionH relativeFrom="column">
              <wp:posOffset>286517</wp:posOffset>
            </wp:positionH>
            <wp:positionV relativeFrom="paragraph">
              <wp:posOffset>2729230</wp:posOffset>
            </wp:positionV>
            <wp:extent cx="3971925" cy="2527300"/>
            <wp:effectExtent l="0" t="0" r="9525" b="6350"/>
            <wp:wrapTopAndBottom/>
            <wp:docPr id="1309827790" name="Afbeelding 1" descr="Afbeelding met kaart, tekst,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27790" name="Afbeelding 1" descr="Afbeelding met kaart, tekst, atlas"/>
                    <pic:cNvPicPr/>
                  </pic:nvPicPr>
                  <pic:blipFill>
                    <a:blip r:embed="rId22">
                      <a:extLst>
                        <a:ext uri="{28A0092B-C50C-407E-A947-70E740481C1C}">
                          <a14:useLocalDpi xmlns:a14="http://schemas.microsoft.com/office/drawing/2010/main" val="0"/>
                        </a:ext>
                      </a:extLst>
                    </a:blip>
                    <a:stretch>
                      <a:fillRect/>
                    </a:stretch>
                  </pic:blipFill>
                  <pic:spPr>
                    <a:xfrm>
                      <a:off x="0" y="0"/>
                      <a:ext cx="3971925" cy="2527300"/>
                    </a:xfrm>
                    <a:prstGeom prst="rect">
                      <a:avLst/>
                    </a:prstGeom>
                  </pic:spPr>
                </pic:pic>
              </a:graphicData>
            </a:graphic>
            <wp14:sizeRelH relativeFrom="margin">
              <wp14:pctWidth>0</wp14:pctWidth>
            </wp14:sizeRelH>
            <wp14:sizeRelV relativeFrom="margin">
              <wp14:pctHeight>0</wp14:pctHeight>
            </wp14:sizeRelV>
          </wp:anchor>
        </w:drawing>
      </w:r>
      <w:r>
        <w:t>BIJLAGE B: REGIS II</w:t>
      </w:r>
    </w:p>
    <w:p w14:paraId="75C2BF83" w14:textId="06F9005A" w:rsidR="006D7F83" w:rsidRDefault="006D7F83"/>
    <w:p w14:paraId="0CC266E4" w14:textId="795EED79" w:rsidR="006D7F83" w:rsidRDefault="006D7F83"/>
    <w:p w14:paraId="26386E04" w14:textId="0C733849" w:rsidR="006D7F83" w:rsidRDefault="006D7F83"/>
    <w:p w14:paraId="39DE9BF2" w14:textId="79546EBB" w:rsidR="006D7F83" w:rsidRDefault="006D7F83">
      <w:pPr>
        <w:rPr>
          <w:ins w:id="142" w:author="Theo Olsthoorn" w:date="2026-04-24T13:29:00Z" w16du:dateUtc="2026-04-24T11:29:00Z"/>
        </w:rPr>
      </w:pPr>
    </w:p>
    <w:p w14:paraId="583E8D9B" w14:textId="77777777" w:rsidR="005C3C18" w:rsidRDefault="005C3C18">
      <w:pPr>
        <w:rPr>
          <w:ins w:id="143" w:author="Theo Olsthoorn" w:date="2026-04-24T13:29:00Z" w16du:dateUtc="2026-04-24T11:29:00Z"/>
        </w:rPr>
      </w:pPr>
    </w:p>
    <w:p w14:paraId="09182FDA" w14:textId="77777777" w:rsidR="005C3C18" w:rsidRDefault="005C3C18">
      <w:pPr>
        <w:rPr>
          <w:ins w:id="144" w:author="Theo Olsthoorn" w:date="2026-04-24T13:29:00Z" w16du:dateUtc="2026-04-24T11:29:00Z"/>
        </w:rPr>
      </w:pPr>
    </w:p>
    <w:p w14:paraId="308C4786" w14:textId="49504A42" w:rsidR="006D7F83" w:rsidRDefault="005A6F41">
      <w:bookmarkStart w:id="145" w:name="OLE_LINK1"/>
      <w:r>
        <w:t xml:space="preserve">Beemster e.a. (2022) geven een overzicht van de bodemweerstand van het ARK, gebaseerd op modelonderzoek geijkt op basis van peilbuisreeksen. Voor de verruiming van het ARK (1977) was de diepte 4.5 m met nog ca. 1.5 m waterremmende veen laag onder de bodem. De weerstand van deze laag werd toen geraamd op 250 d. Onmiddellijk na de verruiming van 75 tot 100 m en verdieping tot </w:t>
      </w:r>
      <w:r w:rsidR="00BE339E">
        <w:t>NAP -</w:t>
      </w:r>
      <w:r>
        <w:t>6</w:t>
      </w:r>
      <w:r w:rsidR="00BE339E">
        <w:t>.4</w:t>
      </w:r>
      <w:r>
        <w:t xml:space="preserve"> m, eind 1981, werd de bodemweerstand geraamd op 40d in de 20 m brede onderwatertaluds en 10 d in het midden van het kanaal (Steenkamp, 1987) resp. op 40</w:t>
      </w:r>
      <w:r w:rsidR="00BE339E">
        <w:t xml:space="preserve"> </w:t>
      </w:r>
      <w:r>
        <w:t>d in de taluds en 6.5 d in het midden van het kanaal (Beemster, 1987). Op grond hiervan mag</w:t>
      </w:r>
      <w:r w:rsidR="003123CB">
        <w:t xml:space="preserve"> je veronderstellen dat 1) Ook onder de taluds de oorspronkelijke </w:t>
      </w:r>
      <w:proofErr w:type="spellStart"/>
      <w:r w:rsidR="003123CB">
        <w:t>watterremmende</w:t>
      </w:r>
      <w:proofErr w:type="spellEnd"/>
      <w:r w:rsidR="003123CB">
        <w:t xml:space="preserve"> laag bij de verruiming is weggebaggerd, iets dat hel</w:t>
      </w:r>
      <w:r w:rsidR="00BE339E">
        <w:t>e</w:t>
      </w:r>
      <w:r w:rsidR="003123CB">
        <w:t>maal niet noodzakelijk lijkt voor de verruiming) en dat onmiddellijk na de verruiming de bodemweerstand in het midden zeer gering was, waaruit blijkt dat de waterremmende laag daar geheel is weggegraven. Wat de weerstand bij deze verdeling over taluds en midden voor het gehele kanaal betekent is niet a priori helemaal duidelijk, maar dat kan nooit veel zijn. Waarschijnlijk komt de weerstand voor het gehele kanaal direct na de verruiming dan op ca. 10 d uit.</w:t>
      </w:r>
    </w:p>
    <w:p w14:paraId="7C3376D5" w14:textId="77777777" w:rsidR="003123CB" w:rsidRDefault="003123CB"/>
    <w:p w14:paraId="73E2A8EE" w14:textId="0F0C9EA1" w:rsidR="003123CB" w:rsidRDefault="003123CB">
      <w:r>
        <w:t>In de loop van de twee decennia die op deze verruiming volgen</w:t>
      </w:r>
      <w:r w:rsidR="00295A88">
        <w:t>,</w:t>
      </w:r>
      <w:r>
        <w:t xml:space="preserve"> nemen de grondwaterstanden langs het kanaal weer geleidelijk af. Er was blijkbaar sprake van een geleidelijke opbouw van bodemweerstand</w:t>
      </w:r>
      <w:r w:rsidR="00295A88">
        <w:t xml:space="preserve"> door verstopping</w:t>
      </w:r>
      <w:r>
        <w:t>. Uiteindelijk bereikt de bodemweerstand in 1990 een waarde van ca. 70 d over de gehele kanaalbreedte.</w:t>
      </w:r>
    </w:p>
    <w:p w14:paraId="358DA168" w14:textId="77777777" w:rsidR="003123CB" w:rsidRDefault="003123CB"/>
    <w:p w14:paraId="5B7A94F9" w14:textId="1DF6C986" w:rsidR="000A1AC7" w:rsidRDefault="003123CB">
      <w:r>
        <w:t>Tussen 2000 en 2015 neem</w:t>
      </w:r>
      <w:r w:rsidR="00295A88">
        <w:t>t</w:t>
      </w:r>
      <w:r>
        <w:t xml:space="preserve"> de kanaalbodemweerstand </w:t>
      </w:r>
      <w:r w:rsidR="00295A88">
        <w:t xml:space="preserve">echter </w:t>
      </w:r>
      <w:r>
        <w:t xml:space="preserve">weer af, het waterbezwaar van </w:t>
      </w:r>
      <w:r w:rsidR="00295A88">
        <w:t xml:space="preserve">de betroffen </w:t>
      </w:r>
      <w:r>
        <w:t xml:space="preserve">polders neemt </w:t>
      </w:r>
      <w:r w:rsidR="00295A88">
        <w:t xml:space="preserve">in die periode </w:t>
      </w:r>
      <w:r>
        <w:t xml:space="preserve">elk jaar toe, terwijl er blijkbaar ook steeds meer wellen worden geconstateerd, zowel in sloten als op het land er tussenin. </w:t>
      </w:r>
      <w:r w:rsidR="000A1AC7">
        <w:t xml:space="preserve">Ook </w:t>
      </w:r>
      <w:r w:rsidR="00295A88">
        <w:t xml:space="preserve">blijkt </w:t>
      </w:r>
      <w:r w:rsidR="000A1AC7">
        <w:t xml:space="preserve">het onderwaterprofiel </w:t>
      </w:r>
      <w:r w:rsidR="00295A88">
        <w:t xml:space="preserve">van het ARK </w:t>
      </w:r>
      <w:r w:rsidR="000A1AC7">
        <w:t xml:space="preserve">in de loop van de tijd erosiegeulen </w:t>
      </w:r>
      <w:r w:rsidR="00295A88">
        <w:t xml:space="preserve">te hebben </w:t>
      </w:r>
      <w:r w:rsidR="000A1AC7">
        <w:t>ontwikkeld onder de vaarlijnen van de schepen</w:t>
      </w:r>
      <w:r w:rsidR="00295A88">
        <w:t xml:space="preserve"> die tot 1.5 m onder de gemiddelde bodemhoogte kunnen reiken</w:t>
      </w:r>
      <w:r w:rsidR="000A1AC7">
        <w:t>.</w:t>
      </w:r>
    </w:p>
    <w:p w14:paraId="60880A8B" w14:textId="77777777" w:rsidR="000A1AC7" w:rsidRDefault="000A1AC7"/>
    <w:p w14:paraId="76112544" w14:textId="32A39AD3" w:rsidR="003123CB" w:rsidRDefault="003123CB">
      <w:r>
        <w:t>D</w:t>
      </w:r>
      <w:r w:rsidR="00295A88">
        <w:t xml:space="preserve">e van jaar op jaar toenemende hinder door wellen en stijgende </w:t>
      </w:r>
      <w:proofErr w:type="spellStart"/>
      <w:r w:rsidR="00295A88">
        <w:t>afmaling</w:t>
      </w:r>
      <w:proofErr w:type="spellEnd"/>
      <w:r w:rsidR="00295A88">
        <w:t xml:space="preserve"> van de polders </w:t>
      </w:r>
      <w:r>
        <w:t xml:space="preserve">wordt toegeschreven aan </w:t>
      </w:r>
      <w:r w:rsidR="000A1AC7">
        <w:t xml:space="preserve">afname van de bodemweerstand door de vorming </w:t>
      </w:r>
      <w:r w:rsidR="00295A88">
        <w:t xml:space="preserve">deze </w:t>
      </w:r>
      <w:r w:rsidR="000A1AC7">
        <w:t>erosiegeulen</w:t>
      </w:r>
      <w:r w:rsidR="00295A88">
        <w:t>,</w:t>
      </w:r>
      <w:r w:rsidR="000A1AC7">
        <w:t xml:space="preserve"> die samenvalt met </w:t>
      </w:r>
      <w:r>
        <w:t xml:space="preserve">de opkomst van grotere </w:t>
      </w:r>
      <w:proofErr w:type="spellStart"/>
      <w:r>
        <w:t>binnenvaarstschepen</w:t>
      </w:r>
      <w:proofErr w:type="spellEnd"/>
      <w:r w:rsidR="000A1AC7">
        <w:t xml:space="preserve"> vanaf 2000. Het faciliteren van de opkomst van de grotere binnenvaartschepen was </w:t>
      </w:r>
      <w:r>
        <w:t xml:space="preserve">natuurlijk </w:t>
      </w:r>
      <w:r w:rsidR="00295A88">
        <w:t xml:space="preserve">juist </w:t>
      </w:r>
      <w:r>
        <w:t xml:space="preserve">de reden </w:t>
      </w:r>
      <w:r w:rsidR="00295A88">
        <w:t xml:space="preserve">om </w:t>
      </w:r>
      <w:r>
        <w:t xml:space="preserve">het kanaal tussen 1977 en 1981 </w:t>
      </w:r>
      <w:r w:rsidR="00295A88">
        <w:t>te verbreden en verdiepen</w:t>
      </w:r>
      <w:r>
        <w:t xml:space="preserve">. </w:t>
      </w:r>
      <w:r w:rsidR="00295A88">
        <w:t>Deltares heeft d</w:t>
      </w:r>
      <w:r>
        <w:t xml:space="preserve">e geleidelijke toename van de </w:t>
      </w:r>
      <w:r w:rsidR="000A1AC7">
        <w:t xml:space="preserve">scheepvaart met grotere </w:t>
      </w:r>
      <w:r w:rsidR="00295A88">
        <w:t xml:space="preserve">en krachtiger </w:t>
      </w:r>
      <w:r w:rsidR="000A1AC7">
        <w:t xml:space="preserve">scheeptypen vanaf 2000 </w:t>
      </w:r>
      <w:r w:rsidR="00295A88">
        <w:t xml:space="preserve">in een rapport </w:t>
      </w:r>
      <w:r w:rsidR="000A1AC7">
        <w:t>vastgesteld.</w:t>
      </w:r>
      <w:r w:rsidR="00516D2C">
        <w:t xml:space="preserve"> </w:t>
      </w:r>
      <w:r w:rsidR="00295A88">
        <w:t>We zien aan de grafiek die Deltares daarover maakte dat er v</w:t>
      </w:r>
      <w:r w:rsidR="00516D2C">
        <w:t xml:space="preserve">anaf 2004 </w:t>
      </w:r>
      <w:r w:rsidR="00295A88">
        <w:t xml:space="preserve">op het ARK </w:t>
      </w:r>
      <w:r w:rsidR="00516D2C">
        <w:t xml:space="preserve">een continue </w:t>
      </w:r>
      <w:r w:rsidR="00295A88">
        <w:t xml:space="preserve">toename van </w:t>
      </w:r>
      <w:r w:rsidR="00516D2C">
        <w:t>het aantal grote schepen</w:t>
      </w:r>
      <w:r w:rsidR="00295A88">
        <w:t xml:space="preserve"> optrad</w:t>
      </w:r>
      <w:r w:rsidR="00516D2C">
        <w:t xml:space="preserve">, met name </w:t>
      </w:r>
      <w:r w:rsidR="00295A88">
        <w:t xml:space="preserve">die </w:t>
      </w:r>
      <w:r w:rsidR="00516D2C">
        <w:t>van het type M8, M9 en M12</w:t>
      </w:r>
      <w:r w:rsidR="00295A88">
        <w:t xml:space="preserve">. Deze toename ging </w:t>
      </w:r>
      <w:r w:rsidR="00516D2C">
        <w:t xml:space="preserve">ten koste van schepen van </w:t>
      </w:r>
      <w:r w:rsidR="00295A88">
        <w:t xml:space="preserve">schepen van het </w:t>
      </w:r>
      <w:r w:rsidR="00516D2C">
        <w:t>type M9.</w:t>
      </w:r>
    </w:p>
    <w:p w14:paraId="2B2C3415" w14:textId="086E9336" w:rsidR="009975E9" w:rsidRDefault="009975E9">
      <w:r>
        <w:t>Onderstaande tabel geeft een globaal overzicht</w:t>
      </w:r>
      <w:r w:rsidR="00295A88">
        <w:t xml:space="preserve"> van de grootte van de betreffende scheepstypen:</w:t>
      </w:r>
    </w:p>
    <w:p w14:paraId="3267B257" w14:textId="77777777" w:rsidR="009975E9" w:rsidRDefault="009975E9"/>
    <w:tbl>
      <w:tblPr>
        <w:tblStyle w:val="TableGrid"/>
        <w:tblW w:w="0" w:type="auto"/>
        <w:tblLook w:val="04A0" w:firstRow="1" w:lastRow="0" w:firstColumn="1" w:lastColumn="0" w:noHBand="0" w:noVBand="1"/>
      </w:tblPr>
      <w:tblGrid>
        <w:gridCol w:w="1248"/>
        <w:gridCol w:w="1248"/>
        <w:gridCol w:w="1248"/>
        <w:gridCol w:w="1249"/>
        <w:gridCol w:w="1482"/>
        <w:gridCol w:w="1016"/>
      </w:tblGrid>
      <w:tr w:rsidR="00516D2C" w14:paraId="3CEBE2DA" w14:textId="77777777" w:rsidTr="00516D2C">
        <w:tc>
          <w:tcPr>
            <w:tcW w:w="1248" w:type="dxa"/>
          </w:tcPr>
          <w:p w14:paraId="106B8CF7" w14:textId="77777777" w:rsidR="00516D2C" w:rsidRDefault="00516D2C"/>
        </w:tc>
        <w:tc>
          <w:tcPr>
            <w:tcW w:w="1248" w:type="dxa"/>
          </w:tcPr>
          <w:p w14:paraId="090B9E99" w14:textId="431A8EB8" w:rsidR="00516D2C" w:rsidRDefault="00516D2C">
            <w:r>
              <w:t>L [m]</w:t>
            </w:r>
          </w:p>
        </w:tc>
        <w:tc>
          <w:tcPr>
            <w:tcW w:w="1248" w:type="dxa"/>
          </w:tcPr>
          <w:p w14:paraId="1DD01645" w14:textId="280EA198" w:rsidR="00516D2C" w:rsidRDefault="00516D2C">
            <w:r>
              <w:t>B [m]</w:t>
            </w:r>
          </w:p>
        </w:tc>
        <w:tc>
          <w:tcPr>
            <w:tcW w:w="1249" w:type="dxa"/>
          </w:tcPr>
          <w:p w14:paraId="52F321DE" w14:textId="4B69FC98" w:rsidR="00516D2C" w:rsidRDefault="00516D2C">
            <w:r>
              <w:t>D [m]</w:t>
            </w:r>
          </w:p>
        </w:tc>
        <w:tc>
          <w:tcPr>
            <w:tcW w:w="1482" w:type="dxa"/>
          </w:tcPr>
          <w:p w14:paraId="54672274" w14:textId="11D210AF" w:rsidR="00516D2C" w:rsidRDefault="00516D2C">
            <w:proofErr w:type="spellStart"/>
            <w:r>
              <w:t>Laadverm</w:t>
            </w:r>
            <w:proofErr w:type="spellEnd"/>
            <w:r>
              <w:t xml:space="preserve"> (t)</w:t>
            </w:r>
          </w:p>
        </w:tc>
        <w:tc>
          <w:tcPr>
            <w:tcW w:w="1016" w:type="dxa"/>
          </w:tcPr>
          <w:p w14:paraId="13A1B00F" w14:textId="3573528A" w:rsidR="00516D2C" w:rsidRDefault="009975E9">
            <w:proofErr w:type="gramStart"/>
            <w:r>
              <w:t>pk</w:t>
            </w:r>
            <w:proofErr w:type="gramEnd"/>
          </w:p>
        </w:tc>
      </w:tr>
      <w:tr w:rsidR="00516D2C" w14:paraId="214E14B5" w14:textId="77777777" w:rsidTr="00516D2C">
        <w:tc>
          <w:tcPr>
            <w:tcW w:w="1248" w:type="dxa"/>
          </w:tcPr>
          <w:p w14:paraId="406A8FE6" w14:textId="7F67F9A2" w:rsidR="00516D2C" w:rsidRDefault="00516D2C">
            <w:r>
              <w:t>M7</w:t>
            </w:r>
          </w:p>
        </w:tc>
        <w:tc>
          <w:tcPr>
            <w:tcW w:w="1248" w:type="dxa"/>
          </w:tcPr>
          <w:p w14:paraId="531F4810" w14:textId="4D4F5B85" w:rsidR="00516D2C" w:rsidRDefault="00516D2C">
            <w:r>
              <w:t>105</w:t>
            </w:r>
          </w:p>
        </w:tc>
        <w:tc>
          <w:tcPr>
            <w:tcW w:w="1248" w:type="dxa"/>
          </w:tcPr>
          <w:p w14:paraId="721C8206" w14:textId="2F49A506" w:rsidR="00516D2C" w:rsidRDefault="00516D2C">
            <w:r>
              <w:t>9,50</w:t>
            </w:r>
          </w:p>
        </w:tc>
        <w:tc>
          <w:tcPr>
            <w:tcW w:w="1249" w:type="dxa"/>
          </w:tcPr>
          <w:p w14:paraId="4AB515D1" w14:textId="244D3C2B" w:rsidR="00516D2C" w:rsidRDefault="00516D2C">
            <w:r>
              <w:t>3,00</w:t>
            </w:r>
          </w:p>
        </w:tc>
        <w:tc>
          <w:tcPr>
            <w:tcW w:w="1482" w:type="dxa"/>
          </w:tcPr>
          <w:p w14:paraId="2012D3A9" w14:textId="78CC4129" w:rsidR="00516D2C" w:rsidRDefault="00516D2C">
            <w:r>
              <w:t>2050</w:t>
            </w:r>
          </w:p>
        </w:tc>
        <w:tc>
          <w:tcPr>
            <w:tcW w:w="1016" w:type="dxa"/>
          </w:tcPr>
          <w:p w14:paraId="0D4EC0FB" w14:textId="126C3205" w:rsidR="00516D2C" w:rsidRDefault="009975E9">
            <w:r>
              <w:t>2000</w:t>
            </w:r>
          </w:p>
        </w:tc>
      </w:tr>
      <w:tr w:rsidR="00516D2C" w14:paraId="674A2C1D" w14:textId="77777777" w:rsidTr="00516D2C">
        <w:tc>
          <w:tcPr>
            <w:tcW w:w="1248" w:type="dxa"/>
          </w:tcPr>
          <w:p w14:paraId="4B7D2E15" w14:textId="545041EA" w:rsidR="00516D2C" w:rsidRDefault="00516D2C">
            <w:r>
              <w:t>M8</w:t>
            </w:r>
          </w:p>
        </w:tc>
        <w:tc>
          <w:tcPr>
            <w:tcW w:w="1248" w:type="dxa"/>
          </w:tcPr>
          <w:p w14:paraId="1C5DBCAA" w14:textId="65D5F5CA" w:rsidR="00516D2C" w:rsidRDefault="00516D2C">
            <w:r>
              <w:t>110</w:t>
            </w:r>
          </w:p>
        </w:tc>
        <w:tc>
          <w:tcPr>
            <w:tcW w:w="1248" w:type="dxa"/>
          </w:tcPr>
          <w:p w14:paraId="531B81D9" w14:textId="3085928F" w:rsidR="00516D2C" w:rsidRDefault="00516D2C">
            <w:r>
              <w:t>11,40</w:t>
            </w:r>
          </w:p>
        </w:tc>
        <w:tc>
          <w:tcPr>
            <w:tcW w:w="1249" w:type="dxa"/>
          </w:tcPr>
          <w:p w14:paraId="61515598" w14:textId="112454D8" w:rsidR="00516D2C" w:rsidRDefault="00516D2C">
            <w:r>
              <w:t>3,50</w:t>
            </w:r>
          </w:p>
        </w:tc>
        <w:tc>
          <w:tcPr>
            <w:tcW w:w="1482" w:type="dxa"/>
          </w:tcPr>
          <w:p w14:paraId="084D9A6A" w14:textId="12DC307B" w:rsidR="00516D2C" w:rsidRDefault="00516D2C">
            <w:r>
              <w:t>3300</w:t>
            </w:r>
          </w:p>
        </w:tc>
        <w:tc>
          <w:tcPr>
            <w:tcW w:w="1016" w:type="dxa"/>
          </w:tcPr>
          <w:p w14:paraId="24298118" w14:textId="1EAC58C5" w:rsidR="00516D2C" w:rsidRDefault="009975E9">
            <w:r>
              <w:t>2000</w:t>
            </w:r>
          </w:p>
        </w:tc>
      </w:tr>
      <w:tr w:rsidR="00516D2C" w14:paraId="401F5482" w14:textId="77777777" w:rsidTr="00516D2C">
        <w:tc>
          <w:tcPr>
            <w:tcW w:w="1248" w:type="dxa"/>
          </w:tcPr>
          <w:p w14:paraId="238B4FCB" w14:textId="7638E6FE" w:rsidR="00516D2C" w:rsidRDefault="00516D2C">
            <w:r>
              <w:t>M12</w:t>
            </w:r>
          </w:p>
        </w:tc>
        <w:tc>
          <w:tcPr>
            <w:tcW w:w="1248" w:type="dxa"/>
          </w:tcPr>
          <w:p w14:paraId="3280F0DE" w14:textId="723E3BC5" w:rsidR="00516D2C" w:rsidRDefault="00516D2C">
            <w:r>
              <w:t>135</w:t>
            </w:r>
          </w:p>
        </w:tc>
        <w:tc>
          <w:tcPr>
            <w:tcW w:w="1248" w:type="dxa"/>
          </w:tcPr>
          <w:p w14:paraId="17A5517D" w14:textId="350A1B0D" w:rsidR="00516D2C" w:rsidRDefault="00516D2C">
            <w:r>
              <w:t>17,00</w:t>
            </w:r>
          </w:p>
        </w:tc>
        <w:tc>
          <w:tcPr>
            <w:tcW w:w="1249" w:type="dxa"/>
          </w:tcPr>
          <w:p w14:paraId="3C33DDE9" w14:textId="498A4D4A" w:rsidR="00516D2C" w:rsidRDefault="00516D2C">
            <w:r>
              <w:t>4.4</w:t>
            </w:r>
          </w:p>
        </w:tc>
        <w:tc>
          <w:tcPr>
            <w:tcW w:w="1482" w:type="dxa"/>
          </w:tcPr>
          <w:p w14:paraId="2CD501A5" w14:textId="7B52323F" w:rsidR="00516D2C" w:rsidRDefault="00516D2C">
            <w:r>
              <w:t>9500</w:t>
            </w:r>
          </w:p>
        </w:tc>
        <w:tc>
          <w:tcPr>
            <w:tcW w:w="1016" w:type="dxa"/>
          </w:tcPr>
          <w:p w14:paraId="02ACF428" w14:textId="37B9AB2A" w:rsidR="00516D2C" w:rsidRDefault="009975E9">
            <w:r>
              <w:t>4000</w:t>
            </w:r>
          </w:p>
        </w:tc>
      </w:tr>
    </w:tbl>
    <w:p w14:paraId="752255FC" w14:textId="77777777" w:rsidR="00516D2C" w:rsidRDefault="00516D2C"/>
    <w:p w14:paraId="6ADCCF8C" w14:textId="4C1EC101" w:rsidR="009975E9" w:rsidRDefault="009975E9">
      <w:r>
        <w:t xml:space="preserve">Met name de M12 schepen hebben een grotere diepgang en </w:t>
      </w:r>
      <w:r w:rsidR="00295A88">
        <w:t xml:space="preserve">in potentie een </w:t>
      </w:r>
      <w:r>
        <w:t>veel groter schroefvermogen. De schroefdiameter van M7/M8 schepen ligt in rond 2m</w:t>
      </w:r>
      <w:r w:rsidR="00295A88">
        <w:t>;</w:t>
      </w:r>
      <w:r>
        <w:t xml:space="preserve"> </w:t>
      </w:r>
      <w:r w:rsidR="00295A88">
        <w:t>s</w:t>
      </w:r>
      <w:r>
        <w:t>chroefdiameters bij M12 schepen zijn vaak groter of worden in straalbuizen geplaatst om het rendement bij 4 m diepte te optimaliseren (Wikipedia).</w:t>
      </w:r>
    </w:p>
    <w:p w14:paraId="78F90098" w14:textId="77777777" w:rsidR="000A1AC7" w:rsidRDefault="000A1AC7"/>
    <w:p w14:paraId="4A70833A" w14:textId="31250257" w:rsidR="009975E9" w:rsidRDefault="000A1AC7">
      <w:r>
        <w:t>Na 2015 neemt het waterbezwaar van de naastgelegen polders niet meer toe (Beemster e.a. 2022). Het ligt voor de hand te veronderstellen dat er tegen die tijd een nieuw evenwicht is ontstaan in die zin dat de erosiegeulen hun uiteindelijke evenwichtsdiepte toen min of meer hadden bereikt</w:t>
      </w:r>
      <w:r w:rsidR="009975E9">
        <w:t xml:space="preserve">. Men zou kunnen verwachten dat </w:t>
      </w:r>
      <w:r w:rsidR="000D5AD3">
        <w:t xml:space="preserve">de verstopping zich </w:t>
      </w:r>
      <w:r w:rsidR="009975E9">
        <w:t>vanaf 2015</w:t>
      </w:r>
      <w:r w:rsidR="000D5AD3">
        <w:t>, dus</w:t>
      </w:r>
      <w:r w:rsidR="009975E9">
        <w:t xml:space="preserve"> zonder verdere bodemerosie</w:t>
      </w:r>
      <w:r w:rsidR="000D5AD3">
        <w:t>,</w:t>
      </w:r>
      <w:r w:rsidR="009975E9">
        <w:t xml:space="preserve"> opnieuw zou laten gelden. Maar van afname van het waterbezwaar </w:t>
      </w:r>
      <w:r w:rsidR="000D5AD3">
        <w:t xml:space="preserve">is tussen </w:t>
      </w:r>
      <w:r w:rsidR="009975E9">
        <w:t xml:space="preserve">2015 </w:t>
      </w:r>
      <w:r w:rsidR="000D5AD3">
        <w:t xml:space="preserve">en </w:t>
      </w:r>
      <w:r w:rsidR="009975E9">
        <w:t xml:space="preserve">2022 nog niets te </w:t>
      </w:r>
      <w:r w:rsidR="000D5AD3">
        <w:t>gebleken, wel stagnatie</w:t>
      </w:r>
      <w:r w:rsidR="009975E9">
        <w:t>.</w:t>
      </w:r>
    </w:p>
    <w:p w14:paraId="58918B37" w14:textId="77777777" w:rsidR="00BE339E" w:rsidRDefault="00BE339E"/>
    <w:p w14:paraId="3B910A0D" w14:textId="21A090C2" w:rsidR="00841B30" w:rsidRDefault="000D5AD3">
      <w:r>
        <w:t xml:space="preserve">Het geschetste verloop is ook bestudeerd aan de hand van het </w:t>
      </w:r>
      <w:r w:rsidR="0015662F">
        <w:t>langjarige verloop van de stijghoogte in een aantal Peilbuizen</w:t>
      </w:r>
      <w:r>
        <w:t>,</w:t>
      </w:r>
      <w:r w:rsidR="0015662F">
        <w:t xml:space="preserve"> waarvan gegevens voorhanden zijn sinds ongeveer 1975. </w:t>
      </w:r>
      <w:r>
        <w:t>In deze Peilbuizen, voor zover</w:t>
      </w:r>
      <w:r w:rsidR="0015662F">
        <w:t xml:space="preserve"> vlak langs het ARK</w:t>
      </w:r>
      <w:r>
        <w:t>,</w:t>
      </w:r>
      <w:r w:rsidR="0015662F">
        <w:t xml:space="preserve"> is de stijghoogte </w:t>
      </w:r>
      <w:r>
        <w:t xml:space="preserve">op het moment van </w:t>
      </w:r>
      <w:r w:rsidR="0015662F">
        <w:t xml:space="preserve">de verruiming </w:t>
      </w:r>
      <w:r>
        <w:t xml:space="preserve">destijds </w:t>
      </w:r>
      <w:r w:rsidR="0015662F">
        <w:t xml:space="preserve">met maximaal ca. 0.5 m gestegen en in de 10 jaar (niet 20 jaar) </w:t>
      </w:r>
      <w:r>
        <w:t xml:space="preserve">daaropvolgend </w:t>
      </w:r>
      <w:r w:rsidR="0015662F">
        <w:t>geleidelijk</w:t>
      </w:r>
      <w:r>
        <w:t xml:space="preserve"> weer</w:t>
      </w:r>
      <w:r w:rsidR="0015662F">
        <w:t xml:space="preserve"> afgenomen tot iets boven wat ze waren voor</w:t>
      </w:r>
      <w:r>
        <w:t>afgaand aan</w:t>
      </w:r>
      <w:r w:rsidR="0015662F">
        <w:t xml:space="preserve"> de verruiming. Tussen ca. 1990 en 1998 waren de stijghoogte praktisch, stabiel, waarna zich geleidelijk een stijging inzette die na vanaf 2005 lijkt te versnellen. Dat rond 2015 aan de stijging van de stijghoogte een eind zou zijn gekomen</w:t>
      </w:r>
      <w:r w:rsidR="00841B30">
        <w:t>,</w:t>
      </w:r>
      <w:r w:rsidR="0015662F">
        <w:t xml:space="preserve"> blijkt niet uit het verloop van de stijghoogten getoond in Beemster e.a. (2022). Rond 2018 lijken de stijghoogten weer grotendeels overeen te komen met die direct na de verruiming in 1981. De lange meetreeksen zijn </w:t>
      </w:r>
      <w:r w:rsidR="00841B30">
        <w:t xml:space="preserve">weliswaar </w:t>
      </w:r>
      <w:r w:rsidR="0015662F">
        <w:t>bep</w:t>
      </w:r>
      <w:r w:rsidR="002A7A4C">
        <w:t xml:space="preserve">erkt in aantal, maar dit is de </w:t>
      </w:r>
      <w:r w:rsidR="00841B30">
        <w:t xml:space="preserve">toch </w:t>
      </w:r>
      <w:r w:rsidR="002A7A4C">
        <w:t xml:space="preserve">indruk die </w:t>
      </w:r>
      <w:r w:rsidR="00841B30">
        <w:t xml:space="preserve">zijn verschaffen </w:t>
      </w:r>
      <w:r w:rsidR="002A7A4C">
        <w:t>op grond van fig. 4</w:t>
      </w:r>
      <w:r w:rsidR="00841B30">
        <w:t>.</w:t>
      </w:r>
      <w:r w:rsidR="002A7A4C">
        <w:t>1 in Beemster e.a. (2022).</w:t>
      </w:r>
    </w:p>
    <w:p w14:paraId="49AB7D4E" w14:textId="77777777" w:rsidR="00841B30" w:rsidRDefault="00841B30"/>
    <w:p w14:paraId="07388440" w14:textId="0AF86951" w:rsidR="00BE339E" w:rsidRDefault="002A7A4C">
      <w:r>
        <w:t>Het detailverloop in pe</w:t>
      </w:r>
      <w:r w:rsidR="00295A88">
        <w:t>i</w:t>
      </w:r>
      <w:r>
        <w:t>lbuis E0166.2 dicht naast het ARK</w:t>
      </w:r>
      <w:r w:rsidR="00841B30">
        <w:t xml:space="preserve">, fig.4.3 in </w:t>
      </w:r>
      <w:r>
        <w:t>Beemster e.a. (2022)</w:t>
      </w:r>
      <w:r w:rsidR="00841B30">
        <w:t>,</w:t>
      </w:r>
      <w:r w:rsidR="00FD40E9">
        <w:t xml:space="preserve"> </w:t>
      </w:r>
      <w:r>
        <w:t xml:space="preserve">bevestigt de hiervoor beschreven indruk </w:t>
      </w:r>
      <w:r w:rsidR="00841B30">
        <w:t xml:space="preserve">verkregen </w:t>
      </w:r>
      <w:r>
        <w:t xml:space="preserve">uit het verloop van een bundel lange peilbuisreeksen. De acute verhoging in 1981 is </w:t>
      </w:r>
      <w:r w:rsidR="00841B30">
        <w:t>voor peilbuis E0166.2</w:t>
      </w:r>
      <w:r w:rsidR="00FD40E9">
        <w:t xml:space="preserve"> </w:t>
      </w:r>
      <w:r>
        <w:t>ca. 0.65 m, neemt vervolgens gestaag af met ca. 0.55 m in 1992, waarna zich een geleidelijke stijging inzet</w:t>
      </w:r>
      <w:r w:rsidR="00FD40E9">
        <w:t>,</w:t>
      </w:r>
      <w:r>
        <w:t xml:space="preserve"> die tot het einde van de grafiek in 2021 doorzet. </w:t>
      </w:r>
      <w:r w:rsidR="00FD40E9">
        <w:t>Deze peilbuis geeft geen enkele blijk dat</w:t>
      </w:r>
      <w:r>
        <w:t xml:space="preserve"> een eindstadium</w:t>
      </w:r>
      <w:r w:rsidR="00FD40E9">
        <w:t xml:space="preserve"> inmiddels is bereikt</w:t>
      </w:r>
      <w:r>
        <w:t>. De uitgebreide tijdreeksanalyse die vervolgens op deze peilbuis wordt gedaan bevestigt deze bevindingen.</w:t>
      </w:r>
    </w:p>
    <w:p w14:paraId="42CEF1B2" w14:textId="77777777" w:rsidR="00E21B49" w:rsidRDefault="00E21B49"/>
    <w:p w14:paraId="604B1297" w14:textId="0673BB1F" w:rsidR="007C1F89" w:rsidRDefault="007C1F89">
      <w:r>
        <w:t>Het modelonderzoek van Beemster e.a. (2022) laat een afname van de verhoging van de stijghoogt</w:t>
      </w:r>
      <w:r w:rsidR="00E83727">
        <w:t>e</w:t>
      </w:r>
      <w:r w:rsidR="00FD40E9">
        <w:t xml:space="preserve"> zien van 50 cm </w:t>
      </w:r>
      <w:r>
        <w:t xml:space="preserve">direct </w:t>
      </w:r>
      <w:r w:rsidR="00FD40E9">
        <w:t xml:space="preserve">naast </w:t>
      </w:r>
      <w:r>
        <w:t xml:space="preserve">het kanaal naar 5 cm op 2.5 km afstand. Hier volgt een spreidingslengte uit van ca. 1000 m. Bij polders BBO en HGP komt de verhoging van de stijghoogte minder ver </w:t>
      </w:r>
      <w:r w:rsidR="00FD40E9">
        <w:t xml:space="preserve">als gevolg van de </w:t>
      </w:r>
      <w:r>
        <w:t>vel</w:t>
      </w:r>
      <w:r w:rsidR="00FD40E9">
        <w:t>e</w:t>
      </w:r>
      <w:r>
        <w:t xml:space="preserve"> wellen</w:t>
      </w:r>
      <w:r w:rsidR="00FD40E9">
        <w:t>,</w:t>
      </w:r>
      <w:r>
        <w:t xml:space="preserve"> die voor drukontlasting zorgen.</w:t>
      </w:r>
    </w:p>
    <w:p w14:paraId="67844AED" w14:textId="77777777" w:rsidR="00A609F8" w:rsidRDefault="00A609F8"/>
    <w:p w14:paraId="165B8F8C" w14:textId="6A06932A" w:rsidR="00A609F8" w:rsidRDefault="00A609F8">
      <w:r>
        <w:t xml:space="preserve">Consistent met het tijdsverloop van de stijghoogten tonen Beemster e.a. (2022) ook de toename van het waterbezwaar van kwelwater </w:t>
      </w:r>
      <w:r w:rsidR="00FD40E9">
        <w:t xml:space="preserve">in </w:t>
      </w:r>
      <w:r>
        <w:t xml:space="preserve">de drie betroffen polders aan. Het </w:t>
      </w:r>
      <w:r w:rsidR="00FD40E9">
        <w:t xml:space="preserve">grafische </w:t>
      </w:r>
      <w:r>
        <w:t xml:space="preserve">verloop </w:t>
      </w:r>
      <w:r w:rsidR="00FD40E9">
        <w:t xml:space="preserve">laat zien dat </w:t>
      </w:r>
      <w:r>
        <w:t xml:space="preserve">de toename stagneert rond 2015, terwijl dat voor de stijghoogten niet het geval lijkt. Deze </w:t>
      </w:r>
      <w:r w:rsidR="00FD40E9">
        <w:t>uitmalings</w:t>
      </w:r>
      <w:r>
        <w:t>toename tussen 2000 en 2015 is groot</w:t>
      </w:r>
      <w:r w:rsidR="00FD40E9">
        <w:t>:</w:t>
      </w:r>
      <w:r>
        <w:t xml:space="preserve"> de niet neerslag-gerelateerde </w:t>
      </w:r>
      <w:proofErr w:type="spellStart"/>
      <w:r>
        <w:t>uit</w:t>
      </w:r>
      <w:r w:rsidR="00FD40E9">
        <w:t>maing</w:t>
      </w:r>
      <w:proofErr w:type="spellEnd"/>
      <w:r>
        <w:t xml:space="preserve"> van de polder HGP is in die periode ongeveer </w:t>
      </w:r>
      <w:proofErr w:type="spellStart"/>
      <w:r>
        <w:t>verzevenvoudigd</w:t>
      </w:r>
      <w:proofErr w:type="spellEnd"/>
      <w:r w:rsidR="00FD40E9">
        <w:t>;</w:t>
      </w:r>
      <w:r>
        <w:t xml:space="preserve"> die van de polder </w:t>
      </w:r>
      <w:proofErr w:type="spellStart"/>
      <w:r>
        <w:t>Braambrugge</w:t>
      </w:r>
      <w:proofErr w:type="spellEnd"/>
      <w:r>
        <w:t xml:space="preserve"> Oostzijde </w:t>
      </w:r>
      <w:r w:rsidR="00FD40E9">
        <w:t xml:space="preserve">is bij benadering </w:t>
      </w:r>
      <w:r>
        <w:t>verdrievoudigd en dat geldt ook voor de polders Holland, Sticht en Voorburg en Honderd West. Ten opzichte van de normale afvoer van het neerslagoverschot en kwel rond 2000</w:t>
      </w:r>
      <w:r w:rsidR="00FD40E9">
        <w:t>,</w:t>
      </w:r>
      <w:r>
        <w:t xml:space="preserve"> is de uitmaling van deze polders verdubbeld tot verdrievoudigd.</w:t>
      </w:r>
    </w:p>
    <w:p w14:paraId="3F5D2E97" w14:textId="77777777" w:rsidR="00A609F8" w:rsidRDefault="00A609F8"/>
    <w:p w14:paraId="5FA1D206" w14:textId="7F7011B3" w:rsidR="00FD40E9" w:rsidRDefault="00FD40E9">
      <w:r>
        <w:t>Beemster e.a. (2022) berekenen ook de infiltratie via de bodem van het ARK. Voor hun modelgebied is dat tussen 2000 en 2020 ongeveer verviervoudigd (tabel 6.1).</w:t>
      </w:r>
    </w:p>
    <w:p w14:paraId="5F3753BB" w14:textId="77777777" w:rsidR="00FD40E9" w:rsidRDefault="00FD40E9"/>
    <w:p w14:paraId="05296768" w14:textId="07B3459D" w:rsidR="00FD40E9" w:rsidRDefault="00FD40E9">
      <w:r>
        <w:t xml:space="preserve">Het zijn de genoemde polders die een groot </w:t>
      </w:r>
      <w:proofErr w:type="spellStart"/>
      <w:r>
        <w:t>opbarstrisico</w:t>
      </w:r>
      <w:proofErr w:type="spellEnd"/>
      <w:r>
        <w:t xml:space="preserve"> hebben, zowel op basis van het voorkomen van wellen als op basis van de stijghoogte onder de </w:t>
      </w:r>
      <w:r w:rsidR="00AE3B2B">
        <w:t>waterremmende deklaag en het natte gewicht daarvan.</w:t>
      </w:r>
    </w:p>
    <w:p w14:paraId="47A99FD5" w14:textId="77777777" w:rsidR="00AE3B2B" w:rsidRDefault="00AE3B2B"/>
    <w:p w14:paraId="38E64E01" w14:textId="280DA679" w:rsidR="00AE3B2B" w:rsidRDefault="00AE3B2B">
      <w:r>
        <w:t>De door Beemster e.a. (2022) voorgestelde maatregelen zijn</w:t>
      </w:r>
    </w:p>
    <w:p w14:paraId="74BBA6C4" w14:textId="68F5D888" w:rsidR="00AE3B2B" w:rsidRDefault="00AE3B2B"/>
    <w:p w14:paraId="40203BF6" w14:textId="5CFFB3CA" w:rsidR="00AE3B2B" w:rsidRDefault="00AE3B2B" w:rsidP="00AE3B2B">
      <w:pPr>
        <w:pStyle w:val="ListParagraph"/>
        <w:numPr>
          <w:ilvl w:val="0"/>
          <w:numId w:val="13"/>
        </w:numPr>
      </w:pPr>
      <w:r>
        <w:t>Percelen verhogen met klei (vergroten gewicht van de bovenlaag).</w:t>
      </w:r>
    </w:p>
    <w:p w14:paraId="4CCA4FF6" w14:textId="2C0AEA5A" w:rsidR="00AE3B2B" w:rsidRDefault="00AE3B2B" w:rsidP="00AE3B2B">
      <w:pPr>
        <w:pStyle w:val="ListParagraph"/>
        <w:numPr>
          <w:ilvl w:val="0"/>
          <w:numId w:val="13"/>
        </w:numPr>
      </w:pPr>
      <w:r>
        <w:t>Aanleg van brede teensloten die door de deklaag tot in het pleistoceen reiken. Dus minimaal ca. 4.5 m diep (Wegnemen druk naast het kanaal).</w:t>
      </w:r>
    </w:p>
    <w:p w14:paraId="202383B9" w14:textId="46C27DD8" w:rsidR="00AE3B2B" w:rsidRDefault="00AE3B2B" w:rsidP="00AE3B2B">
      <w:pPr>
        <w:pStyle w:val="ListParagraph"/>
        <w:numPr>
          <w:ilvl w:val="0"/>
          <w:numId w:val="13"/>
        </w:numPr>
      </w:pPr>
      <w:r>
        <w:t>Bevorderen van dichtslibben van de kanaalbodem door verlaging van de maximumsnelheid van schepen op kwetsbare trajecten (minder turbulentie, minder erosie betere bezinking)</w:t>
      </w:r>
    </w:p>
    <w:p w14:paraId="4A45A4B8" w14:textId="617945EC" w:rsidR="00A609F8" w:rsidRDefault="00AE3B2B" w:rsidP="003C563B">
      <w:pPr>
        <w:pStyle w:val="ListParagraph"/>
        <w:numPr>
          <w:ilvl w:val="0"/>
          <w:numId w:val="13"/>
        </w:numPr>
      </w:pPr>
      <w:r>
        <w:t>Afdichting op de kanaalbodem aanbrengen met klei of bentoniet. Wat Beemster e.a. (2022) als de ideale oplossing zien.</w:t>
      </w:r>
    </w:p>
    <w:p w14:paraId="475C543D" w14:textId="77777777" w:rsidR="00AE3B2B" w:rsidRDefault="00AE3B2B"/>
    <w:p w14:paraId="2A2E5F0F" w14:textId="30F6291C" w:rsidR="00910012" w:rsidRDefault="00AE3B2B">
      <w:r>
        <w:t xml:space="preserve">Beemster e.a. (2022) </w:t>
      </w:r>
      <w:r w:rsidR="00910012">
        <w:t xml:space="preserve">wijden een hoofdstuk aan </w:t>
      </w:r>
      <w:proofErr w:type="spellStart"/>
      <w:r w:rsidR="00910012">
        <w:t>s</w:t>
      </w:r>
      <w:r>
        <w:t>eizoensvariaties</w:t>
      </w:r>
      <w:proofErr w:type="spellEnd"/>
      <w:r>
        <w:t xml:space="preserve"> in de stijghoogten en de waterbalans</w:t>
      </w:r>
      <w:r w:rsidR="00910012">
        <w:t xml:space="preserve"> die uit hun metingen blijken. Dit wordt geweten aan de temperatuur van het ARK-water waardoor de viscositeit door het jaar heen met een factor van ca. 2 fluctueert en daarmee in potentie ook het infiltratiedebiet. Ook de temperatuur van het water in Peilbuizen fluctueert door het jaar heen. Het is niet a priori duidelijk dat dit door het ARK-water komt, want ook zonder grondwaterstroming varieert de temperatuur in de grond door het jaar heen tot op een diepte van ca. 15-20 m door warmtegeleiding vanaf het maaiveld. Dat de jaarlijkse variatie van de temperatuur van het kanaalwater in Peilbuizen op enige afstand nog tot een eveneens jaarlijkse temperatuurvariatie veroorzaakt dit bovendien nog in fase zijn met het verloop in het ARK is door vertraging en uitvlakking uiterst onwaarschijnlijk. Geleiding vanaf het maaiveld lijkt hier de meest voor de hand liggende oorzaak. </w:t>
      </w:r>
    </w:p>
    <w:p w14:paraId="7699723E" w14:textId="77777777" w:rsidR="00910012" w:rsidRDefault="00910012"/>
    <w:p w14:paraId="32E0ADC1" w14:textId="2E834A81" w:rsidR="007C1F89" w:rsidRDefault="00910012">
      <w:r>
        <w:t>Hoe de kanaalwatertemperatuur de infiltratieflux door het jaar heen beïnvloedt hangt sterk af van de locatie van de weerstand die het water ondervindt. Hoe meer de infiltratieweerstand is geconcentreerd in een dunne laag op of in de kanaalbodem, hoe directer de infiltratie samenhangt met de temperatuur van het kanaalwater.</w:t>
      </w:r>
      <w:r w:rsidR="00F2419D">
        <w:t xml:space="preserve"> Dit fenomeen kan gesimuleerd worden door het watertransport en zijn temperatuur met daaraan gekoppeld de viscositeit mee de modelleren. Het is in elk geval duidelijk dat viscositeit hier de dominerende factor is.</w:t>
      </w:r>
    </w:p>
    <w:p w14:paraId="23BDD22D" w14:textId="77777777" w:rsidR="00F2419D" w:rsidRDefault="00F2419D"/>
    <w:p w14:paraId="6CDD1312" w14:textId="6192A3F7" w:rsidR="00F2419D" w:rsidRDefault="00F2419D">
      <w:r>
        <w:t>Een interessant aspect dat Beemster e.a. (2022) naar voren brengen is mogelijk in de zomer opdrijven van de toplaag wanneer die in de droge periode lichter is, net als bij het bezwijken van de veendijk in Wilnis in 2003 het geval is geweest. Dit is een interessante gedachte. Immers we moeten er gewoon vanuit gaan dat de toplaag opdrijft wanneer de druk eronder groter is dan zijn gewicht. Dat laatste kan in de betrokken polders gemakkelijk voorkomen en is vermoedelijk ook de oorzaak van het ontstaan van wellen. In de zomer, wanneer de bovenliggende grond lichter is dan in de winter, is horizontaal watertransport tussen de onderzijde van de deklaag en de top van het pleistoceen dan makkelijker wat de aanvoer naar wellen kan versterken. Hierdoor kan de kwel via wellen in de zomer groter zijn dan in de winter.</w:t>
      </w:r>
    </w:p>
    <w:bookmarkEnd w:id="145"/>
    <w:p w14:paraId="06657403" w14:textId="77777777" w:rsidR="00F2419D" w:rsidRDefault="00F2419D"/>
    <w:p w14:paraId="01717BB8" w14:textId="77777777" w:rsidR="00F2419D" w:rsidRDefault="00F2419D"/>
    <w:p w14:paraId="5B4D89CB" w14:textId="77777777" w:rsidR="007C1F89" w:rsidRDefault="007C1F89"/>
    <w:p w14:paraId="2559FCE7" w14:textId="77777777" w:rsidR="009975E9" w:rsidRDefault="009975E9"/>
    <w:p w14:paraId="536425D4" w14:textId="77777777" w:rsidR="000A1AC7" w:rsidRPr="009D4B0C" w:rsidRDefault="000A1AC7"/>
    <w:sectPr w:rsidR="000A1AC7" w:rsidRPr="009D4B0C">
      <w:headerReference w:type="default" r:id="rId23"/>
      <w:headerReference w:type="first" r:id="rId24"/>
      <w:pgSz w:w="11905" w:h="16837"/>
      <w:pgMar w:top="2948" w:right="2817" w:bottom="1020" w:left="1587" w:header="0" w:footer="0"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B358F" w14:textId="77777777" w:rsidR="0050405C" w:rsidRDefault="0050405C">
      <w:pPr>
        <w:spacing w:line="240" w:lineRule="auto"/>
      </w:pPr>
      <w:r>
        <w:separator/>
      </w:r>
    </w:p>
  </w:endnote>
  <w:endnote w:type="continuationSeparator" w:id="0">
    <w:p w14:paraId="6A36133A" w14:textId="77777777" w:rsidR="0050405C" w:rsidRDefault="005040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DejaVu Sans">
    <w:altName w:val="Arial"/>
    <w:panose1 w:val="020B0604020202020204"/>
    <w:charset w:val="00"/>
    <w:family w:val="roman"/>
    <w:pitch w:val="default"/>
  </w:font>
  <w:font w:name="Lohit Hindi">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7C35" w14:textId="77777777" w:rsidR="0050405C" w:rsidRDefault="0050405C">
      <w:pPr>
        <w:spacing w:line="240" w:lineRule="auto"/>
      </w:pPr>
      <w:r>
        <w:separator/>
      </w:r>
    </w:p>
  </w:footnote>
  <w:footnote w:type="continuationSeparator" w:id="0">
    <w:p w14:paraId="38998141" w14:textId="77777777" w:rsidR="0050405C" w:rsidRDefault="005040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0352" w14:textId="77777777" w:rsidR="00BA7192" w:rsidRDefault="006A0A78">
    <w:r>
      <w:rPr>
        <w:noProof/>
      </w:rPr>
      <mc:AlternateContent>
        <mc:Choice Requires="wps">
          <w:drawing>
            <wp:anchor distT="0" distB="0" distL="0" distR="0" simplePos="0" relativeHeight="251652096" behindDoc="0" locked="1" layoutInCell="1" allowOverlap="1" wp14:anchorId="6DC21B64" wp14:editId="4AA1BB58">
              <wp:simplePos x="0" y="0"/>
              <wp:positionH relativeFrom="page">
                <wp:posOffset>5921375</wp:posOffset>
              </wp:positionH>
              <wp:positionV relativeFrom="page">
                <wp:posOffset>1936750</wp:posOffset>
              </wp:positionV>
              <wp:extent cx="1259840" cy="8009890"/>
              <wp:effectExtent l="0" t="0" r="0" b="0"/>
              <wp:wrapNone/>
              <wp:docPr id="1" name="800a7a65-aa27-11ea-9460-02420a000003"/>
              <wp:cNvGraphicFramePr/>
              <a:graphic xmlns:a="http://schemas.openxmlformats.org/drawingml/2006/main">
                <a:graphicData uri="http://schemas.microsoft.com/office/word/2010/wordprocessingShape">
                  <wps:wsp>
                    <wps:cNvSpPr txBox="1"/>
                    <wps:spPr>
                      <a:xfrm>
                        <a:off x="0" y="0"/>
                        <a:ext cx="1259840" cy="8009890"/>
                      </a:xfrm>
                      <a:prstGeom prst="rect">
                        <a:avLst/>
                      </a:prstGeom>
                      <a:noFill/>
                    </wps:spPr>
                    <wps:txbx>
                      <w:txbxContent>
                        <w:p w14:paraId="38128A5F" w14:textId="77777777" w:rsidR="00BA7192" w:rsidRDefault="006A0A78">
                          <w:pPr>
                            <w:pStyle w:val="Referentiegegevensvet65"/>
                          </w:pPr>
                          <w:r>
                            <w:t>Rijkswaterstaat Water, Verkeer en Leefomgeving</w:t>
                          </w:r>
                        </w:p>
                        <w:p w14:paraId="3A533B93" w14:textId="77777777" w:rsidR="00BA7192" w:rsidRDefault="00BA7192">
                          <w:pPr>
                            <w:pStyle w:val="WitregelW2"/>
                          </w:pPr>
                        </w:p>
                        <w:p w14:paraId="262140CF" w14:textId="77777777" w:rsidR="00BA7192" w:rsidRDefault="006A0A78">
                          <w:pPr>
                            <w:pStyle w:val="Referentiegegevensvet65"/>
                          </w:pPr>
                          <w:r>
                            <w:t>Datum</w:t>
                          </w:r>
                        </w:p>
                        <w:p w14:paraId="64C006D6" w14:textId="6057EE8D" w:rsidR="00BA7192" w:rsidRDefault="00000000">
                          <w:pPr>
                            <w:pStyle w:val="ReferentiegegevensVerdana65"/>
                          </w:pPr>
                          <w:sdt>
                            <w:sdtPr>
                              <w:id w:val="1506485792"/>
                              <w:date w:fullDate="2026-01-26T00:00:00Z">
                                <w:dateFormat w:val="d MMMM yyyy"/>
                                <w:lid w:val="nl"/>
                                <w:storeMappedDataAs w:val="dateTime"/>
                                <w:calendar w:val="gregorian"/>
                              </w:date>
                            </w:sdtPr>
                            <w:sdtContent>
                              <w:r w:rsidR="00254957">
                                <w:rPr>
                                  <w:lang w:val="nl"/>
                                </w:rPr>
                                <w:t>26 januari 2026</w:t>
                              </w:r>
                            </w:sdtContent>
                          </w:sdt>
                        </w:p>
                      </w:txbxContent>
                    </wps:txbx>
                    <wps:bodyPr vert="horz" wrap="square" lIns="0" tIns="0" rIns="0" bIns="0" anchor="t" anchorCtr="0"/>
                  </wps:wsp>
                </a:graphicData>
              </a:graphic>
            </wp:anchor>
          </w:drawing>
        </mc:Choice>
        <mc:Fallback>
          <w:pict>
            <v:shapetype w14:anchorId="6DC21B64" id="_x0000_t202" coordsize="21600,21600" o:spt="202" path="m,l,21600r21600,l21600,xe">
              <v:stroke joinstyle="miter"/>
              <v:path gradientshapeok="t" o:connecttype="rect"/>
            </v:shapetype>
            <v:shape id="800a7a65-aa27-11ea-9460-02420a000003" o:spid="_x0000_s1041" type="#_x0000_t202" style="position:absolute;margin-left:466.25pt;margin-top:152.5pt;width:99.2pt;height:630.7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" filled="f" stroked="f">
              <v:textbox inset="0,0,0,0">
                <w:txbxContent>
                  <w:p w14:paraId="38128A5F" w14:textId="77777777" w:rsidR="00BA7192" w:rsidRDefault="006A0A78">
                    <w:pPr>
                      <w:pStyle w:val="Referentiegegevensvet65"/>
                    </w:pPr>
                    <w:r>
                      <w:t>Rijkswaterstaat Water, Verkeer en Leefomgeving</w:t>
                    </w:r>
                  </w:p>
                  <w:p w14:paraId="3A533B93" w14:textId="77777777" w:rsidR="00BA7192" w:rsidRDefault="00BA7192">
                    <w:pPr>
                      <w:pStyle w:val="WitregelW2"/>
                    </w:pPr>
                  </w:p>
                  <w:p w14:paraId="262140CF" w14:textId="77777777" w:rsidR="00BA7192" w:rsidRDefault="006A0A78">
                    <w:pPr>
                      <w:pStyle w:val="Referentiegegevensvet65"/>
                    </w:pPr>
                    <w:r>
                      <w:t>Datum</w:t>
                    </w:r>
                  </w:p>
                  <w:p w14:paraId="64C006D6" w14:textId="6057EE8D" w:rsidR="00BA7192" w:rsidRDefault="006D7F83">
                    <w:pPr>
                      <w:pStyle w:val="ReferentiegegevensVerdana65"/>
                    </w:pPr>
                    <w:sdt>
                      <w:sdtPr>
                        <w:id w:val="1506485792"/>
                        <w:date w:fullDate="2026-01-26T00:00:00Z">
                          <w:dateFormat w:val="d MMMM yyyy"/>
                          <w:lid w:val="nl"/>
                          <w:storeMappedDataAs w:val="dateTime"/>
                          <w:calendar w:val="gregorian"/>
                        </w:date>
                      </w:sdtPr>
                      <w:sdtEndPr/>
                      <w:sdtContent>
                        <w:r w:rsidR="00254957">
                          <w:rPr>
                            <w:lang w:val="nl"/>
                          </w:rPr>
                          <w:t>26 januari 2026</w:t>
                        </w:r>
                      </w:sdtContent>
                    </w:sdt>
                  </w:p>
                </w:txbxContent>
              </v:textbox>
              <w10:wrap anchorx="page" anchory="page"/>
              <w10:anchorlock/>
            </v:shape>
          </w:pict>
        </mc:Fallback>
      </mc:AlternateContent>
    </w:r>
    <w:r>
      <w:rPr>
        <w:noProof/>
      </w:rPr>
      <mc:AlternateContent>
        <mc:Choice Requires="wps">
          <w:drawing>
            <wp:anchor distT="0" distB="0" distL="0" distR="0" simplePos="0" relativeHeight="251653120" behindDoc="0" locked="1" layoutInCell="1" allowOverlap="1" wp14:anchorId="399D0E17" wp14:editId="59324A24">
              <wp:simplePos x="0" y="0"/>
              <wp:positionH relativeFrom="page">
                <wp:posOffset>1007744</wp:posOffset>
              </wp:positionH>
              <wp:positionV relativeFrom="page">
                <wp:posOffset>10223500</wp:posOffset>
              </wp:positionV>
              <wp:extent cx="4524375" cy="219075"/>
              <wp:effectExtent l="0" t="0" r="0" b="0"/>
              <wp:wrapNone/>
              <wp:docPr id="2" name="800a7151-aa27-11ea-9460-02420a000003"/>
              <wp:cNvGraphicFramePr/>
              <a:graphic xmlns:a="http://schemas.openxmlformats.org/drawingml/2006/main">
                <a:graphicData uri="http://schemas.microsoft.com/office/word/2010/wordprocessingShape">
                  <wps:wsp>
                    <wps:cNvSpPr txBox="1"/>
                    <wps:spPr>
                      <a:xfrm>
                        <a:off x="0" y="0"/>
                        <a:ext cx="4524375" cy="219075"/>
                      </a:xfrm>
                      <a:prstGeom prst="rect">
                        <a:avLst/>
                      </a:prstGeom>
                      <a:noFill/>
                    </wps:spPr>
                    <wps:txbx>
                      <w:txbxContent>
                        <w:p w14:paraId="7F35B30A" w14:textId="77777777" w:rsidR="00BA7192" w:rsidRDefault="00344605">
                          <w:pPr>
                            <w:pStyle w:val="Vertrouwelijkheidsniveau"/>
                          </w:pPr>
                          <w:fldSimple w:instr=" DOCPROPERTY  &quot;Rubricering&quot;  \* MERGEFORMAT ">
                            <w:r>
                              <w:t>RWS INFORMATIE</w:t>
                            </w:r>
                          </w:fldSimple>
                        </w:p>
                      </w:txbxContent>
                    </wps:txbx>
                    <wps:bodyPr vert="horz" wrap="square" lIns="0" tIns="0" rIns="0" bIns="0" anchor="t" anchorCtr="0"/>
                  </wps:wsp>
                </a:graphicData>
              </a:graphic>
            </wp:anchor>
          </w:drawing>
        </mc:Choice>
        <mc:Fallback>
          <w:pict>
            <v:shape w14:anchorId="399D0E17" id="800a7151-aa27-11ea-9460-02420a000003" o:spid="_x0000_s1042" type="#_x0000_t202" style="position:absolute;margin-left:79.35pt;margin-top:805pt;width:356.25pt;height:17.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" filled="f" stroked="f">
              <v:textbox inset="0,0,0,0">
                <w:txbxContent>
                  <w:p w14:paraId="7F35B30A" w14:textId="77777777" w:rsidR="00BA7192" w:rsidRDefault="00344605">
                    <w:pPr>
                      <w:pStyle w:val="Vertrouwelijkheidsniveau"/>
                    </w:pPr>
                    <w:fldSimple w:instr=" DOCPROPERTY  &quot;Rubricering&quot;  \* MERGEFORMAT ">
                      <w:r>
                        <w:t>RWS INFORMATIE</w:t>
                      </w:r>
                    </w:fldSimple>
                  </w:p>
                </w:txbxContent>
              </v:textbox>
              <w10:wrap anchorx="page" anchory="page"/>
              <w10:anchorlock/>
            </v:shape>
          </w:pict>
        </mc:Fallback>
      </mc:AlternateContent>
    </w:r>
    <w:r>
      <w:rPr>
        <w:noProof/>
      </w:rPr>
      <mc:AlternateContent>
        <mc:Choice Requires="wps">
          <w:drawing>
            <wp:anchor distT="0" distB="0" distL="0" distR="0" simplePos="0" relativeHeight="251654144" behindDoc="0" locked="1" layoutInCell="1" allowOverlap="1" wp14:anchorId="79533359" wp14:editId="07E5C93C">
              <wp:simplePos x="0" y="0"/>
              <wp:positionH relativeFrom="page">
                <wp:posOffset>5921375</wp:posOffset>
              </wp:positionH>
              <wp:positionV relativeFrom="page">
                <wp:posOffset>10223500</wp:posOffset>
              </wp:positionV>
              <wp:extent cx="1257300" cy="180975"/>
              <wp:effectExtent l="0" t="0" r="0" b="0"/>
              <wp:wrapNone/>
              <wp:docPr id="3" name="800a719e-aa27-11ea-9460-02420a000003"/>
              <wp:cNvGraphicFramePr/>
              <a:graphic xmlns:a="http://schemas.openxmlformats.org/drawingml/2006/main">
                <a:graphicData uri="http://schemas.microsoft.com/office/word/2010/wordprocessingShape">
                  <wps:wsp>
                    <wps:cNvSpPr txBox="1"/>
                    <wps:spPr>
                      <a:xfrm>
                        <a:off x="0" y="0"/>
                        <a:ext cx="1257300" cy="180975"/>
                      </a:xfrm>
                      <a:prstGeom prst="rect">
                        <a:avLst/>
                      </a:prstGeom>
                      <a:noFill/>
                    </wps:spPr>
                    <wps:txbx>
                      <w:txbxContent>
                        <w:p w14:paraId="26FAEFC1" w14:textId="42059465" w:rsidR="00BA7192" w:rsidRDefault="006A0A78">
                          <w:pPr>
                            <w:pStyle w:val="ReferentiegegevensVerdana65"/>
                          </w:pPr>
                          <w:r>
                            <w:t xml:space="preserve">Pagina </w:t>
                          </w:r>
                          <w:r>
                            <w:fldChar w:fldCharType="begin"/>
                          </w:r>
                          <w:r>
                            <w:instrText>PAGE</w:instrText>
                          </w:r>
                          <w:r>
                            <w:fldChar w:fldCharType="separate"/>
                          </w:r>
                          <w:r w:rsidR="00344605">
                            <w:rPr>
                              <w:noProof/>
                            </w:rPr>
                            <w:t>1</w:t>
                          </w:r>
                          <w:r>
                            <w:fldChar w:fldCharType="end"/>
                          </w:r>
                          <w:r>
                            <w:t xml:space="preserve"> van </w:t>
                          </w:r>
                          <w:r>
                            <w:fldChar w:fldCharType="begin"/>
                          </w:r>
                          <w:r>
                            <w:instrText>NUMPAGES</w:instrText>
                          </w:r>
                          <w:r>
                            <w:fldChar w:fldCharType="separate"/>
                          </w:r>
                          <w:r w:rsidR="00344605">
                            <w:rPr>
                              <w:noProof/>
                            </w:rPr>
                            <w:t>1</w:t>
                          </w:r>
                          <w:r>
                            <w:fldChar w:fldCharType="end"/>
                          </w:r>
                        </w:p>
                      </w:txbxContent>
                    </wps:txbx>
                    <wps:bodyPr vert="horz" wrap="square" lIns="0" tIns="0" rIns="0" bIns="0" anchor="t" anchorCtr="0"/>
                  </wps:wsp>
                </a:graphicData>
              </a:graphic>
            </wp:anchor>
          </w:drawing>
        </mc:Choice>
        <mc:Fallback>
          <w:pict>
            <v:shape w14:anchorId="79533359" id="800a719e-aa27-11ea-9460-02420a000003" o:spid="_x0000_s1043" type="#_x0000_t202" style="position:absolute;margin-left:466.25pt;margin-top:805pt;width:99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" filled="f" stroked="f">
              <v:textbox inset="0,0,0,0">
                <w:txbxContent>
                  <w:p w14:paraId="26FAEFC1" w14:textId="42059465" w:rsidR="00BA7192" w:rsidRDefault="006A0A78">
                    <w:pPr>
                      <w:pStyle w:val="ReferentiegegevensVerdana65"/>
                    </w:pPr>
                    <w:r>
                      <w:t xml:space="preserve">Pagina </w:t>
                    </w:r>
                    <w:r>
                      <w:fldChar w:fldCharType="begin"/>
                    </w:r>
                    <w:r>
                      <w:instrText>PAGE</w:instrText>
                    </w:r>
                    <w:r>
                      <w:fldChar w:fldCharType="separate"/>
                    </w:r>
                    <w:r w:rsidR="00344605">
                      <w:rPr>
                        <w:noProof/>
                      </w:rPr>
                      <w:t>1</w:t>
                    </w:r>
                    <w:r>
                      <w:fldChar w:fldCharType="end"/>
                    </w:r>
                    <w:r>
                      <w:t xml:space="preserve"> van </w:t>
                    </w:r>
                    <w:r>
                      <w:fldChar w:fldCharType="begin"/>
                    </w:r>
                    <w:r>
                      <w:instrText>NUMPAGES</w:instrText>
                    </w:r>
                    <w:r>
                      <w:fldChar w:fldCharType="separate"/>
                    </w:r>
                    <w:r w:rsidR="00344605">
                      <w:rPr>
                        <w:noProof/>
                      </w:rPr>
                      <w:t>1</w:t>
                    </w:r>
                    <w:r>
                      <w:fldChar w:fldCharType="end"/>
                    </w:r>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27F2" w14:textId="77777777" w:rsidR="00BA7192" w:rsidRDefault="006A0A78">
    <w:pPr>
      <w:spacing w:after="6393" w:line="14" w:lineRule="exact"/>
    </w:pPr>
    <w:r>
      <w:rPr>
        <w:noProof/>
      </w:rPr>
      <mc:AlternateContent>
        <mc:Choice Requires="wps">
          <w:drawing>
            <wp:anchor distT="0" distB="0" distL="0" distR="0" simplePos="0" relativeHeight="251655168" behindDoc="0" locked="1" layoutInCell="1" allowOverlap="1" wp14:anchorId="1565A57E" wp14:editId="778A8A11">
              <wp:simplePos x="0" y="0"/>
              <wp:positionH relativeFrom="page">
                <wp:posOffset>3545840</wp:posOffset>
              </wp:positionH>
              <wp:positionV relativeFrom="page">
                <wp:posOffset>0</wp:posOffset>
              </wp:positionV>
              <wp:extent cx="467995" cy="1336675"/>
              <wp:effectExtent l="0" t="0" r="0" b="0"/>
              <wp:wrapNone/>
              <wp:docPr id="4" name="800a6e76-aa27-11ea-9460-02420a000003"/>
              <wp:cNvGraphicFramePr/>
              <a:graphic xmlns:a="http://schemas.openxmlformats.org/drawingml/2006/main">
                <a:graphicData uri="http://schemas.microsoft.com/office/word/2010/wordprocessingShape">
                  <wps:wsp>
                    <wps:cNvSpPr txBox="1"/>
                    <wps:spPr>
                      <a:xfrm>
                        <a:off x="0" y="0"/>
                        <a:ext cx="467995" cy="1336675"/>
                      </a:xfrm>
                      <a:prstGeom prst="rect">
                        <a:avLst/>
                      </a:prstGeom>
                      <a:noFill/>
                    </wps:spPr>
                    <wps:txbx>
                      <w:txbxContent>
                        <w:p w14:paraId="57182839" w14:textId="77777777" w:rsidR="00BA7192" w:rsidRDefault="006A0A78">
                          <w:pPr>
                            <w:spacing w:line="240" w:lineRule="auto"/>
                          </w:pPr>
                          <w:r>
                            <w:rPr>
                              <w:noProof/>
                            </w:rPr>
                            <w:drawing>
                              <wp:inline distT="0" distB="0" distL="0" distR="0" wp14:anchorId="6925AC6F" wp14:editId="65550161">
                                <wp:extent cx="467995" cy="1583865"/>
                                <wp:effectExtent l="0" t="0" r="0" b="0"/>
                                <wp:docPr id="5" name="Rijkslint"/>
                                <wp:cNvGraphicFramePr/>
                                <a:graphic xmlns:a="http://schemas.openxmlformats.org/drawingml/2006/main">
                                  <a:graphicData uri="http://schemas.openxmlformats.org/drawingml/2006/picture">
                                    <pic:pic xmlns:pic="http://schemas.openxmlformats.org/drawingml/2006/picture">
                                      <pic:nvPicPr>
                                        <pic:cNvPr id="5" name="Rijkslint"/>
                                        <pic:cNvPicPr/>
                                      </pic:nvPicPr>
                                      <pic:blipFill>
                                        <a:blip r:embed="rId1"/>
                                        <a:stretch>
                                          <a:fillRect/>
                                        </a:stretch>
                                      </pic:blipFill>
                                      <pic:spPr bwMode="auto">
                                        <a:xfrm>
                                          <a:off x="0" y="0"/>
                                          <a:ext cx="467995" cy="1583865"/>
                                        </a:xfrm>
                                        <a:prstGeom prst="rect">
                                          <a:avLst/>
                                        </a:prstGeom>
                                      </pic:spPr>
                                    </pic:pic>
                                  </a:graphicData>
                                </a:graphic>
                              </wp:inline>
                            </w:drawing>
                          </w:r>
                        </w:p>
                      </w:txbxContent>
                    </wps:txbx>
                    <wps:bodyPr vert="horz" wrap="square" lIns="0" tIns="0" rIns="0" bIns="0" anchor="t" anchorCtr="0"/>
                  </wps:wsp>
                </a:graphicData>
              </a:graphic>
            </wp:anchor>
          </w:drawing>
        </mc:Choice>
        <mc:Fallback>
          <w:pict>
            <v:shapetype w14:anchorId="1565A57E" id="_x0000_t202" coordsize="21600,21600" o:spt="202" path="m,l,21600r21600,l21600,xe">
              <v:stroke joinstyle="miter"/>
              <v:path gradientshapeok="t" o:connecttype="rect"/>
            </v:shapetype>
            <v:shape id="800a6e76-aa27-11ea-9460-02420a000003" o:spid="_x0000_s1044" type="#_x0000_t202" style="position:absolute;margin-left:279.2pt;margin-top:0;width:36.85pt;height:105.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" filled="f" stroked="f">
              <v:textbox inset="0,0,0,0">
                <w:txbxContent>
                  <w:p w14:paraId="57182839" w14:textId="77777777" w:rsidR="00BA7192" w:rsidRDefault="006A0A78">
                    <w:pPr>
                      <w:spacing w:line="240" w:lineRule="auto"/>
                    </w:pPr>
                    <w:r>
                      <w:rPr>
                        <w:noProof/>
                      </w:rPr>
                      <w:drawing>
                        <wp:inline distT="0" distB="0" distL="0" distR="0" wp14:anchorId="6925AC6F" wp14:editId="65550161">
                          <wp:extent cx="467995" cy="1583865"/>
                          <wp:effectExtent l="0" t="0" r="0" b="0"/>
                          <wp:docPr id="5" name="Rijkslint"/>
                          <wp:cNvGraphicFramePr/>
                          <a:graphic xmlns:a="http://schemas.openxmlformats.org/drawingml/2006/main">
                            <a:graphicData uri="http://schemas.openxmlformats.org/drawingml/2006/picture">
                              <pic:pic xmlns:pic="http://schemas.openxmlformats.org/drawingml/2006/picture">
                                <pic:nvPicPr>
                                  <pic:cNvPr id="5" name="Rijkslint"/>
                                  <pic:cNvPicPr/>
                                </pic:nvPicPr>
                                <pic:blipFill>
                                  <a:blip r:embed="rId2"/>
                                  <a:stretch>
                                    <a:fillRect/>
                                  </a:stretch>
                                </pic:blipFill>
                                <pic:spPr bwMode="auto">
                                  <a:xfrm>
                                    <a:off x="0" y="0"/>
                                    <a:ext cx="467995" cy="1583865"/>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0" distR="0" simplePos="0" relativeHeight="251656192" behindDoc="0" locked="1" layoutInCell="1" allowOverlap="1" wp14:anchorId="18DFB054" wp14:editId="587C4D9F">
              <wp:simplePos x="0" y="0"/>
              <wp:positionH relativeFrom="page">
                <wp:posOffset>4013835</wp:posOffset>
              </wp:positionH>
              <wp:positionV relativeFrom="page">
                <wp:posOffset>0</wp:posOffset>
              </wp:positionV>
              <wp:extent cx="2339975" cy="1439545"/>
              <wp:effectExtent l="0" t="0" r="0" b="0"/>
              <wp:wrapNone/>
              <wp:docPr id="6" name="800a6faa-aa27-11ea-9460-02420a000003"/>
              <wp:cNvGraphicFramePr/>
              <a:graphic xmlns:a="http://schemas.openxmlformats.org/drawingml/2006/main">
                <a:graphicData uri="http://schemas.microsoft.com/office/word/2010/wordprocessingShape">
                  <wps:wsp>
                    <wps:cNvSpPr txBox="1"/>
                    <wps:spPr>
                      <a:xfrm>
                        <a:off x="0" y="0"/>
                        <a:ext cx="2339975" cy="1439545"/>
                      </a:xfrm>
                      <a:prstGeom prst="rect">
                        <a:avLst/>
                      </a:prstGeom>
                      <a:noFill/>
                    </wps:spPr>
                    <wps:txbx>
                      <w:txbxContent>
                        <w:p w14:paraId="2EF3A063" w14:textId="77777777" w:rsidR="00BA7192" w:rsidRDefault="006A0A78">
                          <w:pPr>
                            <w:spacing w:line="240" w:lineRule="auto"/>
                          </w:pPr>
                          <w:r>
                            <w:rPr>
                              <w:noProof/>
                            </w:rPr>
                            <w:drawing>
                              <wp:inline distT="0" distB="0" distL="0" distR="0" wp14:anchorId="0922C507" wp14:editId="15ED4868">
                                <wp:extent cx="2339975" cy="1582834"/>
                                <wp:effectExtent l="0" t="0" r="0" b="0"/>
                                <wp:docPr id="7" name="RWS_Woordmerk"/>
                                <wp:cNvGraphicFramePr/>
                                <a:graphic xmlns:a="http://schemas.openxmlformats.org/drawingml/2006/main">
                                  <a:graphicData uri="http://schemas.openxmlformats.org/drawingml/2006/picture">
                                    <pic:pic xmlns:pic="http://schemas.openxmlformats.org/drawingml/2006/picture">
                                      <pic:nvPicPr>
                                        <pic:cNvPr id="7" name="RWS_Woordmerk"/>
                                        <pic:cNvPicPr/>
                                      </pic:nvPicPr>
                                      <pic:blipFill>
                                        <a:blip r:embed="rId3"/>
                                        <a:stretch>
                                          <a:fillRect/>
                                        </a:stretch>
                                      </pic:blipFill>
                                      <pic:spPr bwMode="auto">
                                        <a:xfrm>
                                          <a:off x="0" y="0"/>
                                          <a:ext cx="2339975" cy="1582834"/>
                                        </a:xfrm>
                                        <a:prstGeom prst="rect">
                                          <a:avLst/>
                                        </a:prstGeom>
                                      </pic:spPr>
                                    </pic:pic>
                                  </a:graphicData>
                                </a:graphic>
                              </wp:inline>
                            </w:drawing>
                          </w:r>
                        </w:p>
                      </w:txbxContent>
                    </wps:txbx>
                    <wps:bodyPr vert="horz" wrap="square" lIns="0" tIns="0" rIns="0" bIns="0" anchor="t" anchorCtr="0"/>
                  </wps:wsp>
                </a:graphicData>
              </a:graphic>
            </wp:anchor>
          </w:drawing>
        </mc:Choice>
        <mc:Fallback>
          <w:pict>
            <v:shape w14:anchorId="18DFB054" id="800a6faa-aa27-11ea-9460-02420a000003" o:spid="_x0000_s1045" type="#_x0000_t202" style="position:absolute;margin-left:316.05pt;margin-top:0;width:184.25pt;height:113.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" filled="f" stroked="f">
              <v:textbox inset="0,0,0,0">
                <w:txbxContent>
                  <w:p w14:paraId="2EF3A063" w14:textId="77777777" w:rsidR="00BA7192" w:rsidRDefault="006A0A78">
                    <w:pPr>
                      <w:spacing w:line="240" w:lineRule="auto"/>
                    </w:pPr>
                    <w:r>
                      <w:rPr>
                        <w:noProof/>
                      </w:rPr>
                      <w:drawing>
                        <wp:inline distT="0" distB="0" distL="0" distR="0" wp14:anchorId="0922C507" wp14:editId="15ED4868">
                          <wp:extent cx="2339975" cy="1582834"/>
                          <wp:effectExtent l="0" t="0" r="0" b="0"/>
                          <wp:docPr id="7" name="RWS_Woordmerk"/>
                          <wp:cNvGraphicFramePr/>
                          <a:graphic xmlns:a="http://schemas.openxmlformats.org/drawingml/2006/main">
                            <a:graphicData uri="http://schemas.openxmlformats.org/drawingml/2006/picture">
                              <pic:pic xmlns:pic="http://schemas.openxmlformats.org/drawingml/2006/picture">
                                <pic:nvPicPr>
                                  <pic:cNvPr id="7" name="RWS_Woordmerk"/>
                                  <pic:cNvPicPr/>
                                </pic:nvPicPr>
                                <pic:blipFill>
                                  <a:blip r:embed="rId4"/>
                                  <a:stretch>
                                    <a:fillRect/>
                                  </a:stretch>
                                </pic:blipFill>
                                <pic:spPr bwMode="auto">
                                  <a:xfrm>
                                    <a:off x="0" y="0"/>
                                    <a:ext cx="2339975" cy="1582834"/>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0" distR="0" simplePos="0" relativeHeight="251657216" behindDoc="0" locked="1" layoutInCell="1" allowOverlap="1" wp14:anchorId="33BAB510" wp14:editId="1CC0FAA9">
              <wp:simplePos x="0" y="0"/>
              <wp:positionH relativeFrom="page">
                <wp:posOffset>1007744</wp:posOffset>
              </wp:positionH>
              <wp:positionV relativeFrom="page">
                <wp:posOffset>1713230</wp:posOffset>
              </wp:positionV>
              <wp:extent cx="3590925" cy="142875"/>
              <wp:effectExtent l="0" t="0" r="0" b="0"/>
              <wp:wrapNone/>
              <wp:docPr id="8" name="800a7014-aa27-11ea-9460-02420a000003"/>
              <wp:cNvGraphicFramePr/>
              <a:graphic xmlns:a="http://schemas.openxmlformats.org/drawingml/2006/main">
                <a:graphicData uri="http://schemas.microsoft.com/office/word/2010/wordprocessingShape">
                  <wps:wsp>
                    <wps:cNvSpPr txBox="1"/>
                    <wps:spPr>
                      <a:xfrm>
                        <a:off x="0" y="0"/>
                        <a:ext cx="3590925" cy="142875"/>
                      </a:xfrm>
                      <a:prstGeom prst="rect">
                        <a:avLst/>
                      </a:prstGeom>
                      <a:noFill/>
                    </wps:spPr>
                    <wps:txbx>
                      <w:txbxContent>
                        <w:p w14:paraId="2621F71C" w14:textId="77777777" w:rsidR="001A4786" w:rsidRDefault="001A4786"/>
                      </w:txbxContent>
                    </wps:txbx>
                    <wps:bodyPr vert="horz" wrap="square" lIns="0" tIns="0" rIns="0" bIns="0" anchor="t" anchorCtr="0"/>
                  </wps:wsp>
                </a:graphicData>
              </a:graphic>
            </wp:anchor>
          </w:drawing>
        </mc:Choice>
        <mc:Fallback>
          <w:pict>
            <v:shape w14:anchorId="33BAB510" id="800a7014-aa27-11ea-9460-02420a000003" o:spid="_x0000_s1046" type="#_x0000_t202" style="position:absolute;margin-left:79.35pt;margin-top:134.9pt;width:282.75pt;height:11.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" filled="f" stroked="f">
              <v:textbox inset="0,0,0,0">
                <w:txbxContent>
                  <w:p w14:paraId="2621F71C" w14:textId="77777777" w:rsidR="001A4786" w:rsidRDefault="001A4786"/>
                </w:txbxContent>
              </v:textbox>
              <w10:wrap anchorx="page" anchory="page"/>
              <w10:anchorlock/>
            </v:shape>
          </w:pict>
        </mc:Fallback>
      </mc:AlternateContent>
    </w:r>
    <w:r>
      <w:rPr>
        <w:noProof/>
      </w:rPr>
      <mc:AlternateContent>
        <mc:Choice Requires="wps">
          <w:drawing>
            <wp:anchor distT="0" distB="0" distL="0" distR="0" simplePos="0" relativeHeight="251658240" behindDoc="0" locked="1" layoutInCell="1" allowOverlap="1" wp14:anchorId="325CE2B0" wp14:editId="307143BE">
              <wp:simplePos x="0" y="0"/>
              <wp:positionH relativeFrom="page">
                <wp:posOffset>1007744</wp:posOffset>
              </wp:positionH>
              <wp:positionV relativeFrom="page">
                <wp:posOffset>1943735</wp:posOffset>
              </wp:positionV>
              <wp:extent cx="3347720" cy="1079500"/>
              <wp:effectExtent l="0" t="0" r="0" b="0"/>
              <wp:wrapNone/>
              <wp:docPr id="9" name="800a769f-aa27-11ea-9460-02420a000003"/>
              <wp:cNvGraphicFramePr/>
              <a:graphic xmlns:a="http://schemas.openxmlformats.org/drawingml/2006/main">
                <a:graphicData uri="http://schemas.microsoft.com/office/word/2010/wordprocessingShape">
                  <wps:wsp>
                    <wps:cNvSpPr txBox="1"/>
                    <wps:spPr>
                      <a:xfrm>
                        <a:off x="0" y="0"/>
                        <a:ext cx="3347720" cy="1079500"/>
                      </a:xfrm>
                      <a:prstGeom prst="rect">
                        <a:avLst/>
                      </a:prstGeom>
                      <a:noFill/>
                    </wps:spPr>
                    <wps:txbx>
                      <w:txbxContent>
                        <w:p w14:paraId="442F39B8" w14:textId="77777777" w:rsidR="00BA7192" w:rsidRDefault="00344605">
                          <w:pPr>
                            <w:pStyle w:val="Vertrouwelijkheidsniveau"/>
                          </w:pPr>
                          <w:fldSimple w:instr=" DOCPROPERTY  &quot;Rubricering&quot;  \* MERGEFORMAT ">
                            <w:r>
                              <w:t>RWS INFORMATIE</w:t>
                            </w:r>
                          </w:fldSimple>
                        </w:p>
                        <w:p w14:paraId="62C62BA6" w14:textId="77777777" w:rsidR="00BA7192" w:rsidRDefault="006A0A78">
                          <w:r>
                            <w:t xml:space="preserve">  </w:t>
                          </w:r>
                        </w:p>
                      </w:txbxContent>
                    </wps:txbx>
                    <wps:bodyPr vert="horz" wrap="square" lIns="0" tIns="0" rIns="0" bIns="0" anchor="t" anchorCtr="0"/>
                  </wps:wsp>
                </a:graphicData>
              </a:graphic>
            </wp:anchor>
          </w:drawing>
        </mc:Choice>
        <mc:Fallback>
          <w:pict>
            <v:shape w14:anchorId="325CE2B0" id="800a769f-aa27-11ea-9460-02420a000003" o:spid="_x0000_s1047" type="#_x0000_t202" style="position:absolute;margin-left:79.35pt;margin-top:153.05pt;width:263.6pt;height: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" filled="f" stroked="f">
              <v:textbox inset="0,0,0,0">
                <w:txbxContent>
                  <w:p w14:paraId="442F39B8" w14:textId="77777777" w:rsidR="00BA7192" w:rsidRDefault="00344605">
                    <w:pPr>
                      <w:pStyle w:val="Vertrouwelijkheidsniveau"/>
                    </w:pPr>
                    <w:fldSimple w:instr=" DOCPROPERTY  &quot;Rubricering&quot;  \* MERGEFORMAT ">
                      <w:r>
                        <w:t>RWS INFORMATIE</w:t>
                      </w:r>
                    </w:fldSimple>
                  </w:p>
                  <w:p w14:paraId="62C62BA6" w14:textId="77777777" w:rsidR="00BA7192" w:rsidRDefault="006A0A78">
                    <w:r>
                      <w:t xml:space="preserve">  </w:t>
                    </w:r>
                  </w:p>
                </w:txbxContent>
              </v:textbox>
              <w10:wrap anchorx="page" anchory="page"/>
              <w10:anchorlock/>
            </v:shape>
          </w:pict>
        </mc:Fallback>
      </mc:AlternateContent>
    </w:r>
    <w:r>
      <w:rPr>
        <w:noProof/>
      </w:rPr>
      <mc:AlternateContent>
        <mc:Choice Requires="wps">
          <w:drawing>
            <wp:anchor distT="0" distB="0" distL="0" distR="0" simplePos="0" relativeHeight="251659264" behindDoc="0" locked="1" layoutInCell="1" allowOverlap="1" wp14:anchorId="0440A6A5" wp14:editId="3F45BA85">
              <wp:simplePos x="0" y="0"/>
              <wp:positionH relativeFrom="page">
                <wp:posOffset>971550</wp:posOffset>
              </wp:positionH>
              <wp:positionV relativeFrom="page">
                <wp:posOffset>3239770</wp:posOffset>
              </wp:positionV>
              <wp:extent cx="1018540" cy="427990"/>
              <wp:effectExtent l="0" t="0" r="0" b="0"/>
              <wp:wrapNone/>
              <wp:docPr id="10" name="800a777f-aa27-11ea-9460-02420a000003"/>
              <wp:cNvGraphicFramePr/>
              <a:graphic xmlns:a="http://schemas.openxmlformats.org/drawingml/2006/main">
                <a:graphicData uri="http://schemas.microsoft.com/office/word/2010/wordprocessingShape">
                  <wps:wsp>
                    <wps:cNvSpPr txBox="1"/>
                    <wps:spPr>
                      <a:xfrm>
                        <a:off x="0" y="0"/>
                        <a:ext cx="1018540" cy="427990"/>
                      </a:xfrm>
                      <a:prstGeom prst="rect">
                        <a:avLst/>
                      </a:prstGeom>
                      <a:noFill/>
                    </wps:spPr>
                    <wps:txbx>
                      <w:txbxContent>
                        <w:p w14:paraId="03745E33" w14:textId="77777777" w:rsidR="00BA7192" w:rsidRDefault="006A0A78">
                          <w:pPr>
                            <w:spacing w:line="240" w:lineRule="auto"/>
                          </w:pPr>
                          <w:r>
                            <w:rPr>
                              <w:noProof/>
                            </w:rPr>
                            <w:drawing>
                              <wp:inline distT="0" distB="0" distL="0" distR="0" wp14:anchorId="4AFF6D5C" wp14:editId="44134960">
                                <wp:extent cx="1018540" cy="425332"/>
                                <wp:effectExtent l="0" t="0" r="0" b="0"/>
                                <wp:docPr id="11" name="Memo"/>
                                <wp:cNvGraphicFramePr/>
                                <a:graphic xmlns:a="http://schemas.openxmlformats.org/drawingml/2006/main">
                                  <a:graphicData uri="http://schemas.openxmlformats.org/drawingml/2006/picture">
                                    <pic:pic xmlns:pic="http://schemas.openxmlformats.org/drawingml/2006/picture">
                                      <pic:nvPicPr>
                                        <pic:cNvPr id="11" name="Memo"/>
                                        <pic:cNvPicPr/>
                                      </pic:nvPicPr>
                                      <pic:blipFill>
                                        <a:blip r:embed="rId5"/>
                                        <a:stretch>
                                          <a:fillRect/>
                                        </a:stretch>
                                      </pic:blipFill>
                                      <pic:spPr bwMode="auto">
                                        <a:xfrm>
                                          <a:off x="0" y="0"/>
                                          <a:ext cx="1018540" cy="425332"/>
                                        </a:xfrm>
                                        <a:prstGeom prst="rect">
                                          <a:avLst/>
                                        </a:prstGeom>
                                      </pic:spPr>
                                    </pic:pic>
                                  </a:graphicData>
                                </a:graphic>
                              </wp:inline>
                            </w:drawing>
                          </w:r>
                        </w:p>
                      </w:txbxContent>
                    </wps:txbx>
                    <wps:bodyPr vert="horz" wrap="square" lIns="0" tIns="0" rIns="0" bIns="0" anchor="t" anchorCtr="0"/>
                  </wps:wsp>
                </a:graphicData>
              </a:graphic>
            </wp:anchor>
          </w:drawing>
        </mc:Choice>
        <mc:Fallback>
          <w:pict>
            <v:shape w14:anchorId="0440A6A5" id="800a777f-aa27-11ea-9460-02420a000003" o:spid="_x0000_s1048" type="#_x0000_t202" style="position:absolute;margin-left:76.5pt;margin-top:255.1pt;width:80.2pt;height:33.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" filled="f" stroked="f">
              <v:textbox inset="0,0,0,0">
                <w:txbxContent>
                  <w:p w14:paraId="03745E33" w14:textId="77777777" w:rsidR="00BA7192" w:rsidRDefault="006A0A78">
                    <w:pPr>
                      <w:spacing w:line="240" w:lineRule="auto"/>
                    </w:pPr>
                    <w:r>
                      <w:rPr>
                        <w:noProof/>
                      </w:rPr>
                      <w:drawing>
                        <wp:inline distT="0" distB="0" distL="0" distR="0" wp14:anchorId="4AFF6D5C" wp14:editId="44134960">
                          <wp:extent cx="1018540" cy="425332"/>
                          <wp:effectExtent l="0" t="0" r="0" b="0"/>
                          <wp:docPr id="11" name="Memo"/>
                          <wp:cNvGraphicFramePr/>
                          <a:graphic xmlns:a="http://schemas.openxmlformats.org/drawingml/2006/main">
                            <a:graphicData uri="http://schemas.openxmlformats.org/drawingml/2006/picture">
                              <pic:pic xmlns:pic="http://schemas.openxmlformats.org/drawingml/2006/picture">
                                <pic:nvPicPr>
                                  <pic:cNvPr id="11" name="Memo"/>
                                  <pic:cNvPicPr/>
                                </pic:nvPicPr>
                                <pic:blipFill>
                                  <a:blip r:embed="rId6"/>
                                  <a:stretch>
                                    <a:fillRect/>
                                  </a:stretch>
                                </pic:blipFill>
                                <pic:spPr bwMode="auto">
                                  <a:xfrm>
                                    <a:off x="0" y="0"/>
                                    <a:ext cx="1018540" cy="425332"/>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0" distR="0" simplePos="0" relativeHeight="251660288" behindDoc="0" locked="1" layoutInCell="1" allowOverlap="1" wp14:anchorId="71114B18" wp14:editId="3F7ABC33">
              <wp:simplePos x="0" y="0"/>
              <wp:positionH relativeFrom="page">
                <wp:posOffset>2411730</wp:posOffset>
              </wp:positionH>
              <wp:positionV relativeFrom="page">
                <wp:posOffset>3419475</wp:posOffset>
              </wp:positionV>
              <wp:extent cx="3329940" cy="313055"/>
              <wp:effectExtent l="0" t="0" r="0" b="0"/>
              <wp:wrapNone/>
              <wp:docPr id="12" name="800a798a-aa27-11ea-9460-02420a000003"/>
              <wp:cNvGraphicFramePr/>
              <a:graphic xmlns:a="http://schemas.openxmlformats.org/drawingml/2006/main">
                <a:graphicData uri="http://schemas.microsoft.com/office/word/2010/wordprocessingShape">
                  <wps:wsp>
                    <wps:cNvSpPr txBox="1"/>
                    <wps:spPr>
                      <a:xfrm>
                        <a:off x="0" y="0"/>
                        <a:ext cx="3329940" cy="313055"/>
                      </a:xfrm>
                      <a:prstGeom prst="rect">
                        <a:avLst/>
                      </a:prstGeom>
                      <a:noFill/>
                    </wps:spPr>
                    <wps:txbx>
                      <w:txbxContent>
                        <w:p w14:paraId="3AD4208D" w14:textId="050DAF8D" w:rsidR="00BA7192" w:rsidRDefault="00721CB8">
                          <w:r>
                            <w:t>Technische doelstelling pilot ARK: stijghoogteverlaging</w:t>
                          </w:r>
                        </w:p>
                      </w:txbxContent>
                    </wps:txbx>
                    <wps:bodyPr vert="horz" wrap="square" lIns="0" tIns="0" rIns="0" bIns="0" anchor="t" anchorCtr="0"/>
                  </wps:wsp>
                </a:graphicData>
              </a:graphic>
            </wp:anchor>
          </w:drawing>
        </mc:Choice>
        <mc:Fallback>
          <w:pict>
            <v:shape w14:anchorId="71114B18" id="800a798a-aa27-11ea-9460-02420a000003" o:spid="_x0000_s1049" type="#_x0000_t202" style="position:absolute;margin-left:189.9pt;margin-top:269.25pt;width:262.2pt;height:24.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" filled="f" stroked="f">
              <v:textbox inset="0,0,0,0">
                <w:txbxContent>
                  <w:p w14:paraId="3AD4208D" w14:textId="050DAF8D" w:rsidR="00BA7192" w:rsidRDefault="00721CB8">
                    <w:r>
                      <w:t>Technische doelstelling pilot ARK: stijghoogteverlaging</w:t>
                    </w:r>
                  </w:p>
                </w:txbxContent>
              </v:textbox>
              <w10:wrap anchorx="page" anchory="page"/>
              <w10:anchorlock/>
            </v:shape>
          </w:pict>
        </mc:Fallback>
      </mc:AlternateContent>
    </w:r>
    <w:r>
      <w:rPr>
        <w:noProof/>
      </w:rPr>
      <mc:AlternateContent>
        <mc:Choice Requires="wps">
          <w:drawing>
            <wp:anchor distT="0" distB="0" distL="0" distR="0" simplePos="0" relativeHeight="251661312" behindDoc="0" locked="1" layoutInCell="1" allowOverlap="1" wp14:anchorId="6292BA54" wp14:editId="3203257F">
              <wp:simplePos x="0" y="0"/>
              <wp:positionH relativeFrom="page">
                <wp:posOffset>5921375</wp:posOffset>
              </wp:positionH>
              <wp:positionV relativeFrom="page">
                <wp:posOffset>1961514</wp:posOffset>
              </wp:positionV>
              <wp:extent cx="1259840" cy="7599045"/>
              <wp:effectExtent l="0" t="0" r="0" b="0"/>
              <wp:wrapNone/>
              <wp:docPr id="13" name="800a76f9-aa27-11ea-9460-02420a000003"/>
              <wp:cNvGraphicFramePr/>
              <a:graphic xmlns:a="http://schemas.openxmlformats.org/drawingml/2006/main">
                <a:graphicData uri="http://schemas.microsoft.com/office/word/2010/wordprocessingShape">
                  <wps:wsp>
                    <wps:cNvSpPr txBox="1"/>
                    <wps:spPr>
                      <a:xfrm>
                        <a:off x="0" y="0"/>
                        <a:ext cx="1259840" cy="7599045"/>
                      </a:xfrm>
                      <a:prstGeom prst="rect">
                        <a:avLst/>
                      </a:prstGeom>
                      <a:noFill/>
                    </wps:spPr>
                    <wps:txbx>
                      <w:txbxContent>
                        <w:p w14:paraId="2AF0E7DA" w14:textId="77777777" w:rsidR="00BA7192" w:rsidRDefault="006A0A78">
                          <w:pPr>
                            <w:pStyle w:val="Referentiegegevensvet65"/>
                          </w:pPr>
                          <w:r>
                            <w:t>Rijkswaterstaat Water, Verkeer en Leefomgeving</w:t>
                          </w:r>
                        </w:p>
                        <w:p w14:paraId="76FB64A4" w14:textId="77777777" w:rsidR="00BA7192" w:rsidRDefault="00BA7192">
                          <w:pPr>
                            <w:pStyle w:val="WitregelW1"/>
                          </w:pPr>
                        </w:p>
                        <w:p w14:paraId="2550EE9A" w14:textId="77777777" w:rsidR="00BA7192" w:rsidRDefault="006A0A78">
                          <w:pPr>
                            <w:pStyle w:val="ReferentiegegevensVerdana65"/>
                          </w:pPr>
                          <w:r>
                            <w:t>Griffioenlaan 2</w:t>
                          </w:r>
                        </w:p>
                        <w:p w14:paraId="2CDE49B6" w14:textId="77777777" w:rsidR="00BA7192" w:rsidRDefault="006A0A78">
                          <w:pPr>
                            <w:pStyle w:val="ReferentiegegevensVerdana65"/>
                          </w:pPr>
                          <w:r>
                            <w:t>3526 LA  UTRECHT</w:t>
                          </w:r>
                        </w:p>
                        <w:p w14:paraId="66BE94B2" w14:textId="77777777" w:rsidR="00BA7192" w:rsidRDefault="006A0A78">
                          <w:pPr>
                            <w:pStyle w:val="ReferentiegegevensVerdana65"/>
                          </w:pPr>
                          <w:r>
                            <w:t>Postbus 2232</w:t>
                          </w:r>
                        </w:p>
                        <w:p w14:paraId="385B58BE" w14:textId="77777777" w:rsidR="00BA7192" w:rsidRDefault="006A0A78">
                          <w:pPr>
                            <w:pStyle w:val="ReferentiegegevensVerdana65"/>
                          </w:pPr>
                          <w:r>
                            <w:t>3500 GE  UTRECHT</w:t>
                          </w:r>
                        </w:p>
                        <w:p w14:paraId="23682FF7" w14:textId="77777777" w:rsidR="00BA7192" w:rsidRDefault="006A0A78">
                          <w:pPr>
                            <w:pStyle w:val="ReferentiegegevensVerdana65"/>
                          </w:pPr>
                          <w:proofErr w:type="gramStart"/>
                          <w:r>
                            <w:t>T  088</w:t>
                          </w:r>
                          <w:proofErr w:type="gramEnd"/>
                          <w:r>
                            <w:t xml:space="preserve"> 797 11 11</w:t>
                          </w:r>
                        </w:p>
                        <w:p w14:paraId="6F04E062" w14:textId="77777777" w:rsidR="00BA7192" w:rsidRDefault="006A0A78">
                          <w:pPr>
                            <w:pStyle w:val="ReferentiegegevensVerdana65"/>
                          </w:pPr>
                          <w:proofErr w:type="gramStart"/>
                          <w:r>
                            <w:t>www.rijkswaterstaat.nl</w:t>
                          </w:r>
                          <w:proofErr w:type="gramEnd"/>
                        </w:p>
                        <w:p w14:paraId="30EC8AF6" w14:textId="77777777" w:rsidR="00BA7192" w:rsidRDefault="00BA7192">
                          <w:pPr>
                            <w:pStyle w:val="WitregelW2"/>
                          </w:pPr>
                        </w:p>
                        <w:p w14:paraId="7D9BD4EF" w14:textId="77777777" w:rsidR="00BA7192" w:rsidRDefault="006A0A78">
                          <w:pPr>
                            <w:pStyle w:val="Referentiegegevensvet65"/>
                          </w:pPr>
                          <w:r>
                            <w:t>Datum</w:t>
                          </w:r>
                        </w:p>
                        <w:p w14:paraId="5E44BF4C" w14:textId="44A30071" w:rsidR="00BA7192" w:rsidRDefault="00000000">
                          <w:pPr>
                            <w:pStyle w:val="ReferentiegegevensVerdana65"/>
                          </w:pPr>
                          <w:sdt>
                            <w:sdtPr>
                              <w:id w:val="515810000"/>
                              <w:date w:fullDate="2026-01-26T00:00:00Z">
                                <w:dateFormat w:val="d MMMM yyyy"/>
                                <w:lid w:val="nl"/>
                                <w:storeMappedDataAs w:val="dateTime"/>
                                <w:calendar w:val="gregorian"/>
                              </w:date>
                            </w:sdtPr>
                            <w:sdtContent>
                              <w:r w:rsidR="00254957">
                                <w:rPr>
                                  <w:lang w:val="nl"/>
                                </w:rPr>
                                <w:t>26 januari 2026</w:t>
                              </w:r>
                            </w:sdtContent>
                          </w:sdt>
                        </w:p>
                      </w:txbxContent>
                    </wps:txbx>
                    <wps:bodyPr vert="horz" wrap="square" lIns="0" tIns="0" rIns="0" bIns="0" anchor="t" anchorCtr="0"/>
                  </wps:wsp>
                </a:graphicData>
              </a:graphic>
            </wp:anchor>
          </w:drawing>
        </mc:Choice>
        <mc:Fallback>
          <w:pict>
            <v:shape w14:anchorId="6292BA54" id="800a76f9-aa27-11ea-9460-02420a000003" o:spid="_x0000_s1050" type="#_x0000_t202" style="position:absolute;margin-left:466.25pt;margin-top:154.45pt;width:99.2pt;height:598.3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" filled="f" stroked="f">
              <v:textbox inset="0,0,0,0">
                <w:txbxContent>
                  <w:p w14:paraId="2AF0E7DA" w14:textId="77777777" w:rsidR="00BA7192" w:rsidRDefault="006A0A78">
                    <w:pPr>
                      <w:pStyle w:val="Referentiegegevensvet65"/>
                    </w:pPr>
                    <w:r>
                      <w:t>Rijkswaterstaat Water, Verkeer en Leefomgeving</w:t>
                    </w:r>
                  </w:p>
                  <w:p w14:paraId="76FB64A4" w14:textId="77777777" w:rsidR="00BA7192" w:rsidRDefault="00BA7192">
                    <w:pPr>
                      <w:pStyle w:val="WitregelW1"/>
                    </w:pPr>
                  </w:p>
                  <w:p w14:paraId="2550EE9A" w14:textId="77777777" w:rsidR="00BA7192" w:rsidRDefault="006A0A78">
                    <w:pPr>
                      <w:pStyle w:val="ReferentiegegevensVerdana65"/>
                    </w:pPr>
                    <w:r>
                      <w:t>Griffioenlaan 2</w:t>
                    </w:r>
                  </w:p>
                  <w:p w14:paraId="2CDE49B6" w14:textId="77777777" w:rsidR="00BA7192" w:rsidRDefault="006A0A78">
                    <w:pPr>
                      <w:pStyle w:val="ReferentiegegevensVerdana65"/>
                    </w:pPr>
                    <w:r>
                      <w:t>3526 LA  UTRECHT</w:t>
                    </w:r>
                  </w:p>
                  <w:p w14:paraId="66BE94B2" w14:textId="77777777" w:rsidR="00BA7192" w:rsidRDefault="006A0A78">
                    <w:pPr>
                      <w:pStyle w:val="ReferentiegegevensVerdana65"/>
                    </w:pPr>
                    <w:r>
                      <w:t>Postbus 2232</w:t>
                    </w:r>
                  </w:p>
                  <w:p w14:paraId="385B58BE" w14:textId="77777777" w:rsidR="00BA7192" w:rsidRDefault="006A0A78">
                    <w:pPr>
                      <w:pStyle w:val="ReferentiegegevensVerdana65"/>
                    </w:pPr>
                    <w:r>
                      <w:t>3500 GE  UTRECHT</w:t>
                    </w:r>
                  </w:p>
                  <w:p w14:paraId="23682FF7" w14:textId="77777777" w:rsidR="00BA7192" w:rsidRDefault="006A0A78">
                    <w:pPr>
                      <w:pStyle w:val="ReferentiegegevensVerdana65"/>
                    </w:pPr>
                    <w:proofErr w:type="gramStart"/>
                    <w:r>
                      <w:t>T  088</w:t>
                    </w:r>
                    <w:proofErr w:type="gramEnd"/>
                    <w:r>
                      <w:t xml:space="preserve"> 797 11 11</w:t>
                    </w:r>
                  </w:p>
                  <w:p w14:paraId="6F04E062" w14:textId="77777777" w:rsidR="00BA7192" w:rsidRDefault="006A0A78">
                    <w:pPr>
                      <w:pStyle w:val="ReferentiegegevensVerdana65"/>
                    </w:pPr>
                    <w:proofErr w:type="gramStart"/>
                    <w:r>
                      <w:t>www.rijkswaterstaat.nl</w:t>
                    </w:r>
                    <w:proofErr w:type="gramEnd"/>
                  </w:p>
                  <w:p w14:paraId="30EC8AF6" w14:textId="77777777" w:rsidR="00BA7192" w:rsidRDefault="00BA7192">
                    <w:pPr>
                      <w:pStyle w:val="WitregelW2"/>
                    </w:pPr>
                  </w:p>
                  <w:p w14:paraId="7D9BD4EF" w14:textId="77777777" w:rsidR="00BA7192" w:rsidRDefault="006A0A78">
                    <w:pPr>
                      <w:pStyle w:val="Referentiegegevensvet65"/>
                    </w:pPr>
                    <w:r>
                      <w:t>Datum</w:t>
                    </w:r>
                  </w:p>
                  <w:p w14:paraId="5E44BF4C" w14:textId="44A30071" w:rsidR="00BA7192" w:rsidRDefault="006D7F83">
                    <w:pPr>
                      <w:pStyle w:val="ReferentiegegevensVerdana65"/>
                    </w:pPr>
                    <w:sdt>
                      <w:sdtPr>
                        <w:id w:val="515810000"/>
                        <w:date w:fullDate="2026-01-26T00:00:00Z">
                          <w:dateFormat w:val="d MMMM yyyy"/>
                          <w:lid w:val="nl"/>
                          <w:storeMappedDataAs w:val="dateTime"/>
                          <w:calendar w:val="gregorian"/>
                        </w:date>
                      </w:sdtPr>
                      <w:sdtEndPr/>
                      <w:sdtContent>
                        <w:r w:rsidR="00254957">
                          <w:rPr>
                            <w:lang w:val="nl"/>
                          </w:rPr>
                          <w:t>26 januari 2026</w:t>
                        </w:r>
                      </w:sdtContent>
                    </w:sdt>
                  </w:p>
                </w:txbxContent>
              </v:textbox>
              <w10:wrap anchorx="page" anchory="page"/>
              <w10:anchorlock/>
            </v:shape>
          </w:pict>
        </mc:Fallback>
      </mc:AlternateContent>
    </w:r>
    <w:r>
      <w:rPr>
        <w:noProof/>
      </w:rPr>
      <mc:AlternateContent>
        <mc:Choice Requires="wps">
          <w:drawing>
            <wp:anchor distT="0" distB="0" distL="0" distR="0" simplePos="0" relativeHeight="251662336" behindDoc="0" locked="1" layoutInCell="1" allowOverlap="1" wp14:anchorId="3DC25214" wp14:editId="62D3940B">
              <wp:simplePos x="0" y="0"/>
              <wp:positionH relativeFrom="page">
                <wp:posOffset>1007744</wp:posOffset>
              </wp:positionH>
              <wp:positionV relativeFrom="page">
                <wp:posOffset>10223500</wp:posOffset>
              </wp:positionV>
              <wp:extent cx="4524375" cy="219075"/>
              <wp:effectExtent l="0" t="0" r="0" b="0"/>
              <wp:wrapNone/>
              <wp:docPr id="14" name="800a7065-aa27-11ea-9460-02420a000003"/>
              <wp:cNvGraphicFramePr/>
              <a:graphic xmlns:a="http://schemas.openxmlformats.org/drawingml/2006/main">
                <a:graphicData uri="http://schemas.microsoft.com/office/word/2010/wordprocessingShape">
                  <wps:wsp>
                    <wps:cNvSpPr txBox="1"/>
                    <wps:spPr>
                      <a:xfrm>
                        <a:off x="0" y="0"/>
                        <a:ext cx="4524375" cy="219075"/>
                      </a:xfrm>
                      <a:prstGeom prst="rect">
                        <a:avLst/>
                      </a:prstGeom>
                      <a:noFill/>
                    </wps:spPr>
                    <wps:txbx>
                      <w:txbxContent>
                        <w:p w14:paraId="529DE5F3" w14:textId="77777777" w:rsidR="00BA7192" w:rsidRDefault="00344605">
                          <w:pPr>
                            <w:pStyle w:val="Vertrouwelijkheidsniveau"/>
                          </w:pPr>
                          <w:fldSimple w:instr=" DOCPROPERTY  &quot;Rubricering&quot;  \* MERGEFORMAT ">
                            <w:r>
                              <w:t>RWS INFORMATIE</w:t>
                            </w:r>
                          </w:fldSimple>
                        </w:p>
                      </w:txbxContent>
                    </wps:txbx>
                    <wps:bodyPr vert="horz" wrap="square" lIns="0" tIns="0" rIns="0" bIns="0" anchor="t" anchorCtr="0"/>
                  </wps:wsp>
                </a:graphicData>
              </a:graphic>
            </wp:anchor>
          </w:drawing>
        </mc:Choice>
        <mc:Fallback>
          <w:pict>
            <v:shape w14:anchorId="3DC25214" id="800a7065-aa27-11ea-9460-02420a000003" o:spid="_x0000_s1051" type="#_x0000_t202" style="position:absolute;margin-left:79.35pt;margin-top:805pt;width:356.25pt;height:17.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" filled="f" stroked="f">
              <v:textbox inset="0,0,0,0">
                <w:txbxContent>
                  <w:p w14:paraId="529DE5F3" w14:textId="77777777" w:rsidR="00BA7192" w:rsidRDefault="00344605">
                    <w:pPr>
                      <w:pStyle w:val="Vertrouwelijkheidsniveau"/>
                    </w:pPr>
                    <w:fldSimple w:instr=" DOCPROPERTY  &quot;Rubricering&quot;  \* MERGEFORMAT ">
                      <w:r>
                        <w:t>RWS INFORMATIE</w:t>
                      </w:r>
                    </w:fldSimple>
                  </w:p>
                </w:txbxContent>
              </v:textbox>
              <w10:wrap anchorx="page" anchory="page"/>
              <w10:anchorlock/>
            </v:shape>
          </w:pict>
        </mc:Fallback>
      </mc:AlternateContent>
    </w:r>
    <w:r>
      <w:rPr>
        <w:noProof/>
      </w:rPr>
      <mc:AlternateContent>
        <mc:Choice Requires="wps">
          <w:drawing>
            <wp:anchor distT="0" distB="0" distL="0" distR="0" simplePos="0" relativeHeight="251663360" behindDoc="0" locked="1" layoutInCell="1" allowOverlap="1" wp14:anchorId="69E34E79" wp14:editId="5046680D">
              <wp:simplePos x="0" y="0"/>
              <wp:positionH relativeFrom="page">
                <wp:posOffset>5921375</wp:posOffset>
              </wp:positionH>
              <wp:positionV relativeFrom="page">
                <wp:posOffset>10223500</wp:posOffset>
              </wp:positionV>
              <wp:extent cx="1257300" cy="180975"/>
              <wp:effectExtent l="0" t="0" r="0" b="0"/>
              <wp:wrapNone/>
              <wp:docPr id="15" name="800a70b4-aa27-11ea-9460-02420a000003"/>
              <wp:cNvGraphicFramePr/>
              <a:graphic xmlns:a="http://schemas.openxmlformats.org/drawingml/2006/main">
                <a:graphicData uri="http://schemas.microsoft.com/office/word/2010/wordprocessingShape">
                  <wps:wsp>
                    <wps:cNvSpPr txBox="1"/>
                    <wps:spPr>
                      <a:xfrm>
                        <a:off x="0" y="0"/>
                        <a:ext cx="1257300" cy="180975"/>
                      </a:xfrm>
                      <a:prstGeom prst="rect">
                        <a:avLst/>
                      </a:prstGeom>
                      <a:noFill/>
                    </wps:spPr>
                    <wps:txbx>
                      <w:txbxContent>
                        <w:p w14:paraId="15B4619C" w14:textId="77777777" w:rsidR="00BA7192" w:rsidRDefault="006A0A78">
                          <w:pPr>
                            <w:pStyle w:val="ReferentiegegevensVerdana65"/>
                          </w:pPr>
                          <w:r>
                            <w:t xml:space="preserve">Pagina </w:t>
                          </w:r>
                          <w:r>
                            <w:fldChar w:fldCharType="begin"/>
                          </w:r>
                          <w:r>
                            <w:instrText>PAGE</w:instrText>
                          </w:r>
                          <w:r>
                            <w:fldChar w:fldCharType="separate"/>
                          </w:r>
                          <w:r w:rsidR="00344605">
                            <w:rPr>
                              <w:noProof/>
                            </w:rPr>
                            <w:t>1</w:t>
                          </w:r>
                          <w:r>
                            <w:fldChar w:fldCharType="end"/>
                          </w:r>
                          <w:r>
                            <w:t xml:space="preserve"> van </w:t>
                          </w:r>
                          <w:r>
                            <w:fldChar w:fldCharType="begin"/>
                          </w:r>
                          <w:r>
                            <w:instrText>NUMPAGES</w:instrText>
                          </w:r>
                          <w:r>
                            <w:fldChar w:fldCharType="separate"/>
                          </w:r>
                          <w:r w:rsidR="00344605">
                            <w:rPr>
                              <w:noProof/>
                            </w:rPr>
                            <w:t>1</w:t>
                          </w:r>
                          <w:r>
                            <w:fldChar w:fldCharType="end"/>
                          </w:r>
                        </w:p>
                      </w:txbxContent>
                    </wps:txbx>
                    <wps:bodyPr vert="horz" wrap="square" lIns="0" tIns="0" rIns="0" bIns="0" anchor="t" anchorCtr="0"/>
                  </wps:wsp>
                </a:graphicData>
              </a:graphic>
            </wp:anchor>
          </w:drawing>
        </mc:Choice>
        <mc:Fallback>
          <w:pict>
            <v:shape w14:anchorId="69E34E79" id="800a70b4-aa27-11ea-9460-02420a000003" o:spid="_x0000_s1052" type="#_x0000_t202" style="position:absolute;margin-left:466.25pt;margin-top:805pt;width:99pt;height:14.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" filled="f" stroked="f">
              <v:textbox inset="0,0,0,0">
                <w:txbxContent>
                  <w:p w14:paraId="15B4619C" w14:textId="77777777" w:rsidR="00BA7192" w:rsidRDefault="006A0A78">
                    <w:pPr>
                      <w:pStyle w:val="ReferentiegegevensVerdana65"/>
                    </w:pPr>
                    <w:r>
                      <w:t xml:space="preserve">Pagina </w:t>
                    </w:r>
                    <w:r>
                      <w:fldChar w:fldCharType="begin"/>
                    </w:r>
                    <w:r>
                      <w:instrText>PAGE</w:instrText>
                    </w:r>
                    <w:r>
                      <w:fldChar w:fldCharType="separate"/>
                    </w:r>
                    <w:r w:rsidR="00344605">
                      <w:rPr>
                        <w:noProof/>
                      </w:rPr>
                      <w:t>1</w:t>
                    </w:r>
                    <w:r>
                      <w:fldChar w:fldCharType="end"/>
                    </w:r>
                    <w:r>
                      <w:t xml:space="preserve"> van </w:t>
                    </w:r>
                    <w:r>
                      <w:fldChar w:fldCharType="begin"/>
                    </w:r>
                    <w:r>
                      <w:instrText>NUMPAGES</w:instrText>
                    </w:r>
                    <w:r>
                      <w:fldChar w:fldCharType="separate"/>
                    </w:r>
                    <w:r w:rsidR="00344605">
                      <w:rPr>
                        <w:noProof/>
                      </w:rPr>
                      <w:t>1</w:t>
                    </w:r>
                    <w:r>
                      <w:fldChar w:fldCharType="end"/>
                    </w: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89EF44"/>
    <w:multiLevelType w:val="multilevel"/>
    <w:tmpl w:val="3DF00A63"/>
    <w:name w:val="Standaardlijst"/>
    <w:lvl w:ilvl="0">
      <w:start w:val="1"/>
      <w:numFmt w:val="decimal"/>
      <w:pStyle w:val="Lijstniveau1"/>
      <w:lvlText w:val="%1."/>
      <w:lvlJc w:val="left"/>
      <w:pPr>
        <w:ind w:left="1132" w:hanging="1132"/>
      </w:pPr>
    </w:lvl>
    <w:lvl w:ilvl="1">
      <w:start w:val="1"/>
      <w:numFmt w:val="decimal"/>
      <w:pStyle w:val="Lijstniveau2"/>
      <w:lvlText w:val="%1. %2."/>
      <w:lvlJc w:val="left"/>
      <w:pPr>
        <w:ind w:left="1132" w:hanging="1132"/>
      </w:pPr>
    </w:lvl>
    <w:lvl w:ilvl="2">
      <w:start w:val="1"/>
      <w:numFmt w:val="decimal"/>
      <w:pStyle w:val="Lijstniveau3"/>
      <w:lvlText w:val="%1. %2. %3."/>
      <w:lvlJc w:val="left"/>
      <w:pPr>
        <w:ind w:left="1132" w:hanging="1132"/>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973F5AC8"/>
    <w:multiLevelType w:val="multilevel"/>
    <w:tmpl w:val="19CB3E8A"/>
    <w:name w:val="Opsomming"/>
    <w:lvl w:ilvl="0">
      <w:start w:val="1"/>
      <w:numFmt w:val="bullet"/>
      <w:pStyle w:val="Opsommingniveau1"/>
      <w:lvlText w:val="·"/>
      <w:lvlJc w:val="left"/>
      <w:pPr>
        <w:ind w:left="447" w:hanging="447"/>
      </w:pPr>
      <w:rPr>
        <w:rFonts w:ascii="Symbol" w:hAnsi="Symbol"/>
      </w:rPr>
    </w:lvl>
    <w:lvl w:ilvl="1">
      <w:start w:val="1"/>
      <w:numFmt w:val="decimal"/>
      <w:pStyle w:val="Opsommingniveau2"/>
      <w:lvlText w:val="-"/>
      <w:lvlJc w:val="left"/>
      <w:pPr>
        <w:ind w:left="907" w:hanging="459"/>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A4BFA84D"/>
    <w:multiLevelType w:val="multilevel"/>
    <w:tmpl w:val="859BD081"/>
    <w:name w:val="Kopnummering zonder nummer"/>
    <w:lvl w:ilvl="0">
      <w:start w:val="1"/>
      <w:numFmt w:val="bullet"/>
      <w:pStyle w:val="Kopzondernummering"/>
      <w:lvlText w:val="·"/>
      <w:lvlJc w:val="left"/>
      <w:pPr>
        <w:ind w:left="0" w:firstLine="0"/>
      </w:pPr>
      <w:rPr>
        <w:rFonts w:ascii="Symbol" w:hAnsi="Symbol"/>
        <w:color w:val="FFFFFF"/>
      </w:rPr>
    </w:lvl>
    <w:lvl w:ilvl="1">
      <w:start w:val="1"/>
      <w:numFmt w:val="none"/>
      <w:lvlText w:val=""/>
      <w:lvlJc w:val="left"/>
      <w:pPr>
        <w:ind w:left="0" w:firstLine="0"/>
      </w:pPr>
    </w:lvl>
    <w:lvl w:ilvl="2">
      <w:start w:val="1"/>
      <w:numFmt w:val="none"/>
      <w:lvlText w:val=""/>
      <w:lvlJc w:val="left"/>
      <w:pPr>
        <w:ind w:left="0" w:firstLine="0"/>
      </w:pPr>
    </w:lvl>
    <w:lvl w:ilvl="3">
      <w:start w:val="1"/>
      <w:numFmt w:val="none"/>
      <w:lvlText w:val=""/>
      <w:lvlJc w:val="left"/>
      <w:pPr>
        <w:ind w:left="0" w:firstLine="0"/>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3" w15:restartNumberingAfterBreak="0">
    <w:nsid w:val="00FE3BC7"/>
    <w:multiLevelType w:val="hybridMultilevel"/>
    <w:tmpl w:val="DF30EF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2BD3F7D"/>
    <w:multiLevelType w:val="multilevel"/>
    <w:tmpl w:val="145B61A8"/>
    <w:name w:val="Lijst met opsommingstekens"/>
    <w:styleLink w:val="Lijstmetopsommingstekens"/>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5" w15:restartNumberingAfterBreak="0">
    <w:nsid w:val="1AD74F0B"/>
    <w:multiLevelType w:val="hybridMultilevel"/>
    <w:tmpl w:val="EA181F50"/>
    <w:lvl w:ilvl="0" w:tplc="867CAF2E">
      <w:numFmt w:val="bullet"/>
      <w:lvlText w:val="-"/>
      <w:lvlJc w:val="left"/>
      <w:pPr>
        <w:ind w:left="720" w:hanging="360"/>
      </w:pPr>
      <w:rPr>
        <w:rFonts w:ascii="Verdana" w:eastAsia="DejaVu Sans" w:hAnsi="Verdana" w:cs="Lohit Hin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88D0725"/>
    <w:multiLevelType w:val="multilevel"/>
    <w:tmpl w:val="E3031BD2"/>
    <w:name w:val="Kopnummering"/>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2D485B20"/>
    <w:multiLevelType w:val="multilevel"/>
    <w:tmpl w:val="5F6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843E0"/>
    <w:multiLevelType w:val="multilevel"/>
    <w:tmpl w:val="F04112A2"/>
    <w:name w:val="Genummerde lijst"/>
    <w:styleLink w:val="Genummerdelijst"/>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15:restartNumberingAfterBreak="0">
    <w:nsid w:val="373B17A1"/>
    <w:multiLevelType w:val="multilevel"/>
    <w:tmpl w:val="654A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82CBD"/>
    <w:multiLevelType w:val="hybridMultilevel"/>
    <w:tmpl w:val="0F4E70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3877236"/>
    <w:multiLevelType w:val="hybridMultilevel"/>
    <w:tmpl w:val="0D4A3A30"/>
    <w:lvl w:ilvl="0" w:tplc="900EDB42">
      <w:numFmt w:val="bullet"/>
      <w:lvlText w:val="-"/>
      <w:lvlJc w:val="left"/>
      <w:pPr>
        <w:ind w:left="720" w:hanging="360"/>
      </w:pPr>
      <w:rPr>
        <w:rFonts w:ascii="Verdana" w:eastAsia="DejaVu Sans" w:hAnsi="Verdana" w:cs="Lohit Hin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AF17E45"/>
    <w:multiLevelType w:val="hybridMultilevel"/>
    <w:tmpl w:val="FC9EEB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19721">
    <w:abstractNumId w:val="8"/>
  </w:num>
  <w:num w:numId="2" w16cid:durableId="1245912708">
    <w:abstractNumId w:val="6"/>
  </w:num>
  <w:num w:numId="3" w16cid:durableId="157498319">
    <w:abstractNumId w:val="2"/>
  </w:num>
  <w:num w:numId="4" w16cid:durableId="805122205">
    <w:abstractNumId w:val="4"/>
  </w:num>
  <w:num w:numId="5" w16cid:durableId="286474338">
    <w:abstractNumId w:val="1"/>
  </w:num>
  <w:num w:numId="6" w16cid:durableId="1647662068">
    <w:abstractNumId w:val="0"/>
  </w:num>
  <w:num w:numId="7" w16cid:durableId="859623">
    <w:abstractNumId w:val="10"/>
  </w:num>
  <w:num w:numId="8" w16cid:durableId="732237894">
    <w:abstractNumId w:val="3"/>
  </w:num>
  <w:num w:numId="9" w16cid:durableId="1256011474">
    <w:abstractNumId w:val="5"/>
  </w:num>
  <w:num w:numId="10" w16cid:durableId="120927925">
    <w:abstractNumId w:val="7"/>
  </w:num>
  <w:num w:numId="11" w16cid:durableId="1222794013">
    <w:abstractNumId w:val="9"/>
  </w:num>
  <w:num w:numId="12" w16cid:durableId="1520849056">
    <w:abstractNumId w:val="11"/>
  </w:num>
  <w:num w:numId="13" w16cid:durableId="106891971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o Olsthoorn">
    <w15:presenceInfo w15:providerId="None" w15:userId="Theo Olsthoor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05"/>
    <w:rsid w:val="00000AA2"/>
    <w:rsid w:val="000A0E25"/>
    <w:rsid w:val="000A1AC7"/>
    <w:rsid w:val="000A7FA9"/>
    <w:rsid w:val="000B56D9"/>
    <w:rsid w:val="000D5AD3"/>
    <w:rsid w:val="000E4E4C"/>
    <w:rsid w:val="00116D08"/>
    <w:rsid w:val="0015662F"/>
    <w:rsid w:val="001753F4"/>
    <w:rsid w:val="00182543"/>
    <w:rsid w:val="0018656B"/>
    <w:rsid w:val="0019052D"/>
    <w:rsid w:val="001A4786"/>
    <w:rsid w:val="001D13D3"/>
    <w:rsid w:val="001F45AC"/>
    <w:rsid w:val="00210DE8"/>
    <w:rsid w:val="0021191B"/>
    <w:rsid w:val="002373B2"/>
    <w:rsid w:val="00254957"/>
    <w:rsid w:val="00256795"/>
    <w:rsid w:val="002672C7"/>
    <w:rsid w:val="002900FE"/>
    <w:rsid w:val="00295A88"/>
    <w:rsid w:val="002A7A4C"/>
    <w:rsid w:val="002B0EB6"/>
    <w:rsid w:val="002C5511"/>
    <w:rsid w:val="002F158C"/>
    <w:rsid w:val="003123CB"/>
    <w:rsid w:val="00317EFD"/>
    <w:rsid w:val="00327433"/>
    <w:rsid w:val="003371E4"/>
    <w:rsid w:val="00344605"/>
    <w:rsid w:val="003514A8"/>
    <w:rsid w:val="00366DBA"/>
    <w:rsid w:val="0037089B"/>
    <w:rsid w:val="00380C10"/>
    <w:rsid w:val="0039412B"/>
    <w:rsid w:val="003959EC"/>
    <w:rsid w:val="003A212F"/>
    <w:rsid w:val="003B1426"/>
    <w:rsid w:val="003E4999"/>
    <w:rsid w:val="003F29D2"/>
    <w:rsid w:val="003F495C"/>
    <w:rsid w:val="004052F0"/>
    <w:rsid w:val="00413C46"/>
    <w:rsid w:val="004264FA"/>
    <w:rsid w:val="004866BD"/>
    <w:rsid w:val="004A3744"/>
    <w:rsid w:val="004B4CA8"/>
    <w:rsid w:val="004C300E"/>
    <w:rsid w:val="004D0D3B"/>
    <w:rsid w:val="004D2E95"/>
    <w:rsid w:val="004D55E1"/>
    <w:rsid w:val="004E115F"/>
    <w:rsid w:val="004F4E56"/>
    <w:rsid w:val="004F6453"/>
    <w:rsid w:val="0050405C"/>
    <w:rsid w:val="0051577F"/>
    <w:rsid w:val="00516D2C"/>
    <w:rsid w:val="00550386"/>
    <w:rsid w:val="005606F8"/>
    <w:rsid w:val="00561434"/>
    <w:rsid w:val="00570817"/>
    <w:rsid w:val="00594947"/>
    <w:rsid w:val="005A6F41"/>
    <w:rsid w:val="005C3C18"/>
    <w:rsid w:val="005D0D50"/>
    <w:rsid w:val="005D11E8"/>
    <w:rsid w:val="005E1494"/>
    <w:rsid w:val="005E3314"/>
    <w:rsid w:val="006029F5"/>
    <w:rsid w:val="006035D0"/>
    <w:rsid w:val="00631121"/>
    <w:rsid w:val="00636BC6"/>
    <w:rsid w:val="0067796D"/>
    <w:rsid w:val="00681CC5"/>
    <w:rsid w:val="006A0A78"/>
    <w:rsid w:val="006B0ED3"/>
    <w:rsid w:val="006C00C2"/>
    <w:rsid w:val="006D17B0"/>
    <w:rsid w:val="006D7F83"/>
    <w:rsid w:val="006E3CBA"/>
    <w:rsid w:val="00701FB9"/>
    <w:rsid w:val="00702B21"/>
    <w:rsid w:val="00721CB8"/>
    <w:rsid w:val="00753F62"/>
    <w:rsid w:val="00782461"/>
    <w:rsid w:val="007859F7"/>
    <w:rsid w:val="007B2764"/>
    <w:rsid w:val="007C1F89"/>
    <w:rsid w:val="007D3743"/>
    <w:rsid w:val="007D38CF"/>
    <w:rsid w:val="00810360"/>
    <w:rsid w:val="00810BD6"/>
    <w:rsid w:val="00825408"/>
    <w:rsid w:val="008400CF"/>
    <w:rsid w:val="00841B30"/>
    <w:rsid w:val="00847B78"/>
    <w:rsid w:val="00853EA7"/>
    <w:rsid w:val="00857F63"/>
    <w:rsid w:val="00866D83"/>
    <w:rsid w:val="00890322"/>
    <w:rsid w:val="008C18B0"/>
    <w:rsid w:val="008E3657"/>
    <w:rsid w:val="008E4CEB"/>
    <w:rsid w:val="008F0CD6"/>
    <w:rsid w:val="00903EB8"/>
    <w:rsid w:val="00910012"/>
    <w:rsid w:val="00910FDF"/>
    <w:rsid w:val="009313FC"/>
    <w:rsid w:val="00964BFF"/>
    <w:rsid w:val="00974933"/>
    <w:rsid w:val="00987671"/>
    <w:rsid w:val="00994C4E"/>
    <w:rsid w:val="009975E9"/>
    <w:rsid w:val="009A2A75"/>
    <w:rsid w:val="009B6CF7"/>
    <w:rsid w:val="009B7DAB"/>
    <w:rsid w:val="009D4B0C"/>
    <w:rsid w:val="009F32AA"/>
    <w:rsid w:val="009F45AF"/>
    <w:rsid w:val="00A012D6"/>
    <w:rsid w:val="00A04969"/>
    <w:rsid w:val="00A17C36"/>
    <w:rsid w:val="00A5492B"/>
    <w:rsid w:val="00A609F8"/>
    <w:rsid w:val="00A61140"/>
    <w:rsid w:val="00A65B54"/>
    <w:rsid w:val="00A8119F"/>
    <w:rsid w:val="00A85E7B"/>
    <w:rsid w:val="00AA1D90"/>
    <w:rsid w:val="00AE3B2B"/>
    <w:rsid w:val="00B13F47"/>
    <w:rsid w:val="00B20718"/>
    <w:rsid w:val="00B4357A"/>
    <w:rsid w:val="00B65589"/>
    <w:rsid w:val="00B72A42"/>
    <w:rsid w:val="00B7417E"/>
    <w:rsid w:val="00BA7192"/>
    <w:rsid w:val="00BB44F5"/>
    <w:rsid w:val="00BC10C6"/>
    <w:rsid w:val="00BE339E"/>
    <w:rsid w:val="00BE4267"/>
    <w:rsid w:val="00BF6DD0"/>
    <w:rsid w:val="00C0224A"/>
    <w:rsid w:val="00C37E04"/>
    <w:rsid w:val="00C475DE"/>
    <w:rsid w:val="00C641EA"/>
    <w:rsid w:val="00C71BD1"/>
    <w:rsid w:val="00C861D9"/>
    <w:rsid w:val="00CA319D"/>
    <w:rsid w:val="00CA39A7"/>
    <w:rsid w:val="00CD6140"/>
    <w:rsid w:val="00CE35D4"/>
    <w:rsid w:val="00D0213C"/>
    <w:rsid w:val="00D05482"/>
    <w:rsid w:val="00D25024"/>
    <w:rsid w:val="00D25C76"/>
    <w:rsid w:val="00D6158A"/>
    <w:rsid w:val="00D74123"/>
    <w:rsid w:val="00D954ED"/>
    <w:rsid w:val="00DA1EB0"/>
    <w:rsid w:val="00DD3117"/>
    <w:rsid w:val="00DD5CE4"/>
    <w:rsid w:val="00DE5444"/>
    <w:rsid w:val="00DF0477"/>
    <w:rsid w:val="00E048FC"/>
    <w:rsid w:val="00E05C01"/>
    <w:rsid w:val="00E13D8E"/>
    <w:rsid w:val="00E16013"/>
    <w:rsid w:val="00E165BD"/>
    <w:rsid w:val="00E21B49"/>
    <w:rsid w:val="00E234B2"/>
    <w:rsid w:val="00E2502D"/>
    <w:rsid w:val="00E430A8"/>
    <w:rsid w:val="00E47986"/>
    <w:rsid w:val="00E5668D"/>
    <w:rsid w:val="00E83727"/>
    <w:rsid w:val="00E84F01"/>
    <w:rsid w:val="00E93069"/>
    <w:rsid w:val="00EB1A91"/>
    <w:rsid w:val="00EB42D9"/>
    <w:rsid w:val="00EC2CBE"/>
    <w:rsid w:val="00EC3FA7"/>
    <w:rsid w:val="00EC71F4"/>
    <w:rsid w:val="00ED02B1"/>
    <w:rsid w:val="00ED43B4"/>
    <w:rsid w:val="00EE79C6"/>
    <w:rsid w:val="00EE7FF3"/>
    <w:rsid w:val="00F01328"/>
    <w:rsid w:val="00F03409"/>
    <w:rsid w:val="00F06B4B"/>
    <w:rsid w:val="00F2315F"/>
    <w:rsid w:val="00F2419D"/>
    <w:rsid w:val="00F45EC6"/>
    <w:rsid w:val="00F511A1"/>
    <w:rsid w:val="00F62A69"/>
    <w:rsid w:val="00F83B25"/>
    <w:rsid w:val="00FB02C5"/>
    <w:rsid w:val="00FB5CD1"/>
    <w:rsid w:val="00FC2B23"/>
    <w:rsid w:val="00FD40E9"/>
    <w:rsid w:val="00FF22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BB759"/>
  <w15:docId w15:val="{E1EB4513-C52D-461D-9481-F6193362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Lohit Hindi"/>
        <w:lang w:val="nl-NL" w:eastAsia="nl-NL" w:bidi="ar-SA"/>
      </w:rPr>
    </w:rPrDefault>
    <w:pPrDefault>
      <w:pPr>
        <w:autoSpaceDN w:val="0"/>
        <w:textAlignment w:val="baseline"/>
      </w:pPr>
    </w:pPrDefault>
  </w:docDefaults>
  <w:latentStyles w:defLockedState="0" w:defUIPriority="99" w:defSemiHidden="0" w:defUnhideWhenUsed="0" w:defQFormat="0" w:count="376">
    <w:lsdException w:name="heading 1" w:semiHidden="1"/>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Verdana" w:hAnsi="Verdana"/>
      <w:color w:val="000000"/>
      <w:sz w:val="18"/>
      <w:szCs w:val="18"/>
    </w:rPr>
  </w:style>
  <w:style w:type="paragraph" w:styleId="Heading1">
    <w:name w:val="heading 1"/>
    <w:basedOn w:val="Normal"/>
    <w:next w:val="Normal"/>
    <w:uiPriority w:val="1"/>
    <w:qFormat/>
    <w:pPr>
      <w:pageBreakBefore/>
      <w:numPr>
        <w:numId w:val="2"/>
      </w:numPr>
      <w:tabs>
        <w:tab w:val="left" w:pos="0"/>
      </w:tabs>
      <w:spacing w:after="720" w:line="300" w:lineRule="exact"/>
      <w:ind w:hanging="1120"/>
      <w:outlineLvl w:val="0"/>
    </w:pPr>
    <w:rPr>
      <w:sz w:val="24"/>
      <w:szCs w:val="24"/>
    </w:rPr>
  </w:style>
  <w:style w:type="paragraph" w:styleId="Heading2">
    <w:name w:val="heading 2"/>
    <w:basedOn w:val="Normal"/>
    <w:next w:val="Normal"/>
    <w:uiPriority w:val="1"/>
    <w:qFormat/>
    <w:pPr>
      <w:numPr>
        <w:ilvl w:val="1"/>
        <w:numId w:val="2"/>
      </w:numPr>
      <w:tabs>
        <w:tab w:val="left" w:pos="0"/>
      </w:tabs>
      <w:spacing w:before="240"/>
      <w:ind w:hanging="1120"/>
      <w:outlineLvl w:val="1"/>
    </w:pPr>
    <w:rPr>
      <w:b/>
    </w:rPr>
  </w:style>
  <w:style w:type="paragraph" w:styleId="Heading3">
    <w:name w:val="heading 3"/>
    <w:basedOn w:val="Normal"/>
    <w:next w:val="Normal"/>
    <w:uiPriority w:val="1"/>
    <w:qFormat/>
    <w:pPr>
      <w:numPr>
        <w:ilvl w:val="2"/>
        <w:numId w:val="2"/>
      </w:numPr>
      <w:tabs>
        <w:tab w:val="left" w:pos="0"/>
      </w:tabs>
      <w:spacing w:before="240"/>
      <w:ind w:hanging="1120"/>
      <w:outlineLvl w:val="2"/>
    </w:pPr>
    <w:rPr>
      <w:i/>
    </w:rPr>
  </w:style>
  <w:style w:type="paragraph" w:styleId="Heading4">
    <w:name w:val="heading 4"/>
    <w:basedOn w:val="Normal"/>
    <w:next w:val="Normal"/>
    <w:uiPriority w:val="1"/>
    <w:qFormat/>
    <w:pPr>
      <w:numPr>
        <w:ilvl w:val="3"/>
        <w:numId w:val="2"/>
      </w:numPr>
      <w:tabs>
        <w:tab w:val="left" w:pos="0"/>
      </w:tabs>
      <w:spacing w:before="240"/>
      <w:ind w:hanging="112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1B78"/>
    <w:rPr>
      <w:color w:val="467886" w:themeColor="hyperlink"/>
      <w:u w:val="single"/>
    </w:rPr>
  </w:style>
  <w:style w:type="paragraph" w:styleId="Salutation">
    <w:name w:val="Salutation"/>
    <w:basedOn w:val="Normal"/>
    <w:next w:val="Normal"/>
    <w:uiPriority w:val="4"/>
    <w:qFormat/>
    <w:pPr>
      <w:spacing w:before="260" w:after="240"/>
    </w:pPr>
  </w:style>
  <w:style w:type="paragraph" w:styleId="Caption">
    <w:name w:val="caption"/>
    <w:basedOn w:val="Normal"/>
    <w:next w:val="Normal"/>
    <w:uiPriority w:val="3"/>
    <w:qFormat/>
    <w:pPr>
      <w:spacing w:after="220" w:line="160" w:lineRule="exact"/>
    </w:pPr>
    <w:rPr>
      <w:i/>
      <w:color w:val="4F81BD"/>
      <w:sz w:val="16"/>
      <w:szCs w:val="16"/>
    </w:rPr>
  </w:style>
  <w:style w:type="paragraph" w:customStyle="1" w:styleId="Colofon">
    <w:name w:val="Colofon"/>
    <w:basedOn w:val="Normal"/>
    <w:next w:val="Normal"/>
    <w:pPr>
      <w:spacing w:before="240" w:after="660"/>
    </w:pPr>
    <w:rPr>
      <w:sz w:val="24"/>
      <w:szCs w:val="24"/>
    </w:rPr>
  </w:style>
  <w:style w:type="paragraph" w:customStyle="1" w:styleId="DatumLocatie">
    <w:name w:val="Datum Locatie"/>
    <w:basedOn w:val="Normal"/>
    <w:next w:val="Normal"/>
    <w:pPr>
      <w:spacing w:before="40" w:line="320" w:lineRule="exact"/>
    </w:pPr>
    <w:rPr>
      <w:sz w:val="28"/>
      <w:szCs w:val="28"/>
    </w:rPr>
  </w:style>
  <w:style w:type="paragraph" w:customStyle="1" w:styleId="DatumLocatieA3">
    <w:name w:val="Datum Locatie A3"/>
    <w:basedOn w:val="Normal"/>
    <w:next w:val="Normal"/>
    <w:pPr>
      <w:spacing w:line="624" w:lineRule="exact"/>
    </w:pPr>
    <w:rPr>
      <w:sz w:val="40"/>
      <w:szCs w:val="40"/>
    </w:rPr>
  </w:style>
  <w:style w:type="paragraph" w:customStyle="1" w:styleId="fotobijschrift">
    <w:name w:val="foto bijschrift"/>
    <w:basedOn w:val="Normal"/>
    <w:next w:val="Normal"/>
    <w:uiPriority w:val="4"/>
    <w:qFormat/>
    <w:pPr>
      <w:spacing w:line="320" w:lineRule="exact"/>
    </w:pPr>
    <w:rPr>
      <w:i/>
      <w:sz w:val="14"/>
      <w:szCs w:val="14"/>
    </w:rPr>
  </w:style>
  <w:style w:type="numbering" w:customStyle="1" w:styleId="Genummerdelijst">
    <w:name w:val="Genummerde lijst"/>
    <w:pPr>
      <w:numPr>
        <w:numId w:val="1"/>
      </w:numPr>
    </w:pPr>
  </w:style>
  <w:style w:type="paragraph" w:customStyle="1" w:styleId="Groetregel">
    <w:name w:val="Groetregel"/>
    <w:basedOn w:val="Normal"/>
    <w:next w:val="Normal"/>
    <w:pPr>
      <w:spacing w:before="240"/>
    </w:pPr>
  </w:style>
  <w:style w:type="paragraph" w:customStyle="1" w:styleId="Huisstijl-Inhoud">
    <w:name w:val="Huisstijl - Inhoud"/>
    <w:basedOn w:val="Normal"/>
    <w:next w:val="Normal"/>
    <w:uiPriority w:val="3"/>
    <w:qFormat/>
    <w:pPr>
      <w:spacing w:after="720" w:line="300" w:lineRule="exact"/>
    </w:pPr>
    <w:rPr>
      <w:sz w:val="24"/>
      <w:szCs w:val="24"/>
    </w:rPr>
  </w:style>
  <w:style w:type="paragraph" w:styleId="TOC1">
    <w:name w:val="toc 1"/>
    <w:basedOn w:val="Normal"/>
    <w:next w:val="Normal"/>
    <w:pPr>
      <w:tabs>
        <w:tab w:val="left" w:pos="0"/>
      </w:tabs>
      <w:spacing w:before="240"/>
      <w:ind w:hanging="1120"/>
    </w:pPr>
    <w:rPr>
      <w:b/>
    </w:rPr>
  </w:style>
  <w:style w:type="paragraph" w:styleId="TOC2">
    <w:name w:val="toc 2"/>
    <w:basedOn w:val="TOC1"/>
    <w:next w:val="Normal"/>
    <w:pPr>
      <w:spacing w:before="0"/>
    </w:pPr>
    <w:rPr>
      <w:b w:val="0"/>
    </w:rPr>
  </w:style>
  <w:style w:type="paragraph" w:styleId="TOC3">
    <w:name w:val="toc 3"/>
    <w:basedOn w:val="TOC2"/>
    <w:next w:val="Normal"/>
  </w:style>
  <w:style w:type="paragraph" w:styleId="TOC4">
    <w:name w:val="toc 4"/>
    <w:basedOn w:val="TOC3"/>
    <w:next w:val="Normal"/>
  </w:style>
  <w:style w:type="paragraph" w:styleId="TOC5">
    <w:name w:val="toc 5"/>
    <w:basedOn w:val="TOC4"/>
    <w:next w:val="Normal"/>
  </w:style>
  <w:style w:type="paragraph" w:styleId="TOC6">
    <w:name w:val="toc 6"/>
    <w:basedOn w:val="TOC5"/>
    <w:next w:val="Normal"/>
  </w:style>
  <w:style w:type="paragraph" w:styleId="TOC7">
    <w:name w:val="toc 7"/>
    <w:basedOn w:val="TOC6"/>
    <w:next w:val="Normal"/>
  </w:style>
  <w:style w:type="paragraph" w:styleId="TOC8">
    <w:name w:val="toc 8"/>
    <w:basedOn w:val="TOC7"/>
    <w:next w:val="Normal"/>
  </w:style>
  <w:style w:type="paragraph" w:styleId="TOC9">
    <w:name w:val="toc 9"/>
    <w:basedOn w:val="TOC8"/>
    <w:next w:val="Normal"/>
  </w:style>
  <w:style w:type="paragraph" w:customStyle="1" w:styleId="Kopzondernummering">
    <w:name w:val="Kop zonder nummering"/>
    <w:basedOn w:val="Normal"/>
    <w:next w:val="Normal"/>
    <w:uiPriority w:val="2"/>
    <w:qFormat/>
    <w:pPr>
      <w:numPr>
        <w:numId w:val="3"/>
      </w:numPr>
      <w:tabs>
        <w:tab w:val="left" w:pos="0"/>
      </w:tabs>
      <w:spacing w:after="720" w:line="300" w:lineRule="exact"/>
      <w:ind w:hanging="1120"/>
      <w:outlineLvl w:val="0"/>
    </w:pPr>
    <w:rPr>
      <w:sz w:val="24"/>
      <w:szCs w:val="24"/>
    </w:rPr>
  </w:style>
  <w:style w:type="numbering" w:customStyle="1" w:styleId="Lijstmetopsommingstekens">
    <w:name w:val="Lijst met opsommingstekens"/>
    <w:pPr>
      <w:numPr>
        <w:numId w:val="4"/>
      </w:numPr>
    </w:pPr>
  </w:style>
  <w:style w:type="paragraph" w:customStyle="1" w:styleId="Lijstniveau1">
    <w:name w:val="Lijst niveau 1"/>
    <w:basedOn w:val="Normal"/>
    <w:pPr>
      <w:numPr>
        <w:numId w:val="6"/>
      </w:numPr>
    </w:pPr>
  </w:style>
  <w:style w:type="paragraph" w:customStyle="1" w:styleId="Lijstniveau2">
    <w:name w:val="Lijst niveau 2"/>
    <w:basedOn w:val="Normal"/>
    <w:pPr>
      <w:numPr>
        <w:ilvl w:val="1"/>
        <w:numId w:val="6"/>
      </w:numPr>
    </w:pPr>
  </w:style>
  <w:style w:type="paragraph" w:customStyle="1" w:styleId="Lijstniveau3">
    <w:name w:val="Lijst niveau 3"/>
    <w:basedOn w:val="Normal"/>
    <w:pPr>
      <w:numPr>
        <w:ilvl w:val="2"/>
        <w:numId w:val="6"/>
      </w:numPr>
    </w:pPr>
  </w:style>
  <w:style w:type="paragraph" w:customStyle="1" w:styleId="MinuutKoptabel">
    <w:name w:val="Minuut_Kop_tabel"/>
    <w:basedOn w:val="Normal"/>
    <w:next w:val="Normal"/>
    <w:rPr>
      <w:b/>
      <w:caps/>
      <w:sz w:val="13"/>
      <w:szCs w:val="13"/>
    </w:rPr>
  </w:style>
  <w:style w:type="paragraph" w:customStyle="1" w:styleId="Opsommingniveau1">
    <w:name w:val="Opsomming niveau 1"/>
    <w:basedOn w:val="Normal"/>
    <w:next w:val="Normal"/>
    <w:uiPriority w:val="2"/>
    <w:qFormat/>
    <w:pPr>
      <w:numPr>
        <w:numId w:val="5"/>
      </w:numPr>
    </w:pPr>
  </w:style>
  <w:style w:type="paragraph" w:customStyle="1" w:styleId="Opsommingniveau2">
    <w:name w:val="Opsomming niveau 2"/>
    <w:basedOn w:val="Normal"/>
    <w:next w:val="Normal"/>
    <w:uiPriority w:val="2"/>
    <w:qFormat/>
    <w:pPr>
      <w:numPr>
        <w:ilvl w:val="1"/>
        <w:numId w:val="5"/>
      </w:numPr>
    </w:pPr>
  </w:style>
  <w:style w:type="paragraph" w:customStyle="1" w:styleId="Paginanummeringrechtsuitlijnend">
    <w:name w:val="Paginanummering rechtsuitlijnend"/>
    <w:basedOn w:val="Normal"/>
    <w:next w:val="Normal"/>
    <w:pPr>
      <w:spacing w:line="180" w:lineRule="exact"/>
      <w:jc w:val="right"/>
    </w:pPr>
    <w:rPr>
      <w:sz w:val="13"/>
      <w:szCs w:val="13"/>
    </w:rPr>
  </w:style>
  <w:style w:type="paragraph" w:customStyle="1" w:styleId="RapportKoptekst">
    <w:name w:val="Rapport Koptekst"/>
    <w:basedOn w:val="Normal"/>
    <w:next w:val="Normal"/>
    <w:pPr>
      <w:spacing w:line="180" w:lineRule="exact"/>
    </w:pPr>
    <w:rPr>
      <w:sz w:val="13"/>
      <w:szCs w:val="13"/>
    </w:rPr>
  </w:style>
  <w:style w:type="paragraph" w:customStyle="1" w:styleId="RapportTitel">
    <w:name w:val="Rapport Titel"/>
    <w:basedOn w:val="Normal"/>
    <w:next w:val="Normal"/>
    <w:pPr>
      <w:spacing w:before="60" w:after="320"/>
    </w:pPr>
    <w:rPr>
      <w:b/>
      <w:sz w:val="24"/>
      <w:szCs w:val="24"/>
    </w:rPr>
  </w:style>
  <w:style w:type="paragraph" w:customStyle="1" w:styleId="referentiegegetenscursiefverdana65">
    <w:name w:val="referentiegegetens cursief verdana 6.5"/>
    <w:basedOn w:val="Normal"/>
    <w:next w:val="Normal"/>
    <w:rPr>
      <w:i/>
      <w:sz w:val="13"/>
      <w:szCs w:val="13"/>
    </w:rPr>
  </w:style>
  <w:style w:type="paragraph" w:customStyle="1" w:styleId="Referentiegegevenstabel">
    <w:name w:val="Referentiegegevens tabel"/>
    <w:basedOn w:val="Normal"/>
    <w:next w:val="Normal"/>
    <w:pPr>
      <w:ind w:left="-100"/>
    </w:pPr>
  </w:style>
  <w:style w:type="paragraph" w:customStyle="1" w:styleId="Referentiegegevenstabelbold">
    <w:name w:val="Referentiegegevens tabel bold"/>
    <w:basedOn w:val="Normal"/>
    <w:next w:val="Normal"/>
    <w:pPr>
      <w:ind w:left="-100"/>
    </w:pPr>
    <w:rPr>
      <w:b/>
    </w:rPr>
  </w:style>
  <w:style w:type="paragraph" w:customStyle="1" w:styleId="ReferentiegegevensVerdana65">
    <w:name w:val="Referentiegegevens Verdana 6.5"/>
    <w:basedOn w:val="Normal"/>
    <w:next w:val="Normal"/>
    <w:uiPriority w:val="4"/>
    <w:qFormat/>
    <w:rPr>
      <w:sz w:val="13"/>
      <w:szCs w:val="13"/>
    </w:rPr>
  </w:style>
  <w:style w:type="paragraph" w:customStyle="1" w:styleId="Referentiegegevensvet65">
    <w:name w:val="Referentiegegevens vet 6.5"/>
    <w:basedOn w:val="Normal"/>
    <w:next w:val="Normal"/>
    <w:uiPriority w:val="5"/>
    <w:qFormat/>
    <w:pPr>
      <w:spacing w:line="180" w:lineRule="exact"/>
    </w:pPr>
    <w:rPr>
      <w:b/>
      <w:sz w:val="13"/>
      <w:szCs w:val="13"/>
    </w:rPr>
  </w:style>
  <w:style w:type="paragraph" w:customStyle="1" w:styleId="RWS-Flyer47pt">
    <w:name w:val="RWS-Flyer 47 pt"/>
    <w:basedOn w:val="Normal"/>
    <w:next w:val="Normal"/>
    <w:pPr>
      <w:spacing w:line="940" w:lineRule="exact"/>
    </w:pPr>
  </w:style>
  <w:style w:type="paragraph" w:customStyle="1" w:styleId="RWS-FlyerPlattetekst">
    <w:name w:val="RWS-Flyer Platte tekst"/>
    <w:basedOn w:val="Normal"/>
    <w:next w:val="Normal"/>
    <w:pPr>
      <w:spacing w:line="320" w:lineRule="exact"/>
    </w:pPr>
  </w:style>
  <w:style w:type="paragraph" w:customStyle="1" w:styleId="RWS-KoptekstAangepastekleurRGB0123199">
    <w:name w:val="RWS-Koptekst + Aangepaste kleur (RGB(0;123;199))"/>
    <w:basedOn w:val="Normal"/>
    <w:next w:val="Normal"/>
    <w:pPr>
      <w:spacing w:line="320" w:lineRule="exact"/>
    </w:pPr>
    <w:rPr>
      <w:color w:val="007BC7"/>
      <w:sz w:val="22"/>
      <w:szCs w:val="22"/>
    </w:rPr>
  </w:style>
  <w:style w:type="paragraph" w:customStyle="1" w:styleId="RWS-KoptekstA3">
    <w:name w:val="RWS-Koptekst A3"/>
    <w:basedOn w:val="Normal"/>
    <w:next w:val="Normal"/>
    <w:pPr>
      <w:spacing w:before="20" w:line="320" w:lineRule="exact"/>
    </w:pPr>
    <w:rPr>
      <w:color w:val="007BC7"/>
      <w:sz w:val="32"/>
      <w:szCs w:val="32"/>
    </w:rPr>
  </w:style>
  <w:style w:type="paragraph" w:customStyle="1" w:styleId="RWS-KoptekstFlyer">
    <w:name w:val="RWS-Koptekst Flyer"/>
    <w:basedOn w:val="Normal"/>
    <w:next w:val="Normal"/>
    <w:pPr>
      <w:spacing w:line="320" w:lineRule="exact"/>
    </w:pPr>
    <w:rPr>
      <w:color w:val="007BC7"/>
    </w:rPr>
  </w:style>
  <w:style w:type="paragraph" w:customStyle="1" w:styleId="RWS-Plattetekst">
    <w:name w:val="RWS-Platte tekst"/>
    <w:basedOn w:val="Normal"/>
    <w:next w:val="Normal"/>
    <w:pPr>
      <w:spacing w:line="320" w:lineRule="exact"/>
    </w:pPr>
    <w:rPr>
      <w:sz w:val="22"/>
      <w:szCs w:val="22"/>
    </w:rPr>
  </w:style>
  <w:style w:type="paragraph" w:customStyle="1" w:styleId="RWS-PlattetekstVoor4pt">
    <w:name w:val="RWS-Platte tekst + Voor:  4 pt"/>
    <w:basedOn w:val="RWS-Plattetekst"/>
    <w:next w:val="Normal"/>
    <w:pPr>
      <w:spacing w:before="80"/>
    </w:pPr>
  </w:style>
  <w:style w:type="paragraph" w:customStyle="1" w:styleId="RWS-PlattetekstA3">
    <w:name w:val="RWS-Platte tekst A3"/>
    <w:basedOn w:val="Normal"/>
    <w:next w:val="Normal"/>
    <w:pPr>
      <w:spacing w:before="40" w:line="440" w:lineRule="exact"/>
    </w:pPr>
    <w:rPr>
      <w:sz w:val="32"/>
      <w:szCs w:val="32"/>
    </w:rPr>
  </w:style>
  <w:style w:type="paragraph" w:customStyle="1" w:styleId="RWS-SubtitelAangepastekleurRGB0123199">
    <w:name w:val="RWS-Subtitel + Aangepaste kleur (RGB(0;123;199))"/>
    <w:basedOn w:val="Normal"/>
    <w:next w:val="Normal"/>
    <w:pPr>
      <w:spacing w:line="624" w:lineRule="exact"/>
    </w:pPr>
    <w:rPr>
      <w:color w:val="007BC7"/>
      <w:sz w:val="40"/>
      <w:szCs w:val="40"/>
    </w:rPr>
  </w:style>
  <w:style w:type="paragraph" w:customStyle="1" w:styleId="RWS-SubtitelA3">
    <w:name w:val="RWS-Subtitel A3"/>
    <w:basedOn w:val="Normal"/>
    <w:next w:val="Normal"/>
    <w:pPr>
      <w:spacing w:before="240" w:line="440" w:lineRule="exact"/>
    </w:pPr>
    <w:rPr>
      <w:color w:val="007BC7"/>
      <w:sz w:val="56"/>
      <w:szCs w:val="56"/>
    </w:rPr>
  </w:style>
  <w:style w:type="paragraph" w:customStyle="1" w:styleId="RWS-TitelVoor14pt">
    <w:name w:val="RWS-Titel + Voor: 14 pt"/>
    <w:basedOn w:val="Normal"/>
    <w:next w:val="Normal"/>
    <w:pPr>
      <w:spacing w:before="280" w:line="1056" w:lineRule="exact"/>
    </w:pPr>
    <w:rPr>
      <w:sz w:val="80"/>
      <w:szCs w:val="80"/>
    </w:rPr>
  </w:style>
  <w:style w:type="paragraph" w:customStyle="1" w:styleId="RWS-TitelA3">
    <w:name w:val="RWS-Titel A3"/>
    <w:basedOn w:val="Normal"/>
    <w:next w:val="Normal"/>
    <w:pPr>
      <w:spacing w:before="360" w:line="1100" w:lineRule="exact"/>
    </w:pPr>
    <w:rPr>
      <w:sz w:val="114"/>
      <w:szCs w:val="114"/>
    </w:rPr>
  </w:style>
  <w:style w:type="paragraph" w:customStyle="1" w:styleId="RWS-TitelA4">
    <w:name w:val="RWS-Titel A4"/>
    <w:basedOn w:val="Normal"/>
    <w:next w:val="Normal"/>
    <w:pPr>
      <w:spacing w:line="1056" w:lineRule="exact"/>
    </w:pPr>
    <w:rPr>
      <w:sz w:val="80"/>
      <w:szCs w:val="80"/>
    </w:rPr>
  </w:style>
  <w:style w:type="paragraph" w:customStyle="1" w:styleId="SpeechV12v23ra16Bold">
    <w:name w:val="Speech V12 v23 ra16 Bold"/>
    <w:basedOn w:val="Normal"/>
    <w:next w:val="Normal"/>
    <w:pPr>
      <w:spacing w:before="460" w:line="320" w:lineRule="exact"/>
    </w:pPr>
    <w:rPr>
      <w:b/>
      <w:sz w:val="24"/>
      <w:szCs w:val="24"/>
    </w:rPr>
  </w:style>
  <w:style w:type="paragraph" w:customStyle="1" w:styleId="StandaardV9Italic">
    <w:name w:val="Standaard V9 Italic"/>
    <w:basedOn w:val="Normal"/>
    <w:next w:val="Normal"/>
    <w:rPr>
      <w:i/>
    </w:rPr>
  </w:style>
  <w:style w:type="paragraph" w:customStyle="1" w:styleId="StandaardVet">
    <w:name w:val="Standaard Vet"/>
    <w:basedOn w:val="Normal"/>
    <w:next w:val="Normal"/>
    <w:rPr>
      <w:b/>
    </w:rPr>
  </w:style>
  <w:style w:type="table" w:customStyle="1" w:styleId="TabelColofon">
    <w:name w:val="Tabel Colofon"/>
    <w:pPr>
      <w:tabs>
        <w:tab w:val="left" w:pos="-107"/>
      </w:tabs>
    </w:pPr>
    <w:rPr>
      <w:rFonts w:ascii="Verdana" w:hAnsi="Verdana"/>
      <w:color w:val="000000"/>
      <w:sz w:val="18"/>
      <w:szCs w:val="18"/>
    </w:rPr>
    <w:tblPr>
      <w:tblCellMar>
        <w:top w:w="0" w:type="dxa"/>
        <w:left w:w="0" w:type="dxa"/>
        <w:bottom w:w="0" w:type="dxa"/>
        <w:right w:w="112" w:type="dxa"/>
      </w:tblCellMar>
    </w:tblPr>
  </w:style>
  <w:style w:type="table" w:customStyle="1" w:styleId="Tabelgrijzelijnen">
    <w:name w:val="Tabel grijze lijnen"/>
    <w:pPr>
      <w:tabs>
        <w:tab w:val="left" w:pos="-107"/>
      </w:tabs>
    </w:pPr>
    <w:rPr>
      <w:sz w:val="18"/>
      <w:szCs w:val="18"/>
    </w:rPr>
    <w:tblPr>
      <w:tblBorders>
        <w:top w:val="single" w:sz="4" w:space="0" w:color="B7B4B4"/>
        <w:left w:val="single" w:sz="4" w:space="0" w:color="B7B4B4"/>
        <w:bottom w:val="single" w:sz="4" w:space="0" w:color="B7B4B4"/>
        <w:right w:val="single" w:sz="4" w:space="0" w:color="B7B4B4"/>
        <w:insideH w:val="single" w:sz="4" w:space="0" w:color="B7B4B4"/>
        <w:insideV w:val="single" w:sz="4" w:space="0" w:color="B7B4B4"/>
      </w:tblBorders>
      <w:tblCellMar>
        <w:top w:w="0" w:type="dxa"/>
        <w:left w:w="0" w:type="dxa"/>
        <w:bottom w:w="0" w:type="dxa"/>
        <w:right w:w="112" w:type="dxa"/>
      </w:tblCellMar>
    </w:tblPr>
  </w:style>
  <w:style w:type="table" w:customStyle="1" w:styleId="Tabelmetrand">
    <w:name w:val="Tabel met rand"/>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table" w:customStyle="1" w:styleId="Tabelstandaardlinks">
    <w:name w:val="Tabel standaard links"/>
    <w:rPr>
      <w:rFonts w:ascii="Verdana" w:hAnsi="Verdana"/>
      <w:sz w:val="18"/>
      <w:szCs w:val="18"/>
    </w:rPr>
    <w:tblPr>
      <w:tblCellMar>
        <w:top w:w="0" w:type="dxa"/>
        <w:left w:w="0" w:type="dxa"/>
        <w:bottom w:w="0" w:type="dxa"/>
        <w:right w:w="0" w:type="dxa"/>
      </w:tblCellMar>
    </w:tblPr>
  </w:style>
  <w:style w:type="paragraph" w:customStyle="1" w:styleId="Verdanav9r12">
    <w:name w:val="Verdana v9 r12"/>
    <w:basedOn w:val="Normal"/>
    <w:next w:val="Normal"/>
    <w:pPr>
      <w:spacing w:before="180"/>
    </w:pPr>
  </w:style>
  <w:style w:type="paragraph" w:customStyle="1" w:styleId="Vertrouwelijkheidsniveau">
    <w:name w:val="Vertrouwelijkheidsniveau"/>
    <w:basedOn w:val="Normal"/>
    <w:next w:val="Normal"/>
    <w:pPr>
      <w:spacing w:line="180" w:lineRule="exact"/>
    </w:pPr>
    <w:rPr>
      <w:b/>
      <w:caps/>
      <w:sz w:val="13"/>
      <w:szCs w:val="13"/>
    </w:rPr>
  </w:style>
  <w:style w:type="paragraph" w:customStyle="1" w:styleId="WitregelW1">
    <w:name w:val="Witregel W1"/>
    <w:next w:val="Normal"/>
    <w:pPr>
      <w:spacing w:line="90" w:lineRule="exact"/>
    </w:pPr>
    <w:rPr>
      <w:rFonts w:ascii="Verdana" w:hAnsi="Verdana"/>
      <w:color w:val="000000"/>
      <w:sz w:val="9"/>
      <w:szCs w:val="9"/>
    </w:rPr>
  </w:style>
  <w:style w:type="paragraph" w:customStyle="1" w:styleId="WitregelW1bodytekst">
    <w:name w:val="Witregel W1 (bodytekst)"/>
    <w:next w:val="Normal"/>
    <w:pPr>
      <w:spacing w:line="240" w:lineRule="exact"/>
    </w:pPr>
    <w:rPr>
      <w:rFonts w:ascii="Verdana" w:hAnsi="Verdana"/>
      <w:color w:val="000000"/>
      <w:sz w:val="18"/>
      <w:szCs w:val="18"/>
    </w:rPr>
  </w:style>
  <w:style w:type="paragraph" w:customStyle="1" w:styleId="WitregelW2">
    <w:name w:val="Witregel W2"/>
    <w:next w:val="Normal"/>
    <w:pPr>
      <w:spacing w:line="270" w:lineRule="exact"/>
    </w:pPr>
    <w:rPr>
      <w:rFonts w:ascii="Verdana" w:hAnsi="Verdana"/>
      <w:color w:val="000000"/>
      <w:sz w:val="27"/>
      <w:szCs w:val="27"/>
    </w:rPr>
  </w:style>
  <w:style w:type="paragraph" w:styleId="ListParagraph">
    <w:name w:val="List Paragraph"/>
    <w:basedOn w:val="Normal"/>
    <w:uiPriority w:val="34"/>
    <w:semiHidden/>
    <w:rsid w:val="006029F5"/>
    <w:pPr>
      <w:ind w:left="720"/>
      <w:contextualSpacing/>
    </w:pPr>
  </w:style>
  <w:style w:type="paragraph" w:styleId="Header">
    <w:name w:val="header"/>
    <w:basedOn w:val="Normal"/>
    <w:link w:val="HeaderChar"/>
    <w:uiPriority w:val="99"/>
    <w:unhideWhenUsed/>
    <w:rsid w:val="00E84F01"/>
    <w:pPr>
      <w:tabs>
        <w:tab w:val="center" w:pos="4536"/>
        <w:tab w:val="right" w:pos="9072"/>
      </w:tabs>
      <w:spacing w:line="240" w:lineRule="auto"/>
    </w:pPr>
  </w:style>
  <w:style w:type="character" w:customStyle="1" w:styleId="HeaderChar">
    <w:name w:val="Header Char"/>
    <w:basedOn w:val="DefaultParagraphFont"/>
    <w:link w:val="Header"/>
    <w:uiPriority w:val="99"/>
    <w:rsid w:val="00E84F01"/>
    <w:rPr>
      <w:rFonts w:ascii="Verdana" w:hAnsi="Verdana"/>
      <w:color w:val="000000"/>
      <w:sz w:val="18"/>
      <w:szCs w:val="18"/>
    </w:rPr>
  </w:style>
  <w:style w:type="paragraph" w:styleId="Footer">
    <w:name w:val="footer"/>
    <w:basedOn w:val="Normal"/>
    <w:link w:val="FooterChar"/>
    <w:uiPriority w:val="99"/>
    <w:unhideWhenUsed/>
    <w:rsid w:val="00E84F01"/>
    <w:pPr>
      <w:tabs>
        <w:tab w:val="center" w:pos="4536"/>
        <w:tab w:val="right" w:pos="9072"/>
      </w:tabs>
      <w:spacing w:line="240" w:lineRule="auto"/>
    </w:pPr>
  </w:style>
  <w:style w:type="character" w:customStyle="1" w:styleId="FooterChar">
    <w:name w:val="Footer Char"/>
    <w:basedOn w:val="DefaultParagraphFont"/>
    <w:link w:val="Footer"/>
    <w:uiPriority w:val="99"/>
    <w:rsid w:val="00E84F01"/>
    <w:rPr>
      <w:rFonts w:ascii="Verdana" w:hAnsi="Verdana"/>
      <w:color w:val="000000"/>
      <w:sz w:val="18"/>
      <w:szCs w:val="18"/>
    </w:rPr>
  </w:style>
  <w:style w:type="paragraph" w:styleId="Revision">
    <w:name w:val="Revision"/>
    <w:hidden/>
    <w:uiPriority w:val="99"/>
    <w:semiHidden/>
    <w:rsid w:val="006D17B0"/>
    <w:pPr>
      <w:autoSpaceDN/>
      <w:textAlignment w:val="auto"/>
    </w:pPr>
    <w:rPr>
      <w:rFonts w:ascii="Verdana" w:hAnsi="Verdana"/>
      <w:color w:val="000000"/>
      <w:sz w:val="18"/>
      <w:szCs w:val="18"/>
    </w:rPr>
  </w:style>
  <w:style w:type="character" w:styleId="CommentReference">
    <w:name w:val="annotation reference"/>
    <w:basedOn w:val="DefaultParagraphFont"/>
    <w:uiPriority w:val="99"/>
    <w:semiHidden/>
    <w:unhideWhenUsed/>
    <w:rsid w:val="006D17B0"/>
    <w:rPr>
      <w:sz w:val="16"/>
      <w:szCs w:val="16"/>
    </w:rPr>
  </w:style>
  <w:style w:type="paragraph" w:styleId="CommentText">
    <w:name w:val="annotation text"/>
    <w:basedOn w:val="Normal"/>
    <w:link w:val="CommentTextChar"/>
    <w:uiPriority w:val="99"/>
    <w:unhideWhenUsed/>
    <w:rsid w:val="006D17B0"/>
    <w:pPr>
      <w:spacing w:line="240" w:lineRule="auto"/>
    </w:pPr>
    <w:rPr>
      <w:sz w:val="20"/>
      <w:szCs w:val="20"/>
    </w:rPr>
  </w:style>
  <w:style w:type="character" w:customStyle="1" w:styleId="CommentTextChar">
    <w:name w:val="Comment Text Char"/>
    <w:basedOn w:val="DefaultParagraphFont"/>
    <w:link w:val="CommentText"/>
    <w:uiPriority w:val="99"/>
    <w:rsid w:val="006D17B0"/>
    <w:rPr>
      <w:rFonts w:ascii="Verdana" w:hAnsi="Verdana"/>
      <w:color w:val="000000"/>
    </w:rPr>
  </w:style>
  <w:style w:type="paragraph" w:styleId="CommentSubject">
    <w:name w:val="annotation subject"/>
    <w:basedOn w:val="CommentText"/>
    <w:next w:val="CommentText"/>
    <w:link w:val="CommentSubjectChar"/>
    <w:uiPriority w:val="99"/>
    <w:semiHidden/>
    <w:unhideWhenUsed/>
    <w:rsid w:val="006D17B0"/>
    <w:rPr>
      <w:b/>
      <w:bCs/>
    </w:rPr>
  </w:style>
  <w:style w:type="character" w:customStyle="1" w:styleId="CommentSubjectChar">
    <w:name w:val="Comment Subject Char"/>
    <w:basedOn w:val="CommentTextChar"/>
    <w:link w:val="CommentSubject"/>
    <w:uiPriority w:val="99"/>
    <w:semiHidden/>
    <w:rsid w:val="006D17B0"/>
    <w:rPr>
      <w:rFonts w:ascii="Verdana" w:hAnsi="Verdana"/>
      <w:b/>
      <w:bCs/>
      <w:color w:val="000000"/>
    </w:rPr>
  </w:style>
  <w:style w:type="paragraph" w:styleId="FootnoteText">
    <w:name w:val="footnote text"/>
    <w:basedOn w:val="Normal"/>
    <w:link w:val="FootnoteTextChar"/>
    <w:uiPriority w:val="99"/>
    <w:semiHidden/>
    <w:unhideWhenUsed/>
    <w:rsid w:val="003959EC"/>
    <w:pPr>
      <w:spacing w:line="240" w:lineRule="auto"/>
    </w:pPr>
    <w:rPr>
      <w:sz w:val="20"/>
      <w:szCs w:val="20"/>
    </w:rPr>
  </w:style>
  <w:style w:type="character" w:customStyle="1" w:styleId="FootnoteTextChar">
    <w:name w:val="Footnote Text Char"/>
    <w:basedOn w:val="DefaultParagraphFont"/>
    <w:link w:val="FootnoteText"/>
    <w:uiPriority w:val="99"/>
    <w:semiHidden/>
    <w:rsid w:val="003959EC"/>
    <w:rPr>
      <w:rFonts w:ascii="Verdana" w:hAnsi="Verdana"/>
      <w:color w:val="000000"/>
    </w:rPr>
  </w:style>
  <w:style w:type="character" w:styleId="FootnoteReference">
    <w:name w:val="footnote reference"/>
    <w:basedOn w:val="DefaultParagraphFont"/>
    <w:uiPriority w:val="99"/>
    <w:semiHidden/>
    <w:unhideWhenUsed/>
    <w:rsid w:val="003959EC"/>
    <w:rPr>
      <w:vertAlign w:val="superscript"/>
    </w:rPr>
  </w:style>
  <w:style w:type="character" w:styleId="UnresolvedMention">
    <w:name w:val="Unresolved Mention"/>
    <w:basedOn w:val="DefaultParagraphFont"/>
    <w:uiPriority w:val="99"/>
    <w:semiHidden/>
    <w:unhideWhenUsed/>
    <w:rsid w:val="003959EC"/>
    <w:rPr>
      <w:color w:val="605E5C"/>
      <w:shd w:val="clear" w:color="auto" w:fill="E1DFDD"/>
    </w:rPr>
  </w:style>
  <w:style w:type="character" w:styleId="FollowedHyperlink">
    <w:name w:val="FollowedHyperlink"/>
    <w:basedOn w:val="DefaultParagraphFont"/>
    <w:uiPriority w:val="99"/>
    <w:semiHidden/>
    <w:unhideWhenUsed/>
    <w:rsid w:val="009F32AA"/>
    <w:rPr>
      <w:color w:val="96607D" w:themeColor="followedHyperlink"/>
      <w:u w:val="single"/>
    </w:rPr>
  </w:style>
  <w:style w:type="table" w:styleId="TableGrid">
    <w:name w:val="Table Grid"/>
    <w:basedOn w:val="TableNormal"/>
    <w:uiPriority w:val="39"/>
    <w:rsid w:val="005E33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4446">
      <w:bodyDiv w:val="1"/>
      <w:marLeft w:val="0"/>
      <w:marRight w:val="0"/>
      <w:marTop w:val="0"/>
      <w:marBottom w:val="0"/>
      <w:divBdr>
        <w:top w:val="none" w:sz="0" w:space="0" w:color="auto"/>
        <w:left w:val="none" w:sz="0" w:space="0" w:color="auto"/>
        <w:bottom w:val="none" w:sz="0" w:space="0" w:color="auto"/>
        <w:right w:val="none" w:sz="0" w:space="0" w:color="auto"/>
      </w:divBdr>
    </w:div>
    <w:div w:id="483592193">
      <w:bodyDiv w:val="1"/>
      <w:marLeft w:val="0"/>
      <w:marRight w:val="0"/>
      <w:marTop w:val="0"/>
      <w:marBottom w:val="0"/>
      <w:divBdr>
        <w:top w:val="none" w:sz="0" w:space="0" w:color="auto"/>
        <w:left w:val="none" w:sz="0" w:space="0" w:color="auto"/>
        <w:bottom w:val="none" w:sz="0" w:space="0" w:color="auto"/>
        <w:right w:val="none" w:sz="0" w:space="0" w:color="auto"/>
      </w:divBdr>
    </w:div>
    <w:div w:id="1144421726">
      <w:bodyDiv w:val="1"/>
      <w:marLeft w:val="0"/>
      <w:marRight w:val="0"/>
      <w:marTop w:val="0"/>
      <w:marBottom w:val="0"/>
      <w:divBdr>
        <w:top w:val="none" w:sz="0" w:space="0" w:color="auto"/>
        <w:left w:val="none" w:sz="0" w:space="0" w:color="auto"/>
        <w:bottom w:val="none" w:sz="0" w:space="0" w:color="auto"/>
        <w:right w:val="none" w:sz="0" w:space="0" w:color="auto"/>
      </w:divBdr>
    </w:div>
    <w:div w:id="1380981959">
      <w:bodyDiv w:val="1"/>
      <w:marLeft w:val="0"/>
      <w:marRight w:val="0"/>
      <w:marTop w:val="0"/>
      <w:marBottom w:val="0"/>
      <w:divBdr>
        <w:top w:val="none" w:sz="0" w:space="0" w:color="auto"/>
        <w:left w:val="none" w:sz="0" w:space="0" w:color="auto"/>
        <w:bottom w:val="none" w:sz="0" w:space="0" w:color="auto"/>
        <w:right w:val="none" w:sz="0" w:space="0" w:color="auto"/>
      </w:divBdr>
    </w:div>
    <w:div w:id="1760635430">
      <w:bodyDiv w:val="1"/>
      <w:marLeft w:val="0"/>
      <w:marRight w:val="0"/>
      <w:marTop w:val="0"/>
      <w:marBottom w:val="0"/>
      <w:divBdr>
        <w:top w:val="none" w:sz="0" w:space="0" w:color="auto"/>
        <w:left w:val="none" w:sz="0" w:space="0" w:color="auto"/>
        <w:bottom w:val="none" w:sz="0" w:space="0" w:color="auto"/>
        <w:right w:val="none" w:sz="0" w:space="0" w:color="auto"/>
      </w:divBdr>
    </w:div>
    <w:div w:id="1904943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webSettings0.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webSetting" Target="webSettings0.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0.png"/><Relationship Id="rId1" Type="http://schemas.openxmlformats.org/officeDocument/2006/relationships/image" Target="media/image15.png"/><Relationship Id="rId6" Type="http://schemas.openxmlformats.org/officeDocument/2006/relationships/image" Target="media/image170.png"/><Relationship Id="rId5" Type="http://schemas.openxmlformats.org/officeDocument/2006/relationships/image" Target="media/image17.png"/><Relationship Id="rId4" Type="http://schemas.openxmlformats.org/officeDocument/2006/relationships/image" Target="media/image16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eetst\Downloads\Memo.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ources xmlns="http://schemas.openxmlformats.org/officeDocument/2006/bibliography" SelectedStyle="\APASixthEditionOfficeOnline.xsl" StyleName="APA" Version="6"/>
</file>

<file path=customXml/item2.xml><?xml version="1.0" encoding="utf-8"?>
<CustomXml xmlns="docgen-assistant">
  <Configuration/>
</CustomXml>
</file>

<file path=customXml/itemProps1.xml><?xml version="1.0" encoding="utf-8"?>
<ds:datastoreItem xmlns:ds="http://schemas.openxmlformats.org/officeDocument/2006/customXml" ds:itemID="{69D6EEC8-C9E1-4904-8281-341938F2DEB0}">
  <ds:schemaRefs>
    <ds:schemaRef ds:uri="http://schemas.openxmlformats.org/officeDocument/2006/bibliography"/>
  </ds:schemaRefs>
</ds:datastoreItem>
</file>

<file path=customXml/itemProps2.xml><?xml version="1.0" encoding="utf-8"?>
<ds:datastoreItem xmlns:ds="http://schemas.openxmlformats.org/officeDocument/2006/customXml" ds:itemID="{69D6EEC8-C9E1-4904-8281-341938F2DEB0}">
  <ds:schemaRefs>
    <ds:schemaRef ds:uri="docgen-assistant"/>
  </ds:schemaRefs>
</ds:datastoreItem>
</file>

<file path=docMetadata/LabelInfo.xml><?xml version="1.0" encoding="utf-8"?>
<clbl:labelList xmlns:clbl="http://schemas.microsoft.com/office/2020/mipLabelMetadata">
  <clbl:label id="{37276b06-72c2-4081-996b-9af57fe26b63}" enabled="1" method="Standard" siteId="{ac843cea-7a2b-4dc6-9f37-919c3e210fed}" contentBits="0" removed="0"/>
</clbl:labelList>
</file>

<file path=docProps/app.xml><?xml version="1.0" encoding="utf-8"?>
<Properties xmlns="http://schemas.openxmlformats.org/officeDocument/2006/extended-properties" xmlns:vt="http://schemas.openxmlformats.org/officeDocument/2006/docPropsVTypes">
  <Template>C:\Users\smeetst\Downloads\Memo.dotx</Template>
  <TotalTime>1</TotalTime>
  <Pages>13</Pages>
  <Words>4097</Words>
  <Characters>23358</Characters>
  <Application>Microsoft Office Word</Application>
  <DocSecurity>0</DocSecurity>
  <Lines>194</Lines>
  <Paragraphs>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Smeets, Timon (RWS WVL)</dc:creator>
  <cp:lastModifiedBy>Theo Olsthoorn</cp:lastModifiedBy>
  <cp:revision>2</cp:revision>
  <dcterms:created xsi:type="dcterms:W3CDTF">2026-04-29T00:11:00Z</dcterms:created>
  <dcterms:modified xsi:type="dcterms:W3CDTF">2026-04-29T00:11:00Z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bricering">
    <vt:lpwstr>RWS INFORMATIE</vt:lpwstr>
  </property>
</Properties>
</file>