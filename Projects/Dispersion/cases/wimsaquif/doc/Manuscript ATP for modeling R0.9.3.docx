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701118" w14:textId="4D988AD3" w:rsidR="00556721" w:rsidRPr="00FE3E1F" w:rsidRDefault="00C728C4" w:rsidP="00B62E24">
      <w:pPr>
        <w:pStyle w:val="Quote"/>
        <w:ind w:left="0"/>
        <w:jc w:val="left"/>
        <w:rPr>
          <w:color w:val="auto"/>
        </w:rPr>
      </w:pPr>
      <w:r w:rsidRPr="00FE3E1F">
        <w:rPr>
          <w:color w:val="auto"/>
        </w:rPr>
        <w:t xml:space="preserve">Research paper </w:t>
      </w:r>
      <w:r w:rsidR="00556721" w:rsidRPr="00FE3E1F">
        <w:rPr>
          <w:color w:val="auto"/>
        </w:rPr>
        <w:t>Version R0.</w:t>
      </w:r>
      <w:r w:rsidR="00466CAA">
        <w:rPr>
          <w:color w:val="auto"/>
        </w:rPr>
        <w:t>9.</w:t>
      </w:r>
      <w:r w:rsidR="004A4640">
        <w:rPr>
          <w:color w:val="auto"/>
        </w:rPr>
        <w:t>2</w:t>
      </w:r>
    </w:p>
    <w:p w14:paraId="63637C6D" w14:textId="489D8F92" w:rsidR="00556721" w:rsidRDefault="00A27D46" w:rsidP="00245927">
      <w:pPr>
        <w:rPr>
          <w:ins w:id="0" w:author="Theo Olsthoorn" w:date="2025-04-18T11:19:00Z" w16du:dateUtc="2025-04-18T09:19:00Z"/>
          <w:rFonts w:cstheme="minorHAnsi"/>
          <w:b/>
          <w:sz w:val="32"/>
          <w:szCs w:val="32"/>
        </w:rPr>
      </w:pPr>
      <w:r w:rsidRPr="00FE3E1F">
        <w:rPr>
          <w:rFonts w:cstheme="minorHAnsi"/>
          <w:b/>
          <w:sz w:val="32"/>
          <w:szCs w:val="32"/>
        </w:rPr>
        <w:t>Using Advective Transport Phenomena</w:t>
      </w:r>
      <w:r w:rsidR="000073B3" w:rsidRPr="00FE3E1F">
        <w:rPr>
          <w:rFonts w:cstheme="minorHAnsi"/>
          <w:b/>
          <w:sz w:val="32"/>
          <w:szCs w:val="32"/>
        </w:rPr>
        <w:t xml:space="preserve"> </w:t>
      </w:r>
      <w:proofErr w:type="gramStart"/>
      <w:r w:rsidR="000073B3" w:rsidRPr="00FE3E1F">
        <w:rPr>
          <w:rFonts w:cstheme="minorHAnsi"/>
          <w:b/>
          <w:sz w:val="32"/>
          <w:szCs w:val="32"/>
        </w:rPr>
        <w:t>In</w:t>
      </w:r>
      <w:proofErr w:type="gramEnd"/>
      <w:r w:rsidR="000073B3" w:rsidRPr="00FE3E1F">
        <w:rPr>
          <w:rFonts w:cstheme="minorHAnsi"/>
          <w:b/>
          <w:sz w:val="32"/>
          <w:szCs w:val="32"/>
        </w:rPr>
        <w:t xml:space="preserve"> Modeling</w:t>
      </w:r>
      <w:r w:rsidRPr="00FE3E1F">
        <w:rPr>
          <w:rFonts w:cstheme="minorHAnsi"/>
          <w:b/>
          <w:sz w:val="32"/>
          <w:szCs w:val="32"/>
        </w:rPr>
        <w:t xml:space="preserve"> </w:t>
      </w:r>
      <w:proofErr w:type="gramStart"/>
      <w:r w:rsidRPr="00FE3E1F">
        <w:rPr>
          <w:rFonts w:cstheme="minorHAnsi"/>
          <w:b/>
          <w:sz w:val="32"/>
          <w:szCs w:val="32"/>
        </w:rPr>
        <w:t>To</w:t>
      </w:r>
      <w:proofErr w:type="gramEnd"/>
      <w:r w:rsidR="000073B3" w:rsidRPr="00FE3E1F">
        <w:rPr>
          <w:rFonts w:cstheme="minorHAnsi"/>
          <w:b/>
          <w:sz w:val="32"/>
          <w:szCs w:val="32"/>
        </w:rPr>
        <w:t xml:space="preserve"> B</w:t>
      </w:r>
      <w:r w:rsidR="00D943F3" w:rsidRPr="00FE3E1F">
        <w:rPr>
          <w:rFonts w:cstheme="minorHAnsi"/>
          <w:b/>
          <w:sz w:val="32"/>
          <w:szCs w:val="32"/>
        </w:rPr>
        <w:t>etter Understand</w:t>
      </w:r>
      <w:r w:rsidRPr="00FE3E1F">
        <w:rPr>
          <w:rFonts w:cstheme="minorHAnsi"/>
          <w:b/>
          <w:sz w:val="32"/>
          <w:szCs w:val="32"/>
        </w:rPr>
        <w:t xml:space="preserve"> </w:t>
      </w:r>
      <w:r w:rsidR="00D943F3" w:rsidRPr="00FE3E1F">
        <w:rPr>
          <w:rFonts w:cstheme="minorHAnsi"/>
          <w:b/>
          <w:sz w:val="32"/>
          <w:szCs w:val="32"/>
        </w:rPr>
        <w:t xml:space="preserve">Mechanical </w:t>
      </w:r>
      <w:r w:rsidRPr="00FE3E1F">
        <w:rPr>
          <w:rFonts w:cstheme="minorHAnsi"/>
          <w:b/>
          <w:sz w:val="32"/>
          <w:szCs w:val="32"/>
        </w:rPr>
        <w:t>Dispersion</w:t>
      </w:r>
      <w:r w:rsidR="00D943F3" w:rsidRPr="00FE3E1F">
        <w:rPr>
          <w:rFonts w:cstheme="minorHAnsi"/>
          <w:b/>
          <w:sz w:val="32"/>
          <w:szCs w:val="32"/>
        </w:rPr>
        <w:t>: Step One</w:t>
      </w:r>
    </w:p>
    <w:p w14:paraId="0D118704" w14:textId="098D3C76" w:rsidR="001252E0" w:rsidRPr="001252E0" w:rsidRDefault="001252E0" w:rsidP="00245927">
      <w:pPr>
        <w:rPr>
          <w:rFonts w:cstheme="minorHAnsi"/>
          <w:b/>
          <w:sz w:val="32"/>
          <w:szCs w:val="32"/>
          <w:lang w:val="nl-NL"/>
          <w:rPrChange w:id="1" w:author="Theo Olsthoorn" w:date="2025-04-18T11:19:00Z" w16du:dateUtc="2025-04-18T09:19:00Z">
            <w:rPr>
              <w:rFonts w:cstheme="minorHAnsi"/>
              <w:b/>
              <w:sz w:val="32"/>
              <w:szCs w:val="32"/>
            </w:rPr>
          </w:rPrChange>
        </w:rPr>
      </w:pPr>
      <w:ins w:id="2" w:author="Theo Olsthoorn" w:date="2025-04-18T11:19:00Z" w16du:dateUtc="2025-04-18T09:19:00Z">
        <w:r w:rsidRPr="001252E0">
          <w:rPr>
            <w:rFonts w:cstheme="minorHAnsi"/>
            <w:b/>
            <w:sz w:val="32"/>
            <w:szCs w:val="32"/>
            <w:lang w:val="nl-NL"/>
            <w:rPrChange w:id="3" w:author="Theo Olsthoorn" w:date="2025-04-18T11:19:00Z" w16du:dateUtc="2025-04-18T09:19:00Z">
              <w:rPr>
                <w:rFonts w:cstheme="minorHAnsi"/>
                <w:b/>
                <w:sz w:val="32"/>
                <w:szCs w:val="32"/>
              </w:rPr>
            </w:rPrChange>
          </w:rPr>
          <w:t>Wat bedoel je precies met “</w:t>
        </w:r>
        <w:proofErr w:type="spellStart"/>
        <w:r w:rsidRPr="001252E0">
          <w:rPr>
            <w:rFonts w:cstheme="minorHAnsi"/>
            <w:b/>
            <w:sz w:val="32"/>
            <w:szCs w:val="32"/>
            <w:lang w:val="nl-NL"/>
            <w:rPrChange w:id="4" w:author="Theo Olsthoorn" w:date="2025-04-18T11:19:00Z" w16du:dateUtc="2025-04-18T09:19:00Z">
              <w:rPr>
                <w:rFonts w:cstheme="minorHAnsi"/>
                <w:b/>
                <w:sz w:val="32"/>
                <w:szCs w:val="32"/>
              </w:rPr>
            </w:rPrChange>
          </w:rPr>
          <w:t>active</w:t>
        </w:r>
        <w:proofErr w:type="spellEnd"/>
        <w:r w:rsidRPr="001252E0">
          <w:rPr>
            <w:rFonts w:cstheme="minorHAnsi"/>
            <w:b/>
            <w:sz w:val="32"/>
            <w:szCs w:val="32"/>
            <w:lang w:val="nl-NL"/>
            <w:rPrChange w:id="5" w:author="Theo Olsthoorn" w:date="2025-04-18T11:19:00Z" w16du:dateUtc="2025-04-18T09:19:00Z">
              <w:rPr>
                <w:rFonts w:cstheme="minorHAnsi"/>
                <w:b/>
                <w:sz w:val="32"/>
                <w:szCs w:val="32"/>
              </w:rPr>
            </w:rPrChange>
          </w:rPr>
          <w:t xml:space="preserve"> </w:t>
        </w:r>
        <w:r>
          <w:rPr>
            <w:rFonts w:cstheme="minorHAnsi"/>
            <w:b/>
            <w:sz w:val="32"/>
            <w:szCs w:val="32"/>
            <w:lang w:val="nl-NL"/>
          </w:rPr>
          <w:t xml:space="preserve">transport </w:t>
        </w:r>
        <w:proofErr w:type="spellStart"/>
        <w:r>
          <w:rPr>
            <w:rFonts w:cstheme="minorHAnsi"/>
            <w:b/>
            <w:sz w:val="32"/>
            <w:szCs w:val="32"/>
            <w:lang w:val="nl-NL"/>
          </w:rPr>
          <w:t>phenomena</w:t>
        </w:r>
        <w:proofErr w:type="spellEnd"/>
        <w:r>
          <w:rPr>
            <w:rFonts w:cstheme="minorHAnsi"/>
            <w:b/>
            <w:sz w:val="32"/>
            <w:szCs w:val="32"/>
            <w:lang w:val="nl-NL"/>
          </w:rPr>
          <w:t xml:space="preserve">”? Bedoel je het meenemen van </w:t>
        </w:r>
        <w:proofErr w:type="spellStart"/>
        <w:r>
          <w:rPr>
            <w:rFonts w:cstheme="minorHAnsi"/>
            <w:b/>
            <w:sz w:val="32"/>
            <w:szCs w:val="32"/>
            <w:lang w:val="nl-NL"/>
          </w:rPr>
          <w:t>advection</w:t>
        </w:r>
        <w:proofErr w:type="spellEnd"/>
        <w:r>
          <w:rPr>
            <w:rFonts w:cstheme="minorHAnsi"/>
            <w:b/>
            <w:sz w:val="32"/>
            <w:szCs w:val="32"/>
            <w:lang w:val="nl-NL"/>
          </w:rPr>
          <w:t xml:space="preserve">, of het analytisch modelleren van de </w:t>
        </w:r>
      </w:ins>
      <w:proofErr w:type="spellStart"/>
      <w:ins w:id="6" w:author="Theo Olsthoorn" w:date="2025-04-18T11:20:00Z" w16du:dateUtc="2025-04-18T09:20:00Z">
        <w:r>
          <w:rPr>
            <w:rFonts w:cstheme="minorHAnsi"/>
            <w:b/>
            <w:sz w:val="32"/>
            <w:szCs w:val="32"/>
            <w:lang w:val="nl-NL"/>
          </w:rPr>
          <w:t>advection</w:t>
        </w:r>
        <w:proofErr w:type="spellEnd"/>
        <w:r>
          <w:rPr>
            <w:rFonts w:cstheme="minorHAnsi"/>
            <w:b/>
            <w:sz w:val="32"/>
            <w:szCs w:val="32"/>
            <w:lang w:val="nl-NL"/>
          </w:rPr>
          <w:t xml:space="preserve"> (</w:t>
        </w:r>
        <w:proofErr w:type="spellStart"/>
        <w:r>
          <w:rPr>
            <w:rFonts w:cstheme="minorHAnsi"/>
            <w:b/>
            <w:sz w:val="32"/>
            <w:szCs w:val="32"/>
            <w:lang w:val="nl-NL"/>
          </w:rPr>
          <w:t>heteregeneous</w:t>
        </w:r>
        <w:proofErr w:type="spellEnd"/>
        <w:r>
          <w:rPr>
            <w:rFonts w:cstheme="minorHAnsi"/>
            <w:b/>
            <w:sz w:val="32"/>
            <w:szCs w:val="32"/>
            <w:lang w:val="nl-NL"/>
          </w:rPr>
          <w:t xml:space="preserve"> k-fields) als proces en dat meenemen in een model. Of alleen het </w:t>
        </w:r>
      </w:ins>
      <w:ins w:id="7" w:author="Theo Olsthoorn" w:date="2025-04-18T11:21:00Z" w16du:dateUtc="2025-04-18T09:21:00Z">
        <w:r>
          <w:rPr>
            <w:rFonts w:cstheme="minorHAnsi"/>
            <w:b/>
            <w:sz w:val="32"/>
            <w:szCs w:val="32"/>
            <w:lang w:val="nl-NL"/>
          </w:rPr>
          <w:t xml:space="preserve">analytisch </w:t>
        </w:r>
      </w:ins>
      <w:ins w:id="8" w:author="Theo Olsthoorn" w:date="2025-04-18T11:20:00Z" w16du:dateUtc="2025-04-18T09:20:00Z">
        <w:r>
          <w:rPr>
            <w:rFonts w:cstheme="minorHAnsi"/>
            <w:b/>
            <w:sz w:val="32"/>
            <w:szCs w:val="32"/>
            <w:lang w:val="nl-NL"/>
          </w:rPr>
          <w:t xml:space="preserve">beschrijven van dispersie </w:t>
        </w:r>
      </w:ins>
      <w:ins w:id="9" w:author="Theo Olsthoorn" w:date="2025-04-18T11:21:00Z" w16du:dateUtc="2025-04-18T09:21:00Z">
        <w:r>
          <w:rPr>
            <w:rFonts w:cstheme="minorHAnsi"/>
            <w:b/>
            <w:sz w:val="32"/>
            <w:szCs w:val="32"/>
            <w:lang w:val="nl-NL"/>
          </w:rPr>
          <w:t>zodanig dat dit overeenkomt met wat er in de praktijk wordt gemeten, zodat we dat kunnen begrijpen en voorspellen? Dus zonder model of door dit over</w:t>
        </w:r>
      </w:ins>
      <w:ins w:id="10" w:author="Theo Olsthoorn" w:date="2025-04-18T11:22:00Z" w16du:dateUtc="2025-04-18T09:22:00Z">
        <w:r>
          <w:rPr>
            <w:rFonts w:cstheme="minorHAnsi"/>
            <w:b/>
            <w:sz w:val="32"/>
            <w:szCs w:val="32"/>
            <w:lang w:val="nl-NL"/>
          </w:rPr>
          <w:t xml:space="preserve"> een model heen te leggen?</w:t>
        </w:r>
      </w:ins>
    </w:p>
    <w:p w14:paraId="142CBC4B" w14:textId="77777777" w:rsidR="00D943F3" w:rsidRPr="001252E0" w:rsidRDefault="00D943F3" w:rsidP="00245927">
      <w:pPr>
        <w:rPr>
          <w:rFonts w:cstheme="minorHAnsi"/>
          <w:b/>
          <w:sz w:val="32"/>
          <w:szCs w:val="32"/>
          <w:lang w:val="nl-NL"/>
          <w:rPrChange w:id="11" w:author="Theo Olsthoorn" w:date="2025-04-18T11:19:00Z" w16du:dateUtc="2025-04-18T09:19:00Z">
            <w:rPr>
              <w:rFonts w:cstheme="minorHAnsi"/>
              <w:b/>
              <w:sz w:val="32"/>
              <w:szCs w:val="32"/>
            </w:rPr>
          </w:rPrChange>
        </w:rPr>
      </w:pPr>
    </w:p>
    <w:p w14:paraId="37A0FD9B" w14:textId="77777777" w:rsidR="00C728C4" w:rsidRPr="00FE3E1F" w:rsidRDefault="00C728C4" w:rsidP="00245927">
      <w:pPr>
        <w:rPr>
          <w:rFonts w:cstheme="minorHAnsi"/>
          <w:sz w:val="24"/>
          <w:szCs w:val="24"/>
        </w:rPr>
      </w:pPr>
      <w:r w:rsidRPr="00FE3E1F">
        <w:rPr>
          <w:rFonts w:cstheme="minorHAnsi"/>
          <w:sz w:val="24"/>
          <w:szCs w:val="24"/>
        </w:rPr>
        <w:t>Willem J. de Lange</w:t>
      </w:r>
    </w:p>
    <w:p w14:paraId="362DEE2A" w14:textId="3D88A72B" w:rsidR="00C728C4" w:rsidRPr="00FE3E1F" w:rsidRDefault="00BA06B7" w:rsidP="00245927">
      <w:pPr>
        <w:rPr>
          <w:rFonts w:cstheme="minorHAnsi"/>
          <w:sz w:val="24"/>
          <w:szCs w:val="24"/>
        </w:rPr>
      </w:pPr>
      <w:r w:rsidRPr="00FE3E1F">
        <w:rPr>
          <w:rFonts w:cstheme="minorHAnsi"/>
          <w:sz w:val="24"/>
          <w:szCs w:val="24"/>
        </w:rPr>
        <w:t xml:space="preserve">Retired from: </w:t>
      </w:r>
      <w:r w:rsidR="00C728C4" w:rsidRPr="00FE3E1F">
        <w:rPr>
          <w:rFonts w:cstheme="minorHAnsi"/>
          <w:sz w:val="24"/>
          <w:szCs w:val="24"/>
        </w:rPr>
        <w:t>Unit Subsurface and Groundwater Systems, Deltares, Utrecht, the Netherlands</w:t>
      </w:r>
    </w:p>
    <w:p w14:paraId="1B168658" w14:textId="77777777" w:rsidR="00C728C4" w:rsidRPr="00FE3E1F" w:rsidRDefault="00C728C4" w:rsidP="00245927">
      <w:pPr>
        <w:rPr>
          <w:rFonts w:cstheme="minorHAnsi"/>
          <w:sz w:val="24"/>
          <w:szCs w:val="24"/>
        </w:rPr>
      </w:pPr>
    </w:p>
    <w:p w14:paraId="4A2CA394" w14:textId="27748E6D" w:rsidR="00C728C4" w:rsidRPr="00FE3E1F" w:rsidRDefault="00C728C4" w:rsidP="00245927">
      <w:pPr>
        <w:rPr>
          <w:rFonts w:cstheme="minorHAnsi"/>
          <w:sz w:val="24"/>
          <w:szCs w:val="24"/>
        </w:rPr>
      </w:pPr>
      <w:r w:rsidRPr="00FE3E1F">
        <w:rPr>
          <w:rFonts w:cstheme="minorHAnsi"/>
          <w:sz w:val="24"/>
          <w:szCs w:val="24"/>
        </w:rPr>
        <w:t xml:space="preserve">Corresponding author: Willem J. de Lange, </w:t>
      </w:r>
      <w:r w:rsidRPr="00F973BC">
        <w:rPr>
          <w:rFonts w:cstheme="minorHAnsi"/>
          <w:sz w:val="24"/>
          <w:szCs w:val="24"/>
          <w:highlight w:val="yellow"/>
        </w:rPr>
        <w:t>Unit Subsurface and Groundwater Systems, Deltares, Utrecht, The Netherlands, P.O. Box 85467, 3508 AL, Utrecht</w:t>
      </w:r>
      <w:r w:rsidRPr="00FE3E1F">
        <w:rPr>
          <w:rFonts w:cstheme="minorHAnsi"/>
          <w:sz w:val="24"/>
          <w:szCs w:val="24"/>
        </w:rPr>
        <w:t>, the Netherlands (wim</w:t>
      </w:r>
      <w:r w:rsidR="00BA06B7" w:rsidRPr="00FE3E1F">
        <w:rPr>
          <w:rFonts w:cstheme="minorHAnsi"/>
          <w:sz w:val="24"/>
          <w:szCs w:val="24"/>
        </w:rPr>
        <w:t>langlely</w:t>
      </w:r>
      <w:r w:rsidRPr="00FE3E1F">
        <w:rPr>
          <w:rFonts w:cstheme="minorHAnsi"/>
          <w:sz w:val="24"/>
          <w:szCs w:val="24"/>
        </w:rPr>
        <w:t>@</w:t>
      </w:r>
      <w:r w:rsidR="00BA06B7" w:rsidRPr="00FE3E1F">
        <w:rPr>
          <w:rFonts w:cstheme="minorHAnsi"/>
          <w:sz w:val="24"/>
          <w:szCs w:val="24"/>
        </w:rPr>
        <w:t>outlook.com</w:t>
      </w:r>
      <w:r w:rsidRPr="00FE3E1F">
        <w:rPr>
          <w:rFonts w:cstheme="minorHAnsi"/>
          <w:sz w:val="24"/>
          <w:szCs w:val="24"/>
        </w:rPr>
        <w:t>)</w:t>
      </w:r>
    </w:p>
    <w:p w14:paraId="2D8C34CA" w14:textId="77777777" w:rsidR="00C728C4" w:rsidRPr="00FE3E1F" w:rsidRDefault="00C728C4" w:rsidP="00245927">
      <w:pPr>
        <w:rPr>
          <w:rFonts w:cstheme="minorHAnsi"/>
        </w:rPr>
      </w:pPr>
    </w:p>
    <w:p w14:paraId="76D202EB" w14:textId="77777777" w:rsidR="00C728C4" w:rsidRPr="00FE3E1F" w:rsidRDefault="00C728C4" w:rsidP="00245927">
      <w:pPr>
        <w:rPr>
          <w:rFonts w:cstheme="minorHAnsi"/>
          <w:sz w:val="24"/>
          <w:szCs w:val="24"/>
        </w:rPr>
      </w:pPr>
      <w:r w:rsidRPr="00FE3E1F">
        <w:rPr>
          <w:rFonts w:cstheme="minorHAnsi"/>
          <w:b/>
          <w:sz w:val="24"/>
          <w:szCs w:val="24"/>
        </w:rPr>
        <w:t>Conflict of interest</w:t>
      </w:r>
      <w:r w:rsidRPr="00FE3E1F">
        <w:rPr>
          <w:rFonts w:cstheme="minorHAnsi"/>
          <w:sz w:val="24"/>
          <w:szCs w:val="24"/>
        </w:rPr>
        <w:t>: None</w:t>
      </w:r>
    </w:p>
    <w:p w14:paraId="71C6F3E5" w14:textId="77777777" w:rsidR="00C728C4" w:rsidRPr="00FE3E1F" w:rsidRDefault="00C728C4" w:rsidP="00245927">
      <w:pPr>
        <w:rPr>
          <w:rFonts w:cstheme="minorHAnsi"/>
          <w:sz w:val="24"/>
          <w:szCs w:val="24"/>
        </w:rPr>
      </w:pPr>
    </w:p>
    <w:p w14:paraId="78878236" w14:textId="77777777" w:rsidR="00C728C4" w:rsidRPr="00FE3E1F" w:rsidRDefault="00C728C4" w:rsidP="00245927">
      <w:pPr>
        <w:rPr>
          <w:rFonts w:cstheme="minorHAnsi"/>
          <w:sz w:val="24"/>
          <w:szCs w:val="24"/>
        </w:rPr>
      </w:pPr>
      <w:r w:rsidRPr="00FE3E1F">
        <w:rPr>
          <w:rFonts w:cstheme="minorHAnsi"/>
          <w:b/>
          <w:sz w:val="24"/>
          <w:szCs w:val="24"/>
        </w:rPr>
        <w:t>Keywords</w:t>
      </w:r>
      <w:r w:rsidRPr="00FE3E1F">
        <w:rPr>
          <w:rFonts w:cstheme="minorHAnsi"/>
          <w:sz w:val="24"/>
          <w:szCs w:val="24"/>
        </w:rPr>
        <w:t xml:space="preserve">: </w:t>
      </w:r>
      <w:r w:rsidRPr="000706AD">
        <w:rPr>
          <w:rFonts w:cstheme="minorHAnsi"/>
          <w:sz w:val="24"/>
          <w:szCs w:val="24"/>
        </w:rPr>
        <w:t>dispersion, advection, modeling, field-scale, plume-growth,</w:t>
      </w:r>
      <w:r w:rsidRPr="00FE3E1F">
        <w:rPr>
          <w:rFonts w:cstheme="minorHAnsi"/>
          <w:sz w:val="24"/>
          <w:szCs w:val="24"/>
        </w:rPr>
        <w:t xml:space="preserve"> </w:t>
      </w:r>
    </w:p>
    <w:p w14:paraId="019B52B9" w14:textId="77777777" w:rsidR="00C728C4" w:rsidRPr="00FE3E1F" w:rsidRDefault="00C728C4" w:rsidP="00245927">
      <w:pPr>
        <w:rPr>
          <w:rFonts w:cstheme="minorHAnsi"/>
          <w:b/>
          <w:sz w:val="24"/>
          <w:szCs w:val="24"/>
        </w:rPr>
      </w:pPr>
    </w:p>
    <w:p w14:paraId="3EC1357C" w14:textId="7D332F82" w:rsidR="00C728C4" w:rsidRPr="00FE3E1F" w:rsidRDefault="00C728C4" w:rsidP="00245927">
      <w:pPr>
        <w:rPr>
          <w:rFonts w:cstheme="minorHAnsi"/>
          <w:sz w:val="24"/>
          <w:szCs w:val="24"/>
        </w:rPr>
      </w:pPr>
      <w:r w:rsidRPr="00FE3E1F">
        <w:rPr>
          <w:rFonts w:cstheme="minorHAnsi"/>
          <w:b/>
          <w:sz w:val="24"/>
          <w:szCs w:val="24"/>
        </w:rPr>
        <w:t>Article Impact Statement</w:t>
      </w:r>
      <w:r w:rsidRPr="00FE3E1F">
        <w:rPr>
          <w:rFonts w:cstheme="minorHAnsi"/>
          <w:sz w:val="24"/>
          <w:szCs w:val="24"/>
        </w:rPr>
        <w:t xml:space="preserve">: </w:t>
      </w:r>
      <w:r w:rsidR="00B81106">
        <w:rPr>
          <w:rFonts w:cstheme="minorHAnsi"/>
          <w:sz w:val="24"/>
          <w:szCs w:val="24"/>
        </w:rPr>
        <w:t>T</w:t>
      </w:r>
      <w:r w:rsidR="00103FBE">
        <w:rPr>
          <w:rFonts w:cstheme="minorHAnsi"/>
          <w:bCs/>
          <w:sz w:val="24"/>
          <w:szCs w:val="24"/>
        </w:rPr>
        <w:t xml:space="preserve">he dispersive volume shift </w:t>
      </w:r>
      <w:r w:rsidR="00B81106">
        <w:rPr>
          <w:rFonts w:cstheme="minorHAnsi"/>
          <w:bCs/>
          <w:sz w:val="24"/>
          <w:szCs w:val="24"/>
        </w:rPr>
        <w:t>is presented as parameter to</w:t>
      </w:r>
      <w:r w:rsidR="00103FBE">
        <w:rPr>
          <w:rFonts w:cstheme="minorHAnsi"/>
          <w:bCs/>
          <w:sz w:val="24"/>
          <w:szCs w:val="24"/>
        </w:rPr>
        <w:t xml:space="preserve"> replace </w:t>
      </w:r>
      <w:r w:rsidR="00103FBE" w:rsidRPr="00FE3E1F">
        <w:rPr>
          <w:rFonts w:cstheme="minorHAnsi"/>
          <w:bCs/>
          <w:sz w:val="24"/>
          <w:szCs w:val="24"/>
        </w:rPr>
        <w:t>the classical dispersivity parameter</w:t>
      </w:r>
      <w:r w:rsidR="00103FBE">
        <w:rPr>
          <w:rFonts w:cstheme="minorHAnsi"/>
          <w:bCs/>
          <w:sz w:val="24"/>
          <w:szCs w:val="24"/>
        </w:rPr>
        <w:t xml:space="preserve"> in</w:t>
      </w:r>
      <w:r w:rsidR="00B81106">
        <w:rPr>
          <w:rFonts w:cstheme="minorHAnsi"/>
          <w:bCs/>
          <w:sz w:val="24"/>
          <w:szCs w:val="24"/>
        </w:rPr>
        <w:t xml:space="preserve"> </w:t>
      </w:r>
      <w:r w:rsidR="00103FBE">
        <w:rPr>
          <w:rFonts w:cstheme="minorHAnsi"/>
          <w:bCs/>
          <w:sz w:val="24"/>
          <w:szCs w:val="24"/>
        </w:rPr>
        <w:t>mod</w:t>
      </w:r>
      <w:r w:rsidR="00103FBE" w:rsidRPr="00103FBE">
        <w:rPr>
          <w:rFonts w:cstheme="minorHAnsi"/>
          <w:bCs/>
          <w:sz w:val="24"/>
          <w:szCs w:val="24"/>
        </w:rPr>
        <w:t>eling</w:t>
      </w:r>
      <w:r w:rsidRPr="00103FBE">
        <w:rPr>
          <w:rFonts w:cstheme="minorHAnsi"/>
          <w:sz w:val="24"/>
          <w:szCs w:val="24"/>
        </w:rPr>
        <w:t>.</w:t>
      </w:r>
      <w:r w:rsidRPr="00FE3E1F">
        <w:rPr>
          <w:rFonts w:cstheme="minorHAnsi"/>
          <w:sz w:val="24"/>
          <w:szCs w:val="24"/>
        </w:rPr>
        <w:t xml:space="preserve"> </w:t>
      </w:r>
    </w:p>
    <w:p w14:paraId="152DAB52" w14:textId="77777777" w:rsidR="00C728C4" w:rsidRPr="00FE3E1F" w:rsidRDefault="00C728C4" w:rsidP="00245927">
      <w:pPr>
        <w:rPr>
          <w:rFonts w:cstheme="minorHAnsi"/>
        </w:rPr>
      </w:pPr>
      <w:r w:rsidRPr="00FE3E1F">
        <w:rPr>
          <w:rFonts w:cstheme="minorHAnsi"/>
          <w:sz w:val="24"/>
          <w:szCs w:val="24"/>
        </w:rPr>
        <w:t xml:space="preserve"> </w:t>
      </w:r>
    </w:p>
    <w:p w14:paraId="14121C7E" w14:textId="77777777" w:rsidR="00C728C4" w:rsidRPr="00FE3E1F" w:rsidRDefault="00C728C4" w:rsidP="00245927">
      <w:pPr>
        <w:rPr>
          <w:rFonts w:cstheme="minorHAnsi"/>
          <w:b/>
        </w:rPr>
      </w:pPr>
      <w:r w:rsidRPr="00FE3E1F">
        <w:rPr>
          <w:rFonts w:cstheme="minorHAnsi"/>
          <w:b/>
          <w:sz w:val="28"/>
          <w:szCs w:val="28"/>
        </w:rPr>
        <w:t xml:space="preserve">Abstract </w:t>
      </w:r>
    </w:p>
    <w:p w14:paraId="3FC401E5" w14:textId="1C740DCB" w:rsidR="00A74C38" w:rsidRDefault="001252E0" w:rsidP="00A74C38">
      <w:pPr>
        <w:rPr>
          <w:sz w:val="24"/>
          <w:szCs w:val="24"/>
        </w:rPr>
      </w:pPr>
      <w:ins w:id="12" w:author="Theo Olsthoorn" w:date="2025-04-18T11:22:00Z" w16du:dateUtc="2025-04-18T09:22:00Z">
        <w:r>
          <w:rPr>
            <w:sz w:val="24"/>
            <w:szCs w:val="24"/>
          </w:rPr>
          <w:t xml:space="preserve">It is widely accepted hat </w:t>
        </w:r>
      </w:ins>
      <w:del w:id="13" w:author="Theo Olsthoorn" w:date="2025-04-18T11:22:00Z" w16du:dateUtc="2025-04-18T09:22:00Z">
        <w:r w:rsidR="00A74C38" w:rsidDel="001252E0">
          <w:rPr>
            <w:sz w:val="24"/>
            <w:szCs w:val="24"/>
          </w:rPr>
          <w:delText>T</w:delText>
        </w:r>
        <w:r w:rsidR="00A74C38" w:rsidRPr="00CA39B4" w:rsidDel="001252E0">
          <w:rPr>
            <w:sz w:val="24"/>
            <w:szCs w:val="24"/>
          </w:rPr>
          <w:delText xml:space="preserve">he concept that mechanical </w:delText>
        </w:r>
      </w:del>
      <w:r w:rsidR="00A74C38" w:rsidRPr="00CA39B4">
        <w:rPr>
          <w:sz w:val="24"/>
          <w:szCs w:val="24"/>
        </w:rPr>
        <w:t xml:space="preserve">dispersion </w:t>
      </w:r>
      <w:ins w:id="14" w:author="Theo Olsthoorn" w:date="2025-04-18T11:22:00Z" w16du:dateUtc="2025-04-18T09:22:00Z">
        <w:r>
          <w:rPr>
            <w:sz w:val="24"/>
            <w:szCs w:val="24"/>
          </w:rPr>
          <w:t xml:space="preserve">of pollutants </w:t>
        </w:r>
      </w:ins>
      <w:ins w:id="15" w:author="Theo Olsthoorn" w:date="2025-04-18T11:23:00Z" w16du:dateUtc="2025-04-18T09:23:00Z">
        <w:r>
          <w:rPr>
            <w:sz w:val="24"/>
            <w:szCs w:val="24"/>
          </w:rPr>
          <w:t xml:space="preserve">as </w:t>
        </w:r>
      </w:ins>
      <w:ins w:id="16" w:author="Theo Olsthoorn" w:date="2025-04-18T11:24:00Z" w16du:dateUtc="2025-04-18T09:24:00Z">
        <w:r>
          <w:rPr>
            <w:sz w:val="24"/>
            <w:szCs w:val="24"/>
          </w:rPr>
          <w:t xml:space="preserve">process during </w:t>
        </w:r>
      </w:ins>
      <w:ins w:id="17" w:author="Theo Olsthoorn" w:date="2025-04-18T11:23:00Z" w16du:dateUtc="2025-04-18T09:23:00Z">
        <w:r>
          <w:rPr>
            <w:sz w:val="24"/>
            <w:szCs w:val="24"/>
          </w:rPr>
          <w:t xml:space="preserve">their subsurface </w:t>
        </w:r>
      </w:ins>
      <w:ins w:id="18" w:author="Theo Olsthoorn" w:date="2025-04-18T11:24:00Z" w16du:dateUtc="2025-04-18T09:24:00Z">
        <w:r>
          <w:rPr>
            <w:sz w:val="24"/>
            <w:szCs w:val="24"/>
          </w:rPr>
          <w:t xml:space="preserve">transport </w:t>
        </w:r>
      </w:ins>
      <w:r w:rsidR="00A74C38" w:rsidRPr="00CA39B4">
        <w:rPr>
          <w:sz w:val="24"/>
          <w:szCs w:val="24"/>
        </w:rPr>
        <w:t xml:space="preserve">is </w:t>
      </w:r>
      <w:ins w:id="19" w:author="Theo Olsthoorn" w:date="2025-04-18T11:24:00Z" w16du:dateUtc="2025-04-18T09:24:00Z">
        <w:r>
          <w:rPr>
            <w:sz w:val="24"/>
            <w:szCs w:val="24"/>
          </w:rPr>
          <w:t xml:space="preserve">essentially spatial velocity </w:t>
        </w:r>
      </w:ins>
      <w:ins w:id="20" w:author="Theo Olsthoorn" w:date="2025-04-18T11:25:00Z" w16du:dateUtc="2025-04-18T09:25:00Z">
        <w:r>
          <w:rPr>
            <w:sz w:val="24"/>
            <w:szCs w:val="24"/>
          </w:rPr>
          <w:t>differences</w:t>
        </w:r>
      </w:ins>
      <w:del w:id="21" w:author="Theo Olsthoorn" w:date="2025-04-18T11:25:00Z" w16du:dateUtc="2025-04-18T09:25:00Z">
        <w:r w:rsidR="00A74C38" w:rsidRPr="00CA39B4" w:rsidDel="001252E0">
          <w:rPr>
            <w:sz w:val="24"/>
            <w:szCs w:val="24"/>
          </w:rPr>
          <w:delText>driven by a variance in velocity</w:delText>
        </w:r>
      </w:del>
      <w:r w:rsidR="00A74C38" w:rsidRPr="00CA39B4">
        <w:rPr>
          <w:sz w:val="24"/>
          <w:szCs w:val="24"/>
        </w:rPr>
        <w:t>, rather than by the concentration gradient</w:t>
      </w:r>
      <w:ins w:id="22" w:author="Theo Olsthoorn" w:date="2025-04-18T11:25:00Z" w16du:dateUtc="2025-04-18T09:25:00Z">
        <w:r>
          <w:rPr>
            <w:sz w:val="24"/>
            <w:szCs w:val="24"/>
          </w:rPr>
          <w:t xml:space="preserve">s. The </w:t>
        </w:r>
      </w:ins>
      <w:del w:id="23" w:author="Theo Olsthoorn" w:date="2025-04-18T11:25:00Z" w16du:dateUtc="2025-04-18T09:25:00Z">
        <w:r w:rsidR="00A74C38" w:rsidRPr="00CA39B4" w:rsidDel="001252E0">
          <w:rPr>
            <w:sz w:val="24"/>
            <w:szCs w:val="24"/>
          </w:rPr>
          <w:delText xml:space="preserve"> in the </w:delText>
        </w:r>
      </w:del>
      <w:r w:rsidR="00A74C38" w:rsidRPr="00CA39B4">
        <w:rPr>
          <w:sz w:val="24"/>
          <w:szCs w:val="24"/>
        </w:rPr>
        <w:t xml:space="preserve">classical </w:t>
      </w:r>
      <w:proofErr w:type="spellStart"/>
      <w:r w:rsidR="00A74C38" w:rsidRPr="00CA39B4">
        <w:rPr>
          <w:sz w:val="24"/>
          <w:szCs w:val="24"/>
        </w:rPr>
        <w:t>Fickian</w:t>
      </w:r>
      <w:proofErr w:type="spellEnd"/>
      <w:r w:rsidR="00A74C38" w:rsidRPr="00CA39B4">
        <w:rPr>
          <w:sz w:val="24"/>
          <w:szCs w:val="24"/>
        </w:rPr>
        <w:t xml:space="preserve"> model, </w:t>
      </w:r>
      <w:ins w:id="24" w:author="Theo Olsthoorn" w:date="2025-04-18T11:26:00Z" w16du:dateUtc="2025-04-18T09:26:00Z">
        <w:r>
          <w:rPr>
            <w:sz w:val="24"/>
            <w:szCs w:val="24"/>
          </w:rPr>
          <w:t xml:space="preserve">which assumes dispersion is driven by concentration gradients is still </w:t>
        </w:r>
      </w:ins>
      <w:del w:id="25" w:author="Theo Olsthoorn" w:date="2025-04-18T11:26:00Z" w16du:dateUtc="2025-04-18T09:26:00Z">
        <w:r w:rsidR="00A74C38" w:rsidRPr="00CA39B4" w:rsidDel="001252E0">
          <w:rPr>
            <w:sz w:val="24"/>
            <w:szCs w:val="24"/>
          </w:rPr>
          <w:delText xml:space="preserve">is a </w:delText>
        </w:r>
      </w:del>
      <w:r w:rsidR="00A74C38" w:rsidRPr="00CA39B4">
        <w:rPr>
          <w:sz w:val="24"/>
          <w:szCs w:val="24"/>
        </w:rPr>
        <w:t xml:space="preserve">widely </w:t>
      </w:r>
      <w:ins w:id="26" w:author="Theo Olsthoorn" w:date="2025-04-18T11:26:00Z" w16du:dateUtc="2025-04-18T09:26:00Z">
        <w:r>
          <w:rPr>
            <w:sz w:val="24"/>
            <w:szCs w:val="24"/>
          </w:rPr>
          <w:t xml:space="preserve">used </w:t>
        </w:r>
      </w:ins>
      <w:del w:id="27" w:author="Theo Olsthoorn" w:date="2025-04-18T11:26:00Z" w16du:dateUtc="2025-04-18T09:26:00Z">
        <w:r w:rsidR="00A74C38" w:rsidRPr="00CA39B4" w:rsidDel="001252E0">
          <w:rPr>
            <w:sz w:val="24"/>
            <w:szCs w:val="24"/>
          </w:rPr>
          <w:delText>accepted principle</w:delText>
        </w:r>
      </w:del>
      <w:ins w:id="28" w:author="Theo Olsthoorn" w:date="2025-04-15T20:28:00Z" w16du:dateUtc="2025-04-15T18:28:00Z">
        <w:r w:rsidR="00592959">
          <w:rPr>
            <w:sz w:val="24"/>
            <w:szCs w:val="24"/>
          </w:rPr>
          <w:t>(a few important references here)</w:t>
        </w:r>
      </w:ins>
      <w:r w:rsidR="00A74C38" w:rsidRPr="00CA39B4">
        <w:rPr>
          <w:sz w:val="24"/>
          <w:szCs w:val="24"/>
        </w:rPr>
        <w:t xml:space="preserve">, but </w:t>
      </w:r>
      <w:ins w:id="29" w:author="Theo Olsthoorn" w:date="2025-04-18T11:27:00Z" w16du:dateUtc="2025-04-18T09:27:00Z">
        <w:r>
          <w:rPr>
            <w:sz w:val="24"/>
            <w:szCs w:val="24"/>
          </w:rPr>
          <w:t xml:space="preserve">that has been often proven insufficient to capture actual pollution plume spreading </w:t>
        </w:r>
      </w:ins>
      <w:ins w:id="30" w:author="Theo Olsthoorn" w:date="2025-04-18T11:28:00Z" w16du:dateUtc="2025-04-18T09:28:00Z">
        <w:r>
          <w:rPr>
            <w:sz w:val="24"/>
            <w:szCs w:val="24"/>
          </w:rPr>
          <w:t>during subsurface groundwater driven transport</w:t>
        </w:r>
      </w:ins>
      <w:del w:id="31" w:author="Theo Olsthoorn" w:date="2025-04-18T11:28:00Z" w16du:dateUtc="2025-04-18T09:28:00Z">
        <w:r w:rsidR="00A74C38" w:rsidRPr="00CA39B4" w:rsidDel="001252E0">
          <w:rPr>
            <w:sz w:val="24"/>
            <w:szCs w:val="24"/>
          </w:rPr>
          <w:delText>it is a concept for which a practical implementation is lacking and unproven</w:delText>
        </w:r>
      </w:del>
      <w:ins w:id="32" w:author="Theo Olsthoorn" w:date="2025-04-15T20:28:00Z" w16du:dateUtc="2025-04-15T18:28:00Z">
        <w:r w:rsidR="00592959">
          <w:rPr>
            <w:sz w:val="24"/>
            <w:szCs w:val="24"/>
          </w:rPr>
          <w:t xml:space="preserve"> (if possible one or two references here)</w:t>
        </w:r>
      </w:ins>
      <w:r w:rsidR="00A74C38" w:rsidRPr="00CA39B4">
        <w:rPr>
          <w:sz w:val="24"/>
          <w:szCs w:val="24"/>
        </w:rPr>
        <w:t xml:space="preserve">. The groundwater community </w:t>
      </w:r>
      <w:ins w:id="33" w:author="Theo Olsthoorn" w:date="2025-04-15T20:29:00Z" w16du:dateUtc="2025-04-15T18:29:00Z">
        <w:r w:rsidR="00592959">
          <w:rPr>
            <w:sz w:val="24"/>
            <w:szCs w:val="24"/>
          </w:rPr>
          <w:t xml:space="preserve">has been </w:t>
        </w:r>
        <w:proofErr w:type="spellStart"/>
        <w:r w:rsidR="00592959">
          <w:rPr>
            <w:sz w:val="24"/>
            <w:szCs w:val="24"/>
          </w:rPr>
          <w:t>wating</w:t>
        </w:r>
        <w:proofErr w:type="spellEnd"/>
        <w:r w:rsidR="00592959">
          <w:rPr>
            <w:sz w:val="24"/>
            <w:szCs w:val="24"/>
          </w:rPr>
          <w:t xml:space="preserve"> for </w:t>
        </w:r>
      </w:ins>
      <w:r w:rsidR="00A74C38" w:rsidRPr="00592959">
        <w:rPr>
          <w:strike/>
          <w:sz w:val="24"/>
          <w:szCs w:val="24"/>
          <w:highlight w:val="yellow"/>
          <w:rPrChange w:id="34" w:author="Theo Olsthoorn" w:date="2025-04-15T20:29:00Z" w16du:dateUtc="2025-04-15T18:29:00Z">
            <w:rPr>
              <w:sz w:val="24"/>
              <w:szCs w:val="24"/>
            </w:rPr>
          </w:rPrChange>
        </w:rPr>
        <w:t>needs and eagerly awaits</w:t>
      </w:r>
      <w:r w:rsidR="00A74C38" w:rsidRPr="00CA39B4">
        <w:rPr>
          <w:sz w:val="24"/>
          <w:szCs w:val="24"/>
        </w:rPr>
        <w:t xml:space="preserve"> a theoretical </w:t>
      </w:r>
      <w:proofErr w:type="spellStart"/>
      <w:ins w:id="35" w:author="Theo Olsthoorn" w:date="2025-04-18T11:28:00Z" w16du:dateUtc="2025-04-18T09:28:00Z">
        <w:r>
          <w:rPr>
            <w:sz w:val="24"/>
            <w:szCs w:val="24"/>
          </w:rPr>
          <w:t>framwork</w:t>
        </w:r>
        <w:proofErr w:type="spellEnd"/>
        <w:r>
          <w:rPr>
            <w:sz w:val="24"/>
            <w:szCs w:val="24"/>
          </w:rPr>
          <w:t xml:space="preserve"> providing </w:t>
        </w:r>
      </w:ins>
      <w:del w:id="36" w:author="Theo Olsthoorn" w:date="2025-04-18T11:28:00Z" w16du:dateUtc="2025-04-18T09:28:00Z">
        <w:r w:rsidR="00A74C38" w:rsidRPr="00CA39B4" w:rsidDel="001252E0">
          <w:rPr>
            <w:sz w:val="24"/>
            <w:szCs w:val="24"/>
          </w:rPr>
          <w:delText xml:space="preserve">development </w:delText>
        </w:r>
      </w:del>
      <w:del w:id="37" w:author="Theo Olsthoorn" w:date="2025-04-18T11:29:00Z" w16du:dateUtc="2025-04-18T09:29:00Z">
        <w:r w:rsidR="00A74C38" w:rsidRPr="00CA39B4" w:rsidDel="001252E0">
          <w:rPr>
            <w:sz w:val="24"/>
            <w:szCs w:val="24"/>
          </w:rPr>
          <w:delText xml:space="preserve">that provides </w:delText>
        </w:r>
      </w:del>
      <w:r w:rsidR="00A74C38" w:rsidRPr="00CA39B4">
        <w:rPr>
          <w:sz w:val="24"/>
          <w:szCs w:val="24"/>
        </w:rPr>
        <w:t xml:space="preserve">support for </w:t>
      </w:r>
      <w:ins w:id="38" w:author="Theo Olsthoorn" w:date="2025-04-18T11:29:00Z" w16du:dateUtc="2025-04-18T09:29:00Z">
        <w:r w:rsidR="00421DDF">
          <w:rPr>
            <w:sz w:val="24"/>
            <w:szCs w:val="24"/>
          </w:rPr>
          <w:t>advection as the dominant driver</w:t>
        </w:r>
      </w:ins>
      <w:del w:id="39" w:author="Theo Olsthoorn" w:date="2025-04-18T11:29:00Z" w16du:dateUtc="2025-04-18T09:29:00Z">
        <w:r w:rsidR="00A74C38" w:rsidRPr="00CA39B4" w:rsidDel="00421DDF">
          <w:rPr>
            <w:sz w:val="24"/>
            <w:szCs w:val="24"/>
          </w:rPr>
          <w:delText>this theory</w:delText>
        </w:r>
      </w:del>
      <w:r w:rsidR="00A74C38" w:rsidRPr="00CA39B4">
        <w:rPr>
          <w:sz w:val="24"/>
          <w:szCs w:val="24"/>
        </w:rPr>
        <w:t xml:space="preserve"> </w:t>
      </w:r>
      <w:ins w:id="40" w:author="Theo Olsthoorn" w:date="2025-04-15T20:30:00Z" w16du:dateUtc="2025-04-15T18:30:00Z">
        <w:r w:rsidR="00592959">
          <w:rPr>
            <w:sz w:val="24"/>
            <w:szCs w:val="24"/>
          </w:rPr>
          <w:t>(</w:t>
        </w:r>
        <w:proofErr w:type="spellStart"/>
        <w:r w:rsidR="00592959">
          <w:rPr>
            <w:sz w:val="24"/>
            <w:szCs w:val="24"/>
          </w:rPr>
          <w:t>een</w:t>
        </w:r>
        <w:proofErr w:type="spellEnd"/>
        <w:r w:rsidR="00592959">
          <w:rPr>
            <w:sz w:val="24"/>
            <w:szCs w:val="24"/>
          </w:rPr>
          <w:t xml:space="preserve"> </w:t>
        </w:r>
        <w:proofErr w:type="spellStart"/>
        <w:r w:rsidR="00592959">
          <w:rPr>
            <w:sz w:val="24"/>
            <w:szCs w:val="24"/>
          </w:rPr>
          <w:t>theoretische</w:t>
        </w:r>
        <w:proofErr w:type="spellEnd"/>
        <w:r w:rsidR="00592959">
          <w:rPr>
            <w:sz w:val="24"/>
            <w:szCs w:val="24"/>
          </w:rPr>
          <w:t xml:space="preserve"> </w:t>
        </w:r>
        <w:proofErr w:type="spellStart"/>
        <w:r w:rsidR="00592959">
          <w:rPr>
            <w:sz w:val="24"/>
            <w:szCs w:val="24"/>
          </w:rPr>
          <w:t>ontwikkeling</w:t>
        </w:r>
        <w:proofErr w:type="spellEnd"/>
        <w:r w:rsidR="00592959">
          <w:rPr>
            <w:sz w:val="24"/>
            <w:szCs w:val="24"/>
          </w:rPr>
          <w:t xml:space="preserve"> </w:t>
        </w:r>
        <w:proofErr w:type="spellStart"/>
        <w:r w:rsidR="00592959">
          <w:rPr>
            <w:sz w:val="24"/>
            <w:szCs w:val="24"/>
          </w:rPr>
          <w:t>voor</w:t>
        </w:r>
        <w:proofErr w:type="spellEnd"/>
        <w:r w:rsidR="00592959">
          <w:rPr>
            <w:sz w:val="24"/>
            <w:szCs w:val="24"/>
          </w:rPr>
          <w:t xml:space="preserve"> </w:t>
        </w:r>
        <w:proofErr w:type="spellStart"/>
        <w:r w:rsidR="00592959">
          <w:rPr>
            <w:sz w:val="24"/>
            <w:szCs w:val="24"/>
          </w:rPr>
          <w:t>een</w:t>
        </w:r>
        <w:proofErr w:type="spellEnd"/>
        <w:r w:rsidR="00592959">
          <w:rPr>
            <w:sz w:val="24"/>
            <w:szCs w:val="24"/>
          </w:rPr>
          <w:t xml:space="preserve"> theory </w:t>
        </w:r>
      </w:ins>
      <w:proofErr w:type="spellStart"/>
      <w:ins w:id="41" w:author="Theo Olsthoorn" w:date="2025-04-15T20:31:00Z" w16du:dateUtc="2025-04-15T18:31:00Z">
        <w:r w:rsidR="00592959">
          <w:rPr>
            <w:sz w:val="24"/>
            <w:szCs w:val="24"/>
          </w:rPr>
          <w:t>kllinkt</w:t>
        </w:r>
        <w:proofErr w:type="spellEnd"/>
        <w:r w:rsidR="00592959">
          <w:rPr>
            <w:sz w:val="24"/>
            <w:szCs w:val="24"/>
          </w:rPr>
          <w:t xml:space="preserve"> </w:t>
        </w:r>
      </w:ins>
      <w:proofErr w:type="spellStart"/>
      <w:ins w:id="42" w:author="Theo Olsthoorn" w:date="2025-04-15T20:30:00Z" w16du:dateUtc="2025-04-15T18:30:00Z">
        <w:r w:rsidR="00592959">
          <w:rPr>
            <w:sz w:val="24"/>
            <w:szCs w:val="24"/>
          </w:rPr>
          <w:t>niet</w:t>
        </w:r>
        <w:proofErr w:type="spellEnd"/>
        <w:r w:rsidR="00592959">
          <w:rPr>
            <w:sz w:val="24"/>
            <w:szCs w:val="24"/>
          </w:rPr>
          <w:t xml:space="preserve"> </w:t>
        </w:r>
      </w:ins>
      <w:ins w:id="43" w:author="Theo Olsthoorn" w:date="2025-04-15T20:31:00Z" w16du:dateUtc="2025-04-15T18:31:00Z">
        <w:r w:rsidR="00592959">
          <w:rPr>
            <w:sz w:val="24"/>
            <w:szCs w:val="24"/>
          </w:rPr>
          <w:t xml:space="preserve">zo </w:t>
        </w:r>
      </w:ins>
      <w:proofErr w:type="spellStart"/>
      <w:ins w:id="44" w:author="Theo Olsthoorn" w:date="2025-04-15T20:30:00Z" w16du:dateUtc="2025-04-15T18:30:00Z">
        <w:r w:rsidR="00592959">
          <w:rPr>
            <w:sz w:val="24"/>
            <w:szCs w:val="24"/>
          </w:rPr>
          <w:t>mooi</w:t>
        </w:r>
      </w:ins>
      <w:proofErr w:type="spellEnd"/>
      <w:ins w:id="45" w:author="Theo Olsthoorn" w:date="2025-04-15T20:31:00Z" w16du:dateUtc="2025-04-15T18:31:00Z">
        <w:r w:rsidR="00592959">
          <w:rPr>
            <w:sz w:val="24"/>
            <w:szCs w:val="24"/>
          </w:rPr>
          <w:t xml:space="preserve">: </w:t>
        </w:r>
        <w:proofErr w:type="spellStart"/>
        <w:r w:rsidR="00592959">
          <w:rPr>
            <w:sz w:val="24"/>
            <w:szCs w:val="24"/>
          </w:rPr>
          <w:t>bijv</w:t>
        </w:r>
        <w:proofErr w:type="spellEnd"/>
        <w:r w:rsidR="00592959">
          <w:rPr>
            <w:sz w:val="24"/>
            <w:szCs w:val="24"/>
          </w:rPr>
          <w:t>. Has been waiting for a theory-based deve</w:t>
        </w:r>
      </w:ins>
      <w:ins w:id="46" w:author="Theo Olsthoorn" w:date="2025-04-15T20:32:00Z" w16du:dateUtc="2025-04-15T18:32:00Z">
        <w:r w:rsidR="00592959">
          <w:rPr>
            <w:sz w:val="24"/>
            <w:szCs w:val="24"/>
          </w:rPr>
          <w:t>lopment which allows practical implementation and application</w:t>
        </w:r>
      </w:ins>
      <w:ins w:id="47" w:author="Theo Olsthoorn" w:date="2025-04-15T20:30:00Z" w16du:dateUtc="2025-04-15T18:30:00Z">
        <w:r w:rsidR="00592959">
          <w:rPr>
            <w:sz w:val="24"/>
            <w:szCs w:val="24"/>
          </w:rPr>
          <w:t>)</w:t>
        </w:r>
      </w:ins>
      <w:ins w:id="48" w:author="Theo Olsthoorn" w:date="2025-04-18T11:29:00Z" w16du:dateUtc="2025-04-18T09:29:00Z">
        <w:r w:rsidR="00421DDF">
          <w:rPr>
            <w:sz w:val="24"/>
            <w:szCs w:val="24"/>
          </w:rPr>
          <w:t xml:space="preserve"> offering </w:t>
        </w:r>
      </w:ins>
      <w:del w:id="49" w:author="Theo Olsthoorn" w:date="2025-04-18T11:29:00Z" w16du:dateUtc="2025-04-18T09:29:00Z">
        <w:r w:rsidR="00A74C38" w:rsidRPr="00CA39B4" w:rsidDel="00421DDF">
          <w:rPr>
            <w:sz w:val="24"/>
            <w:szCs w:val="24"/>
          </w:rPr>
          <w:delText xml:space="preserve">and that offers </w:delText>
        </w:r>
      </w:del>
      <w:r w:rsidR="00A74C38" w:rsidRPr="00CA39B4">
        <w:rPr>
          <w:sz w:val="24"/>
          <w:szCs w:val="24"/>
        </w:rPr>
        <w:t>a reasonable and practical way to implement it</w:t>
      </w:r>
      <w:ins w:id="50" w:author="Theo Olsthoorn" w:date="2025-04-18T11:30:00Z" w16du:dateUtc="2025-04-18T09:30:00Z">
        <w:r w:rsidR="00421DDF">
          <w:rPr>
            <w:sz w:val="24"/>
            <w:szCs w:val="24"/>
          </w:rPr>
          <w:t xml:space="preserve"> while demonstrating its superior value in </w:t>
        </w:r>
        <w:proofErr w:type="spellStart"/>
        <w:r w:rsidR="00421DDF">
          <w:rPr>
            <w:sz w:val="24"/>
            <w:szCs w:val="24"/>
          </w:rPr>
          <w:t>matchting</w:t>
        </w:r>
        <w:proofErr w:type="spellEnd"/>
        <w:r w:rsidR="00421DDF">
          <w:rPr>
            <w:sz w:val="24"/>
            <w:szCs w:val="24"/>
          </w:rPr>
          <w:t xml:space="preserve"> model with reality</w:t>
        </w:r>
      </w:ins>
      <w:ins w:id="51" w:author="Theo Olsthoorn" w:date="2025-04-18T11:31:00Z" w16du:dateUtc="2025-04-18T09:31:00Z">
        <w:r w:rsidR="00421DDF">
          <w:rPr>
            <w:sz w:val="24"/>
            <w:szCs w:val="24"/>
          </w:rPr>
          <w:t xml:space="preserve"> as observed in numerous sites throughout the world</w:t>
        </w:r>
      </w:ins>
      <w:ins w:id="52" w:author="Theo Olsthoorn" w:date="2025-04-18T11:30:00Z" w16du:dateUtc="2025-04-18T09:30:00Z">
        <w:r w:rsidR="00421DDF">
          <w:rPr>
            <w:sz w:val="24"/>
            <w:szCs w:val="24"/>
          </w:rPr>
          <w:t>.</w:t>
        </w:r>
      </w:ins>
      <w:del w:id="53" w:author="Theo Olsthoorn" w:date="2025-04-18T11:30:00Z" w16du:dateUtc="2025-04-18T09:30:00Z">
        <w:r w:rsidR="00A74C38" w:rsidDel="00421DDF">
          <w:rPr>
            <w:sz w:val="24"/>
            <w:szCs w:val="24"/>
          </w:rPr>
          <w:delText xml:space="preserve">. </w:delText>
        </w:r>
      </w:del>
    </w:p>
    <w:p w14:paraId="7A56072C" w14:textId="08F4FBA2" w:rsidR="008C4C9B" w:rsidRDefault="00592959" w:rsidP="00A74C38">
      <w:pPr>
        <w:rPr>
          <w:rFonts w:eastAsia="Times New Roman" w:cstheme="minorHAnsi"/>
          <w:sz w:val="24"/>
          <w:szCs w:val="24"/>
        </w:rPr>
      </w:pPr>
      <w:ins w:id="54" w:author="Theo Olsthoorn" w:date="2025-04-15T20:34:00Z" w16du:dateUtc="2025-04-15T18:34:00Z">
        <w:r>
          <w:rPr>
            <w:rFonts w:cstheme="minorHAnsi"/>
            <w:bCs/>
            <w:sz w:val="24"/>
            <w:szCs w:val="24"/>
          </w:rPr>
          <w:t>In his introductory paper, “</w:t>
        </w:r>
      </w:ins>
      <w:del w:id="55" w:author="Theo Olsthoorn" w:date="2025-04-15T20:32:00Z" w16du:dateUtc="2025-04-15T18:32:00Z">
        <w:r w:rsidR="00A74C38" w:rsidRPr="00FE3E1F" w:rsidDel="00592959">
          <w:rPr>
            <w:rFonts w:cstheme="minorHAnsi"/>
            <w:bCs/>
            <w:sz w:val="24"/>
            <w:szCs w:val="24"/>
          </w:rPr>
          <w:delText>In</w:delText>
        </w:r>
        <w:r w:rsidR="00A74C38" w:rsidDel="00592959">
          <w:rPr>
            <w:rFonts w:cstheme="minorHAnsi"/>
            <w:bCs/>
            <w:sz w:val="24"/>
            <w:szCs w:val="24"/>
          </w:rPr>
          <w:delText xml:space="preserve"> the </w:delText>
        </w:r>
        <w:r w:rsidR="00724091" w:rsidDel="00592959">
          <w:rPr>
            <w:rFonts w:cstheme="minorHAnsi"/>
            <w:bCs/>
            <w:sz w:val="24"/>
            <w:szCs w:val="24"/>
          </w:rPr>
          <w:delText>method of</w:delText>
        </w:r>
        <w:r w:rsidR="00A74C38" w:rsidRPr="00FE3E1F" w:rsidDel="00592959">
          <w:rPr>
            <w:rFonts w:cstheme="minorHAnsi"/>
            <w:bCs/>
            <w:sz w:val="24"/>
            <w:szCs w:val="24"/>
          </w:rPr>
          <w:delText xml:space="preserve"> </w:delText>
        </w:r>
      </w:del>
      <w:r w:rsidR="00A74C38" w:rsidRPr="00FE3E1F">
        <w:rPr>
          <w:rFonts w:cstheme="minorHAnsi"/>
          <w:bCs/>
          <w:sz w:val="24"/>
          <w:szCs w:val="24"/>
        </w:rPr>
        <w:t>Advective Transport Phenomena</w:t>
      </w:r>
      <w:ins w:id="56" w:author="Theo Olsthoorn" w:date="2025-04-15T20:34:00Z" w16du:dateUtc="2025-04-15T18:34:00Z">
        <w:r>
          <w:rPr>
            <w:rFonts w:cstheme="minorHAnsi"/>
            <w:bCs/>
            <w:sz w:val="24"/>
            <w:szCs w:val="24"/>
          </w:rPr>
          <w:t xml:space="preserve">”, </w:t>
        </w:r>
      </w:ins>
      <w:r w:rsidR="00A74C38" w:rsidRPr="00FE3E1F">
        <w:rPr>
          <w:rFonts w:cstheme="minorHAnsi"/>
          <w:bCs/>
          <w:sz w:val="24"/>
          <w:szCs w:val="24"/>
        </w:rPr>
        <w:t xml:space="preserve"> </w:t>
      </w:r>
      <w:del w:id="57" w:author="Theo Olsthoorn" w:date="2025-04-15T20:34:00Z" w16du:dateUtc="2025-04-15T18:34:00Z">
        <w:r w:rsidR="00A74C38" w:rsidRPr="00FE3E1F" w:rsidDel="00592959">
          <w:rPr>
            <w:rFonts w:cstheme="minorHAnsi"/>
            <w:bCs/>
            <w:sz w:val="24"/>
            <w:szCs w:val="24"/>
          </w:rPr>
          <w:delText>(</w:delText>
        </w:r>
      </w:del>
      <w:r w:rsidR="00A74C38" w:rsidRPr="00FE3E1F">
        <w:rPr>
          <w:rFonts w:cstheme="minorHAnsi"/>
          <w:bCs/>
          <w:sz w:val="24"/>
          <w:szCs w:val="24"/>
        </w:rPr>
        <w:t xml:space="preserve">De Lange </w:t>
      </w:r>
      <w:ins w:id="58" w:author="Theo Olsthoorn" w:date="2025-04-15T20:34:00Z" w16du:dateUtc="2025-04-15T18:34:00Z">
        <w:r>
          <w:rPr>
            <w:rFonts w:cstheme="minorHAnsi"/>
            <w:bCs/>
            <w:sz w:val="24"/>
            <w:szCs w:val="24"/>
          </w:rPr>
          <w:t>(</w:t>
        </w:r>
      </w:ins>
      <w:r w:rsidR="00A74C38" w:rsidRPr="00FE3E1F">
        <w:rPr>
          <w:rFonts w:cstheme="minorHAnsi"/>
          <w:bCs/>
          <w:sz w:val="24"/>
          <w:szCs w:val="24"/>
        </w:rPr>
        <w:t xml:space="preserve">2020), </w:t>
      </w:r>
      <w:ins w:id="59" w:author="Theo Olsthoorn" w:date="2025-04-15T20:32:00Z" w16du:dateUtc="2025-04-15T18:32:00Z">
        <w:r>
          <w:rPr>
            <w:rFonts w:cstheme="minorHAnsi"/>
            <w:bCs/>
            <w:sz w:val="24"/>
            <w:szCs w:val="24"/>
          </w:rPr>
          <w:t>describe</w:t>
        </w:r>
      </w:ins>
      <w:ins w:id="60" w:author="Theo Olsthoorn" w:date="2025-04-15T20:33:00Z" w16du:dateUtc="2025-04-15T18:33:00Z">
        <w:r>
          <w:rPr>
            <w:rFonts w:cstheme="minorHAnsi"/>
            <w:bCs/>
            <w:sz w:val="24"/>
            <w:szCs w:val="24"/>
          </w:rPr>
          <w:t xml:space="preserve">s </w:t>
        </w:r>
      </w:ins>
      <w:r w:rsidR="00A74C38" w:rsidRPr="00FE3E1F">
        <w:rPr>
          <w:rFonts w:cstheme="minorHAnsi"/>
          <w:bCs/>
          <w:sz w:val="24"/>
          <w:szCs w:val="24"/>
        </w:rPr>
        <w:t xml:space="preserve">mechanical dispersion </w:t>
      </w:r>
      <w:ins w:id="61" w:author="Theo Olsthoorn" w:date="2025-04-15T20:33:00Z" w16du:dateUtc="2025-04-15T18:33:00Z">
        <w:r>
          <w:rPr>
            <w:rFonts w:cstheme="minorHAnsi"/>
            <w:bCs/>
            <w:sz w:val="24"/>
            <w:szCs w:val="24"/>
          </w:rPr>
          <w:t xml:space="preserve"> as </w:t>
        </w:r>
      </w:ins>
      <w:del w:id="62" w:author="Theo Olsthoorn" w:date="2025-04-15T20:33:00Z" w16du:dateUtc="2025-04-15T18:33:00Z">
        <w:r w:rsidR="00A74C38" w:rsidDel="00592959">
          <w:rPr>
            <w:rFonts w:cstheme="minorHAnsi"/>
            <w:bCs/>
            <w:sz w:val="24"/>
            <w:szCs w:val="24"/>
          </w:rPr>
          <w:delText>describes</w:delText>
        </w:r>
        <w:r w:rsidR="00A74C38" w:rsidRPr="00FE3E1F" w:rsidDel="00592959">
          <w:rPr>
            <w:rFonts w:cstheme="minorHAnsi"/>
            <w:bCs/>
            <w:sz w:val="24"/>
            <w:szCs w:val="24"/>
          </w:rPr>
          <w:delText xml:space="preserve"> </w:delText>
        </w:r>
      </w:del>
      <w:r w:rsidR="00A74C38">
        <w:rPr>
          <w:rFonts w:cstheme="minorHAnsi"/>
          <w:bCs/>
          <w:sz w:val="24"/>
          <w:szCs w:val="24"/>
        </w:rPr>
        <w:t>the</w:t>
      </w:r>
      <w:r w:rsidR="00A74C38" w:rsidRPr="00FE3E1F">
        <w:rPr>
          <w:rFonts w:cstheme="minorHAnsi"/>
          <w:bCs/>
          <w:sz w:val="24"/>
          <w:szCs w:val="24"/>
        </w:rPr>
        <w:t xml:space="preserve"> </w:t>
      </w:r>
      <w:r w:rsidR="00A74C38">
        <w:rPr>
          <w:rFonts w:cstheme="minorHAnsi"/>
          <w:bCs/>
          <w:sz w:val="24"/>
          <w:szCs w:val="24"/>
        </w:rPr>
        <w:t>spread</w:t>
      </w:r>
      <w:r w:rsidR="00A74C38" w:rsidRPr="00FE3E1F">
        <w:rPr>
          <w:rFonts w:cstheme="minorHAnsi"/>
          <w:bCs/>
          <w:sz w:val="24"/>
          <w:szCs w:val="24"/>
        </w:rPr>
        <w:t xml:space="preserve"> </w:t>
      </w:r>
      <w:r w:rsidR="00A74C38">
        <w:rPr>
          <w:rFonts w:cstheme="minorHAnsi"/>
          <w:bCs/>
          <w:sz w:val="24"/>
          <w:szCs w:val="24"/>
        </w:rPr>
        <w:t>of water particles generated by</w:t>
      </w:r>
      <w:r w:rsidR="00A74C38" w:rsidRPr="00FE3E1F">
        <w:rPr>
          <w:rFonts w:cstheme="minorHAnsi"/>
          <w:bCs/>
          <w:sz w:val="24"/>
          <w:szCs w:val="24"/>
        </w:rPr>
        <w:t xml:space="preserve"> </w:t>
      </w:r>
      <w:r w:rsidR="00724091">
        <w:rPr>
          <w:rFonts w:cstheme="minorHAnsi"/>
          <w:bCs/>
          <w:sz w:val="24"/>
          <w:szCs w:val="24"/>
        </w:rPr>
        <w:t xml:space="preserve">flow through </w:t>
      </w:r>
      <w:r w:rsidR="00C762E3">
        <w:rPr>
          <w:rFonts w:cstheme="minorHAnsi"/>
          <w:bCs/>
          <w:sz w:val="24"/>
          <w:szCs w:val="24"/>
        </w:rPr>
        <w:t xml:space="preserve">heterogeneities at </w:t>
      </w:r>
      <w:r w:rsidR="00A74C38" w:rsidRPr="00FE3E1F">
        <w:rPr>
          <w:rFonts w:cstheme="minorHAnsi"/>
          <w:bCs/>
          <w:sz w:val="24"/>
          <w:szCs w:val="24"/>
        </w:rPr>
        <w:t xml:space="preserve">sub-model </w:t>
      </w:r>
      <w:r w:rsidR="00C762E3">
        <w:rPr>
          <w:rFonts w:cstheme="minorHAnsi"/>
          <w:bCs/>
          <w:sz w:val="24"/>
          <w:szCs w:val="24"/>
        </w:rPr>
        <w:t>scale</w:t>
      </w:r>
      <w:ins w:id="63" w:author="Theo Olsthoorn" w:date="2025-04-18T11:32:00Z" w16du:dateUtc="2025-04-18T09:32:00Z">
        <w:r w:rsidR="00421DDF">
          <w:rPr>
            <w:rFonts w:cstheme="minorHAnsi"/>
            <w:bCs/>
            <w:sz w:val="24"/>
            <w:szCs w:val="24"/>
          </w:rPr>
          <w:t xml:space="preserve">, </w:t>
        </w:r>
      </w:ins>
      <w:ins w:id="64" w:author="Theo Olsthoorn" w:date="2025-04-18T11:33:00Z" w16du:dateUtc="2025-04-18T09:33:00Z">
        <w:r w:rsidR="00421DDF">
          <w:rPr>
            <w:rFonts w:cstheme="minorHAnsi"/>
            <w:bCs/>
            <w:sz w:val="24"/>
            <w:szCs w:val="24"/>
          </w:rPr>
          <w:t xml:space="preserve">thus </w:t>
        </w:r>
      </w:ins>
      <w:ins w:id="65" w:author="Theo Olsthoorn" w:date="2025-04-18T11:32:00Z" w16du:dateUtc="2025-04-18T09:32:00Z">
        <w:r w:rsidR="00421DDF">
          <w:rPr>
            <w:rFonts w:cstheme="minorHAnsi"/>
            <w:bCs/>
            <w:sz w:val="24"/>
            <w:szCs w:val="24"/>
          </w:rPr>
          <w:t xml:space="preserve">making the ubiquitous </w:t>
        </w:r>
      </w:ins>
      <w:ins w:id="66" w:author="Theo Olsthoorn" w:date="2025-04-18T11:33:00Z" w16du:dateUtc="2025-04-18T09:33:00Z">
        <w:r w:rsidR="00421DDF">
          <w:rPr>
            <w:rFonts w:cstheme="minorHAnsi"/>
            <w:bCs/>
            <w:sz w:val="24"/>
            <w:szCs w:val="24"/>
          </w:rPr>
          <w:t>abo</w:t>
        </w:r>
      </w:ins>
      <w:ins w:id="67" w:author="Theo Olsthoorn" w:date="2025-04-18T11:34:00Z" w16du:dateUtc="2025-04-18T09:34:00Z">
        <w:r w:rsidR="00421DDF">
          <w:rPr>
            <w:rFonts w:cstheme="minorHAnsi"/>
            <w:bCs/>
            <w:sz w:val="24"/>
            <w:szCs w:val="24"/>
          </w:rPr>
          <w:t xml:space="preserve">ve </w:t>
        </w:r>
      </w:ins>
      <w:ins w:id="68" w:author="Theo Olsthoorn" w:date="2025-04-18T11:33:00Z" w16du:dateUtc="2025-04-18T09:33:00Z">
        <w:r w:rsidR="00421DDF">
          <w:rPr>
            <w:rFonts w:cstheme="minorHAnsi"/>
            <w:bCs/>
            <w:sz w:val="24"/>
            <w:szCs w:val="24"/>
          </w:rPr>
          <w:t xml:space="preserve">-microscale </w:t>
        </w:r>
      </w:ins>
      <w:proofErr w:type="spellStart"/>
      <w:ins w:id="69" w:author="Theo Olsthoorn" w:date="2025-04-18T11:32:00Z" w16du:dateUtc="2025-04-18T09:32:00Z">
        <w:r w:rsidR="00421DDF">
          <w:rPr>
            <w:rFonts w:cstheme="minorHAnsi"/>
            <w:bCs/>
            <w:sz w:val="24"/>
            <w:szCs w:val="24"/>
          </w:rPr>
          <w:t>hetereogene</w:t>
        </w:r>
      </w:ins>
      <w:ins w:id="70" w:author="Theo Olsthoorn" w:date="2025-04-18T11:33:00Z" w16du:dateUtc="2025-04-18T09:33:00Z">
        <w:r w:rsidR="00421DDF">
          <w:rPr>
            <w:rFonts w:cstheme="minorHAnsi"/>
            <w:bCs/>
            <w:sz w:val="24"/>
            <w:szCs w:val="24"/>
          </w:rPr>
          <w:t>ity</w:t>
        </w:r>
      </w:ins>
      <w:ins w:id="71" w:author="Theo Olsthoorn" w:date="2025-04-18T11:32:00Z" w16du:dateUtc="2025-04-18T09:32:00Z">
        <w:r w:rsidR="00421DDF">
          <w:rPr>
            <w:rFonts w:cstheme="minorHAnsi"/>
            <w:bCs/>
            <w:sz w:val="24"/>
            <w:szCs w:val="24"/>
          </w:rPr>
          <w:t xml:space="preserve"> </w:t>
        </w:r>
      </w:ins>
      <w:ins w:id="72" w:author="Theo Olsthoorn" w:date="2025-04-18T11:33:00Z" w16du:dateUtc="2025-04-18T09:33:00Z">
        <w:r w:rsidR="00421DDF">
          <w:rPr>
            <w:rFonts w:cstheme="minorHAnsi"/>
            <w:bCs/>
            <w:sz w:val="24"/>
            <w:szCs w:val="24"/>
          </w:rPr>
          <w:t>of</w:t>
        </w:r>
        <w:proofErr w:type="spellEnd"/>
        <w:r w:rsidR="00421DDF">
          <w:rPr>
            <w:rFonts w:cstheme="minorHAnsi"/>
            <w:bCs/>
            <w:sz w:val="24"/>
            <w:szCs w:val="24"/>
          </w:rPr>
          <w:t xml:space="preserve"> subsurface </w:t>
        </w:r>
      </w:ins>
      <w:ins w:id="73" w:author="Theo Olsthoorn" w:date="2025-04-18T11:32:00Z" w16du:dateUtc="2025-04-18T09:32:00Z">
        <w:r w:rsidR="00421DDF">
          <w:rPr>
            <w:rFonts w:cstheme="minorHAnsi"/>
            <w:bCs/>
            <w:sz w:val="24"/>
            <w:szCs w:val="24"/>
          </w:rPr>
          <w:t>conductivity field</w:t>
        </w:r>
      </w:ins>
      <w:ins w:id="74" w:author="Theo Olsthoorn" w:date="2025-04-18T11:33:00Z" w16du:dateUtc="2025-04-18T09:33:00Z">
        <w:r w:rsidR="00421DDF">
          <w:rPr>
            <w:rFonts w:cstheme="minorHAnsi"/>
            <w:bCs/>
            <w:sz w:val="24"/>
            <w:szCs w:val="24"/>
          </w:rPr>
          <w:t>s</w:t>
        </w:r>
      </w:ins>
      <w:ins w:id="75" w:author="Theo Olsthoorn" w:date="2025-04-18T11:32:00Z" w16du:dateUtc="2025-04-18T09:32:00Z">
        <w:r w:rsidR="00421DDF">
          <w:rPr>
            <w:rFonts w:cstheme="minorHAnsi"/>
            <w:bCs/>
            <w:sz w:val="24"/>
            <w:szCs w:val="24"/>
          </w:rPr>
          <w:t xml:space="preserve"> responsible for the observed phenomena</w:t>
        </w:r>
      </w:ins>
      <w:r w:rsidR="00A74C38" w:rsidRPr="00FE3E1F">
        <w:rPr>
          <w:rFonts w:cstheme="minorHAnsi"/>
          <w:bCs/>
          <w:sz w:val="24"/>
          <w:szCs w:val="24"/>
        </w:rPr>
        <w:t>.</w:t>
      </w:r>
      <w:r w:rsidR="00A74C38">
        <w:rPr>
          <w:rFonts w:cstheme="minorHAnsi"/>
          <w:bCs/>
          <w:sz w:val="24"/>
          <w:szCs w:val="24"/>
        </w:rPr>
        <w:t xml:space="preserve"> </w:t>
      </w:r>
      <w:proofErr w:type="gramStart"/>
      <w:ins w:id="76" w:author="Theo Olsthoorn" w:date="2025-04-18T11:34:00Z" w16du:dateUtc="2025-04-18T09:34:00Z">
        <w:r w:rsidR="00421DDF">
          <w:rPr>
            <w:rFonts w:cstheme="minorHAnsi"/>
            <w:bCs/>
            <w:sz w:val="24"/>
            <w:szCs w:val="24"/>
          </w:rPr>
          <w:lastRenderedPageBreak/>
          <w:t>This papers</w:t>
        </w:r>
        <w:proofErr w:type="gramEnd"/>
        <w:r w:rsidR="00421DDF">
          <w:rPr>
            <w:rFonts w:cstheme="minorHAnsi"/>
            <w:bCs/>
            <w:sz w:val="24"/>
            <w:szCs w:val="24"/>
          </w:rPr>
          <w:t xml:space="preserve"> presents (presents again? Dat had je </w:t>
        </w:r>
        <w:proofErr w:type="spellStart"/>
        <w:r w:rsidR="00421DDF">
          <w:rPr>
            <w:rFonts w:cstheme="minorHAnsi"/>
            <w:bCs/>
            <w:sz w:val="24"/>
            <w:szCs w:val="24"/>
          </w:rPr>
          <w:t>toch</w:t>
        </w:r>
        <w:proofErr w:type="spellEnd"/>
        <w:r w:rsidR="00421DDF">
          <w:rPr>
            <w:rFonts w:cstheme="minorHAnsi"/>
            <w:bCs/>
            <w:sz w:val="24"/>
            <w:szCs w:val="24"/>
          </w:rPr>
          <w:t xml:space="preserve"> al </w:t>
        </w:r>
        <w:proofErr w:type="spellStart"/>
        <w:r w:rsidR="00421DDF">
          <w:rPr>
            <w:rFonts w:cstheme="minorHAnsi"/>
            <w:bCs/>
            <w:sz w:val="24"/>
            <w:szCs w:val="24"/>
          </w:rPr>
          <w:t>gedaan</w:t>
        </w:r>
        <w:proofErr w:type="spellEnd"/>
        <w:r w:rsidR="00421DDF">
          <w:rPr>
            <w:rFonts w:cstheme="minorHAnsi"/>
            <w:bCs/>
            <w:sz w:val="24"/>
            <w:szCs w:val="24"/>
          </w:rPr>
          <w:t xml:space="preserve"> in </w:t>
        </w:r>
        <w:proofErr w:type="spellStart"/>
        <w:r w:rsidR="00421DDF">
          <w:rPr>
            <w:rFonts w:cstheme="minorHAnsi"/>
            <w:bCs/>
            <w:sz w:val="24"/>
            <w:szCs w:val="24"/>
          </w:rPr>
          <w:t>voorgaande</w:t>
        </w:r>
        <w:proofErr w:type="spellEnd"/>
        <w:r w:rsidR="00421DDF">
          <w:rPr>
            <w:rFonts w:cstheme="minorHAnsi"/>
            <w:bCs/>
            <w:sz w:val="24"/>
            <w:szCs w:val="24"/>
          </w:rPr>
          <w:t xml:space="preserve"> </w:t>
        </w:r>
        <w:proofErr w:type="spellStart"/>
        <w:r w:rsidR="00421DDF">
          <w:rPr>
            <w:rFonts w:cstheme="minorHAnsi"/>
            <w:bCs/>
            <w:sz w:val="24"/>
            <w:szCs w:val="24"/>
          </w:rPr>
          <w:t>artikelen</w:t>
        </w:r>
      </w:ins>
      <w:proofErr w:type="spellEnd"/>
      <w:ins w:id="77" w:author="Theo Olsthoorn" w:date="2025-04-18T11:35:00Z" w16du:dateUtc="2025-04-18T09:35:00Z">
        <w:r w:rsidR="00421DDF">
          <w:rPr>
            <w:rFonts w:cstheme="minorHAnsi"/>
            <w:bCs/>
            <w:sz w:val="24"/>
            <w:szCs w:val="24"/>
          </w:rPr>
          <w:t>?</w:t>
        </w:r>
      </w:ins>
      <w:ins w:id="78" w:author="Theo Olsthoorn" w:date="2025-04-18T11:34:00Z" w16du:dateUtc="2025-04-18T09:34:00Z">
        <w:r w:rsidR="00421DDF">
          <w:rPr>
            <w:rFonts w:cstheme="minorHAnsi"/>
            <w:bCs/>
            <w:sz w:val="24"/>
            <w:szCs w:val="24"/>
          </w:rPr>
          <w:t>)</w:t>
        </w:r>
      </w:ins>
      <w:ins w:id="79" w:author="Theo Olsthoorn" w:date="2025-04-18T11:35:00Z" w16du:dateUtc="2025-04-18T09:35:00Z">
        <w:r w:rsidR="00421DDF">
          <w:rPr>
            <w:rFonts w:cstheme="minorHAnsi"/>
            <w:bCs/>
            <w:sz w:val="24"/>
            <w:szCs w:val="24"/>
          </w:rPr>
          <w:t xml:space="preserve"> </w:t>
        </w:r>
      </w:ins>
      <w:del w:id="80" w:author="Theo Olsthoorn" w:date="2025-04-18T11:35:00Z" w16du:dateUtc="2025-04-18T09:35:00Z">
        <w:r w:rsidR="00A74C38" w:rsidDel="00421DDF">
          <w:rPr>
            <w:rFonts w:cstheme="minorHAnsi"/>
            <w:bCs/>
            <w:sz w:val="24"/>
            <w:szCs w:val="24"/>
          </w:rPr>
          <w:delText>E</w:delText>
        </w:r>
        <w:r w:rsidR="00A74C38" w:rsidRPr="00FE3E1F" w:rsidDel="00421DDF">
          <w:rPr>
            <w:rFonts w:eastAsia="Times New Roman" w:cstheme="minorHAnsi"/>
            <w:sz w:val="24"/>
            <w:szCs w:val="24"/>
          </w:rPr>
          <w:delText xml:space="preserve">quations </w:delText>
        </w:r>
      </w:del>
      <w:ins w:id="81" w:author="Theo Olsthoorn" w:date="2025-04-18T11:35:00Z" w16du:dateUtc="2025-04-18T09:35:00Z">
        <w:r w:rsidR="00421DDF">
          <w:rPr>
            <w:rFonts w:cstheme="minorHAnsi"/>
            <w:bCs/>
            <w:sz w:val="24"/>
            <w:szCs w:val="24"/>
          </w:rPr>
          <w:t>e</w:t>
        </w:r>
        <w:r w:rsidR="00421DDF" w:rsidRPr="00FE3E1F">
          <w:rPr>
            <w:rFonts w:eastAsia="Times New Roman" w:cstheme="minorHAnsi"/>
            <w:sz w:val="24"/>
            <w:szCs w:val="24"/>
          </w:rPr>
          <w:t xml:space="preserve">quations </w:t>
        </w:r>
        <w:r w:rsidR="00421DDF">
          <w:rPr>
            <w:rFonts w:eastAsia="Times New Roman" w:cstheme="minorHAnsi"/>
            <w:sz w:val="24"/>
            <w:szCs w:val="24"/>
          </w:rPr>
          <w:t>describing</w:t>
        </w:r>
      </w:ins>
      <w:del w:id="82" w:author="Theo Olsthoorn" w:date="2025-04-18T11:35:00Z" w16du:dateUtc="2025-04-18T09:35:00Z">
        <w:r w:rsidR="00A74C38" w:rsidDel="00421DDF">
          <w:rPr>
            <w:rFonts w:eastAsia="Times New Roman" w:cstheme="minorHAnsi"/>
            <w:sz w:val="24"/>
            <w:szCs w:val="24"/>
          </w:rPr>
          <w:delText xml:space="preserve">are presented </w:delText>
        </w:r>
        <w:r w:rsidR="00A74C38" w:rsidRPr="00FE3E1F" w:rsidDel="00421DDF">
          <w:rPr>
            <w:rFonts w:eastAsia="Times New Roman" w:cstheme="minorHAnsi"/>
            <w:sz w:val="24"/>
            <w:szCs w:val="24"/>
          </w:rPr>
          <w:delText>for</w:delText>
        </w:r>
      </w:del>
      <w:r w:rsidR="00A74C38" w:rsidRPr="00FE3E1F">
        <w:rPr>
          <w:rFonts w:eastAsia="Times New Roman" w:cstheme="minorHAnsi"/>
          <w:sz w:val="24"/>
          <w:szCs w:val="24"/>
        </w:rPr>
        <w:t xml:space="preserve"> the growth </w:t>
      </w:r>
      <w:ins w:id="83" w:author="Theo Olsthoorn" w:date="2025-04-15T20:35:00Z" w16du:dateUtc="2025-04-15T18:35:00Z">
        <w:r>
          <w:rPr>
            <w:rFonts w:eastAsia="Times New Roman" w:cstheme="minorHAnsi"/>
            <w:sz w:val="24"/>
            <w:szCs w:val="24"/>
          </w:rPr>
          <w:t xml:space="preserve">of the spread </w:t>
        </w:r>
      </w:ins>
      <w:ins w:id="84" w:author="Theo Olsthoorn" w:date="2025-04-15T20:37:00Z" w16du:dateUtc="2025-04-15T18:37:00Z">
        <w:r w:rsidRPr="00FE3E1F">
          <w:rPr>
            <w:rFonts w:eastAsia="Times New Roman" w:cstheme="minorHAnsi"/>
            <w:sz w:val="24"/>
            <w:szCs w:val="24"/>
          </w:rPr>
          <w:t xml:space="preserve">of a plume or cloud of particles </w:t>
        </w:r>
      </w:ins>
      <w:ins w:id="85" w:author="Theo Olsthoorn" w:date="2025-04-18T11:35:00Z" w16du:dateUtc="2025-04-18T09:35:00Z">
        <w:r w:rsidR="00421DDF">
          <w:rPr>
            <w:rFonts w:eastAsia="Times New Roman" w:cstheme="minorHAnsi"/>
            <w:sz w:val="24"/>
            <w:szCs w:val="24"/>
          </w:rPr>
          <w:t xml:space="preserve">driven by </w:t>
        </w:r>
      </w:ins>
      <w:ins w:id="86" w:author="Theo Olsthoorn" w:date="2025-04-15T20:37:00Z" w16du:dateUtc="2025-04-15T18:37:00Z">
        <w:r w:rsidRPr="00FE3E1F">
          <w:rPr>
            <w:rFonts w:eastAsia="Times New Roman" w:cstheme="minorHAnsi"/>
            <w:sz w:val="24"/>
            <w:szCs w:val="24"/>
          </w:rPr>
          <w:t>groundwater</w:t>
        </w:r>
      </w:ins>
      <w:ins w:id="87" w:author="Theo Olsthoorn" w:date="2025-04-18T11:36:00Z" w16du:dateUtc="2025-04-18T09:36:00Z">
        <w:r w:rsidR="00421DDF">
          <w:rPr>
            <w:rFonts w:eastAsia="Times New Roman" w:cstheme="minorHAnsi"/>
            <w:sz w:val="24"/>
            <w:szCs w:val="24"/>
          </w:rPr>
          <w:t xml:space="preserve"> flow as a function of </w:t>
        </w:r>
      </w:ins>
      <w:del w:id="88" w:author="Theo Olsthoorn" w:date="2025-04-18T11:36:00Z" w16du:dateUtc="2025-04-18T09:36:00Z">
        <w:r w:rsidR="00A74C38" w:rsidRPr="00FE3E1F" w:rsidDel="00421DDF">
          <w:rPr>
            <w:rFonts w:eastAsia="Times New Roman" w:cstheme="minorHAnsi"/>
            <w:sz w:val="24"/>
            <w:szCs w:val="24"/>
          </w:rPr>
          <w:delText xml:space="preserve">with </w:delText>
        </w:r>
      </w:del>
      <w:r w:rsidR="00A74C38" w:rsidRPr="00FE3E1F">
        <w:rPr>
          <w:rFonts w:eastAsia="Times New Roman" w:cstheme="minorHAnsi"/>
          <w:sz w:val="24"/>
          <w:szCs w:val="24"/>
        </w:rPr>
        <w:t>traveled distance</w:t>
      </w:r>
      <w:ins w:id="89" w:author="Theo Olsthoorn" w:date="2025-04-18T11:36:00Z" w16du:dateUtc="2025-04-18T09:36:00Z">
        <w:r w:rsidR="00421DDF">
          <w:rPr>
            <w:rFonts w:eastAsia="Times New Roman" w:cstheme="minorHAnsi"/>
            <w:sz w:val="24"/>
            <w:szCs w:val="24"/>
          </w:rPr>
          <w:t>. The equations are founded on</w:t>
        </w:r>
      </w:ins>
      <w:ins w:id="90" w:author="Theo Olsthoorn" w:date="2025-04-15T20:36:00Z" w16du:dateUtc="2025-04-15T18:36:00Z">
        <w:r>
          <w:rPr>
            <w:rFonts w:eastAsia="Times New Roman" w:cstheme="minorHAnsi"/>
            <w:sz w:val="24"/>
            <w:szCs w:val="24"/>
          </w:rPr>
          <w:t xml:space="preserve"> </w:t>
        </w:r>
      </w:ins>
      <w:ins w:id="91" w:author="Theo Olsthoorn" w:date="2025-04-18T11:36:00Z" w16du:dateUtc="2025-04-18T09:36:00Z">
        <w:r w:rsidR="00421DDF">
          <w:rPr>
            <w:rFonts w:eastAsia="Times New Roman" w:cstheme="minorHAnsi"/>
            <w:sz w:val="24"/>
            <w:szCs w:val="24"/>
          </w:rPr>
          <w:t xml:space="preserve">definitions of </w:t>
        </w:r>
      </w:ins>
      <w:del w:id="92" w:author="Theo Olsthoorn" w:date="2025-04-15T20:36:00Z" w16du:dateUtc="2025-04-15T18:36:00Z">
        <w:r w:rsidR="00A74C38" w:rsidRPr="00FE3E1F" w:rsidDel="00592959">
          <w:rPr>
            <w:rFonts w:eastAsia="Times New Roman" w:cstheme="minorHAnsi"/>
            <w:sz w:val="24"/>
            <w:szCs w:val="24"/>
          </w:rPr>
          <w:delText xml:space="preserve"> of </w:delText>
        </w:r>
      </w:del>
      <w:del w:id="93" w:author="Theo Olsthoorn" w:date="2025-04-18T11:36:00Z" w16du:dateUtc="2025-04-18T09:36:00Z">
        <w:r w:rsidR="00A74C38" w:rsidRPr="00FE3E1F" w:rsidDel="00421DDF">
          <w:rPr>
            <w:rFonts w:eastAsia="Times New Roman" w:cstheme="minorHAnsi"/>
            <w:sz w:val="24"/>
            <w:szCs w:val="24"/>
          </w:rPr>
          <w:delText xml:space="preserve">the </w:delText>
        </w:r>
      </w:del>
      <w:r w:rsidR="00724091">
        <w:rPr>
          <w:rFonts w:eastAsia="Times New Roman" w:cstheme="minorHAnsi"/>
          <w:sz w:val="24"/>
          <w:szCs w:val="24"/>
        </w:rPr>
        <w:t xml:space="preserve">characteristic </w:t>
      </w:r>
      <w:r w:rsidR="00A74C38" w:rsidRPr="00FE3E1F">
        <w:rPr>
          <w:rFonts w:eastAsia="Times New Roman" w:cstheme="minorHAnsi"/>
          <w:sz w:val="24"/>
          <w:szCs w:val="24"/>
        </w:rPr>
        <w:t>length</w:t>
      </w:r>
      <w:ins w:id="94" w:author="Theo Olsthoorn" w:date="2025-04-18T11:36:00Z" w16du:dateUtc="2025-04-18T09:36:00Z">
        <w:r w:rsidR="00421DDF">
          <w:rPr>
            <w:rFonts w:eastAsia="Times New Roman" w:cstheme="minorHAnsi"/>
            <w:sz w:val="24"/>
            <w:szCs w:val="24"/>
          </w:rPr>
          <w:t xml:space="preserve"> (</w:t>
        </w:r>
      </w:ins>
      <w:del w:id="95" w:author="Theo Olsthoorn" w:date="2025-04-18T11:36:00Z" w16du:dateUtc="2025-04-18T09:36:00Z">
        <w:r w:rsidR="00EE2DFF" w:rsidDel="00421DDF">
          <w:rPr>
            <w:rFonts w:eastAsia="Times New Roman" w:cstheme="minorHAnsi"/>
            <w:sz w:val="24"/>
            <w:szCs w:val="24"/>
          </w:rPr>
          <w:delText xml:space="preserve">, </w:delText>
        </w:r>
      </w:del>
      <w:r w:rsidR="00EE2DFF">
        <w:rPr>
          <w:rFonts w:eastAsia="Times New Roman" w:cstheme="minorHAnsi"/>
          <w:sz w:val="24"/>
          <w:szCs w:val="24"/>
        </w:rPr>
        <w:t>called spread</w:t>
      </w:r>
      <w:ins w:id="96" w:author="Theo Olsthoorn" w:date="2025-04-18T11:36:00Z" w16du:dateUtc="2025-04-18T09:36:00Z">
        <w:r w:rsidR="00421DDF">
          <w:rPr>
            <w:rFonts w:eastAsia="Times New Roman" w:cstheme="minorHAnsi"/>
            <w:sz w:val="24"/>
            <w:szCs w:val="24"/>
          </w:rPr>
          <w:t>)</w:t>
        </w:r>
      </w:ins>
      <w:r w:rsidR="00EE2DFF">
        <w:rPr>
          <w:rFonts w:eastAsia="Times New Roman" w:cstheme="minorHAnsi"/>
          <w:sz w:val="24"/>
          <w:szCs w:val="24"/>
        </w:rPr>
        <w:t>,</w:t>
      </w:r>
      <w:r w:rsidR="00A74C38" w:rsidRPr="00FE3E1F">
        <w:rPr>
          <w:rFonts w:eastAsia="Times New Roman" w:cstheme="minorHAnsi"/>
          <w:sz w:val="24"/>
          <w:szCs w:val="24"/>
        </w:rPr>
        <w:t xml:space="preserve"> and </w:t>
      </w:r>
      <w:ins w:id="97" w:author="Theo Olsthoorn" w:date="2025-04-18T11:37:00Z" w16du:dateUtc="2025-04-18T09:37:00Z">
        <w:r w:rsidR="00421DDF">
          <w:rPr>
            <w:rFonts w:eastAsia="Times New Roman" w:cstheme="minorHAnsi"/>
            <w:sz w:val="24"/>
            <w:szCs w:val="24"/>
          </w:rPr>
          <w:t xml:space="preserve">characteristic </w:t>
        </w:r>
      </w:ins>
      <w:r w:rsidR="00A74C38" w:rsidRPr="00FE3E1F">
        <w:rPr>
          <w:rFonts w:eastAsia="Times New Roman" w:cstheme="minorHAnsi"/>
          <w:sz w:val="24"/>
          <w:szCs w:val="24"/>
        </w:rPr>
        <w:t>thickness</w:t>
      </w:r>
      <w:ins w:id="98" w:author="Theo Olsthoorn" w:date="2025-04-18T11:37:00Z" w16du:dateUtc="2025-04-18T09:37:00Z">
        <w:r w:rsidR="00421DDF">
          <w:rPr>
            <w:rFonts w:eastAsia="Times New Roman" w:cstheme="minorHAnsi"/>
            <w:sz w:val="24"/>
            <w:szCs w:val="24"/>
          </w:rPr>
          <w:t xml:space="preserve"> (</w:t>
        </w:r>
      </w:ins>
      <w:del w:id="99" w:author="Theo Olsthoorn" w:date="2025-04-18T11:37:00Z" w16du:dateUtc="2025-04-18T09:37:00Z">
        <w:r w:rsidR="00EE2DFF" w:rsidDel="00421DDF">
          <w:rPr>
            <w:rFonts w:eastAsia="Times New Roman" w:cstheme="minorHAnsi"/>
            <w:sz w:val="24"/>
            <w:szCs w:val="24"/>
          </w:rPr>
          <w:delText xml:space="preserve">, </w:delText>
        </w:r>
      </w:del>
      <w:r w:rsidR="00EE2DFF">
        <w:rPr>
          <w:rFonts w:eastAsia="Times New Roman" w:cstheme="minorHAnsi"/>
          <w:sz w:val="24"/>
          <w:szCs w:val="24"/>
        </w:rPr>
        <w:t>called wake</w:t>
      </w:r>
      <w:ins w:id="100" w:author="Theo Olsthoorn" w:date="2025-04-18T11:37:00Z" w16du:dateUtc="2025-04-18T09:37:00Z">
        <w:r w:rsidR="00421DDF">
          <w:rPr>
            <w:rFonts w:eastAsia="Times New Roman" w:cstheme="minorHAnsi"/>
            <w:sz w:val="24"/>
            <w:szCs w:val="24"/>
          </w:rPr>
          <w:t>)</w:t>
        </w:r>
      </w:ins>
      <w:del w:id="101" w:author="Theo Olsthoorn" w:date="2025-04-15T20:38:00Z" w16du:dateUtc="2025-04-15T18:38:00Z">
        <w:r w:rsidR="00EE2DFF" w:rsidDel="0065140B">
          <w:rPr>
            <w:rFonts w:eastAsia="Times New Roman" w:cstheme="minorHAnsi"/>
            <w:sz w:val="24"/>
            <w:szCs w:val="24"/>
          </w:rPr>
          <w:delText>,</w:delText>
        </w:r>
      </w:del>
      <w:del w:id="102" w:author="Theo Olsthoorn" w:date="2025-04-15T20:36:00Z" w16du:dateUtc="2025-04-15T18:36:00Z">
        <w:r w:rsidR="00A74C38" w:rsidRPr="00FE3E1F" w:rsidDel="00592959">
          <w:rPr>
            <w:rFonts w:eastAsia="Times New Roman" w:cstheme="minorHAnsi"/>
            <w:sz w:val="24"/>
            <w:szCs w:val="24"/>
          </w:rPr>
          <w:delText xml:space="preserve"> of a plume or cloud of water particles in groundwater</w:delText>
        </w:r>
      </w:del>
      <w:r w:rsidR="00EE2DFF">
        <w:rPr>
          <w:rFonts w:eastAsia="Times New Roman" w:cstheme="minorHAnsi"/>
          <w:sz w:val="24"/>
          <w:szCs w:val="24"/>
        </w:rPr>
        <w:t xml:space="preserve">. </w:t>
      </w:r>
      <w:ins w:id="103" w:author="Theo Olsthoorn" w:date="2025-04-15T20:38:00Z" w16du:dateUtc="2025-04-15T18:38:00Z">
        <w:r w:rsidR="0065140B">
          <w:rPr>
            <w:rFonts w:eastAsia="Times New Roman" w:cstheme="minorHAnsi"/>
            <w:sz w:val="24"/>
            <w:szCs w:val="24"/>
          </w:rPr>
          <w:t>Spread and wake are separately defined for the front and the tail of the plume and they have distinctly different values.</w:t>
        </w:r>
      </w:ins>
      <w:del w:id="104" w:author="Theo Olsthoorn" w:date="2025-04-15T20:38:00Z" w16du:dateUtc="2025-04-15T18:38:00Z">
        <w:r w:rsidR="00EE2DFF" w:rsidDel="0065140B">
          <w:rPr>
            <w:rFonts w:eastAsia="Times New Roman" w:cstheme="minorHAnsi"/>
            <w:sz w:val="24"/>
            <w:szCs w:val="24"/>
          </w:rPr>
          <w:delText>The values</w:delText>
        </w:r>
        <w:r w:rsidR="00A74C38" w:rsidRPr="00FE3E1F" w:rsidDel="0065140B">
          <w:rPr>
            <w:rFonts w:eastAsia="Times New Roman" w:cstheme="minorHAnsi"/>
            <w:sz w:val="24"/>
            <w:szCs w:val="24"/>
          </w:rPr>
          <w:delText xml:space="preserve"> </w:delText>
        </w:r>
        <w:r w:rsidR="00C762E3" w:rsidDel="0065140B">
          <w:rPr>
            <w:rFonts w:eastAsia="Times New Roman" w:cstheme="minorHAnsi"/>
            <w:sz w:val="24"/>
            <w:szCs w:val="24"/>
          </w:rPr>
          <w:delText xml:space="preserve">of these parameters are </w:delText>
        </w:r>
        <w:r w:rsidR="00A74C38" w:rsidRPr="00FE3E1F" w:rsidDel="0065140B">
          <w:rPr>
            <w:rFonts w:eastAsia="Times New Roman" w:cstheme="minorHAnsi"/>
            <w:sz w:val="24"/>
            <w:szCs w:val="24"/>
          </w:rPr>
          <w:delText>differ</w:delText>
        </w:r>
        <w:r w:rsidR="00C762E3" w:rsidDel="0065140B">
          <w:rPr>
            <w:rFonts w:eastAsia="Times New Roman" w:cstheme="minorHAnsi"/>
            <w:sz w:val="24"/>
            <w:szCs w:val="24"/>
          </w:rPr>
          <w:delText>ent</w:delText>
        </w:r>
        <w:r w:rsidR="00A74C38" w:rsidRPr="00FE3E1F" w:rsidDel="0065140B">
          <w:rPr>
            <w:rFonts w:eastAsia="Times New Roman" w:cstheme="minorHAnsi"/>
            <w:sz w:val="24"/>
            <w:szCs w:val="24"/>
          </w:rPr>
          <w:delText xml:space="preserve"> for the</w:delText>
        </w:r>
        <w:r w:rsidR="00C762E3" w:rsidDel="0065140B">
          <w:rPr>
            <w:rFonts w:eastAsia="Times New Roman" w:cstheme="minorHAnsi"/>
            <w:sz w:val="24"/>
            <w:szCs w:val="24"/>
          </w:rPr>
          <w:delText xml:space="preserve"> plume</w:delText>
        </w:r>
        <w:r w:rsidR="00A74C38" w:rsidRPr="00FE3E1F" w:rsidDel="0065140B">
          <w:rPr>
            <w:rFonts w:eastAsia="Times New Roman" w:cstheme="minorHAnsi"/>
            <w:sz w:val="24"/>
            <w:szCs w:val="24"/>
          </w:rPr>
          <w:delText xml:space="preserve"> front and the tail.</w:delText>
        </w:r>
      </w:del>
      <w:r w:rsidR="00A74C38" w:rsidRPr="00FE3E1F">
        <w:rPr>
          <w:rFonts w:eastAsia="Times New Roman" w:cstheme="minorHAnsi"/>
          <w:sz w:val="24"/>
          <w:szCs w:val="24"/>
        </w:rPr>
        <w:t xml:space="preserve"> </w:t>
      </w:r>
    </w:p>
    <w:p w14:paraId="1D6DC7B3" w14:textId="5842B217" w:rsidR="008C4C9B" w:rsidRDefault="0040089D" w:rsidP="00A74C38">
      <w:pPr>
        <w:rPr>
          <w:rFonts w:cstheme="minorHAnsi"/>
          <w:bCs/>
          <w:sz w:val="24"/>
          <w:szCs w:val="24"/>
        </w:rPr>
      </w:pPr>
      <w:r>
        <w:rPr>
          <w:rFonts w:eastAsia="Times New Roman" w:cstheme="minorHAnsi"/>
          <w:sz w:val="24"/>
          <w:szCs w:val="24"/>
        </w:rPr>
        <w:t>A</w:t>
      </w:r>
      <w:r w:rsidR="00103FBE">
        <w:rPr>
          <w:rFonts w:eastAsia="Times New Roman" w:cstheme="minorHAnsi"/>
          <w:sz w:val="24"/>
          <w:szCs w:val="24"/>
        </w:rPr>
        <w:t xml:space="preserve"> new</w:t>
      </w:r>
      <w:r w:rsidR="00A74C38" w:rsidRPr="00FE3E1F">
        <w:rPr>
          <w:rFonts w:cstheme="minorHAnsi"/>
          <w:bCs/>
          <w:sz w:val="24"/>
          <w:szCs w:val="24"/>
        </w:rPr>
        <w:t xml:space="preserve"> </w:t>
      </w:r>
      <w:r w:rsidR="00A74C38">
        <w:rPr>
          <w:rFonts w:cstheme="minorHAnsi"/>
          <w:bCs/>
          <w:sz w:val="24"/>
          <w:szCs w:val="24"/>
        </w:rPr>
        <w:t>parameter</w:t>
      </w:r>
      <w:ins w:id="105" w:author="Theo Olsthoorn" w:date="2025-04-18T11:37:00Z" w16du:dateUtc="2025-04-18T09:37:00Z">
        <w:r w:rsidR="00421DDF">
          <w:rPr>
            <w:rFonts w:cstheme="minorHAnsi"/>
            <w:bCs/>
            <w:sz w:val="24"/>
            <w:szCs w:val="24"/>
          </w:rPr>
          <w:t xml:space="preserve"> is </w:t>
        </w:r>
        <w:proofErr w:type="gramStart"/>
        <w:r w:rsidR="00421DDF">
          <w:rPr>
            <w:rFonts w:cstheme="minorHAnsi"/>
            <w:bCs/>
            <w:sz w:val="24"/>
            <w:szCs w:val="24"/>
          </w:rPr>
          <w:t>introduce</w:t>
        </w:r>
        <w:proofErr w:type="gramEnd"/>
        <w:r w:rsidR="00421DDF">
          <w:rPr>
            <w:rFonts w:cstheme="minorHAnsi"/>
            <w:bCs/>
            <w:sz w:val="24"/>
            <w:szCs w:val="24"/>
          </w:rPr>
          <w:t>, called</w:t>
        </w:r>
      </w:ins>
      <w:del w:id="106" w:author="Theo Olsthoorn" w:date="2025-04-18T11:37:00Z" w16du:dateUtc="2025-04-18T09:37:00Z">
        <w:r w:rsidR="00A74C38" w:rsidDel="00421DDF">
          <w:rPr>
            <w:rFonts w:cstheme="minorHAnsi"/>
            <w:bCs/>
            <w:sz w:val="24"/>
            <w:szCs w:val="24"/>
          </w:rPr>
          <w:delText>,</w:delText>
        </w:r>
      </w:del>
      <w:r w:rsidR="00A74C38">
        <w:rPr>
          <w:rFonts w:cstheme="minorHAnsi"/>
          <w:bCs/>
          <w:sz w:val="24"/>
          <w:szCs w:val="24"/>
        </w:rPr>
        <w:t xml:space="preserve"> the dispersive volume shift,</w:t>
      </w:r>
      <w:r w:rsidR="00724091">
        <w:rPr>
          <w:rFonts w:cstheme="minorHAnsi"/>
          <w:bCs/>
          <w:sz w:val="24"/>
          <w:szCs w:val="24"/>
        </w:rPr>
        <w:t xml:space="preserve"> </w:t>
      </w:r>
      <w:ins w:id="107" w:author="Theo Olsthoorn" w:date="2025-04-18T11:37:00Z" w16du:dateUtc="2025-04-18T09:37:00Z">
        <w:r w:rsidR="00421DDF">
          <w:rPr>
            <w:rFonts w:cstheme="minorHAnsi"/>
            <w:bCs/>
            <w:sz w:val="24"/>
            <w:szCs w:val="24"/>
          </w:rPr>
          <w:t xml:space="preserve">which </w:t>
        </w:r>
      </w:ins>
      <w:r w:rsidR="00724091">
        <w:rPr>
          <w:rFonts w:cstheme="minorHAnsi"/>
          <w:bCs/>
          <w:sz w:val="24"/>
          <w:szCs w:val="24"/>
        </w:rPr>
        <w:t xml:space="preserve">is </w:t>
      </w:r>
      <w:ins w:id="108" w:author="Theo Olsthoorn" w:date="2025-04-15T20:39:00Z" w16du:dateUtc="2025-04-15T18:39:00Z">
        <w:r w:rsidR="0065140B">
          <w:rPr>
            <w:rFonts w:cstheme="minorHAnsi"/>
            <w:bCs/>
            <w:sz w:val="24"/>
            <w:szCs w:val="24"/>
          </w:rPr>
          <w:t>derived</w:t>
        </w:r>
      </w:ins>
      <w:del w:id="109" w:author="Theo Olsthoorn" w:date="2025-04-15T20:39:00Z" w16du:dateUtc="2025-04-15T18:39:00Z">
        <w:r w:rsidR="00E23104" w:rsidDel="0065140B">
          <w:rPr>
            <w:rFonts w:cstheme="minorHAnsi"/>
            <w:bCs/>
            <w:sz w:val="24"/>
            <w:szCs w:val="24"/>
          </w:rPr>
          <w:delText>calculated</w:delText>
        </w:r>
      </w:del>
      <w:r w:rsidR="00E23104">
        <w:rPr>
          <w:rFonts w:cstheme="minorHAnsi"/>
          <w:bCs/>
          <w:sz w:val="24"/>
          <w:szCs w:val="24"/>
        </w:rPr>
        <w:t xml:space="preserve"> from</w:t>
      </w:r>
      <w:r w:rsidR="00724091">
        <w:rPr>
          <w:rFonts w:cstheme="minorHAnsi"/>
          <w:bCs/>
          <w:sz w:val="24"/>
          <w:szCs w:val="24"/>
        </w:rPr>
        <w:t xml:space="preserve"> stochastic parameters </w:t>
      </w:r>
      <w:ins w:id="110" w:author="Theo Olsthoorn" w:date="2025-04-15T20:39:00Z" w16du:dateUtc="2025-04-15T18:39:00Z">
        <w:r w:rsidR="0065140B">
          <w:rPr>
            <w:rFonts w:cstheme="minorHAnsi"/>
            <w:bCs/>
            <w:sz w:val="24"/>
            <w:szCs w:val="24"/>
          </w:rPr>
          <w:t xml:space="preserve">that </w:t>
        </w:r>
      </w:ins>
      <w:r w:rsidR="00724091">
        <w:rPr>
          <w:rFonts w:cstheme="minorHAnsi"/>
          <w:bCs/>
          <w:sz w:val="24"/>
          <w:szCs w:val="24"/>
        </w:rPr>
        <w:t>describ</w:t>
      </w:r>
      <w:ins w:id="111" w:author="Theo Olsthoorn" w:date="2025-04-15T20:39:00Z" w16du:dateUtc="2025-04-15T18:39:00Z">
        <w:r w:rsidR="0065140B">
          <w:rPr>
            <w:rFonts w:cstheme="minorHAnsi"/>
            <w:bCs/>
            <w:sz w:val="24"/>
            <w:szCs w:val="24"/>
          </w:rPr>
          <w:t>e</w:t>
        </w:r>
      </w:ins>
      <w:del w:id="112" w:author="Theo Olsthoorn" w:date="2025-04-15T20:39:00Z" w16du:dateUtc="2025-04-15T18:39:00Z">
        <w:r w:rsidR="00724091" w:rsidDel="0065140B">
          <w:rPr>
            <w:rFonts w:cstheme="minorHAnsi"/>
            <w:bCs/>
            <w:sz w:val="24"/>
            <w:szCs w:val="24"/>
          </w:rPr>
          <w:delText>ing</w:delText>
        </w:r>
      </w:del>
      <w:r w:rsidR="00724091">
        <w:rPr>
          <w:rFonts w:cstheme="minorHAnsi"/>
          <w:bCs/>
          <w:sz w:val="24"/>
          <w:szCs w:val="24"/>
        </w:rPr>
        <w:t xml:space="preserve"> the aquifer</w:t>
      </w:r>
      <w:ins w:id="113" w:author="Theo Olsthoorn" w:date="2025-04-15T20:39:00Z" w16du:dateUtc="2025-04-15T18:39:00Z">
        <w:r w:rsidR="0065140B">
          <w:rPr>
            <w:rFonts w:cstheme="minorHAnsi"/>
            <w:bCs/>
            <w:sz w:val="24"/>
            <w:szCs w:val="24"/>
          </w:rPr>
          <w:t>’s</w:t>
        </w:r>
      </w:ins>
      <w:r w:rsidR="00724091">
        <w:rPr>
          <w:rFonts w:cstheme="minorHAnsi"/>
          <w:bCs/>
          <w:sz w:val="24"/>
          <w:szCs w:val="24"/>
        </w:rPr>
        <w:t xml:space="preserve"> heterogeneity and the distance traveled </w:t>
      </w:r>
      <w:ins w:id="114" w:author="Theo Olsthoorn" w:date="2025-04-15T20:40:00Z" w16du:dateUtc="2025-04-15T18:40:00Z">
        <w:r w:rsidR="0065140B">
          <w:rPr>
            <w:rFonts w:cstheme="minorHAnsi"/>
            <w:bCs/>
            <w:sz w:val="24"/>
            <w:szCs w:val="24"/>
          </w:rPr>
          <w:t>(</w:t>
        </w:r>
      </w:ins>
      <w:r w:rsidR="00724091">
        <w:rPr>
          <w:rFonts w:cstheme="minorHAnsi"/>
          <w:bCs/>
          <w:sz w:val="24"/>
          <w:szCs w:val="24"/>
        </w:rPr>
        <w:t>in the time step</w:t>
      </w:r>
      <w:ins w:id="115" w:author="Theo Olsthoorn" w:date="2025-04-15T20:40:00Z" w16du:dateUtc="2025-04-15T18:40:00Z">
        <w:r w:rsidR="0065140B">
          <w:rPr>
            <w:rFonts w:cstheme="minorHAnsi"/>
            <w:bCs/>
            <w:sz w:val="24"/>
            <w:szCs w:val="24"/>
          </w:rPr>
          <w:t>?)</w:t>
        </w:r>
      </w:ins>
      <w:ins w:id="116" w:author="Theo Olsthoorn" w:date="2025-04-18T11:38:00Z" w16du:dateUtc="2025-04-18T09:38:00Z">
        <w:r w:rsidR="00421DDF">
          <w:rPr>
            <w:rFonts w:cstheme="minorHAnsi"/>
            <w:bCs/>
            <w:sz w:val="24"/>
            <w:szCs w:val="24"/>
          </w:rPr>
          <w:t xml:space="preserve">. </w:t>
        </w:r>
        <w:proofErr w:type="gramStart"/>
        <w:r w:rsidR="00421DDF">
          <w:rPr>
            <w:rFonts w:cstheme="minorHAnsi"/>
            <w:bCs/>
            <w:sz w:val="24"/>
            <w:szCs w:val="24"/>
          </w:rPr>
          <w:t>This parameters</w:t>
        </w:r>
        <w:proofErr w:type="gramEnd"/>
        <w:r w:rsidR="00421DDF">
          <w:rPr>
            <w:rFonts w:cstheme="minorHAnsi"/>
            <w:bCs/>
            <w:sz w:val="24"/>
            <w:szCs w:val="24"/>
          </w:rPr>
          <w:t xml:space="preserve"> </w:t>
        </w:r>
      </w:ins>
      <w:del w:id="117" w:author="Theo Olsthoorn" w:date="2025-04-18T11:38:00Z" w16du:dateUtc="2025-04-18T09:38:00Z">
        <w:r w:rsidR="00724091" w:rsidDel="00421DDF">
          <w:rPr>
            <w:rFonts w:cstheme="minorHAnsi"/>
            <w:bCs/>
            <w:sz w:val="24"/>
            <w:szCs w:val="24"/>
          </w:rPr>
          <w:delText xml:space="preserve"> and </w:delText>
        </w:r>
      </w:del>
      <w:r w:rsidR="00724091" w:rsidRPr="00FE3E1F">
        <w:rPr>
          <w:rFonts w:eastAsia="Times New Roman" w:cstheme="minorHAnsi"/>
          <w:sz w:val="24"/>
          <w:szCs w:val="24"/>
        </w:rPr>
        <w:t>d</w:t>
      </w:r>
      <w:r w:rsidR="00724091">
        <w:rPr>
          <w:rFonts w:eastAsia="Times New Roman" w:cstheme="minorHAnsi"/>
          <w:sz w:val="24"/>
          <w:szCs w:val="24"/>
        </w:rPr>
        <w:t xml:space="preserve">iffers from the </w:t>
      </w:r>
      <w:ins w:id="118" w:author="Theo Olsthoorn" w:date="2025-04-18T11:38:00Z" w16du:dateUtc="2025-04-18T09:38:00Z">
        <w:r w:rsidR="00421DDF">
          <w:rPr>
            <w:rFonts w:eastAsia="Times New Roman" w:cstheme="minorHAnsi"/>
            <w:sz w:val="24"/>
            <w:szCs w:val="24"/>
          </w:rPr>
          <w:t xml:space="preserve">well-known </w:t>
        </w:r>
      </w:ins>
      <w:r w:rsidR="00724091">
        <w:rPr>
          <w:rFonts w:eastAsia="Times New Roman" w:cstheme="minorHAnsi"/>
          <w:sz w:val="24"/>
          <w:szCs w:val="24"/>
        </w:rPr>
        <w:t xml:space="preserve">dispersivity </w:t>
      </w:r>
      <w:ins w:id="119" w:author="Theo Olsthoorn" w:date="2025-04-18T11:39:00Z" w16du:dateUtc="2025-04-18T09:39:00Z">
        <w:r w:rsidR="00267E26">
          <w:rPr>
            <w:rFonts w:eastAsia="Times New Roman" w:cstheme="minorHAnsi"/>
            <w:sz w:val="24"/>
            <w:szCs w:val="24"/>
          </w:rPr>
          <w:t xml:space="preserve">, which </w:t>
        </w:r>
      </w:ins>
      <w:del w:id="120" w:author="Theo Olsthoorn" w:date="2025-04-18T11:38:00Z" w16du:dateUtc="2025-04-18T09:38:00Z">
        <w:r w:rsidR="00724091" w:rsidDel="00421DDF">
          <w:rPr>
            <w:rFonts w:eastAsia="Times New Roman" w:cstheme="minorHAnsi"/>
            <w:sz w:val="24"/>
            <w:szCs w:val="24"/>
          </w:rPr>
          <w:delText xml:space="preserve">parameter </w:delText>
        </w:r>
      </w:del>
      <w:ins w:id="121" w:author="Theo Olsthoorn" w:date="2025-04-18T11:39:00Z" w16du:dateUtc="2025-04-18T09:39:00Z">
        <w:r w:rsidR="00267E26">
          <w:rPr>
            <w:rFonts w:eastAsia="Times New Roman" w:cstheme="minorHAnsi"/>
            <w:sz w:val="24"/>
            <w:szCs w:val="24"/>
          </w:rPr>
          <w:t xml:space="preserve">is </w:t>
        </w:r>
      </w:ins>
      <w:ins w:id="122" w:author="Theo Olsthoorn" w:date="2025-04-18T11:38:00Z" w16du:dateUtc="2025-04-18T09:38:00Z">
        <w:r w:rsidR="00421DDF">
          <w:rPr>
            <w:rFonts w:eastAsia="Times New Roman" w:cstheme="minorHAnsi"/>
            <w:sz w:val="24"/>
            <w:szCs w:val="24"/>
          </w:rPr>
          <w:t xml:space="preserve">used in </w:t>
        </w:r>
        <w:proofErr w:type="spellStart"/>
        <w:r w:rsidR="00421DDF">
          <w:rPr>
            <w:rFonts w:eastAsia="Times New Roman" w:cstheme="minorHAnsi"/>
            <w:sz w:val="24"/>
            <w:szCs w:val="24"/>
          </w:rPr>
          <w:t>Ficki</w:t>
        </w:r>
      </w:ins>
      <w:ins w:id="123" w:author="Theo Olsthoorn" w:date="2025-04-18T11:39:00Z" w16du:dateUtc="2025-04-18T09:39:00Z">
        <w:r w:rsidR="00421DDF">
          <w:rPr>
            <w:rFonts w:eastAsia="Times New Roman" w:cstheme="minorHAnsi"/>
            <w:sz w:val="24"/>
            <w:szCs w:val="24"/>
          </w:rPr>
          <w:t>an</w:t>
        </w:r>
        <w:proofErr w:type="spellEnd"/>
        <w:r w:rsidR="00421DDF">
          <w:rPr>
            <w:rFonts w:eastAsia="Times New Roman" w:cstheme="minorHAnsi"/>
            <w:sz w:val="24"/>
            <w:szCs w:val="24"/>
          </w:rPr>
          <w:t xml:space="preserve"> models to </w:t>
        </w:r>
      </w:ins>
      <w:r w:rsidR="00724091">
        <w:rPr>
          <w:rFonts w:eastAsia="Times New Roman" w:cstheme="minorHAnsi"/>
          <w:sz w:val="24"/>
          <w:szCs w:val="24"/>
        </w:rPr>
        <w:t>describ</w:t>
      </w:r>
      <w:ins w:id="124" w:author="Theo Olsthoorn" w:date="2025-04-15T20:40:00Z" w16du:dateUtc="2025-04-15T18:40:00Z">
        <w:r w:rsidR="0065140B">
          <w:rPr>
            <w:rFonts w:eastAsia="Times New Roman" w:cstheme="minorHAnsi"/>
            <w:sz w:val="24"/>
            <w:szCs w:val="24"/>
          </w:rPr>
          <w:t>e</w:t>
        </w:r>
      </w:ins>
      <w:del w:id="125" w:author="Theo Olsthoorn" w:date="2025-04-15T20:40:00Z" w16du:dateUtc="2025-04-15T18:40:00Z">
        <w:r w:rsidR="00724091" w:rsidDel="0065140B">
          <w:rPr>
            <w:rFonts w:eastAsia="Times New Roman" w:cstheme="minorHAnsi"/>
            <w:sz w:val="24"/>
            <w:szCs w:val="24"/>
          </w:rPr>
          <w:delText>ing</w:delText>
        </w:r>
      </w:del>
      <w:r w:rsidR="00724091">
        <w:rPr>
          <w:rFonts w:eastAsia="Times New Roman" w:cstheme="minorHAnsi"/>
          <w:sz w:val="24"/>
          <w:szCs w:val="24"/>
        </w:rPr>
        <w:t xml:space="preserve"> the </w:t>
      </w:r>
      <w:r w:rsidR="008C4C9B">
        <w:rPr>
          <w:rFonts w:eastAsia="Times New Roman" w:cstheme="minorHAnsi"/>
          <w:sz w:val="24"/>
          <w:szCs w:val="24"/>
        </w:rPr>
        <w:t xml:space="preserve">solute </w:t>
      </w:r>
      <w:ins w:id="126" w:author="Theo Olsthoorn" w:date="2025-04-18T11:39:00Z" w16du:dateUtc="2025-04-18T09:39:00Z">
        <w:r w:rsidR="00267E26">
          <w:rPr>
            <w:rFonts w:eastAsia="Times New Roman" w:cstheme="minorHAnsi"/>
            <w:sz w:val="24"/>
            <w:szCs w:val="24"/>
          </w:rPr>
          <w:t xml:space="preserve">dispersion to match field </w:t>
        </w:r>
      </w:ins>
      <w:ins w:id="127" w:author="Theo Olsthoorn" w:date="2025-04-18T11:40:00Z" w16du:dateUtc="2025-04-18T09:40:00Z">
        <w:r w:rsidR="00267E26">
          <w:rPr>
            <w:rFonts w:eastAsia="Times New Roman" w:cstheme="minorHAnsi"/>
            <w:sz w:val="24"/>
            <w:szCs w:val="24"/>
          </w:rPr>
          <w:t>observations</w:t>
        </w:r>
      </w:ins>
      <w:del w:id="128" w:author="Theo Olsthoorn" w:date="2025-04-18T11:40:00Z" w16du:dateUtc="2025-04-18T09:40:00Z">
        <w:r w:rsidR="00724091" w:rsidDel="00267E26">
          <w:rPr>
            <w:rFonts w:eastAsia="Times New Roman" w:cstheme="minorHAnsi"/>
            <w:sz w:val="24"/>
            <w:szCs w:val="24"/>
          </w:rPr>
          <w:delText>distribution observed in the</w:delText>
        </w:r>
        <w:r w:rsidR="00724091" w:rsidRPr="00FE3E1F" w:rsidDel="00267E26">
          <w:rPr>
            <w:rFonts w:eastAsia="Times New Roman" w:cstheme="minorHAnsi"/>
            <w:sz w:val="24"/>
            <w:szCs w:val="24"/>
          </w:rPr>
          <w:delText xml:space="preserve"> field</w:delText>
        </w:r>
      </w:del>
      <w:r w:rsidR="00724091">
        <w:rPr>
          <w:rFonts w:eastAsia="Times New Roman" w:cstheme="minorHAnsi"/>
          <w:sz w:val="24"/>
          <w:szCs w:val="24"/>
        </w:rPr>
        <w:t>.</w:t>
      </w:r>
      <w:r w:rsidR="00A16683">
        <w:rPr>
          <w:rFonts w:eastAsia="Times New Roman" w:cstheme="minorHAnsi"/>
          <w:sz w:val="24"/>
          <w:szCs w:val="24"/>
        </w:rPr>
        <w:t xml:space="preserve"> </w:t>
      </w:r>
      <w:r w:rsidR="002F7A24">
        <w:rPr>
          <w:rFonts w:cstheme="minorHAnsi"/>
          <w:bCs/>
          <w:sz w:val="24"/>
          <w:szCs w:val="24"/>
        </w:rPr>
        <w:t>T</w:t>
      </w:r>
      <w:r w:rsidR="00724091">
        <w:rPr>
          <w:rFonts w:cstheme="minorHAnsi"/>
          <w:bCs/>
          <w:sz w:val="24"/>
          <w:szCs w:val="24"/>
        </w:rPr>
        <w:t>h</w:t>
      </w:r>
      <w:r>
        <w:rPr>
          <w:rFonts w:cstheme="minorHAnsi"/>
          <w:bCs/>
          <w:sz w:val="24"/>
          <w:szCs w:val="24"/>
        </w:rPr>
        <w:t>is</w:t>
      </w:r>
      <w:r w:rsidR="00724091">
        <w:rPr>
          <w:rFonts w:cstheme="minorHAnsi"/>
          <w:bCs/>
          <w:sz w:val="24"/>
          <w:szCs w:val="24"/>
        </w:rPr>
        <w:t xml:space="preserve"> </w:t>
      </w:r>
      <w:del w:id="129" w:author="Theo Olsthoorn" w:date="2025-04-18T11:40:00Z" w16du:dateUtc="2025-04-18T09:40:00Z">
        <w:r w:rsidDel="00267E26">
          <w:rPr>
            <w:rFonts w:cstheme="minorHAnsi"/>
            <w:bCs/>
            <w:sz w:val="24"/>
            <w:szCs w:val="24"/>
          </w:rPr>
          <w:delText>new</w:delText>
        </w:r>
      </w:del>
      <w:ins w:id="130" w:author="Theo Olsthoorn" w:date="2025-04-15T20:41:00Z" w16du:dateUtc="2025-04-15T18:41:00Z">
        <w:r w:rsidR="0065140B">
          <w:rPr>
            <w:rFonts w:cstheme="minorHAnsi"/>
            <w:bCs/>
            <w:sz w:val="24"/>
            <w:szCs w:val="24"/>
          </w:rPr>
          <w:t xml:space="preserve"> dispersive volume</w:t>
        </w:r>
      </w:ins>
      <w:del w:id="131" w:author="Theo Olsthoorn" w:date="2025-04-15T20:41:00Z" w16du:dateUtc="2025-04-15T18:41:00Z">
        <w:r w:rsidDel="0065140B">
          <w:rPr>
            <w:rFonts w:cstheme="minorHAnsi"/>
            <w:bCs/>
            <w:sz w:val="24"/>
            <w:szCs w:val="24"/>
          </w:rPr>
          <w:delText xml:space="preserve"> parameter</w:delText>
        </w:r>
      </w:del>
      <w:r>
        <w:rPr>
          <w:rFonts w:cstheme="minorHAnsi"/>
          <w:bCs/>
          <w:sz w:val="24"/>
          <w:szCs w:val="24"/>
        </w:rPr>
        <w:t xml:space="preserve"> </w:t>
      </w:r>
      <w:ins w:id="132" w:author="Theo Olsthoorn" w:date="2025-04-18T11:40:00Z" w16du:dateUtc="2025-04-18T09:40:00Z">
        <w:r w:rsidR="00267E26">
          <w:rPr>
            <w:rFonts w:cstheme="minorHAnsi"/>
            <w:bCs/>
            <w:sz w:val="24"/>
            <w:szCs w:val="24"/>
          </w:rPr>
          <w:t xml:space="preserve">shift </w:t>
        </w:r>
      </w:ins>
      <w:ins w:id="133" w:author="Theo Olsthoorn" w:date="2025-04-18T11:41:00Z" w16du:dateUtc="2025-04-18T09:41:00Z">
        <w:r w:rsidR="00267E26">
          <w:rPr>
            <w:rFonts w:cstheme="minorHAnsi"/>
            <w:bCs/>
            <w:sz w:val="24"/>
            <w:szCs w:val="24"/>
          </w:rPr>
          <w:t xml:space="preserve">should </w:t>
        </w:r>
      </w:ins>
      <w:del w:id="134" w:author="Theo Olsthoorn" w:date="2025-04-18T11:40:00Z" w16du:dateUtc="2025-04-18T09:40:00Z">
        <w:r w:rsidDel="00267E26">
          <w:rPr>
            <w:rFonts w:cstheme="minorHAnsi"/>
            <w:bCs/>
            <w:sz w:val="24"/>
            <w:szCs w:val="24"/>
          </w:rPr>
          <w:delText>may</w:delText>
        </w:r>
        <w:r w:rsidR="00724091" w:rsidDel="00267E26">
          <w:rPr>
            <w:rFonts w:cstheme="minorHAnsi"/>
            <w:bCs/>
            <w:sz w:val="24"/>
            <w:szCs w:val="24"/>
          </w:rPr>
          <w:delText xml:space="preserve"> </w:delText>
        </w:r>
      </w:del>
      <w:r w:rsidR="00A16683">
        <w:rPr>
          <w:rFonts w:cstheme="minorHAnsi"/>
          <w:bCs/>
          <w:sz w:val="24"/>
          <w:szCs w:val="24"/>
        </w:rPr>
        <w:t xml:space="preserve">replace </w:t>
      </w:r>
      <w:del w:id="135" w:author="Theo Olsthoorn" w:date="2025-04-18T11:41:00Z" w16du:dateUtc="2025-04-18T09:41:00Z">
        <w:r w:rsidR="00A74C38" w:rsidRPr="00FE3E1F" w:rsidDel="00267E26">
          <w:rPr>
            <w:rFonts w:cstheme="minorHAnsi"/>
            <w:bCs/>
            <w:sz w:val="24"/>
            <w:szCs w:val="24"/>
          </w:rPr>
          <w:delText xml:space="preserve">the </w:delText>
        </w:r>
      </w:del>
      <w:r w:rsidR="00A74C38" w:rsidRPr="00FE3E1F">
        <w:rPr>
          <w:rFonts w:cstheme="minorHAnsi"/>
          <w:bCs/>
          <w:sz w:val="24"/>
          <w:szCs w:val="24"/>
        </w:rPr>
        <w:t xml:space="preserve">dispersivity </w:t>
      </w:r>
      <w:ins w:id="136" w:author="Theo Olsthoorn" w:date="2025-04-15T20:41:00Z" w16du:dateUtc="2025-04-15T18:41:00Z">
        <w:r w:rsidR="0065140B">
          <w:rPr>
            <w:rFonts w:cstheme="minorHAnsi"/>
            <w:bCs/>
            <w:sz w:val="24"/>
            <w:szCs w:val="24"/>
          </w:rPr>
          <w:t xml:space="preserve">as the main </w:t>
        </w:r>
      </w:ins>
      <w:r w:rsidR="00A74C38" w:rsidRPr="00FE3E1F">
        <w:rPr>
          <w:rFonts w:cstheme="minorHAnsi"/>
          <w:bCs/>
          <w:sz w:val="24"/>
          <w:szCs w:val="24"/>
        </w:rPr>
        <w:t>parameter</w:t>
      </w:r>
      <w:r w:rsidR="002F7A24">
        <w:rPr>
          <w:rFonts w:cstheme="minorHAnsi"/>
          <w:bCs/>
          <w:sz w:val="24"/>
          <w:szCs w:val="24"/>
        </w:rPr>
        <w:t xml:space="preserve"> in</w:t>
      </w:r>
      <w:r w:rsidR="00036C67" w:rsidRPr="00FE3E1F">
        <w:rPr>
          <w:rFonts w:cstheme="minorHAnsi"/>
          <w:bCs/>
          <w:sz w:val="24"/>
          <w:szCs w:val="24"/>
        </w:rPr>
        <w:t xml:space="preserve"> </w:t>
      </w:r>
      <w:ins w:id="137" w:author="Theo Olsthoorn" w:date="2025-04-15T20:41:00Z" w16du:dateUtc="2025-04-15T18:41:00Z">
        <w:r w:rsidR="0065140B">
          <w:rPr>
            <w:rFonts w:cstheme="minorHAnsi"/>
            <w:bCs/>
            <w:sz w:val="24"/>
            <w:szCs w:val="24"/>
          </w:rPr>
          <w:t xml:space="preserve">future </w:t>
        </w:r>
      </w:ins>
      <w:r w:rsidR="00B74026">
        <w:rPr>
          <w:rFonts w:cstheme="minorHAnsi"/>
          <w:bCs/>
          <w:sz w:val="24"/>
          <w:szCs w:val="24"/>
        </w:rPr>
        <w:t>numer</w:t>
      </w:r>
      <w:r w:rsidR="00036C67" w:rsidRPr="00FE3E1F">
        <w:rPr>
          <w:rFonts w:cstheme="minorHAnsi"/>
          <w:bCs/>
          <w:sz w:val="24"/>
          <w:szCs w:val="24"/>
        </w:rPr>
        <w:t>ical</w:t>
      </w:r>
      <w:r w:rsidR="002F7A24">
        <w:rPr>
          <w:rFonts w:cstheme="minorHAnsi"/>
          <w:bCs/>
          <w:sz w:val="24"/>
          <w:szCs w:val="24"/>
        </w:rPr>
        <w:t xml:space="preserve"> model</w:t>
      </w:r>
      <w:ins w:id="138" w:author="Theo Olsthoorn" w:date="2025-04-15T20:41:00Z" w16du:dateUtc="2025-04-15T18:41:00Z">
        <w:r w:rsidR="0065140B">
          <w:rPr>
            <w:rFonts w:cstheme="minorHAnsi"/>
            <w:bCs/>
            <w:sz w:val="24"/>
            <w:szCs w:val="24"/>
          </w:rPr>
          <w:t>s</w:t>
        </w:r>
      </w:ins>
      <w:del w:id="139" w:author="Theo Olsthoorn" w:date="2025-04-15T20:41:00Z" w16du:dateUtc="2025-04-15T18:41:00Z">
        <w:r w:rsidR="002F7A24" w:rsidDel="0065140B">
          <w:rPr>
            <w:rFonts w:cstheme="minorHAnsi"/>
            <w:bCs/>
            <w:sz w:val="24"/>
            <w:szCs w:val="24"/>
          </w:rPr>
          <w:delText>ing</w:delText>
        </w:r>
      </w:del>
      <w:r w:rsidR="00724091">
        <w:rPr>
          <w:rFonts w:cstheme="minorHAnsi"/>
          <w:bCs/>
          <w:sz w:val="24"/>
          <w:szCs w:val="24"/>
        </w:rPr>
        <w:t xml:space="preserve">. </w:t>
      </w:r>
    </w:p>
    <w:p w14:paraId="0250D445" w14:textId="30EB6134" w:rsidR="00A74C38" w:rsidRDefault="0040089D" w:rsidP="00A74C38">
      <w:pPr>
        <w:rPr>
          <w:rFonts w:eastAsia="Times New Roman" w:cstheme="minorHAnsi"/>
          <w:sz w:val="24"/>
          <w:szCs w:val="24"/>
        </w:rPr>
      </w:pPr>
      <w:r>
        <w:rPr>
          <w:rFonts w:eastAsia="Times New Roman" w:cstheme="minorHAnsi"/>
          <w:sz w:val="24"/>
          <w:szCs w:val="24"/>
        </w:rPr>
        <w:t>As a demonstration, t</w:t>
      </w:r>
      <w:r w:rsidR="005C1876">
        <w:rPr>
          <w:rFonts w:eastAsia="Times New Roman" w:cstheme="minorHAnsi"/>
          <w:sz w:val="24"/>
          <w:szCs w:val="24"/>
        </w:rPr>
        <w:t>wo</w:t>
      </w:r>
      <w:r w:rsidR="00A74C38" w:rsidRPr="00FE3E1F">
        <w:rPr>
          <w:rFonts w:eastAsia="Times New Roman" w:cstheme="minorHAnsi"/>
          <w:sz w:val="24"/>
          <w:szCs w:val="24"/>
        </w:rPr>
        <w:t xml:space="preserve"> </w:t>
      </w:r>
      <w:ins w:id="140" w:author="Theo Olsthoorn" w:date="2025-04-18T11:41:00Z" w16du:dateUtc="2025-04-18T09:41:00Z">
        <w:r w:rsidR="00267E26">
          <w:rPr>
            <w:rFonts w:eastAsia="Times New Roman" w:cstheme="minorHAnsi"/>
            <w:sz w:val="24"/>
            <w:szCs w:val="24"/>
          </w:rPr>
          <w:t xml:space="preserve">actual pollution </w:t>
        </w:r>
      </w:ins>
      <w:r w:rsidR="00A74C38" w:rsidRPr="00FE3E1F">
        <w:rPr>
          <w:rFonts w:eastAsia="Times New Roman" w:cstheme="minorHAnsi"/>
          <w:sz w:val="24"/>
          <w:szCs w:val="24"/>
        </w:rPr>
        <w:t>plume</w:t>
      </w:r>
      <w:r w:rsidR="005C1876">
        <w:rPr>
          <w:rFonts w:eastAsia="Times New Roman" w:cstheme="minorHAnsi"/>
          <w:sz w:val="24"/>
          <w:szCs w:val="24"/>
        </w:rPr>
        <w:t>s</w:t>
      </w:r>
      <w:r w:rsidR="00A74C38" w:rsidRPr="00FE3E1F">
        <w:rPr>
          <w:rFonts w:eastAsia="Times New Roman" w:cstheme="minorHAnsi"/>
          <w:sz w:val="24"/>
          <w:szCs w:val="24"/>
        </w:rPr>
        <w:t xml:space="preserve"> </w:t>
      </w:r>
      <w:ins w:id="141" w:author="Theo Olsthoorn" w:date="2025-04-18T11:41:00Z" w16du:dateUtc="2025-04-18T09:41:00Z">
        <w:r w:rsidR="00267E26">
          <w:rPr>
            <w:rFonts w:eastAsia="Times New Roman" w:cstheme="minorHAnsi"/>
            <w:sz w:val="24"/>
            <w:szCs w:val="24"/>
          </w:rPr>
          <w:t xml:space="preserve">are simulated </w:t>
        </w:r>
      </w:ins>
      <w:ins w:id="142" w:author="Theo Olsthoorn" w:date="2025-04-18T11:42:00Z" w16du:dateUtc="2025-04-18T09:42:00Z">
        <w:r w:rsidR="00267E26">
          <w:rPr>
            <w:rFonts w:eastAsia="Times New Roman" w:cstheme="minorHAnsi"/>
            <w:sz w:val="24"/>
            <w:szCs w:val="24"/>
          </w:rPr>
          <w:t xml:space="preserve">starting </w:t>
        </w:r>
      </w:ins>
      <w:del w:id="143" w:author="Theo Olsthoorn" w:date="2025-04-18T11:42:00Z" w16du:dateUtc="2025-04-18T09:42:00Z">
        <w:r w:rsidDel="00267E26">
          <w:rPr>
            <w:rFonts w:eastAsia="Times New Roman" w:cstheme="minorHAnsi"/>
            <w:sz w:val="24"/>
            <w:szCs w:val="24"/>
          </w:rPr>
          <w:delText>moving</w:delText>
        </w:r>
        <w:r w:rsidR="00A16683" w:rsidDel="00267E26">
          <w:rPr>
            <w:rFonts w:eastAsia="Times New Roman" w:cstheme="minorHAnsi"/>
            <w:sz w:val="24"/>
            <w:szCs w:val="24"/>
          </w:rPr>
          <w:delText xml:space="preserve"> </w:delText>
        </w:r>
      </w:del>
      <w:r>
        <w:rPr>
          <w:rFonts w:eastAsia="Times New Roman" w:cstheme="minorHAnsi"/>
          <w:sz w:val="24"/>
          <w:szCs w:val="24"/>
        </w:rPr>
        <w:t>shortly after</w:t>
      </w:r>
      <w:r w:rsidR="00A74C38" w:rsidRPr="00FE3E1F">
        <w:rPr>
          <w:rFonts w:eastAsia="Times New Roman" w:cstheme="minorHAnsi"/>
          <w:sz w:val="24"/>
          <w:szCs w:val="24"/>
        </w:rPr>
        <w:t xml:space="preserve"> </w:t>
      </w:r>
      <w:ins w:id="144" w:author="Theo Olsthoorn" w:date="2025-04-18T11:42:00Z" w16du:dateUtc="2025-04-18T09:42:00Z">
        <w:r w:rsidR="00267E26">
          <w:rPr>
            <w:rFonts w:eastAsia="Times New Roman" w:cstheme="minorHAnsi"/>
            <w:sz w:val="24"/>
            <w:szCs w:val="24"/>
          </w:rPr>
          <w:t xml:space="preserve">their release. One of them was </w:t>
        </w:r>
      </w:ins>
      <w:del w:id="145" w:author="Theo Olsthoorn" w:date="2025-04-15T20:42:00Z" w16du:dateUtc="2025-04-15T18:42:00Z">
        <w:r w:rsidR="00A74C38" w:rsidRPr="00FE3E1F" w:rsidDel="0065140B">
          <w:rPr>
            <w:rFonts w:eastAsia="Times New Roman" w:cstheme="minorHAnsi"/>
            <w:sz w:val="24"/>
            <w:szCs w:val="24"/>
          </w:rPr>
          <w:delText>the</w:delText>
        </w:r>
        <w:r w:rsidR="00A74C38" w:rsidDel="0065140B">
          <w:rPr>
            <w:rFonts w:eastAsia="Times New Roman" w:cstheme="minorHAnsi"/>
            <w:sz w:val="24"/>
            <w:szCs w:val="24"/>
          </w:rPr>
          <w:delText xml:space="preserve"> moment of</w:delText>
        </w:r>
        <w:r w:rsidR="00A74C38" w:rsidRPr="00FE3E1F" w:rsidDel="0065140B">
          <w:rPr>
            <w:rFonts w:eastAsia="Times New Roman" w:cstheme="minorHAnsi"/>
            <w:sz w:val="24"/>
            <w:szCs w:val="24"/>
          </w:rPr>
          <w:delText xml:space="preserve"> </w:delText>
        </w:r>
      </w:del>
      <w:del w:id="146" w:author="Theo Olsthoorn" w:date="2025-04-18T11:42:00Z" w16du:dateUtc="2025-04-18T09:42:00Z">
        <w:r w:rsidR="00A74C38" w:rsidRPr="00FE3E1F" w:rsidDel="00267E26">
          <w:rPr>
            <w:rFonts w:eastAsia="Times New Roman" w:cstheme="minorHAnsi"/>
            <w:sz w:val="24"/>
            <w:szCs w:val="24"/>
          </w:rPr>
          <w:delText>injection</w:delText>
        </w:r>
        <w:r w:rsidDel="00267E26">
          <w:rPr>
            <w:rFonts w:eastAsia="Times New Roman" w:cstheme="minorHAnsi"/>
            <w:sz w:val="24"/>
            <w:szCs w:val="24"/>
          </w:rPr>
          <w:delText xml:space="preserve"> are</w:delText>
        </w:r>
        <w:r w:rsidRPr="00FE3E1F" w:rsidDel="00267E26">
          <w:rPr>
            <w:rFonts w:eastAsia="Times New Roman" w:cstheme="minorHAnsi"/>
            <w:sz w:val="24"/>
            <w:szCs w:val="24"/>
          </w:rPr>
          <w:delText xml:space="preserve"> simulated</w:delText>
        </w:r>
        <w:r w:rsidR="00A74C38" w:rsidRPr="00FE3E1F" w:rsidDel="00267E26">
          <w:rPr>
            <w:rFonts w:eastAsia="Times New Roman" w:cstheme="minorHAnsi"/>
            <w:sz w:val="24"/>
            <w:szCs w:val="24"/>
          </w:rPr>
          <w:delText xml:space="preserve"> </w:delText>
        </w:r>
      </w:del>
      <w:del w:id="147" w:author="Theo Olsthoorn" w:date="2025-04-15T20:42:00Z" w16du:dateUtc="2025-04-15T18:42:00Z">
        <w:r w:rsidR="00A16683" w:rsidDel="0065140B">
          <w:rPr>
            <w:rFonts w:eastAsia="Times New Roman" w:cstheme="minorHAnsi"/>
            <w:sz w:val="24"/>
            <w:szCs w:val="24"/>
          </w:rPr>
          <w:delText>as</w:delText>
        </w:r>
      </w:del>
      <w:ins w:id="148" w:author="Theo Olsthoorn" w:date="2025-04-15T20:42:00Z" w16du:dateUtc="2025-04-15T18:42:00Z">
        <w:r w:rsidR="0065140B">
          <w:rPr>
            <w:rFonts w:eastAsia="Times New Roman" w:cstheme="minorHAnsi"/>
            <w:sz w:val="24"/>
            <w:szCs w:val="24"/>
          </w:rPr>
          <w:t xml:space="preserve">in </w:t>
        </w:r>
      </w:ins>
      <w:del w:id="149" w:author="Theo Olsthoorn" w:date="2025-04-15T20:42:00Z" w16du:dateUtc="2025-04-15T18:42:00Z">
        <w:r w:rsidR="00A16683" w:rsidDel="0065140B">
          <w:rPr>
            <w:rFonts w:eastAsia="Times New Roman" w:cstheme="minorHAnsi"/>
            <w:sz w:val="24"/>
            <w:szCs w:val="24"/>
          </w:rPr>
          <w:delText xml:space="preserve"> it may occur</w:delText>
        </w:r>
        <w:r w:rsidR="00A74C38" w:rsidRPr="00FE3E1F" w:rsidDel="0065140B">
          <w:rPr>
            <w:rFonts w:eastAsia="Times New Roman" w:cstheme="minorHAnsi"/>
            <w:sz w:val="24"/>
            <w:szCs w:val="24"/>
          </w:rPr>
          <w:delText xml:space="preserve"> in </w:delText>
        </w:r>
      </w:del>
      <w:r w:rsidR="00A74C38" w:rsidRPr="00FE3E1F">
        <w:rPr>
          <w:rFonts w:eastAsia="Times New Roman" w:cstheme="minorHAnsi"/>
          <w:sz w:val="24"/>
          <w:szCs w:val="24"/>
        </w:rPr>
        <w:t xml:space="preserve">a weakly </w:t>
      </w:r>
      <w:ins w:id="150" w:author="Theo Olsthoorn" w:date="2025-04-18T11:42:00Z" w16du:dateUtc="2025-04-18T09:42:00Z">
        <w:r w:rsidR="00267E26">
          <w:rPr>
            <w:rFonts w:eastAsia="Times New Roman" w:cstheme="minorHAnsi"/>
            <w:sz w:val="24"/>
            <w:szCs w:val="24"/>
          </w:rPr>
          <w:t>heterogeneous aquifer a</w:t>
        </w:r>
      </w:ins>
      <w:ins w:id="151" w:author="Theo Olsthoorn" w:date="2025-04-18T11:43:00Z" w16du:dateUtc="2025-04-18T09:43:00Z">
        <w:r w:rsidR="00267E26">
          <w:rPr>
            <w:rFonts w:eastAsia="Times New Roman" w:cstheme="minorHAnsi"/>
            <w:sz w:val="24"/>
            <w:szCs w:val="24"/>
          </w:rPr>
          <w:t xml:space="preserve">nd the other </w:t>
        </w:r>
      </w:ins>
      <w:del w:id="152" w:author="Theo Olsthoorn" w:date="2025-04-18T11:43:00Z" w16du:dateUtc="2025-04-18T09:43:00Z">
        <w:r w:rsidR="00A74C38" w:rsidRPr="00FE3E1F" w:rsidDel="00267E26">
          <w:rPr>
            <w:rFonts w:eastAsia="Times New Roman" w:cstheme="minorHAnsi"/>
            <w:sz w:val="24"/>
            <w:szCs w:val="24"/>
          </w:rPr>
          <w:delText xml:space="preserve">and </w:delText>
        </w:r>
      </w:del>
      <w:r w:rsidR="00A74C38" w:rsidRPr="00FE3E1F">
        <w:rPr>
          <w:rFonts w:eastAsia="Times New Roman" w:cstheme="minorHAnsi"/>
          <w:sz w:val="24"/>
          <w:szCs w:val="24"/>
        </w:rPr>
        <w:t>a strongly heterogeneous</w:t>
      </w:r>
      <w:r w:rsidR="00A74C38">
        <w:rPr>
          <w:rFonts w:eastAsia="Times New Roman" w:cstheme="minorHAnsi"/>
          <w:sz w:val="24"/>
          <w:szCs w:val="24"/>
        </w:rPr>
        <w:t xml:space="preserve"> aquifer</w:t>
      </w:r>
      <w:ins w:id="153" w:author="Theo Olsthoorn" w:date="2025-04-18T11:43:00Z" w16du:dateUtc="2025-04-18T09:43:00Z">
        <w:r w:rsidR="00267E26">
          <w:rPr>
            <w:rFonts w:eastAsia="Times New Roman" w:cstheme="minorHAnsi"/>
            <w:sz w:val="24"/>
            <w:szCs w:val="24"/>
          </w:rPr>
          <w:t xml:space="preserve">. To simulate, reported </w:t>
        </w:r>
      </w:ins>
      <w:del w:id="154" w:author="Theo Olsthoorn" w:date="2025-04-18T11:43:00Z" w16du:dateUtc="2025-04-18T09:43:00Z">
        <w:r w:rsidR="00A74C38" w:rsidDel="00267E26">
          <w:rPr>
            <w:rFonts w:eastAsia="Times New Roman" w:cstheme="minorHAnsi"/>
            <w:sz w:val="24"/>
            <w:szCs w:val="24"/>
          </w:rPr>
          <w:delText xml:space="preserve"> </w:delText>
        </w:r>
        <w:r w:rsidR="004942FF" w:rsidDel="00267E26">
          <w:rPr>
            <w:rFonts w:eastAsia="Times New Roman" w:cstheme="minorHAnsi"/>
            <w:sz w:val="24"/>
            <w:szCs w:val="24"/>
          </w:rPr>
          <w:delText>using input</w:delText>
        </w:r>
        <w:r w:rsidR="00A74C38" w:rsidDel="00267E26">
          <w:rPr>
            <w:rFonts w:eastAsia="Times New Roman" w:cstheme="minorHAnsi"/>
            <w:sz w:val="24"/>
            <w:szCs w:val="24"/>
          </w:rPr>
          <w:delText xml:space="preserve"> </w:delText>
        </w:r>
      </w:del>
      <w:r w:rsidR="00A16683">
        <w:rPr>
          <w:rFonts w:eastAsia="Times New Roman" w:cstheme="minorHAnsi"/>
          <w:sz w:val="24"/>
          <w:szCs w:val="24"/>
        </w:rPr>
        <w:t xml:space="preserve">data </w:t>
      </w:r>
      <w:ins w:id="155" w:author="Theo Olsthoorn" w:date="2025-04-18T11:43:00Z" w16du:dateUtc="2025-04-18T09:43:00Z">
        <w:r w:rsidR="00267E26">
          <w:rPr>
            <w:rFonts w:eastAsia="Times New Roman" w:cstheme="minorHAnsi"/>
            <w:sz w:val="24"/>
            <w:szCs w:val="24"/>
          </w:rPr>
          <w:t xml:space="preserve">for these </w:t>
        </w:r>
      </w:ins>
      <w:del w:id="156" w:author="Theo Olsthoorn" w:date="2025-04-18T11:43:00Z" w16du:dateUtc="2025-04-18T09:43:00Z">
        <w:r w:rsidR="00A74C38" w:rsidDel="00267E26">
          <w:rPr>
            <w:rFonts w:eastAsia="Times New Roman" w:cstheme="minorHAnsi"/>
            <w:sz w:val="24"/>
            <w:szCs w:val="24"/>
          </w:rPr>
          <w:delText xml:space="preserve">reported </w:delText>
        </w:r>
        <w:r w:rsidR="00A16683" w:rsidDel="00267E26">
          <w:rPr>
            <w:rFonts w:eastAsia="Times New Roman" w:cstheme="minorHAnsi"/>
            <w:sz w:val="24"/>
            <w:szCs w:val="24"/>
          </w:rPr>
          <w:delText xml:space="preserve">from </w:delText>
        </w:r>
      </w:del>
      <w:r w:rsidR="00A16683">
        <w:rPr>
          <w:rFonts w:eastAsia="Times New Roman" w:cstheme="minorHAnsi"/>
          <w:sz w:val="24"/>
          <w:szCs w:val="24"/>
        </w:rPr>
        <w:t xml:space="preserve">two </w:t>
      </w:r>
      <w:ins w:id="157" w:author="Theo Olsthoorn" w:date="2025-04-15T20:43:00Z" w16du:dateUtc="2025-04-15T18:43:00Z">
        <w:r w:rsidR="0065140B">
          <w:rPr>
            <w:rFonts w:eastAsia="Times New Roman" w:cstheme="minorHAnsi"/>
            <w:sz w:val="24"/>
            <w:szCs w:val="24"/>
          </w:rPr>
          <w:t xml:space="preserve">famous </w:t>
        </w:r>
      </w:ins>
      <w:del w:id="158" w:author="Theo Olsthoorn" w:date="2025-04-15T20:43:00Z" w16du:dateUtc="2025-04-15T18:43:00Z">
        <w:r w:rsidR="00A16683" w:rsidDel="0065140B">
          <w:rPr>
            <w:rFonts w:eastAsia="Times New Roman" w:cstheme="minorHAnsi"/>
            <w:sz w:val="24"/>
            <w:szCs w:val="24"/>
          </w:rPr>
          <w:delText xml:space="preserve">sites of </w:delText>
        </w:r>
      </w:del>
      <w:r w:rsidR="00A16683">
        <w:rPr>
          <w:rFonts w:eastAsia="Times New Roman" w:cstheme="minorHAnsi"/>
          <w:sz w:val="24"/>
          <w:szCs w:val="24"/>
        </w:rPr>
        <w:t>large</w:t>
      </w:r>
      <w:del w:id="159" w:author="Theo Olsthoorn" w:date="2025-04-18T11:43:00Z" w16du:dateUtc="2025-04-18T09:43:00Z">
        <w:r w:rsidR="00A16683" w:rsidDel="00267E26">
          <w:rPr>
            <w:rFonts w:eastAsia="Times New Roman" w:cstheme="minorHAnsi"/>
            <w:sz w:val="24"/>
            <w:szCs w:val="24"/>
          </w:rPr>
          <w:delText xml:space="preserve"> </w:delText>
        </w:r>
      </w:del>
      <w:ins w:id="160" w:author="Theo Olsthoorn" w:date="2025-04-15T20:43:00Z" w16du:dateUtc="2025-04-15T18:43:00Z">
        <w:r w:rsidR="0065140B">
          <w:rPr>
            <w:rFonts w:eastAsia="Times New Roman" w:cstheme="minorHAnsi"/>
            <w:sz w:val="24"/>
            <w:szCs w:val="24"/>
          </w:rPr>
          <w:t xml:space="preserve"> </w:t>
        </w:r>
      </w:ins>
      <w:r w:rsidR="00A16683">
        <w:rPr>
          <w:rFonts w:eastAsia="Times New Roman" w:cstheme="minorHAnsi"/>
          <w:sz w:val="24"/>
          <w:szCs w:val="24"/>
        </w:rPr>
        <w:t>field experiments</w:t>
      </w:r>
      <w:ins w:id="161" w:author="Theo Olsthoorn" w:date="2025-04-18T11:44:00Z" w16du:dateUtc="2025-04-18T09:44:00Z">
        <w:r w:rsidR="00267E26">
          <w:rPr>
            <w:rFonts w:eastAsia="Times New Roman" w:cstheme="minorHAnsi"/>
            <w:sz w:val="24"/>
            <w:szCs w:val="24"/>
          </w:rPr>
          <w:t xml:space="preserve"> were used</w:t>
        </w:r>
      </w:ins>
      <w:r w:rsidR="00A74C38" w:rsidRPr="00FE3E1F">
        <w:rPr>
          <w:rFonts w:eastAsia="Times New Roman" w:cstheme="minorHAnsi"/>
          <w:sz w:val="24"/>
          <w:szCs w:val="24"/>
        </w:rPr>
        <w:t>.</w:t>
      </w:r>
    </w:p>
    <w:p w14:paraId="1D3F38C5" w14:textId="77777777" w:rsidR="00267E26" w:rsidRDefault="00267E26" w:rsidP="00A74C38">
      <w:pPr>
        <w:rPr>
          <w:ins w:id="162" w:author="Theo Olsthoorn" w:date="2025-04-18T11:47:00Z" w16du:dateUtc="2025-04-18T09:47:00Z"/>
          <w:rFonts w:cstheme="minorHAnsi"/>
          <w:bCs/>
          <w:sz w:val="24"/>
          <w:szCs w:val="24"/>
        </w:rPr>
      </w:pPr>
      <w:ins w:id="163" w:author="Theo Olsthoorn" w:date="2025-04-18T11:44:00Z" w16du:dateUtc="2025-04-18T09:44:00Z">
        <w:r>
          <w:rPr>
            <w:rFonts w:cstheme="minorHAnsi"/>
            <w:bCs/>
            <w:sz w:val="24"/>
            <w:szCs w:val="24"/>
          </w:rPr>
          <w:t xml:space="preserve">Because the time step in this plume modeling is critical, </w:t>
        </w:r>
      </w:ins>
      <w:ins w:id="164" w:author="Theo Olsthoorn" w:date="2025-04-18T11:45:00Z" w16du:dateUtc="2025-04-18T09:45:00Z">
        <w:r>
          <w:rPr>
            <w:rFonts w:cstheme="minorHAnsi"/>
            <w:bCs/>
            <w:sz w:val="24"/>
            <w:szCs w:val="24"/>
          </w:rPr>
          <w:t>f</w:t>
        </w:r>
      </w:ins>
      <w:del w:id="165" w:author="Theo Olsthoorn" w:date="2025-04-18T11:45:00Z" w16du:dateUtc="2025-04-18T09:45:00Z">
        <w:r w:rsidR="00786B3F" w:rsidDel="00267E26">
          <w:rPr>
            <w:rFonts w:cstheme="minorHAnsi"/>
            <w:bCs/>
            <w:sz w:val="24"/>
            <w:szCs w:val="24"/>
          </w:rPr>
          <w:delText>F</w:delText>
        </w:r>
      </w:del>
      <w:r w:rsidR="00786B3F">
        <w:rPr>
          <w:rFonts w:cstheme="minorHAnsi"/>
          <w:bCs/>
          <w:sz w:val="24"/>
          <w:szCs w:val="24"/>
        </w:rPr>
        <w:t xml:space="preserve">uture </w:t>
      </w:r>
      <w:ins w:id="166" w:author="Theo Olsthoorn" w:date="2025-04-18T11:45:00Z" w16du:dateUtc="2025-04-18T09:45:00Z">
        <w:r>
          <w:rPr>
            <w:rFonts w:cstheme="minorHAnsi"/>
            <w:bCs/>
            <w:sz w:val="24"/>
            <w:szCs w:val="24"/>
          </w:rPr>
          <w:t xml:space="preserve">numerical </w:t>
        </w:r>
      </w:ins>
      <w:r w:rsidR="00786B3F">
        <w:rPr>
          <w:rFonts w:cstheme="minorHAnsi"/>
          <w:bCs/>
          <w:sz w:val="24"/>
          <w:szCs w:val="24"/>
        </w:rPr>
        <w:t>i</w:t>
      </w:r>
      <w:r w:rsidR="00A74C38">
        <w:rPr>
          <w:rFonts w:cstheme="minorHAnsi"/>
          <w:bCs/>
          <w:sz w:val="24"/>
          <w:szCs w:val="24"/>
        </w:rPr>
        <w:t>mplementation</w:t>
      </w:r>
      <w:ins w:id="167" w:author="Theo Olsthoorn" w:date="2025-04-18T11:45:00Z" w16du:dateUtc="2025-04-18T09:45:00Z">
        <w:r>
          <w:rPr>
            <w:rFonts w:cstheme="minorHAnsi"/>
            <w:bCs/>
            <w:sz w:val="24"/>
            <w:szCs w:val="24"/>
          </w:rPr>
          <w:t>s</w:t>
        </w:r>
      </w:ins>
      <w:r w:rsidR="00A74C38">
        <w:rPr>
          <w:rFonts w:cstheme="minorHAnsi"/>
          <w:bCs/>
          <w:sz w:val="24"/>
          <w:szCs w:val="24"/>
        </w:rPr>
        <w:t xml:space="preserve"> </w:t>
      </w:r>
      <w:del w:id="168" w:author="Theo Olsthoorn" w:date="2025-04-18T11:45:00Z" w16du:dateUtc="2025-04-18T09:45:00Z">
        <w:r w:rsidR="00A74C38" w:rsidDel="00267E26">
          <w:rPr>
            <w:rFonts w:cstheme="minorHAnsi"/>
            <w:bCs/>
            <w:sz w:val="24"/>
            <w:szCs w:val="24"/>
          </w:rPr>
          <w:delText xml:space="preserve">in a numerical model </w:delText>
        </w:r>
        <w:r w:rsidR="007F45F0" w:rsidDel="00267E26">
          <w:rPr>
            <w:rFonts w:cstheme="minorHAnsi"/>
            <w:bCs/>
            <w:sz w:val="24"/>
            <w:szCs w:val="24"/>
          </w:rPr>
          <w:delText xml:space="preserve">requires </w:delText>
        </w:r>
      </w:del>
      <w:r w:rsidR="00B74026">
        <w:rPr>
          <w:rFonts w:cstheme="minorHAnsi"/>
          <w:bCs/>
          <w:sz w:val="24"/>
          <w:szCs w:val="24"/>
        </w:rPr>
        <w:t>specification</w:t>
      </w:r>
      <w:r w:rsidR="007F45F0">
        <w:rPr>
          <w:rFonts w:cstheme="minorHAnsi"/>
          <w:bCs/>
          <w:sz w:val="24"/>
          <w:szCs w:val="24"/>
        </w:rPr>
        <w:t xml:space="preserve"> </w:t>
      </w:r>
      <w:ins w:id="169" w:author="Theo Olsthoorn" w:date="2025-04-18T11:45:00Z" w16du:dateUtc="2025-04-18T09:45:00Z">
        <w:r>
          <w:rPr>
            <w:rFonts w:cstheme="minorHAnsi"/>
            <w:bCs/>
            <w:sz w:val="24"/>
            <w:szCs w:val="24"/>
          </w:rPr>
          <w:t>of the optimum time step and cell size</w:t>
        </w:r>
      </w:ins>
      <w:ins w:id="170" w:author="Theo Olsthoorn" w:date="2025-04-18T11:46:00Z" w16du:dateUtc="2025-04-18T09:46:00Z">
        <w:r w:rsidRPr="00267E26">
          <w:rPr>
            <w:rFonts w:cstheme="minorHAnsi"/>
            <w:bCs/>
            <w:sz w:val="24"/>
            <w:szCs w:val="24"/>
          </w:rPr>
          <w:t xml:space="preserve"> </w:t>
        </w:r>
        <w:r>
          <w:rPr>
            <w:rFonts w:cstheme="minorHAnsi"/>
            <w:bCs/>
            <w:sz w:val="24"/>
            <w:szCs w:val="24"/>
          </w:rPr>
          <w:t xml:space="preserve">to calculate the concentration from the dispersive mass-flux. </w:t>
        </w:r>
        <w:r>
          <w:rPr>
            <w:rFonts w:cstheme="minorHAnsi"/>
            <w:bCs/>
            <w:sz w:val="24"/>
            <w:szCs w:val="24"/>
          </w:rPr>
          <w:t xml:space="preserve">Such specification requires </w:t>
        </w:r>
      </w:ins>
      <w:del w:id="171" w:author="Theo Olsthoorn" w:date="2025-04-18T11:46:00Z" w16du:dateUtc="2025-04-18T09:46:00Z">
        <w:r w:rsidR="007F45F0" w:rsidDel="00267E26">
          <w:rPr>
            <w:rFonts w:cstheme="minorHAnsi"/>
            <w:bCs/>
            <w:sz w:val="24"/>
            <w:szCs w:val="24"/>
          </w:rPr>
          <w:delText>an</w:delText>
        </w:r>
        <w:r w:rsidR="009139C7" w:rsidDel="00267E26">
          <w:rPr>
            <w:rFonts w:cstheme="minorHAnsi"/>
            <w:bCs/>
            <w:sz w:val="24"/>
            <w:szCs w:val="24"/>
          </w:rPr>
          <w:delText>d</w:delText>
        </w:r>
        <w:r w:rsidR="007F45F0" w:rsidDel="00267E26">
          <w:rPr>
            <w:rFonts w:cstheme="minorHAnsi"/>
            <w:bCs/>
            <w:sz w:val="24"/>
            <w:szCs w:val="24"/>
          </w:rPr>
          <w:delText xml:space="preserve"> </w:delText>
        </w:r>
        <w:r w:rsidR="00647F7B" w:rsidDel="00267E26">
          <w:rPr>
            <w:rFonts w:cstheme="minorHAnsi"/>
            <w:bCs/>
            <w:sz w:val="24"/>
            <w:szCs w:val="24"/>
          </w:rPr>
          <w:delText>r</w:delText>
        </w:r>
      </w:del>
      <w:ins w:id="172" w:author="Theo Olsthoorn" w:date="2025-04-18T11:46:00Z" w16du:dateUtc="2025-04-18T09:46:00Z">
        <w:r>
          <w:rPr>
            <w:rFonts w:cstheme="minorHAnsi"/>
            <w:bCs/>
            <w:sz w:val="24"/>
            <w:szCs w:val="24"/>
          </w:rPr>
          <w:t>r</w:t>
        </w:r>
      </w:ins>
      <w:r w:rsidR="00647F7B">
        <w:rPr>
          <w:rFonts w:cstheme="minorHAnsi"/>
          <w:bCs/>
          <w:sz w:val="24"/>
          <w:szCs w:val="24"/>
        </w:rPr>
        <w:t xml:space="preserve">obust </w:t>
      </w:r>
      <w:r w:rsidR="007F45F0">
        <w:rPr>
          <w:rFonts w:cstheme="minorHAnsi"/>
          <w:bCs/>
          <w:sz w:val="24"/>
          <w:szCs w:val="24"/>
        </w:rPr>
        <w:t>testing</w:t>
      </w:r>
      <w:ins w:id="173" w:author="Theo Olsthoorn" w:date="2025-04-18T11:47:00Z" w16du:dateUtc="2025-04-18T09:47:00Z">
        <w:r>
          <w:rPr>
            <w:rFonts w:cstheme="minorHAnsi"/>
            <w:bCs/>
            <w:sz w:val="24"/>
            <w:szCs w:val="24"/>
          </w:rPr>
          <w:t>?</w:t>
        </w:r>
      </w:ins>
    </w:p>
    <w:p w14:paraId="72A0272D" w14:textId="77777777" w:rsidR="00267E26" w:rsidRDefault="00267E26" w:rsidP="00A74C38">
      <w:pPr>
        <w:rPr>
          <w:ins w:id="174" w:author="Theo Olsthoorn" w:date="2025-04-18T11:47:00Z" w16du:dateUtc="2025-04-18T09:47:00Z"/>
          <w:rFonts w:cstheme="minorHAnsi"/>
          <w:bCs/>
          <w:sz w:val="24"/>
          <w:szCs w:val="24"/>
        </w:rPr>
      </w:pPr>
    </w:p>
    <w:p w14:paraId="51482DEC" w14:textId="36D83607" w:rsidR="00A27D46" w:rsidRPr="00267E26" w:rsidRDefault="00267E26" w:rsidP="00A74C38">
      <w:pPr>
        <w:rPr>
          <w:rFonts w:cstheme="minorHAnsi"/>
          <w:sz w:val="24"/>
          <w:szCs w:val="24"/>
          <w:lang w:val="nl-NL"/>
          <w:rPrChange w:id="175" w:author="Theo Olsthoorn" w:date="2025-04-18T11:47:00Z" w16du:dateUtc="2025-04-18T09:47:00Z">
            <w:rPr>
              <w:rFonts w:cstheme="minorHAnsi"/>
              <w:sz w:val="24"/>
              <w:szCs w:val="24"/>
            </w:rPr>
          </w:rPrChange>
        </w:rPr>
      </w:pPr>
      <w:ins w:id="176" w:author="Theo Olsthoorn" w:date="2025-04-18T11:47:00Z" w16du:dateUtc="2025-04-18T09:47:00Z">
        <w:r w:rsidRPr="00267E26">
          <w:rPr>
            <w:rFonts w:cstheme="minorHAnsi"/>
            <w:bCs/>
            <w:sz w:val="24"/>
            <w:szCs w:val="24"/>
            <w:lang w:val="nl-NL"/>
            <w:rPrChange w:id="177" w:author="Theo Olsthoorn" w:date="2025-04-18T11:47:00Z" w16du:dateUtc="2025-04-18T09:47:00Z">
              <w:rPr>
                <w:rFonts w:cstheme="minorHAnsi"/>
                <w:bCs/>
                <w:sz w:val="24"/>
                <w:szCs w:val="24"/>
              </w:rPr>
            </w:rPrChange>
          </w:rPr>
          <w:t xml:space="preserve">Het lijkt geen goede zaak als </w:t>
        </w:r>
        <w:r>
          <w:rPr>
            <w:rFonts w:cstheme="minorHAnsi"/>
            <w:bCs/>
            <w:sz w:val="24"/>
            <w:szCs w:val="24"/>
            <w:lang w:val="nl-NL"/>
          </w:rPr>
          <w:t>je van tevoren uitvoerig onderzoek moet doen naar de grootte van de tijdstap en de celgroot</w:t>
        </w:r>
      </w:ins>
      <w:ins w:id="178" w:author="Theo Olsthoorn" w:date="2025-04-18T11:48:00Z" w16du:dateUtc="2025-04-18T09:48:00Z">
        <w:r>
          <w:rPr>
            <w:rFonts w:cstheme="minorHAnsi"/>
            <w:bCs/>
            <w:sz w:val="24"/>
            <w:szCs w:val="24"/>
            <w:lang w:val="nl-NL"/>
          </w:rPr>
          <w:t>te</w:t>
        </w:r>
      </w:ins>
      <w:del w:id="179" w:author="Theo Olsthoorn" w:date="2025-04-18T11:47:00Z" w16du:dateUtc="2025-04-18T09:47:00Z">
        <w:r w:rsidR="007F45F0" w:rsidRPr="00267E26" w:rsidDel="00267E26">
          <w:rPr>
            <w:rFonts w:cstheme="minorHAnsi"/>
            <w:bCs/>
            <w:sz w:val="24"/>
            <w:szCs w:val="24"/>
            <w:lang w:val="nl-NL"/>
            <w:rPrChange w:id="180" w:author="Theo Olsthoorn" w:date="2025-04-18T11:47:00Z" w16du:dateUtc="2025-04-18T09:47:00Z">
              <w:rPr>
                <w:rFonts w:cstheme="minorHAnsi"/>
                <w:bCs/>
                <w:sz w:val="24"/>
                <w:szCs w:val="24"/>
              </w:rPr>
            </w:rPrChange>
          </w:rPr>
          <w:delText xml:space="preserve"> of </w:delText>
        </w:r>
        <w:r w:rsidR="002A2893" w:rsidRPr="00267E26" w:rsidDel="00267E26">
          <w:rPr>
            <w:rFonts w:cstheme="minorHAnsi"/>
            <w:bCs/>
            <w:sz w:val="24"/>
            <w:szCs w:val="24"/>
            <w:lang w:val="nl-NL"/>
            <w:rPrChange w:id="181" w:author="Theo Olsthoorn" w:date="2025-04-18T11:47:00Z" w16du:dateUtc="2025-04-18T09:47:00Z">
              <w:rPr>
                <w:rFonts w:cstheme="minorHAnsi"/>
                <w:bCs/>
                <w:sz w:val="24"/>
                <w:szCs w:val="24"/>
              </w:rPr>
            </w:rPrChange>
          </w:rPr>
          <w:delText>the</w:delText>
        </w:r>
        <w:r w:rsidR="00A74C38" w:rsidRPr="00267E26" w:rsidDel="00267E26">
          <w:rPr>
            <w:rFonts w:cstheme="minorHAnsi"/>
            <w:bCs/>
            <w:sz w:val="24"/>
            <w:szCs w:val="24"/>
            <w:lang w:val="nl-NL"/>
            <w:rPrChange w:id="182" w:author="Theo Olsthoorn" w:date="2025-04-18T11:47:00Z" w16du:dateUtc="2025-04-18T09:47:00Z">
              <w:rPr>
                <w:rFonts w:cstheme="minorHAnsi"/>
                <w:bCs/>
                <w:sz w:val="24"/>
                <w:szCs w:val="24"/>
              </w:rPr>
            </w:rPrChange>
          </w:rPr>
          <w:delText xml:space="preserve"> optimum time step and cell-size</w:delText>
        </w:r>
      </w:del>
      <w:r w:rsidR="00647F7B" w:rsidRPr="00267E26">
        <w:rPr>
          <w:rFonts w:cstheme="minorHAnsi"/>
          <w:bCs/>
          <w:sz w:val="24"/>
          <w:szCs w:val="24"/>
          <w:lang w:val="nl-NL"/>
          <w:rPrChange w:id="183" w:author="Theo Olsthoorn" w:date="2025-04-18T11:47:00Z" w16du:dateUtc="2025-04-18T09:47:00Z">
            <w:rPr>
              <w:rFonts w:cstheme="minorHAnsi"/>
              <w:bCs/>
              <w:sz w:val="24"/>
              <w:szCs w:val="24"/>
            </w:rPr>
          </w:rPrChange>
        </w:rPr>
        <w:t xml:space="preserve"> </w:t>
      </w:r>
      <w:del w:id="184" w:author="Theo Olsthoorn" w:date="2025-04-18T11:46:00Z" w16du:dateUtc="2025-04-18T09:46:00Z">
        <w:r w:rsidR="00647F7B" w:rsidRPr="00267E26" w:rsidDel="00267E26">
          <w:rPr>
            <w:rFonts w:cstheme="minorHAnsi"/>
            <w:bCs/>
            <w:sz w:val="24"/>
            <w:szCs w:val="24"/>
            <w:lang w:val="nl-NL"/>
            <w:rPrChange w:id="185" w:author="Theo Olsthoorn" w:date="2025-04-18T11:47:00Z" w16du:dateUtc="2025-04-18T09:47:00Z">
              <w:rPr>
                <w:rFonts w:cstheme="minorHAnsi"/>
                <w:bCs/>
                <w:sz w:val="24"/>
                <w:szCs w:val="24"/>
              </w:rPr>
            </w:rPrChange>
          </w:rPr>
          <w:delText>to calculate the concentration from the dispersive mass-flux</w:delText>
        </w:r>
        <w:r w:rsidR="00A74C38" w:rsidRPr="00267E26" w:rsidDel="00267E26">
          <w:rPr>
            <w:rFonts w:cstheme="minorHAnsi"/>
            <w:bCs/>
            <w:sz w:val="24"/>
            <w:szCs w:val="24"/>
            <w:lang w:val="nl-NL"/>
            <w:rPrChange w:id="186" w:author="Theo Olsthoorn" w:date="2025-04-18T11:47:00Z" w16du:dateUtc="2025-04-18T09:47:00Z">
              <w:rPr>
                <w:rFonts w:cstheme="minorHAnsi"/>
                <w:bCs/>
                <w:sz w:val="24"/>
                <w:szCs w:val="24"/>
              </w:rPr>
            </w:rPrChange>
          </w:rPr>
          <w:delText xml:space="preserve">.  </w:delText>
        </w:r>
      </w:del>
      <w:ins w:id="187" w:author="Theo Olsthoorn" w:date="2025-04-18T11:48:00Z" w16du:dateUtc="2025-04-18T09:48:00Z">
        <w:r>
          <w:rPr>
            <w:rFonts w:cstheme="minorHAnsi"/>
            <w:bCs/>
            <w:sz w:val="24"/>
            <w:szCs w:val="24"/>
            <w:lang w:val="nl-NL"/>
          </w:rPr>
          <w:t xml:space="preserve">van je model voordat je deze methode zinvol kan toepassen. Ik denk dat er vanuit de theorie altijd een of ander criterium moet kunnen worden afgeleid, zoals een </w:t>
        </w:r>
        <w:proofErr w:type="spellStart"/>
        <w:r>
          <w:rPr>
            <w:rFonts w:cstheme="minorHAnsi"/>
            <w:bCs/>
            <w:sz w:val="24"/>
            <w:szCs w:val="24"/>
            <w:lang w:val="nl-NL"/>
          </w:rPr>
          <w:t>Pecl</w:t>
        </w:r>
      </w:ins>
      <w:ins w:id="188" w:author="Theo Olsthoorn" w:date="2025-04-18T11:49:00Z" w16du:dateUtc="2025-04-18T09:49:00Z">
        <w:r>
          <w:rPr>
            <w:rFonts w:cstheme="minorHAnsi"/>
            <w:bCs/>
            <w:sz w:val="24"/>
            <w:szCs w:val="24"/>
            <w:lang w:val="nl-NL"/>
          </w:rPr>
          <w:t>et</w:t>
        </w:r>
        <w:proofErr w:type="spellEnd"/>
        <w:r>
          <w:rPr>
            <w:rFonts w:cstheme="minorHAnsi"/>
            <w:bCs/>
            <w:sz w:val="24"/>
            <w:szCs w:val="24"/>
            <w:lang w:val="nl-NL"/>
          </w:rPr>
          <w:t xml:space="preserve"> getal, waar de </w:t>
        </w:r>
        <w:proofErr w:type="spellStart"/>
        <w:r>
          <w:rPr>
            <w:rFonts w:cstheme="minorHAnsi"/>
            <w:bCs/>
            <w:sz w:val="24"/>
            <w:szCs w:val="24"/>
            <w:lang w:val="nl-NL"/>
          </w:rPr>
          <w:t>de</w:t>
        </w:r>
        <w:proofErr w:type="spellEnd"/>
        <w:r>
          <w:rPr>
            <w:rFonts w:cstheme="minorHAnsi"/>
            <w:bCs/>
            <w:sz w:val="24"/>
            <w:szCs w:val="24"/>
            <w:lang w:val="nl-NL"/>
          </w:rPr>
          <w:t xml:space="preserve"> tijdstap en of de celgrootte baseert. Je kan die niet baseren op gissen en missen.</w:t>
        </w:r>
        <w:r w:rsidR="00DA5587">
          <w:rPr>
            <w:rFonts w:cstheme="minorHAnsi"/>
            <w:bCs/>
            <w:sz w:val="24"/>
            <w:szCs w:val="24"/>
            <w:lang w:val="nl-NL"/>
          </w:rPr>
          <w:t xml:space="preserve"> Dat is geen wetenschap.</w:t>
        </w:r>
      </w:ins>
    </w:p>
    <w:p w14:paraId="590C2B28" w14:textId="77777777" w:rsidR="00ED0E59" w:rsidRPr="00267E26" w:rsidRDefault="00ED0E59">
      <w:pPr>
        <w:rPr>
          <w:rFonts w:cstheme="minorHAnsi"/>
          <w:b/>
          <w:sz w:val="28"/>
          <w:szCs w:val="28"/>
          <w:lang w:val="nl-NL"/>
          <w:rPrChange w:id="189" w:author="Theo Olsthoorn" w:date="2025-04-18T11:47:00Z" w16du:dateUtc="2025-04-18T09:47:00Z">
            <w:rPr>
              <w:rFonts w:cstheme="minorHAnsi"/>
              <w:b/>
              <w:sz w:val="28"/>
              <w:szCs w:val="28"/>
            </w:rPr>
          </w:rPrChange>
        </w:rPr>
      </w:pPr>
      <w:r w:rsidRPr="00267E26">
        <w:rPr>
          <w:rFonts w:cstheme="minorHAnsi"/>
          <w:b/>
          <w:sz w:val="28"/>
          <w:szCs w:val="28"/>
          <w:lang w:val="nl-NL"/>
          <w:rPrChange w:id="190" w:author="Theo Olsthoorn" w:date="2025-04-18T11:47:00Z" w16du:dateUtc="2025-04-18T09:47:00Z">
            <w:rPr>
              <w:rFonts w:cstheme="minorHAnsi"/>
              <w:b/>
              <w:sz w:val="28"/>
              <w:szCs w:val="28"/>
            </w:rPr>
          </w:rPrChange>
        </w:rPr>
        <w:br w:type="page"/>
      </w:r>
    </w:p>
    <w:p w14:paraId="668DD989" w14:textId="02B1D227" w:rsidR="00C728C4" w:rsidRPr="00FE3E1F" w:rsidRDefault="00C728C4" w:rsidP="00245927">
      <w:pPr>
        <w:rPr>
          <w:rFonts w:cstheme="minorHAnsi"/>
          <w:b/>
          <w:sz w:val="28"/>
          <w:szCs w:val="28"/>
        </w:rPr>
      </w:pPr>
      <w:r w:rsidRPr="00FE3E1F">
        <w:rPr>
          <w:rFonts w:cstheme="minorHAnsi"/>
          <w:b/>
          <w:sz w:val="28"/>
          <w:szCs w:val="28"/>
        </w:rPr>
        <w:t>Introduction</w:t>
      </w:r>
    </w:p>
    <w:p w14:paraId="413C9A48" w14:textId="77777777" w:rsidR="00A27D46" w:rsidRPr="00FE3E1F" w:rsidRDefault="00A27D46" w:rsidP="00245927">
      <w:pPr>
        <w:rPr>
          <w:rFonts w:cstheme="minorHAnsi"/>
          <w:bCs/>
          <w:sz w:val="24"/>
          <w:szCs w:val="24"/>
        </w:rPr>
      </w:pPr>
    </w:p>
    <w:p w14:paraId="2A4040D5" w14:textId="6EE3B84B" w:rsidR="009A553B" w:rsidRPr="00CA39B4" w:rsidRDefault="00991283" w:rsidP="00245927">
      <w:pPr>
        <w:rPr>
          <w:sz w:val="24"/>
          <w:szCs w:val="24"/>
        </w:rPr>
      </w:pPr>
      <w:r w:rsidRPr="00CA39B4">
        <w:rPr>
          <w:sz w:val="24"/>
          <w:szCs w:val="24"/>
        </w:rPr>
        <w:t>“</w:t>
      </w:r>
      <w:r w:rsidR="001D57ED" w:rsidRPr="00CA39B4">
        <w:rPr>
          <w:sz w:val="24"/>
          <w:szCs w:val="24"/>
        </w:rPr>
        <w:t xml:space="preserve">The </w:t>
      </w:r>
      <w:ins w:id="191" w:author="Theo Olsthoorn" w:date="2025-04-15T20:44:00Z" w16du:dateUtc="2025-04-15T18:44:00Z">
        <w:r w:rsidR="0065140B">
          <w:rPr>
            <w:sz w:val="24"/>
            <w:szCs w:val="24"/>
          </w:rPr>
          <w:t xml:space="preserve">idea </w:t>
        </w:r>
      </w:ins>
      <w:del w:id="192" w:author="Theo Olsthoorn" w:date="2025-04-15T20:45:00Z" w16du:dateUtc="2025-04-15T18:45:00Z">
        <w:r w:rsidR="001D57ED" w:rsidRPr="00CA39B4" w:rsidDel="0065140B">
          <w:rPr>
            <w:sz w:val="24"/>
            <w:szCs w:val="24"/>
          </w:rPr>
          <w:delText xml:space="preserve">concept </w:delText>
        </w:r>
      </w:del>
      <w:r w:rsidR="001D57ED" w:rsidRPr="00CA39B4">
        <w:rPr>
          <w:sz w:val="24"/>
          <w:szCs w:val="24"/>
        </w:rPr>
        <w:t>that mechanical dispersion is</w:t>
      </w:r>
      <w:ins w:id="193" w:author="Theo Olsthoorn" w:date="2025-04-15T20:45:00Z" w16du:dateUtc="2025-04-15T18:45:00Z">
        <w:r w:rsidR="0065140B">
          <w:rPr>
            <w:sz w:val="24"/>
            <w:szCs w:val="24"/>
          </w:rPr>
          <w:t xml:space="preserve"> essentially </w:t>
        </w:r>
      </w:ins>
      <w:del w:id="194" w:author="Theo Olsthoorn" w:date="2025-04-15T20:45:00Z" w16du:dateUtc="2025-04-15T18:45:00Z">
        <w:r w:rsidR="001D57ED" w:rsidRPr="00CA39B4" w:rsidDel="0065140B">
          <w:rPr>
            <w:sz w:val="24"/>
            <w:szCs w:val="24"/>
          </w:rPr>
          <w:delText xml:space="preserve"> </w:delText>
        </w:r>
      </w:del>
      <w:r w:rsidR="001D57ED" w:rsidRPr="00CA39B4">
        <w:rPr>
          <w:sz w:val="24"/>
          <w:szCs w:val="24"/>
        </w:rPr>
        <w:t xml:space="preserve">driven by a </w:t>
      </w:r>
      <w:del w:id="195" w:author="Theo Olsthoorn" w:date="2025-04-15T20:44:00Z" w16du:dateUtc="2025-04-15T18:44:00Z">
        <w:r w:rsidR="001D57ED" w:rsidRPr="00CA39B4" w:rsidDel="0065140B">
          <w:rPr>
            <w:sz w:val="24"/>
            <w:szCs w:val="24"/>
          </w:rPr>
          <w:delText xml:space="preserve">variance in </w:delText>
        </w:r>
      </w:del>
      <w:r w:rsidR="001D57ED" w:rsidRPr="00CA39B4">
        <w:rPr>
          <w:sz w:val="24"/>
          <w:szCs w:val="24"/>
        </w:rPr>
        <w:t>velocity</w:t>
      </w:r>
      <w:ins w:id="196" w:author="Theo Olsthoorn" w:date="2025-04-15T20:44:00Z" w16du:dateUtc="2025-04-15T18:44:00Z">
        <w:r w:rsidR="0065140B">
          <w:rPr>
            <w:sz w:val="24"/>
            <w:szCs w:val="24"/>
          </w:rPr>
          <w:t xml:space="preserve"> variations</w:t>
        </w:r>
      </w:ins>
      <w:r w:rsidR="001D57ED" w:rsidRPr="00CA39B4">
        <w:rPr>
          <w:sz w:val="24"/>
          <w:szCs w:val="24"/>
        </w:rPr>
        <w:t>, rather than by the concentration gradient</w:t>
      </w:r>
      <w:ins w:id="197" w:author="Theo Olsthoorn" w:date="2025-04-15T20:45:00Z" w16du:dateUtc="2025-04-15T18:45:00Z">
        <w:r w:rsidR="0065140B">
          <w:rPr>
            <w:sz w:val="24"/>
            <w:szCs w:val="24"/>
          </w:rPr>
          <w:t>s as</w:t>
        </w:r>
      </w:ins>
      <w:r w:rsidR="001D57ED" w:rsidRPr="00CA39B4">
        <w:rPr>
          <w:sz w:val="24"/>
          <w:szCs w:val="24"/>
        </w:rPr>
        <w:t xml:space="preserve"> in the classical Fickian model, is a widely accepted</w:t>
      </w:r>
      <w:del w:id="198" w:author="Theo Olsthoorn" w:date="2025-04-15T20:45:00Z" w16du:dateUtc="2025-04-15T18:45:00Z">
        <w:r w:rsidR="001D57ED" w:rsidRPr="00CA39B4" w:rsidDel="0065140B">
          <w:rPr>
            <w:sz w:val="24"/>
            <w:szCs w:val="24"/>
          </w:rPr>
          <w:delText xml:space="preserve"> </w:delText>
        </w:r>
      </w:del>
      <w:ins w:id="199" w:author="Theo Olsthoorn" w:date="2025-04-15T20:45:00Z" w16du:dateUtc="2025-04-15T18:45:00Z">
        <w:r w:rsidR="0065140B">
          <w:rPr>
            <w:sz w:val="24"/>
            <w:szCs w:val="24"/>
          </w:rPr>
          <w:t xml:space="preserve">. Yet, </w:t>
        </w:r>
      </w:ins>
      <w:del w:id="200" w:author="Theo Olsthoorn" w:date="2025-04-15T20:45:00Z" w16du:dateUtc="2025-04-15T18:45:00Z">
        <w:r w:rsidR="001D57ED" w:rsidRPr="00CA39B4" w:rsidDel="0065140B">
          <w:rPr>
            <w:sz w:val="24"/>
            <w:szCs w:val="24"/>
          </w:rPr>
          <w:delText>principle, but</w:delText>
        </w:r>
      </w:del>
      <w:r w:rsidR="001D57ED" w:rsidRPr="00CA39B4">
        <w:rPr>
          <w:sz w:val="24"/>
          <w:szCs w:val="24"/>
        </w:rPr>
        <w:t xml:space="preserve"> it is a concept for which a practical</w:t>
      </w:r>
      <w:ins w:id="201" w:author="Theo Olsthoorn" w:date="2025-04-15T20:46:00Z" w16du:dateUtc="2025-04-15T18:46:00Z">
        <w:r w:rsidR="0065140B">
          <w:rPr>
            <w:sz w:val="24"/>
            <w:szCs w:val="24"/>
          </w:rPr>
          <w:t xml:space="preserve"> numerical</w:t>
        </w:r>
      </w:ins>
      <w:r w:rsidR="001D57ED" w:rsidRPr="00CA39B4">
        <w:rPr>
          <w:sz w:val="24"/>
          <w:szCs w:val="24"/>
        </w:rPr>
        <w:t xml:space="preserve"> implementation is </w:t>
      </w:r>
      <w:ins w:id="202" w:author="Theo Olsthoorn" w:date="2025-04-15T20:45:00Z" w16du:dateUtc="2025-04-15T18:45:00Z">
        <w:r w:rsidR="0065140B">
          <w:rPr>
            <w:sz w:val="24"/>
            <w:szCs w:val="24"/>
          </w:rPr>
          <w:t xml:space="preserve">still </w:t>
        </w:r>
      </w:ins>
      <w:r w:rsidR="001D57ED" w:rsidRPr="00CA39B4">
        <w:rPr>
          <w:sz w:val="24"/>
          <w:szCs w:val="24"/>
        </w:rPr>
        <w:t xml:space="preserve">lacking and unproven. The groundwater community </w:t>
      </w:r>
      <w:ins w:id="203" w:author="Theo Olsthoorn" w:date="2025-04-15T20:46:00Z" w16du:dateUtc="2025-04-15T18:46:00Z">
        <w:r w:rsidR="0065140B">
          <w:rPr>
            <w:sz w:val="24"/>
            <w:szCs w:val="24"/>
          </w:rPr>
          <w:t xml:space="preserve">has been waiting for </w:t>
        </w:r>
      </w:ins>
      <w:del w:id="204" w:author="Theo Olsthoorn" w:date="2025-04-15T20:46:00Z" w16du:dateUtc="2025-04-15T18:46:00Z">
        <w:r w:rsidR="001D57ED" w:rsidRPr="00CA39B4" w:rsidDel="0065140B">
          <w:rPr>
            <w:sz w:val="24"/>
            <w:szCs w:val="24"/>
          </w:rPr>
          <w:delText xml:space="preserve">needs and eagerly awaits </w:delText>
        </w:r>
      </w:del>
      <w:r w:rsidR="001D57ED" w:rsidRPr="00CA39B4">
        <w:rPr>
          <w:sz w:val="24"/>
          <w:szCs w:val="24"/>
        </w:rPr>
        <w:t>a theor</w:t>
      </w:r>
      <w:ins w:id="205" w:author="Theo Olsthoorn" w:date="2025-04-15T20:47:00Z" w16du:dateUtc="2025-04-15T18:47:00Z">
        <w:r w:rsidR="0065140B">
          <w:rPr>
            <w:sz w:val="24"/>
            <w:szCs w:val="24"/>
          </w:rPr>
          <w:t xml:space="preserve">y-based </w:t>
        </w:r>
      </w:ins>
      <w:del w:id="206" w:author="Theo Olsthoorn" w:date="2025-04-15T20:47:00Z" w16du:dateUtc="2025-04-15T18:47:00Z">
        <w:r w:rsidR="001D57ED" w:rsidRPr="00CA39B4" w:rsidDel="0065140B">
          <w:rPr>
            <w:sz w:val="24"/>
            <w:szCs w:val="24"/>
          </w:rPr>
          <w:delText xml:space="preserve">etical </w:delText>
        </w:r>
      </w:del>
      <w:r w:rsidR="001D57ED" w:rsidRPr="00CA39B4">
        <w:rPr>
          <w:sz w:val="24"/>
          <w:szCs w:val="24"/>
        </w:rPr>
        <w:t xml:space="preserve">development that </w:t>
      </w:r>
      <w:del w:id="207" w:author="Theo Olsthoorn" w:date="2025-04-15T20:47:00Z" w16du:dateUtc="2025-04-15T18:47:00Z">
        <w:r w:rsidR="001D57ED" w:rsidRPr="00CA39B4" w:rsidDel="00AD082A">
          <w:rPr>
            <w:sz w:val="24"/>
            <w:szCs w:val="24"/>
          </w:rPr>
          <w:delText xml:space="preserve">provides </w:delText>
        </w:r>
      </w:del>
      <w:r w:rsidR="001D57ED" w:rsidRPr="00CA39B4">
        <w:rPr>
          <w:sz w:val="24"/>
          <w:szCs w:val="24"/>
        </w:rPr>
        <w:t>support</w:t>
      </w:r>
      <w:ins w:id="208" w:author="Theo Olsthoorn" w:date="2025-04-15T20:47:00Z" w16du:dateUtc="2025-04-15T18:47:00Z">
        <w:r w:rsidR="00AD082A">
          <w:rPr>
            <w:sz w:val="24"/>
            <w:szCs w:val="24"/>
          </w:rPr>
          <w:t>s</w:t>
        </w:r>
      </w:ins>
      <w:r w:rsidR="001D57ED" w:rsidRPr="00CA39B4">
        <w:rPr>
          <w:sz w:val="24"/>
          <w:szCs w:val="24"/>
        </w:rPr>
        <w:t xml:space="preserve"> </w:t>
      </w:r>
      <w:del w:id="209" w:author="Theo Olsthoorn" w:date="2025-04-15T20:47:00Z" w16du:dateUtc="2025-04-15T18:47:00Z">
        <w:r w:rsidR="001D57ED" w:rsidRPr="00CA39B4" w:rsidDel="00AD082A">
          <w:rPr>
            <w:sz w:val="24"/>
            <w:szCs w:val="24"/>
          </w:rPr>
          <w:delText xml:space="preserve">for </w:delText>
        </w:r>
      </w:del>
      <w:r w:rsidR="001D57ED" w:rsidRPr="00CA39B4">
        <w:rPr>
          <w:sz w:val="24"/>
          <w:szCs w:val="24"/>
        </w:rPr>
        <w:t xml:space="preserve">this theory and </w:t>
      </w:r>
      <w:del w:id="210" w:author="Theo Olsthoorn" w:date="2025-04-15T20:47:00Z" w16du:dateUtc="2025-04-15T18:47:00Z">
        <w:r w:rsidR="001D57ED" w:rsidRPr="00CA39B4" w:rsidDel="00AD082A">
          <w:rPr>
            <w:sz w:val="24"/>
            <w:szCs w:val="24"/>
          </w:rPr>
          <w:delText xml:space="preserve">that </w:delText>
        </w:r>
      </w:del>
      <w:r w:rsidR="001D57ED" w:rsidRPr="00CA39B4">
        <w:rPr>
          <w:sz w:val="24"/>
          <w:szCs w:val="24"/>
        </w:rPr>
        <w:t>offers a reasonable and practical way to implement it.</w:t>
      </w:r>
      <w:r w:rsidRPr="00CA39B4">
        <w:rPr>
          <w:sz w:val="24"/>
          <w:szCs w:val="24"/>
        </w:rPr>
        <w:t>”</w:t>
      </w:r>
      <w:r w:rsidR="001D57ED" w:rsidRPr="00CA39B4">
        <w:rPr>
          <w:sz w:val="24"/>
          <w:szCs w:val="24"/>
        </w:rPr>
        <w:t xml:space="preserve"> </w:t>
      </w:r>
      <w:r w:rsidR="005D4940" w:rsidRPr="00CA39B4">
        <w:rPr>
          <w:sz w:val="24"/>
          <w:szCs w:val="24"/>
        </w:rPr>
        <w:t xml:space="preserve">(Comment </w:t>
      </w:r>
      <w:r w:rsidR="00F57498">
        <w:rPr>
          <w:sz w:val="24"/>
          <w:szCs w:val="24"/>
        </w:rPr>
        <w:t xml:space="preserve">in </w:t>
      </w:r>
      <w:r w:rsidR="00AB5DE6">
        <w:rPr>
          <w:sz w:val="24"/>
          <w:szCs w:val="24"/>
        </w:rPr>
        <w:t xml:space="preserve">a </w:t>
      </w:r>
      <w:r w:rsidR="005D4940" w:rsidRPr="00CA39B4">
        <w:rPr>
          <w:sz w:val="24"/>
          <w:szCs w:val="24"/>
        </w:rPr>
        <w:t>review o</w:t>
      </w:r>
      <w:r w:rsidR="00AB5DE6">
        <w:rPr>
          <w:sz w:val="24"/>
          <w:szCs w:val="24"/>
        </w:rPr>
        <w:t>f a</w:t>
      </w:r>
      <w:r w:rsidR="005D4940" w:rsidRPr="00CA39B4">
        <w:rPr>
          <w:sz w:val="24"/>
          <w:szCs w:val="24"/>
        </w:rPr>
        <w:t xml:space="preserve"> previous </w:t>
      </w:r>
      <w:r w:rsidR="005C5EA8">
        <w:rPr>
          <w:sz w:val="24"/>
          <w:szCs w:val="24"/>
        </w:rPr>
        <w:t xml:space="preserve">version of </w:t>
      </w:r>
      <w:r w:rsidR="00AB5DE6">
        <w:rPr>
          <w:sz w:val="24"/>
          <w:szCs w:val="24"/>
        </w:rPr>
        <w:t xml:space="preserve">the </w:t>
      </w:r>
      <w:r w:rsidR="005C5EA8">
        <w:rPr>
          <w:sz w:val="24"/>
          <w:szCs w:val="24"/>
        </w:rPr>
        <w:t>manuscript</w:t>
      </w:r>
      <w:r w:rsidR="005D4940" w:rsidRPr="00CA39B4">
        <w:rPr>
          <w:sz w:val="24"/>
          <w:szCs w:val="24"/>
        </w:rPr>
        <w:t>, Groundwater 2025)</w:t>
      </w:r>
      <w:r w:rsidR="00C10783" w:rsidRPr="00CA39B4">
        <w:rPr>
          <w:sz w:val="24"/>
          <w:szCs w:val="24"/>
        </w:rPr>
        <w:t>.</w:t>
      </w:r>
    </w:p>
    <w:p w14:paraId="41BCB426" w14:textId="77777777" w:rsidR="00D0149A" w:rsidRPr="00FE3E1F" w:rsidRDefault="00D0149A" w:rsidP="00245927">
      <w:pPr>
        <w:rPr>
          <w:rFonts w:cstheme="minorHAnsi"/>
          <w:bCs/>
          <w:sz w:val="24"/>
          <w:szCs w:val="24"/>
        </w:rPr>
      </w:pPr>
    </w:p>
    <w:p w14:paraId="16E6BC3B" w14:textId="6F0DB81C" w:rsidR="00CA15E4" w:rsidRPr="00FE3E1F" w:rsidRDefault="003E79AF" w:rsidP="00245927">
      <w:pPr>
        <w:rPr>
          <w:rFonts w:cstheme="minorHAnsi"/>
          <w:bCs/>
          <w:sz w:val="24"/>
          <w:szCs w:val="24"/>
        </w:rPr>
      </w:pPr>
      <w:r>
        <w:rPr>
          <w:rFonts w:cstheme="minorHAnsi"/>
          <w:bCs/>
          <w:sz w:val="24"/>
          <w:szCs w:val="24"/>
        </w:rPr>
        <w:t>As a next step in the development</w:t>
      </w:r>
      <w:r w:rsidR="00CA15E4" w:rsidRPr="00FE3E1F">
        <w:rPr>
          <w:rFonts w:cstheme="minorHAnsi"/>
          <w:bCs/>
          <w:sz w:val="24"/>
          <w:szCs w:val="24"/>
        </w:rPr>
        <w:t xml:space="preserve"> of</w:t>
      </w:r>
      <w:r w:rsidR="003F1876" w:rsidRPr="00FE3E1F">
        <w:rPr>
          <w:rFonts w:cstheme="minorHAnsi"/>
          <w:bCs/>
          <w:sz w:val="24"/>
          <w:szCs w:val="24"/>
        </w:rPr>
        <w:t xml:space="preserve"> the </w:t>
      </w:r>
      <w:r w:rsidR="00D55A5A" w:rsidRPr="00FE3E1F">
        <w:rPr>
          <w:rFonts w:cstheme="minorHAnsi"/>
          <w:bCs/>
          <w:sz w:val="24"/>
          <w:szCs w:val="24"/>
        </w:rPr>
        <w:t>method</w:t>
      </w:r>
      <w:r w:rsidR="003F1876" w:rsidRPr="00FE3E1F">
        <w:rPr>
          <w:rFonts w:cstheme="minorHAnsi"/>
          <w:bCs/>
          <w:sz w:val="24"/>
          <w:szCs w:val="24"/>
        </w:rPr>
        <w:t xml:space="preserve"> of Advective Transport Phenomena (ATP) </w:t>
      </w:r>
      <w:r w:rsidR="00747281">
        <w:rPr>
          <w:rFonts w:cstheme="minorHAnsi"/>
          <w:bCs/>
          <w:sz w:val="24"/>
          <w:szCs w:val="24"/>
        </w:rPr>
        <w:t xml:space="preserve">as </w:t>
      </w:r>
      <w:r w:rsidR="00CA15E4" w:rsidRPr="00FE3E1F">
        <w:rPr>
          <w:rFonts w:cstheme="minorHAnsi"/>
          <w:bCs/>
          <w:sz w:val="24"/>
          <w:szCs w:val="24"/>
        </w:rPr>
        <w:t>p</w:t>
      </w:r>
      <w:r w:rsidR="00747281">
        <w:rPr>
          <w:rFonts w:cstheme="minorHAnsi"/>
          <w:bCs/>
          <w:sz w:val="24"/>
          <w:szCs w:val="24"/>
        </w:rPr>
        <w:t>ublished</w:t>
      </w:r>
      <w:r w:rsidR="00CA15E4" w:rsidRPr="00FE3E1F">
        <w:rPr>
          <w:rFonts w:cstheme="minorHAnsi"/>
          <w:bCs/>
          <w:sz w:val="24"/>
          <w:szCs w:val="24"/>
        </w:rPr>
        <w:t xml:space="preserve"> </w:t>
      </w:r>
      <w:r w:rsidR="003F1876" w:rsidRPr="00FE3E1F">
        <w:rPr>
          <w:rFonts w:cstheme="minorHAnsi"/>
          <w:bCs/>
          <w:sz w:val="24"/>
          <w:szCs w:val="24"/>
        </w:rPr>
        <w:t>in De Lange (2020, 2022, 2024), the p</w:t>
      </w:r>
      <w:r w:rsidR="008B61CF" w:rsidRPr="00FE3E1F">
        <w:rPr>
          <w:rFonts w:cstheme="minorHAnsi"/>
          <w:bCs/>
          <w:sz w:val="24"/>
          <w:szCs w:val="24"/>
        </w:rPr>
        <w:t>resent work</w:t>
      </w:r>
      <w:r w:rsidR="001A462D" w:rsidRPr="00FE3E1F">
        <w:rPr>
          <w:rFonts w:cstheme="minorHAnsi"/>
          <w:bCs/>
          <w:sz w:val="24"/>
          <w:szCs w:val="24"/>
        </w:rPr>
        <w:t xml:space="preserve"> </w:t>
      </w:r>
      <w:r w:rsidR="00AC3A0A" w:rsidRPr="00FE3E1F">
        <w:rPr>
          <w:rFonts w:cstheme="minorHAnsi"/>
          <w:bCs/>
          <w:sz w:val="24"/>
          <w:szCs w:val="24"/>
        </w:rPr>
        <w:t xml:space="preserve">aims </w:t>
      </w:r>
      <w:r w:rsidR="001A462D" w:rsidRPr="00FE3E1F">
        <w:rPr>
          <w:rFonts w:cstheme="minorHAnsi"/>
          <w:bCs/>
          <w:sz w:val="24"/>
          <w:szCs w:val="24"/>
        </w:rPr>
        <w:t>to</w:t>
      </w:r>
      <w:r w:rsidR="00AC3A0A" w:rsidRPr="00FE3E1F">
        <w:rPr>
          <w:rFonts w:cstheme="minorHAnsi"/>
          <w:bCs/>
          <w:sz w:val="24"/>
          <w:szCs w:val="24"/>
        </w:rPr>
        <w:t xml:space="preserve"> fill th</w:t>
      </w:r>
      <w:r w:rsidR="001A462D" w:rsidRPr="00FE3E1F">
        <w:rPr>
          <w:rFonts w:cstheme="minorHAnsi"/>
          <w:bCs/>
          <w:sz w:val="24"/>
          <w:szCs w:val="24"/>
        </w:rPr>
        <w:t>e</w:t>
      </w:r>
      <w:r w:rsidR="00817BE4" w:rsidRPr="00FE3E1F">
        <w:rPr>
          <w:rFonts w:cstheme="minorHAnsi"/>
          <w:bCs/>
          <w:sz w:val="24"/>
          <w:szCs w:val="24"/>
        </w:rPr>
        <w:t xml:space="preserve"> </w:t>
      </w:r>
      <w:r w:rsidR="00F7785A">
        <w:rPr>
          <w:rFonts w:cstheme="minorHAnsi"/>
          <w:bCs/>
          <w:sz w:val="24"/>
          <w:szCs w:val="24"/>
        </w:rPr>
        <w:t xml:space="preserve">theoretical </w:t>
      </w:r>
      <w:r w:rsidR="00AC3A0A" w:rsidRPr="00FE3E1F">
        <w:rPr>
          <w:rFonts w:cstheme="minorHAnsi"/>
          <w:bCs/>
          <w:sz w:val="24"/>
          <w:szCs w:val="24"/>
        </w:rPr>
        <w:t>gap</w:t>
      </w:r>
      <w:r w:rsidR="00592BA0" w:rsidRPr="00FE3E1F">
        <w:rPr>
          <w:rFonts w:cstheme="minorHAnsi"/>
          <w:bCs/>
          <w:sz w:val="24"/>
          <w:szCs w:val="24"/>
        </w:rPr>
        <w:t xml:space="preserve"> </w:t>
      </w:r>
      <w:r w:rsidR="00CA15E4" w:rsidRPr="00FE3E1F">
        <w:rPr>
          <w:rFonts w:cstheme="minorHAnsi"/>
          <w:bCs/>
          <w:sz w:val="24"/>
          <w:szCs w:val="24"/>
        </w:rPr>
        <w:t xml:space="preserve">mentioned above </w:t>
      </w:r>
      <w:r w:rsidR="00592BA0" w:rsidRPr="00FE3E1F">
        <w:rPr>
          <w:rFonts w:cstheme="minorHAnsi"/>
          <w:bCs/>
          <w:sz w:val="24"/>
          <w:szCs w:val="24"/>
        </w:rPr>
        <w:t xml:space="preserve">and </w:t>
      </w:r>
      <w:r w:rsidR="001A462D" w:rsidRPr="00FE3E1F">
        <w:rPr>
          <w:rFonts w:cstheme="minorHAnsi"/>
          <w:bCs/>
          <w:sz w:val="24"/>
          <w:szCs w:val="24"/>
        </w:rPr>
        <w:t>to deepen</w:t>
      </w:r>
      <w:r w:rsidR="00592BA0" w:rsidRPr="00FE3E1F">
        <w:rPr>
          <w:rFonts w:cstheme="minorHAnsi"/>
          <w:bCs/>
          <w:sz w:val="24"/>
          <w:szCs w:val="24"/>
        </w:rPr>
        <w:t xml:space="preserve"> </w:t>
      </w:r>
      <w:r w:rsidR="00817BE4" w:rsidRPr="00FE3E1F">
        <w:rPr>
          <w:rFonts w:cstheme="minorHAnsi"/>
          <w:bCs/>
          <w:sz w:val="24"/>
          <w:szCs w:val="24"/>
        </w:rPr>
        <w:t xml:space="preserve">the </w:t>
      </w:r>
      <w:r w:rsidR="00592BA0" w:rsidRPr="00FE3E1F">
        <w:rPr>
          <w:rFonts w:cstheme="minorHAnsi"/>
          <w:bCs/>
          <w:sz w:val="24"/>
          <w:szCs w:val="24"/>
        </w:rPr>
        <w:t xml:space="preserve">understanding </w:t>
      </w:r>
      <w:r w:rsidR="00817BE4" w:rsidRPr="00FE3E1F">
        <w:rPr>
          <w:rFonts w:cstheme="minorHAnsi"/>
          <w:bCs/>
          <w:sz w:val="24"/>
          <w:szCs w:val="24"/>
        </w:rPr>
        <w:t>of</w:t>
      </w:r>
      <w:r w:rsidR="00592BA0" w:rsidRPr="00FE3E1F">
        <w:rPr>
          <w:rFonts w:cstheme="minorHAnsi"/>
          <w:bCs/>
          <w:sz w:val="24"/>
          <w:szCs w:val="24"/>
        </w:rPr>
        <w:t xml:space="preserve"> mechanical dispersion </w:t>
      </w:r>
      <w:r w:rsidR="00817BE4" w:rsidRPr="00FE3E1F">
        <w:rPr>
          <w:rFonts w:cstheme="minorHAnsi"/>
          <w:bCs/>
          <w:sz w:val="24"/>
          <w:szCs w:val="24"/>
        </w:rPr>
        <w:t>in</w:t>
      </w:r>
      <w:r w:rsidR="00592BA0" w:rsidRPr="00FE3E1F">
        <w:rPr>
          <w:rFonts w:cstheme="minorHAnsi"/>
          <w:bCs/>
          <w:sz w:val="24"/>
          <w:szCs w:val="24"/>
        </w:rPr>
        <w:t xml:space="preserve"> </w:t>
      </w:r>
      <w:del w:id="211" w:author="Theo Olsthoorn" w:date="2025-04-15T20:48:00Z" w16du:dateUtc="2025-04-15T18:48:00Z">
        <w:r w:rsidR="00817BE4" w:rsidRPr="00FE3E1F" w:rsidDel="00AD082A">
          <w:rPr>
            <w:rFonts w:cstheme="minorHAnsi"/>
            <w:bCs/>
            <w:sz w:val="24"/>
            <w:szCs w:val="24"/>
          </w:rPr>
          <w:delText xml:space="preserve">the </w:delText>
        </w:r>
      </w:del>
      <w:r w:rsidR="00592BA0" w:rsidRPr="00FE3E1F">
        <w:rPr>
          <w:rFonts w:cstheme="minorHAnsi"/>
          <w:bCs/>
          <w:sz w:val="24"/>
          <w:szCs w:val="24"/>
        </w:rPr>
        <w:t>groundwater</w:t>
      </w:r>
      <w:del w:id="212" w:author="Theo Olsthoorn" w:date="2025-04-15T20:48:00Z" w16du:dateUtc="2025-04-15T18:48:00Z">
        <w:r w:rsidR="00592BA0" w:rsidRPr="00FE3E1F" w:rsidDel="00AD082A">
          <w:rPr>
            <w:rFonts w:cstheme="minorHAnsi"/>
            <w:bCs/>
            <w:sz w:val="24"/>
            <w:szCs w:val="24"/>
          </w:rPr>
          <w:delText xml:space="preserve"> </w:delText>
        </w:r>
        <w:r w:rsidR="00817BE4" w:rsidRPr="00FE3E1F" w:rsidDel="00AD082A">
          <w:rPr>
            <w:rFonts w:cstheme="minorHAnsi"/>
            <w:bCs/>
            <w:sz w:val="24"/>
            <w:szCs w:val="24"/>
          </w:rPr>
          <w:delText>community</w:delText>
        </w:r>
      </w:del>
      <w:r w:rsidR="00592BA0" w:rsidRPr="00FE3E1F">
        <w:rPr>
          <w:rFonts w:cstheme="minorHAnsi"/>
          <w:bCs/>
          <w:sz w:val="24"/>
          <w:szCs w:val="24"/>
        </w:rPr>
        <w:t>.</w:t>
      </w:r>
      <w:r w:rsidR="003F1876" w:rsidRPr="00FE3E1F">
        <w:rPr>
          <w:rFonts w:cstheme="minorHAnsi"/>
          <w:bCs/>
          <w:sz w:val="24"/>
          <w:szCs w:val="24"/>
        </w:rPr>
        <w:t xml:space="preserve"> </w:t>
      </w:r>
      <w:r w:rsidR="00782EC6" w:rsidRPr="00FE3E1F">
        <w:rPr>
          <w:rFonts w:cstheme="minorHAnsi"/>
          <w:bCs/>
          <w:sz w:val="24"/>
          <w:szCs w:val="24"/>
        </w:rPr>
        <w:t xml:space="preserve">A new </w:t>
      </w:r>
      <w:r w:rsidR="00DE5CB2">
        <w:rPr>
          <w:rFonts w:cstheme="minorHAnsi"/>
          <w:bCs/>
          <w:sz w:val="24"/>
          <w:szCs w:val="24"/>
        </w:rPr>
        <w:t>parameter</w:t>
      </w:r>
      <w:r w:rsidR="00782EC6" w:rsidRPr="00FE3E1F">
        <w:rPr>
          <w:rFonts w:cstheme="minorHAnsi"/>
          <w:bCs/>
          <w:sz w:val="24"/>
          <w:szCs w:val="24"/>
        </w:rPr>
        <w:t xml:space="preserve"> for dispersive mass transport is presented that </w:t>
      </w:r>
      <w:r w:rsidR="00747281">
        <w:rPr>
          <w:rFonts w:cstheme="minorHAnsi"/>
          <w:bCs/>
          <w:sz w:val="24"/>
          <w:szCs w:val="24"/>
        </w:rPr>
        <w:t>is intended to replace</w:t>
      </w:r>
      <w:r w:rsidR="00991283" w:rsidRPr="00FE3E1F">
        <w:rPr>
          <w:rFonts w:cstheme="minorHAnsi"/>
          <w:bCs/>
          <w:sz w:val="24"/>
          <w:szCs w:val="24"/>
        </w:rPr>
        <w:t xml:space="preserve"> the classical dispersivity parameter</w:t>
      </w:r>
      <w:r w:rsidR="00747281">
        <w:rPr>
          <w:rFonts w:cstheme="minorHAnsi"/>
          <w:bCs/>
          <w:sz w:val="24"/>
          <w:szCs w:val="24"/>
        </w:rPr>
        <w:t xml:space="preserve"> in </w:t>
      </w:r>
      <w:r w:rsidR="005C7D68">
        <w:rPr>
          <w:rFonts w:cstheme="minorHAnsi"/>
          <w:bCs/>
          <w:sz w:val="24"/>
          <w:szCs w:val="24"/>
        </w:rPr>
        <w:t xml:space="preserve">numerical </w:t>
      </w:r>
      <w:r w:rsidR="00747281">
        <w:rPr>
          <w:rFonts w:cstheme="minorHAnsi"/>
          <w:bCs/>
          <w:sz w:val="24"/>
          <w:szCs w:val="24"/>
        </w:rPr>
        <w:t>modeling</w:t>
      </w:r>
      <w:r w:rsidR="00A24A41" w:rsidRPr="00FE3E1F">
        <w:rPr>
          <w:rFonts w:cstheme="minorHAnsi"/>
          <w:bCs/>
          <w:sz w:val="24"/>
          <w:szCs w:val="24"/>
        </w:rPr>
        <w:t>.</w:t>
      </w:r>
    </w:p>
    <w:p w14:paraId="40348F1F" w14:textId="77777777" w:rsidR="00CA15E4" w:rsidRPr="00FE3E1F" w:rsidRDefault="00CA15E4" w:rsidP="00245927">
      <w:pPr>
        <w:rPr>
          <w:rFonts w:cstheme="minorHAnsi"/>
          <w:bCs/>
          <w:sz w:val="24"/>
          <w:szCs w:val="24"/>
        </w:rPr>
      </w:pPr>
    </w:p>
    <w:p w14:paraId="05870618" w14:textId="47A22344" w:rsidR="00AE4FE7" w:rsidRPr="00FE3E1F" w:rsidRDefault="00D55A5A" w:rsidP="00245927">
      <w:pPr>
        <w:rPr>
          <w:rFonts w:cstheme="minorHAnsi"/>
          <w:bCs/>
          <w:sz w:val="24"/>
          <w:szCs w:val="24"/>
        </w:rPr>
      </w:pPr>
      <w:del w:id="213" w:author="Theo Olsthoorn" w:date="2025-04-15T20:49:00Z" w16du:dateUtc="2025-04-15T18:49:00Z">
        <w:r w:rsidRPr="00FE3E1F" w:rsidDel="00AD082A">
          <w:rPr>
            <w:rFonts w:cstheme="minorHAnsi"/>
            <w:bCs/>
            <w:sz w:val="24"/>
            <w:szCs w:val="24"/>
          </w:rPr>
          <w:delText>In</w:delText>
        </w:r>
        <w:r w:rsidR="009E3F03" w:rsidDel="00AD082A">
          <w:rPr>
            <w:rFonts w:cstheme="minorHAnsi"/>
            <w:bCs/>
            <w:sz w:val="24"/>
            <w:szCs w:val="24"/>
          </w:rPr>
          <w:delText xml:space="preserve"> the method of</w:delText>
        </w:r>
        <w:r w:rsidR="00905C24" w:rsidRPr="00FE3E1F" w:rsidDel="00AD082A">
          <w:rPr>
            <w:rFonts w:cstheme="minorHAnsi"/>
            <w:bCs/>
            <w:sz w:val="24"/>
            <w:szCs w:val="24"/>
          </w:rPr>
          <w:delText xml:space="preserve"> </w:delText>
        </w:r>
        <w:r w:rsidR="003F1876" w:rsidRPr="00FE3E1F" w:rsidDel="00AD082A">
          <w:rPr>
            <w:rFonts w:cstheme="minorHAnsi"/>
            <w:bCs/>
            <w:sz w:val="24"/>
            <w:szCs w:val="24"/>
          </w:rPr>
          <w:delText>ATP</w:delText>
        </w:r>
        <w:r w:rsidR="00905C24" w:rsidRPr="00FE3E1F" w:rsidDel="00AD082A">
          <w:rPr>
            <w:rFonts w:cstheme="minorHAnsi"/>
            <w:bCs/>
            <w:sz w:val="24"/>
            <w:szCs w:val="24"/>
          </w:rPr>
          <w:delText xml:space="preserve"> (</w:delText>
        </w:r>
      </w:del>
      <w:r w:rsidR="00905C24" w:rsidRPr="00FE3E1F">
        <w:rPr>
          <w:rFonts w:cstheme="minorHAnsi"/>
          <w:bCs/>
          <w:sz w:val="24"/>
          <w:szCs w:val="24"/>
        </w:rPr>
        <w:t>De Lange 2020</w:t>
      </w:r>
      <w:del w:id="214" w:author="Theo Olsthoorn" w:date="2025-04-15T20:49:00Z" w16du:dateUtc="2025-04-15T18:49:00Z">
        <w:r w:rsidR="00905C24" w:rsidRPr="00FE3E1F" w:rsidDel="00AD082A">
          <w:rPr>
            <w:rFonts w:cstheme="minorHAnsi"/>
            <w:bCs/>
            <w:sz w:val="24"/>
            <w:szCs w:val="24"/>
          </w:rPr>
          <w:delText>)</w:delText>
        </w:r>
      </w:del>
      <w:r w:rsidRPr="00FE3E1F">
        <w:rPr>
          <w:rFonts w:cstheme="minorHAnsi"/>
          <w:bCs/>
          <w:sz w:val="24"/>
          <w:szCs w:val="24"/>
        </w:rPr>
        <w:t>,</w:t>
      </w:r>
      <w:r w:rsidR="00592BA0" w:rsidRPr="00FE3E1F">
        <w:rPr>
          <w:rFonts w:cstheme="minorHAnsi"/>
          <w:bCs/>
          <w:sz w:val="24"/>
          <w:szCs w:val="24"/>
        </w:rPr>
        <w:t xml:space="preserve"> </w:t>
      </w:r>
      <w:del w:id="215" w:author="Theo Olsthoorn" w:date="2025-04-15T20:49:00Z" w16du:dateUtc="2025-04-15T18:49:00Z">
        <w:r w:rsidR="00592BA0" w:rsidRPr="00FE3E1F" w:rsidDel="00AD082A">
          <w:rPr>
            <w:rFonts w:cstheme="minorHAnsi"/>
            <w:bCs/>
            <w:sz w:val="24"/>
            <w:szCs w:val="24"/>
          </w:rPr>
          <w:delText xml:space="preserve">mechanical dispersion </w:delText>
        </w:r>
      </w:del>
      <w:r w:rsidR="00A17BA4">
        <w:rPr>
          <w:rFonts w:cstheme="minorHAnsi"/>
          <w:bCs/>
          <w:sz w:val="24"/>
          <w:szCs w:val="24"/>
        </w:rPr>
        <w:t>describes</w:t>
      </w:r>
      <w:r w:rsidR="00FC5989" w:rsidRPr="00FE3E1F">
        <w:rPr>
          <w:rFonts w:cstheme="minorHAnsi"/>
          <w:bCs/>
          <w:sz w:val="24"/>
          <w:szCs w:val="24"/>
        </w:rPr>
        <w:t xml:space="preserve"> </w:t>
      </w:r>
      <w:r w:rsidR="00A17BA4">
        <w:rPr>
          <w:rFonts w:cstheme="minorHAnsi"/>
          <w:bCs/>
          <w:sz w:val="24"/>
          <w:szCs w:val="24"/>
        </w:rPr>
        <w:t>the</w:t>
      </w:r>
      <w:r w:rsidR="00592BA0" w:rsidRPr="00FE3E1F">
        <w:rPr>
          <w:rFonts w:cstheme="minorHAnsi"/>
          <w:bCs/>
          <w:sz w:val="24"/>
          <w:szCs w:val="24"/>
        </w:rPr>
        <w:t xml:space="preserve"> </w:t>
      </w:r>
      <w:r w:rsidR="00A17BA4">
        <w:rPr>
          <w:rFonts w:cstheme="minorHAnsi"/>
          <w:bCs/>
          <w:sz w:val="24"/>
          <w:szCs w:val="24"/>
        </w:rPr>
        <w:t>spread</w:t>
      </w:r>
      <w:r w:rsidR="00592BA0" w:rsidRPr="00FE3E1F">
        <w:rPr>
          <w:rFonts w:cstheme="minorHAnsi"/>
          <w:bCs/>
          <w:sz w:val="24"/>
          <w:szCs w:val="24"/>
        </w:rPr>
        <w:t xml:space="preserve"> </w:t>
      </w:r>
      <w:r w:rsidR="00A17BA4">
        <w:rPr>
          <w:rFonts w:cstheme="minorHAnsi"/>
          <w:bCs/>
          <w:sz w:val="24"/>
          <w:szCs w:val="24"/>
        </w:rPr>
        <w:t xml:space="preserve">of water particles </w:t>
      </w:r>
      <w:ins w:id="216" w:author="Theo Olsthoorn" w:date="2025-04-15T20:49:00Z" w16du:dateUtc="2025-04-15T18:49:00Z">
        <w:r w:rsidR="00AD082A">
          <w:rPr>
            <w:rFonts w:cstheme="minorHAnsi"/>
            <w:bCs/>
            <w:sz w:val="24"/>
            <w:szCs w:val="24"/>
          </w:rPr>
          <w:t xml:space="preserve">caused by </w:t>
        </w:r>
      </w:ins>
      <w:ins w:id="217" w:author="Theo Olsthoorn" w:date="2025-04-15T20:50:00Z" w16du:dateUtc="2025-04-15T18:50:00Z">
        <w:r w:rsidR="00AD082A">
          <w:rPr>
            <w:rFonts w:cstheme="minorHAnsi"/>
            <w:bCs/>
            <w:sz w:val="24"/>
            <w:szCs w:val="24"/>
          </w:rPr>
          <w:t xml:space="preserve">conductivity variations </w:t>
        </w:r>
      </w:ins>
      <w:del w:id="218" w:author="Theo Olsthoorn" w:date="2025-04-15T20:49:00Z" w16du:dateUtc="2025-04-15T18:49:00Z">
        <w:r w:rsidR="00A17BA4" w:rsidDel="00AD082A">
          <w:rPr>
            <w:rFonts w:cstheme="minorHAnsi"/>
            <w:bCs/>
            <w:sz w:val="24"/>
            <w:szCs w:val="24"/>
          </w:rPr>
          <w:delText>generated by</w:delText>
        </w:r>
        <w:r w:rsidR="00A17BA4" w:rsidRPr="00FE3E1F" w:rsidDel="00AD082A">
          <w:rPr>
            <w:rFonts w:cstheme="minorHAnsi"/>
            <w:bCs/>
            <w:sz w:val="24"/>
            <w:szCs w:val="24"/>
          </w:rPr>
          <w:delText xml:space="preserve"> </w:delText>
        </w:r>
        <w:r w:rsidR="00B74026" w:rsidDel="00AD082A">
          <w:rPr>
            <w:rFonts w:cstheme="minorHAnsi"/>
            <w:bCs/>
            <w:sz w:val="24"/>
            <w:szCs w:val="24"/>
          </w:rPr>
          <w:delText>flow through</w:delText>
        </w:r>
        <w:r w:rsidR="00A17BA4" w:rsidDel="00AD082A">
          <w:rPr>
            <w:rFonts w:cstheme="minorHAnsi"/>
            <w:bCs/>
            <w:sz w:val="24"/>
            <w:szCs w:val="24"/>
          </w:rPr>
          <w:delText xml:space="preserve"> </w:delText>
        </w:r>
      </w:del>
      <w:del w:id="219" w:author="Theo Olsthoorn" w:date="2025-04-15T20:50:00Z" w16du:dateUtc="2025-04-15T18:50:00Z">
        <w:r w:rsidR="00A17BA4" w:rsidDel="00AD082A">
          <w:rPr>
            <w:rFonts w:cstheme="minorHAnsi"/>
            <w:bCs/>
            <w:sz w:val="24"/>
            <w:szCs w:val="24"/>
          </w:rPr>
          <w:delText>heterogeneit</w:delText>
        </w:r>
        <w:r w:rsidR="00B74026" w:rsidDel="00AD082A">
          <w:rPr>
            <w:rFonts w:cstheme="minorHAnsi"/>
            <w:bCs/>
            <w:sz w:val="24"/>
            <w:szCs w:val="24"/>
          </w:rPr>
          <w:delText xml:space="preserve">ies </w:delText>
        </w:r>
      </w:del>
      <w:r w:rsidR="00B74026">
        <w:rPr>
          <w:rFonts w:cstheme="minorHAnsi"/>
          <w:bCs/>
          <w:sz w:val="24"/>
          <w:szCs w:val="24"/>
        </w:rPr>
        <w:t>in the aquifer at sub-model scale</w:t>
      </w:r>
      <w:ins w:id="220" w:author="Theo Olsthoorn" w:date="2025-04-15T20:50:00Z" w16du:dateUtc="2025-04-15T18:50:00Z">
        <w:r w:rsidR="00AD082A">
          <w:rPr>
            <w:rFonts w:cstheme="minorHAnsi"/>
            <w:bCs/>
            <w:sz w:val="24"/>
            <w:szCs w:val="24"/>
          </w:rPr>
          <w:t xml:space="preserve">. This means </w:t>
        </w:r>
      </w:ins>
      <w:del w:id="221" w:author="Theo Olsthoorn" w:date="2025-04-15T20:50:00Z" w16du:dateUtc="2025-04-15T18:50:00Z">
        <w:r w:rsidR="00B74026" w:rsidDel="00AD082A">
          <w:rPr>
            <w:rFonts w:cstheme="minorHAnsi"/>
            <w:bCs/>
            <w:sz w:val="24"/>
            <w:szCs w:val="24"/>
          </w:rPr>
          <w:delText xml:space="preserve"> meaning </w:delText>
        </w:r>
      </w:del>
      <w:r w:rsidR="00B74026">
        <w:rPr>
          <w:rFonts w:cstheme="minorHAnsi"/>
          <w:bCs/>
          <w:sz w:val="24"/>
          <w:szCs w:val="24"/>
        </w:rPr>
        <w:t>at</w:t>
      </w:r>
      <w:r w:rsidR="003F1876" w:rsidRPr="00FE3E1F">
        <w:rPr>
          <w:rFonts w:cstheme="minorHAnsi"/>
          <w:bCs/>
          <w:sz w:val="24"/>
          <w:szCs w:val="24"/>
        </w:rPr>
        <w:t xml:space="preserve"> </w:t>
      </w:r>
      <w:r w:rsidR="00A17BA4">
        <w:rPr>
          <w:rFonts w:cstheme="minorHAnsi"/>
          <w:bCs/>
          <w:sz w:val="24"/>
          <w:szCs w:val="24"/>
        </w:rPr>
        <w:t>local</w:t>
      </w:r>
      <w:r w:rsidR="003F1876" w:rsidRPr="00FE3E1F">
        <w:rPr>
          <w:rFonts w:cstheme="minorHAnsi"/>
          <w:bCs/>
          <w:sz w:val="24"/>
          <w:szCs w:val="24"/>
        </w:rPr>
        <w:t>-scale</w:t>
      </w:r>
      <w:r w:rsidR="00B74026">
        <w:rPr>
          <w:rFonts w:cstheme="minorHAnsi"/>
          <w:bCs/>
          <w:sz w:val="24"/>
          <w:szCs w:val="24"/>
        </w:rPr>
        <w:t xml:space="preserve"> as in</w:t>
      </w:r>
      <w:r w:rsidR="00A17BA4">
        <w:rPr>
          <w:rFonts w:cstheme="minorHAnsi"/>
          <w:bCs/>
          <w:sz w:val="24"/>
          <w:szCs w:val="24"/>
        </w:rPr>
        <w:t xml:space="preserve"> (</w:t>
      </w:r>
      <w:r w:rsidR="00A17BA4" w:rsidRPr="00E44941">
        <w:rPr>
          <w:rFonts w:cstheme="minorHAnsi"/>
          <w:bCs/>
          <w:sz w:val="24"/>
          <w:szCs w:val="24"/>
          <w:highlight w:val="yellow"/>
        </w:rPr>
        <w:t xml:space="preserve">Dagan </w:t>
      </w:r>
      <w:r w:rsidR="001E76DC">
        <w:rPr>
          <w:rFonts w:cstheme="minorHAnsi"/>
          <w:bCs/>
          <w:sz w:val="24"/>
          <w:szCs w:val="24"/>
          <w:highlight w:val="yellow"/>
        </w:rPr>
        <w:t>1</w:t>
      </w:r>
      <w:r w:rsidR="00A17BA4" w:rsidRPr="00E44941">
        <w:rPr>
          <w:rFonts w:cstheme="minorHAnsi"/>
          <w:bCs/>
          <w:sz w:val="24"/>
          <w:szCs w:val="24"/>
          <w:highlight w:val="yellow"/>
        </w:rPr>
        <w:t>989, figure 3.n</w:t>
      </w:r>
      <w:r w:rsidR="00A17BA4">
        <w:rPr>
          <w:rFonts w:cstheme="minorHAnsi"/>
          <w:bCs/>
          <w:sz w:val="24"/>
          <w:szCs w:val="24"/>
        </w:rPr>
        <w:t>)</w:t>
      </w:r>
      <w:r w:rsidR="00B74026">
        <w:rPr>
          <w:rFonts w:cstheme="minorHAnsi"/>
          <w:bCs/>
          <w:sz w:val="24"/>
          <w:szCs w:val="24"/>
        </w:rPr>
        <w:t xml:space="preserve"> and</w:t>
      </w:r>
      <w:r w:rsidR="00FC5989" w:rsidRPr="00FE3E1F">
        <w:rPr>
          <w:rFonts w:cstheme="minorHAnsi"/>
          <w:bCs/>
          <w:sz w:val="24"/>
          <w:szCs w:val="24"/>
        </w:rPr>
        <w:t xml:space="preserve"> </w:t>
      </w:r>
      <w:ins w:id="222" w:author="Theo Olsthoorn" w:date="2025-04-15T20:51:00Z" w16du:dateUtc="2025-04-15T18:51:00Z">
        <w:r w:rsidR="00AD082A">
          <w:rPr>
            <w:rFonts w:cstheme="minorHAnsi"/>
            <w:bCs/>
            <w:sz w:val="24"/>
            <w:szCs w:val="24"/>
          </w:rPr>
          <w:t xml:space="preserve">not </w:t>
        </w:r>
      </w:ins>
      <w:del w:id="223" w:author="Theo Olsthoorn" w:date="2025-04-15T20:51:00Z" w16du:dateUtc="2025-04-15T18:51:00Z">
        <w:r w:rsidR="00AC3A0A" w:rsidRPr="00FE3E1F" w:rsidDel="00AD082A">
          <w:rPr>
            <w:rFonts w:cstheme="minorHAnsi"/>
            <w:bCs/>
            <w:sz w:val="24"/>
            <w:szCs w:val="24"/>
          </w:rPr>
          <w:delText xml:space="preserve">instead of </w:delText>
        </w:r>
      </w:del>
      <w:r w:rsidR="00592BA0" w:rsidRPr="00FE3E1F">
        <w:rPr>
          <w:rFonts w:cstheme="minorHAnsi"/>
          <w:bCs/>
          <w:sz w:val="24"/>
          <w:szCs w:val="24"/>
        </w:rPr>
        <w:t xml:space="preserve">at </w:t>
      </w:r>
      <w:r w:rsidR="00AC3A0A" w:rsidRPr="00FE3E1F">
        <w:rPr>
          <w:rFonts w:cstheme="minorHAnsi"/>
          <w:bCs/>
          <w:sz w:val="24"/>
          <w:szCs w:val="24"/>
        </w:rPr>
        <w:t xml:space="preserve">micro-scale </w:t>
      </w:r>
      <w:r w:rsidR="00FC5989" w:rsidRPr="00FE3E1F">
        <w:rPr>
          <w:rFonts w:cstheme="minorHAnsi"/>
          <w:bCs/>
          <w:sz w:val="24"/>
          <w:szCs w:val="24"/>
        </w:rPr>
        <w:t xml:space="preserve">or pore-scale </w:t>
      </w:r>
      <w:r w:rsidR="00592BA0" w:rsidRPr="00FE3E1F">
        <w:rPr>
          <w:rFonts w:cstheme="minorHAnsi"/>
          <w:bCs/>
          <w:sz w:val="24"/>
          <w:szCs w:val="24"/>
        </w:rPr>
        <w:t>as</w:t>
      </w:r>
      <w:ins w:id="224" w:author="Theo Olsthoorn" w:date="2025-04-15T20:51:00Z" w16du:dateUtc="2025-04-15T18:51:00Z">
        <w:r w:rsidR="00AD082A">
          <w:rPr>
            <w:rFonts w:cstheme="minorHAnsi"/>
            <w:bCs/>
            <w:sz w:val="24"/>
            <w:szCs w:val="24"/>
          </w:rPr>
          <w:t xml:space="preserve"> is assumed</w:t>
        </w:r>
      </w:ins>
      <w:r w:rsidR="00592BA0" w:rsidRPr="00FE3E1F">
        <w:rPr>
          <w:rFonts w:cstheme="minorHAnsi"/>
          <w:bCs/>
          <w:sz w:val="24"/>
          <w:szCs w:val="24"/>
        </w:rPr>
        <w:t xml:space="preserve"> </w:t>
      </w:r>
      <w:r w:rsidR="008A6366">
        <w:rPr>
          <w:rFonts w:cstheme="minorHAnsi"/>
          <w:bCs/>
          <w:sz w:val="24"/>
          <w:szCs w:val="24"/>
        </w:rPr>
        <w:t xml:space="preserve">in </w:t>
      </w:r>
      <w:r w:rsidR="00AC3A0A" w:rsidRPr="00FE3E1F">
        <w:rPr>
          <w:rFonts w:cstheme="minorHAnsi"/>
          <w:bCs/>
          <w:sz w:val="24"/>
          <w:szCs w:val="24"/>
        </w:rPr>
        <w:t xml:space="preserve">classical </w:t>
      </w:r>
      <w:r w:rsidR="00590EEA">
        <w:rPr>
          <w:rFonts w:cstheme="minorHAnsi"/>
          <w:bCs/>
          <w:sz w:val="24"/>
          <w:szCs w:val="24"/>
        </w:rPr>
        <w:t>dispersion theory</w:t>
      </w:r>
      <w:r w:rsidR="00592BA0" w:rsidRPr="00FE3E1F">
        <w:rPr>
          <w:rFonts w:cstheme="minorHAnsi"/>
          <w:bCs/>
          <w:sz w:val="24"/>
          <w:szCs w:val="24"/>
        </w:rPr>
        <w:t xml:space="preserve"> (</w:t>
      </w:r>
      <w:r w:rsidR="00590EEA" w:rsidRPr="00E44941">
        <w:rPr>
          <w:rFonts w:cstheme="minorHAnsi"/>
          <w:bCs/>
          <w:sz w:val="24"/>
          <w:szCs w:val="24"/>
          <w:highlight w:val="yellow"/>
        </w:rPr>
        <w:t xml:space="preserve">Bear, </w:t>
      </w:r>
      <w:r w:rsidR="00B74026" w:rsidRPr="00E44941">
        <w:rPr>
          <w:rFonts w:cstheme="minorHAnsi"/>
          <w:bCs/>
          <w:sz w:val="24"/>
          <w:szCs w:val="24"/>
          <w:highlight w:val="yellow"/>
        </w:rPr>
        <w:t xml:space="preserve">Molz, Neumann, </w:t>
      </w:r>
      <w:r w:rsidR="00590EEA" w:rsidRPr="00E44941">
        <w:rPr>
          <w:rFonts w:cstheme="minorHAnsi"/>
          <w:bCs/>
          <w:sz w:val="24"/>
          <w:szCs w:val="24"/>
          <w:highlight w:val="yellow"/>
        </w:rPr>
        <w:t>Batu</w:t>
      </w:r>
      <w:r w:rsidR="00592BA0" w:rsidRPr="00FE3E1F">
        <w:rPr>
          <w:rFonts w:cstheme="minorHAnsi"/>
          <w:bCs/>
          <w:sz w:val="24"/>
          <w:szCs w:val="24"/>
        </w:rPr>
        <w:t>)</w:t>
      </w:r>
      <w:r w:rsidR="00CA15E4" w:rsidRPr="00FE3E1F">
        <w:rPr>
          <w:rFonts w:cstheme="minorHAnsi"/>
          <w:bCs/>
          <w:sz w:val="24"/>
          <w:szCs w:val="24"/>
        </w:rPr>
        <w:t xml:space="preserve">. </w:t>
      </w:r>
      <w:r w:rsidR="00BC3C15">
        <w:rPr>
          <w:rFonts w:cstheme="minorHAnsi"/>
          <w:bCs/>
          <w:sz w:val="24"/>
          <w:szCs w:val="24"/>
        </w:rPr>
        <w:t>T</w:t>
      </w:r>
      <w:r w:rsidR="00A17BA4" w:rsidRPr="00A17BA4">
        <w:rPr>
          <w:rFonts w:cstheme="minorHAnsi"/>
          <w:bCs/>
          <w:sz w:val="24"/>
          <w:szCs w:val="24"/>
        </w:rPr>
        <w:t xml:space="preserve">he </w:t>
      </w:r>
      <w:r w:rsidR="00082919">
        <w:rPr>
          <w:rFonts w:cstheme="minorHAnsi"/>
          <w:bCs/>
          <w:sz w:val="24"/>
          <w:szCs w:val="24"/>
        </w:rPr>
        <w:t xml:space="preserve">dimensions </w:t>
      </w:r>
      <w:r w:rsidR="00A17BA4" w:rsidRPr="00A17BA4">
        <w:rPr>
          <w:rFonts w:cstheme="minorHAnsi"/>
          <w:bCs/>
          <w:sz w:val="24"/>
          <w:szCs w:val="24"/>
        </w:rPr>
        <w:t>of the</w:t>
      </w:r>
      <w:r w:rsidR="00082919">
        <w:rPr>
          <w:rFonts w:cstheme="minorHAnsi"/>
          <w:bCs/>
          <w:sz w:val="24"/>
          <w:szCs w:val="24"/>
        </w:rPr>
        <w:t xml:space="preserve"> process at</w:t>
      </w:r>
      <w:r w:rsidR="00A17BA4" w:rsidRPr="00A17BA4">
        <w:rPr>
          <w:rFonts w:cstheme="minorHAnsi"/>
          <w:bCs/>
          <w:sz w:val="24"/>
          <w:szCs w:val="24"/>
        </w:rPr>
        <w:t xml:space="preserve"> </w:t>
      </w:r>
      <w:r w:rsidR="00082919">
        <w:rPr>
          <w:rFonts w:cstheme="minorHAnsi"/>
          <w:bCs/>
          <w:sz w:val="24"/>
          <w:szCs w:val="24"/>
        </w:rPr>
        <w:t>local scale</w:t>
      </w:r>
      <w:r w:rsidR="00A17BA4" w:rsidRPr="00A17BA4">
        <w:rPr>
          <w:rFonts w:cstheme="minorHAnsi"/>
          <w:bCs/>
          <w:sz w:val="24"/>
          <w:szCs w:val="24"/>
        </w:rPr>
        <w:t xml:space="preserve"> </w:t>
      </w:r>
      <w:r w:rsidR="00BC3C15">
        <w:rPr>
          <w:rFonts w:cstheme="minorHAnsi"/>
          <w:bCs/>
          <w:sz w:val="24"/>
          <w:szCs w:val="24"/>
        </w:rPr>
        <w:t>are</w:t>
      </w:r>
      <w:r w:rsidR="005E0893" w:rsidRPr="00A17BA4">
        <w:rPr>
          <w:rFonts w:cstheme="minorHAnsi"/>
          <w:bCs/>
          <w:sz w:val="24"/>
          <w:szCs w:val="24"/>
        </w:rPr>
        <w:t xml:space="preserve"> </w:t>
      </w:r>
      <w:r w:rsidR="00BC3C15">
        <w:rPr>
          <w:rFonts w:cstheme="minorHAnsi"/>
          <w:bCs/>
          <w:sz w:val="24"/>
          <w:szCs w:val="24"/>
        </w:rPr>
        <w:t>indicat</w:t>
      </w:r>
      <w:r w:rsidR="00590EEA">
        <w:rPr>
          <w:rFonts w:cstheme="minorHAnsi"/>
          <w:bCs/>
          <w:sz w:val="24"/>
          <w:szCs w:val="24"/>
        </w:rPr>
        <w:t>ed</w:t>
      </w:r>
      <w:r w:rsidR="00583DEA">
        <w:rPr>
          <w:rFonts w:cstheme="minorHAnsi"/>
          <w:bCs/>
          <w:sz w:val="24"/>
          <w:szCs w:val="24"/>
        </w:rPr>
        <w:t xml:space="preserve"> </w:t>
      </w:r>
      <w:r w:rsidR="00590EEA" w:rsidRPr="00A17BA4">
        <w:rPr>
          <w:rFonts w:cstheme="minorHAnsi"/>
          <w:bCs/>
          <w:sz w:val="24"/>
          <w:szCs w:val="24"/>
        </w:rPr>
        <w:t xml:space="preserve">in </w:t>
      </w:r>
      <w:r w:rsidR="00590EEA" w:rsidRPr="00E44941">
        <w:rPr>
          <w:rFonts w:cstheme="minorHAnsi"/>
          <w:bCs/>
          <w:sz w:val="24"/>
          <w:szCs w:val="24"/>
          <w:highlight w:val="yellow"/>
        </w:rPr>
        <w:t>figure NN in</w:t>
      </w:r>
      <w:r w:rsidR="00366130" w:rsidRPr="00E44941">
        <w:rPr>
          <w:rFonts w:cstheme="minorHAnsi"/>
          <w:bCs/>
          <w:sz w:val="24"/>
          <w:szCs w:val="24"/>
          <w:highlight w:val="yellow"/>
        </w:rPr>
        <w:t xml:space="preserve"> </w:t>
      </w:r>
      <w:proofErr w:type="spellStart"/>
      <w:r w:rsidR="00366130" w:rsidRPr="00E44941">
        <w:rPr>
          <w:rFonts w:cstheme="minorHAnsi"/>
          <w:bCs/>
          <w:sz w:val="24"/>
          <w:szCs w:val="24"/>
          <w:highlight w:val="yellow"/>
        </w:rPr>
        <w:t>Kinzelbach</w:t>
      </w:r>
      <w:proofErr w:type="spellEnd"/>
      <w:r w:rsidR="00742484" w:rsidRPr="00E44941">
        <w:rPr>
          <w:rFonts w:cstheme="minorHAnsi"/>
          <w:bCs/>
          <w:sz w:val="24"/>
          <w:szCs w:val="24"/>
          <w:highlight w:val="yellow"/>
        </w:rPr>
        <w:t xml:space="preserve"> </w:t>
      </w:r>
      <w:r w:rsidR="003F1876" w:rsidRPr="00E44941">
        <w:rPr>
          <w:rFonts w:cstheme="minorHAnsi"/>
          <w:bCs/>
          <w:sz w:val="24"/>
          <w:szCs w:val="24"/>
          <w:highlight w:val="yellow"/>
        </w:rPr>
        <w:t xml:space="preserve">and </w:t>
      </w:r>
      <w:r w:rsidR="00930C30" w:rsidRPr="00E44941">
        <w:rPr>
          <w:rFonts w:cstheme="minorHAnsi"/>
          <w:bCs/>
          <w:sz w:val="24"/>
          <w:szCs w:val="24"/>
          <w:highlight w:val="yellow"/>
        </w:rPr>
        <w:t>N</w:t>
      </w:r>
      <w:r w:rsidR="00A17BA4" w:rsidRPr="00E44941">
        <w:rPr>
          <w:rFonts w:cstheme="minorHAnsi"/>
          <w:bCs/>
          <w:sz w:val="24"/>
          <w:szCs w:val="24"/>
          <w:highlight w:val="yellow"/>
        </w:rPr>
        <w:t>ame</w:t>
      </w:r>
      <w:r w:rsidR="003F2780" w:rsidRPr="00E44941">
        <w:rPr>
          <w:rFonts w:cstheme="minorHAnsi"/>
          <w:bCs/>
          <w:sz w:val="24"/>
          <w:szCs w:val="24"/>
          <w:highlight w:val="yellow"/>
        </w:rPr>
        <w:t xml:space="preserve"> </w:t>
      </w:r>
      <w:r w:rsidR="00C9765F" w:rsidRPr="00E44941">
        <w:rPr>
          <w:rFonts w:cstheme="minorHAnsi"/>
          <w:bCs/>
          <w:sz w:val="24"/>
          <w:szCs w:val="24"/>
          <w:highlight w:val="yellow"/>
        </w:rPr>
        <w:t>(</w:t>
      </w:r>
      <w:r w:rsidR="00590EEA" w:rsidRPr="00E44941">
        <w:rPr>
          <w:rFonts w:cstheme="minorHAnsi"/>
          <w:bCs/>
          <w:sz w:val="24"/>
          <w:szCs w:val="24"/>
          <w:highlight w:val="yellow"/>
        </w:rPr>
        <w:t>REF</w:t>
      </w:r>
      <w:r w:rsidR="00C9765F" w:rsidRPr="00E44941">
        <w:rPr>
          <w:rFonts w:cstheme="minorHAnsi"/>
          <w:bCs/>
          <w:sz w:val="24"/>
          <w:szCs w:val="24"/>
          <w:highlight w:val="yellow"/>
        </w:rPr>
        <w:t>)</w:t>
      </w:r>
      <w:ins w:id="225" w:author="Theo Olsthoorn" w:date="2025-04-15T20:51:00Z" w16du:dateUtc="2025-04-15T18:51:00Z">
        <w:r w:rsidR="00AD082A">
          <w:rPr>
            <w:rFonts w:cstheme="minorHAnsi"/>
            <w:bCs/>
            <w:sz w:val="24"/>
            <w:szCs w:val="24"/>
          </w:rPr>
          <w:t xml:space="preserve">, which </w:t>
        </w:r>
      </w:ins>
      <w:del w:id="226" w:author="Theo Olsthoorn" w:date="2025-04-15T20:51:00Z" w16du:dateUtc="2025-04-15T18:51:00Z">
        <w:r w:rsidR="003F1876" w:rsidRPr="00A17BA4" w:rsidDel="00AD082A">
          <w:rPr>
            <w:rFonts w:cstheme="minorHAnsi"/>
            <w:bCs/>
            <w:sz w:val="24"/>
            <w:szCs w:val="24"/>
          </w:rPr>
          <w:delText xml:space="preserve"> </w:delText>
        </w:r>
        <w:r w:rsidR="00583DEA" w:rsidDel="00AD082A">
          <w:rPr>
            <w:rFonts w:cstheme="minorHAnsi"/>
            <w:bCs/>
            <w:sz w:val="24"/>
            <w:szCs w:val="24"/>
          </w:rPr>
          <w:delText xml:space="preserve">that </w:delText>
        </w:r>
      </w:del>
      <w:r w:rsidR="005E0893" w:rsidRPr="00A17BA4">
        <w:rPr>
          <w:rFonts w:cstheme="minorHAnsi"/>
          <w:bCs/>
          <w:sz w:val="24"/>
          <w:szCs w:val="24"/>
        </w:rPr>
        <w:t>show</w:t>
      </w:r>
      <w:r w:rsidR="00583DEA">
        <w:rPr>
          <w:rFonts w:cstheme="minorHAnsi"/>
          <w:bCs/>
          <w:sz w:val="24"/>
          <w:szCs w:val="24"/>
        </w:rPr>
        <w:t>s</w:t>
      </w:r>
      <w:r w:rsidR="00A17BA4" w:rsidRPr="00A17BA4">
        <w:rPr>
          <w:rFonts w:cstheme="minorHAnsi"/>
          <w:bCs/>
          <w:sz w:val="24"/>
          <w:szCs w:val="24"/>
        </w:rPr>
        <w:t xml:space="preserve"> heterogeneous zones or gravel pockets in a sandy aquifer </w:t>
      </w:r>
      <w:r w:rsidR="003F1876" w:rsidRPr="00A17BA4">
        <w:rPr>
          <w:rFonts w:cstheme="minorHAnsi"/>
          <w:bCs/>
          <w:sz w:val="24"/>
          <w:szCs w:val="24"/>
        </w:rPr>
        <w:t>in the</w:t>
      </w:r>
      <w:r w:rsidR="00742484" w:rsidRPr="00A17BA4">
        <w:rPr>
          <w:rFonts w:cstheme="minorHAnsi"/>
          <w:bCs/>
          <w:sz w:val="24"/>
          <w:szCs w:val="24"/>
        </w:rPr>
        <w:t xml:space="preserve"> </w:t>
      </w:r>
      <w:r w:rsidR="00616C58" w:rsidRPr="00A17BA4">
        <w:rPr>
          <w:rFonts w:cstheme="minorHAnsi"/>
          <w:bCs/>
          <w:sz w:val="24"/>
          <w:szCs w:val="24"/>
        </w:rPr>
        <w:t>range of</w:t>
      </w:r>
      <w:r w:rsidR="003F1876" w:rsidRPr="00A17BA4">
        <w:rPr>
          <w:rFonts w:cstheme="minorHAnsi"/>
          <w:bCs/>
          <w:sz w:val="24"/>
          <w:szCs w:val="24"/>
        </w:rPr>
        <w:t xml:space="preserve"> </w:t>
      </w:r>
      <w:r w:rsidR="00742484" w:rsidRPr="00A17BA4">
        <w:rPr>
          <w:rFonts w:cstheme="minorHAnsi"/>
          <w:bCs/>
          <w:sz w:val="24"/>
          <w:szCs w:val="24"/>
        </w:rPr>
        <w:t>one to tens of meters</w:t>
      </w:r>
      <w:r w:rsidR="00BC3C15">
        <w:rPr>
          <w:rFonts w:cstheme="minorHAnsi"/>
          <w:bCs/>
          <w:sz w:val="24"/>
          <w:szCs w:val="24"/>
        </w:rPr>
        <w:t>. This</w:t>
      </w:r>
      <w:r w:rsidR="00AE687B">
        <w:rPr>
          <w:rFonts w:cstheme="minorHAnsi"/>
          <w:bCs/>
          <w:sz w:val="24"/>
          <w:szCs w:val="24"/>
        </w:rPr>
        <w:t xml:space="preserve"> is</w:t>
      </w:r>
      <w:r w:rsidR="00590EEA">
        <w:rPr>
          <w:rFonts w:cstheme="minorHAnsi"/>
          <w:bCs/>
          <w:sz w:val="24"/>
          <w:szCs w:val="24"/>
        </w:rPr>
        <w:t xml:space="preserve"> </w:t>
      </w:r>
      <w:r w:rsidR="00BC3C15">
        <w:rPr>
          <w:rFonts w:cstheme="minorHAnsi"/>
          <w:bCs/>
          <w:sz w:val="24"/>
          <w:szCs w:val="24"/>
        </w:rPr>
        <w:t>support</w:t>
      </w:r>
      <w:r w:rsidR="00AE687B">
        <w:rPr>
          <w:rFonts w:cstheme="minorHAnsi"/>
          <w:bCs/>
          <w:sz w:val="24"/>
          <w:szCs w:val="24"/>
        </w:rPr>
        <w:t>ed by</w:t>
      </w:r>
      <w:r w:rsidR="00D416BC">
        <w:rPr>
          <w:rFonts w:cstheme="minorHAnsi"/>
          <w:bCs/>
          <w:sz w:val="24"/>
          <w:szCs w:val="24"/>
        </w:rPr>
        <w:t xml:space="preserve"> the values</w:t>
      </w:r>
      <w:r w:rsidR="00590EEA">
        <w:rPr>
          <w:rFonts w:cstheme="minorHAnsi"/>
          <w:bCs/>
          <w:sz w:val="24"/>
          <w:szCs w:val="24"/>
        </w:rPr>
        <w:t xml:space="preserve"> </w:t>
      </w:r>
      <w:r w:rsidR="00BC3C15">
        <w:rPr>
          <w:rFonts w:cstheme="minorHAnsi"/>
          <w:bCs/>
          <w:sz w:val="24"/>
          <w:szCs w:val="24"/>
        </w:rPr>
        <w:t xml:space="preserve">of the characteristic lengths </w:t>
      </w:r>
      <w:r w:rsidR="00D416BC">
        <w:rPr>
          <w:rFonts w:cstheme="minorHAnsi"/>
          <w:bCs/>
          <w:sz w:val="24"/>
          <w:szCs w:val="24"/>
        </w:rPr>
        <w:t xml:space="preserve">reported from </w:t>
      </w:r>
      <w:r w:rsidR="00444EE5">
        <w:rPr>
          <w:rFonts w:cstheme="minorHAnsi"/>
          <w:bCs/>
          <w:sz w:val="24"/>
          <w:szCs w:val="24"/>
        </w:rPr>
        <w:t xml:space="preserve">large </w:t>
      </w:r>
      <w:r w:rsidR="00590EEA">
        <w:rPr>
          <w:rFonts w:cstheme="minorHAnsi"/>
          <w:bCs/>
          <w:sz w:val="24"/>
          <w:szCs w:val="24"/>
        </w:rPr>
        <w:t>field experiments</w:t>
      </w:r>
      <w:ins w:id="227" w:author="Theo Olsthoorn" w:date="2025-04-15T20:52:00Z" w16du:dateUtc="2025-04-15T18:52:00Z">
        <w:r w:rsidR="00AD082A">
          <w:rPr>
            <w:rFonts w:cstheme="minorHAnsi"/>
            <w:bCs/>
            <w:sz w:val="24"/>
            <w:szCs w:val="24"/>
          </w:rPr>
          <w:t xml:space="preserve">, which </w:t>
        </w:r>
      </w:ins>
      <w:del w:id="228" w:author="Theo Olsthoorn" w:date="2025-04-15T20:52:00Z" w16du:dateUtc="2025-04-15T18:52:00Z">
        <w:r w:rsidR="00590EEA" w:rsidDel="00AD082A">
          <w:rPr>
            <w:rFonts w:cstheme="minorHAnsi"/>
            <w:bCs/>
            <w:sz w:val="24"/>
            <w:szCs w:val="24"/>
          </w:rPr>
          <w:delText xml:space="preserve"> </w:delText>
        </w:r>
      </w:del>
      <w:ins w:id="229" w:author="Theo Olsthoorn" w:date="2025-04-15T20:52:00Z" w16du:dateUtc="2025-04-15T18:52:00Z">
        <w:r w:rsidR="00AD082A">
          <w:rPr>
            <w:rFonts w:cstheme="minorHAnsi"/>
            <w:bCs/>
            <w:sz w:val="24"/>
            <w:szCs w:val="24"/>
          </w:rPr>
          <w:t xml:space="preserve">have been carried out </w:t>
        </w:r>
      </w:ins>
      <w:r w:rsidR="00444EE5">
        <w:rPr>
          <w:rFonts w:cstheme="minorHAnsi"/>
          <w:bCs/>
          <w:sz w:val="24"/>
          <w:szCs w:val="24"/>
        </w:rPr>
        <w:t xml:space="preserve">all over the world </w:t>
      </w:r>
      <w:r w:rsidR="00590EEA">
        <w:rPr>
          <w:rFonts w:cstheme="minorHAnsi"/>
          <w:bCs/>
          <w:sz w:val="24"/>
          <w:szCs w:val="24"/>
        </w:rPr>
        <w:t>(De Lange, 2022)</w:t>
      </w:r>
      <w:r w:rsidR="003F1876" w:rsidRPr="00A17BA4">
        <w:rPr>
          <w:rFonts w:cstheme="minorHAnsi"/>
          <w:bCs/>
          <w:sz w:val="24"/>
          <w:szCs w:val="24"/>
        </w:rPr>
        <w:t>.</w:t>
      </w:r>
      <w:r w:rsidR="003F1876" w:rsidRPr="00FE3E1F">
        <w:rPr>
          <w:rFonts w:cstheme="minorHAnsi"/>
          <w:bCs/>
          <w:sz w:val="24"/>
          <w:szCs w:val="24"/>
        </w:rPr>
        <w:t xml:space="preserve"> </w:t>
      </w:r>
    </w:p>
    <w:p w14:paraId="5D2AD850" w14:textId="77777777" w:rsidR="00B71B25" w:rsidRPr="00FE3E1F" w:rsidRDefault="00B71B25" w:rsidP="00245927">
      <w:pPr>
        <w:rPr>
          <w:rFonts w:cstheme="minorHAnsi"/>
          <w:bCs/>
          <w:sz w:val="24"/>
          <w:szCs w:val="24"/>
        </w:rPr>
      </w:pPr>
    </w:p>
    <w:p w14:paraId="360CFB23" w14:textId="2717690F" w:rsidR="00670F94" w:rsidRPr="00FE3E1F" w:rsidRDefault="00566238" w:rsidP="001D57ED">
      <w:pPr>
        <w:rPr>
          <w:rFonts w:cstheme="minorHAnsi"/>
          <w:bCs/>
          <w:sz w:val="24"/>
          <w:szCs w:val="24"/>
        </w:rPr>
      </w:pPr>
      <w:r w:rsidRPr="00FE3E1F">
        <w:rPr>
          <w:rFonts w:cstheme="minorHAnsi"/>
          <w:bCs/>
          <w:sz w:val="24"/>
          <w:szCs w:val="24"/>
        </w:rPr>
        <w:t xml:space="preserve">The conceptual model </w:t>
      </w:r>
      <w:r>
        <w:rPr>
          <w:rFonts w:cstheme="minorHAnsi"/>
          <w:bCs/>
          <w:sz w:val="24"/>
          <w:szCs w:val="24"/>
        </w:rPr>
        <w:t xml:space="preserve">of </w:t>
      </w:r>
      <w:r w:rsidRPr="00FE3E1F">
        <w:rPr>
          <w:rFonts w:cstheme="minorHAnsi"/>
          <w:bCs/>
          <w:sz w:val="24"/>
          <w:szCs w:val="24"/>
        </w:rPr>
        <w:t xml:space="preserve">ATP is fundamentally </w:t>
      </w:r>
      <w:r>
        <w:rPr>
          <w:rFonts w:cstheme="minorHAnsi"/>
          <w:bCs/>
          <w:sz w:val="24"/>
          <w:szCs w:val="24"/>
        </w:rPr>
        <w:t>different</w:t>
      </w:r>
      <w:r w:rsidRPr="00FE3E1F">
        <w:rPr>
          <w:rFonts w:cstheme="minorHAnsi"/>
          <w:bCs/>
          <w:sz w:val="24"/>
          <w:szCs w:val="24"/>
        </w:rPr>
        <w:t xml:space="preserve"> from </w:t>
      </w:r>
      <w:r>
        <w:rPr>
          <w:rFonts w:cstheme="minorHAnsi"/>
          <w:bCs/>
          <w:sz w:val="24"/>
          <w:szCs w:val="24"/>
        </w:rPr>
        <w:t xml:space="preserve">that of </w:t>
      </w:r>
      <w:r w:rsidRPr="00FE3E1F">
        <w:rPr>
          <w:rFonts w:cstheme="minorHAnsi"/>
          <w:bCs/>
          <w:sz w:val="24"/>
          <w:szCs w:val="24"/>
        </w:rPr>
        <w:t>classical theory</w:t>
      </w:r>
      <w:r>
        <w:rPr>
          <w:rFonts w:cstheme="minorHAnsi"/>
          <w:bCs/>
          <w:sz w:val="24"/>
          <w:szCs w:val="24"/>
        </w:rPr>
        <w:t xml:space="preserve"> (Bear, Dagan)</w:t>
      </w:r>
      <w:r w:rsidRPr="00FE3E1F">
        <w:rPr>
          <w:rFonts w:cstheme="minorHAnsi"/>
          <w:bCs/>
          <w:sz w:val="24"/>
          <w:szCs w:val="24"/>
        </w:rPr>
        <w:t xml:space="preserve"> and </w:t>
      </w:r>
      <w:r>
        <w:rPr>
          <w:rFonts w:cstheme="minorHAnsi"/>
          <w:bCs/>
          <w:sz w:val="24"/>
          <w:szCs w:val="24"/>
        </w:rPr>
        <w:t xml:space="preserve">leads to a </w:t>
      </w:r>
      <w:r w:rsidRPr="00FE3E1F">
        <w:rPr>
          <w:rFonts w:cstheme="minorHAnsi"/>
          <w:bCs/>
          <w:sz w:val="24"/>
          <w:szCs w:val="24"/>
        </w:rPr>
        <w:t>set of equations</w:t>
      </w:r>
      <w:r>
        <w:rPr>
          <w:rFonts w:cstheme="minorHAnsi"/>
          <w:bCs/>
          <w:sz w:val="24"/>
          <w:szCs w:val="24"/>
        </w:rPr>
        <w:t xml:space="preserve"> for distinguished situations.</w:t>
      </w:r>
      <w:r w:rsidRPr="00A17BA4">
        <w:rPr>
          <w:rFonts w:cstheme="minorHAnsi"/>
          <w:bCs/>
          <w:sz w:val="24"/>
          <w:szCs w:val="24"/>
        </w:rPr>
        <w:t xml:space="preserve"> </w:t>
      </w:r>
      <w:r>
        <w:rPr>
          <w:rFonts w:cstheme="minorHAnsi"/>
          <w:bCs/>
          <w:sz w:val="24"/>
          <w:szCs w:val="24"/>
        </w:rPr>
        <w:t>In ATP, m</w:t>
      </w:r>
      <w:r w:rsidR="000253C6" w:rsidRPr="00FE3E1F">
        <w:rPr>
          <w:rFonts w:cstheme="minorHAnsi"/>
          <w:bCs/>
          <w:sz w:val="24"/>
          <w:szCs w:val="24"/>
        </w:rPr>
        <w:t xml:space="preserve">echanical dispersion occurs </w:t>
      </w:r>
      <w:r w:rsidR="004A7C58" w:rsidRPr="00FE3E1F">
        <w:rPr>
          <w:rFonts w:cstheme="minorHAnsi"/>
          <w:bCs/>
          <w:sz w:val="24"/>
          <w:szCs w:val="24"/>
        </w:rPr>
        <w:t>while water particles are moving</w:t>
      </w:r>
      <w:r w:rsidR="000E3920" w:rsidRPr="00FE3E1F">
        <w:rPr>
          <w:rFonts w:cstheme="minorHAnsi"/>
          <w:bCs/>
          <w:sz w:val="24"/>
          <w:szCs w:val="24"/>
        </w:rPr>
        <w:t>,</w:t>
      </w:r>
      <w:r w:rsidR="000253C6" w:rsidRPr="00FE3E1F">
        <w:rPr>
          <w:rFonts w:cstheme="minorHAnsi"/>
          <w:bCs/>
          <w:sz w:val="24"/>
          <w:szCs w:val="24"/>
        </w:rPr>
        <w:t xml:space="preserve"> so in longitudinal direction</w:t>
      </w:r>
      <w:r w:rsidR="000E3920" w:rsidRPr="00FE3E1F">
        <w:rPr>
          <w:rFonts w:cstheme="minorHAnsi"/>
          <w:bCs/>
          <w:sz w:val="24"/>
          <w:szCs w:val="24"/>
        </w:rPr>
        <w:t xml:space="preserve"> of </w:t>
      </w:r>
      <w:r w:rsidR="00D62B66" w:rsidRPr="00FE3E1F">
        <w:rPr>
          <w:rFonts w:cstheme="minorHAnsi"/>
          <w:bCs/>
          <w:sz w:val="24"/>
          <w:szCs w:val="24"/>
        </w:rPr>
        <w:t xml:space="preserve">the </w:t>
      </w:r>
      <w:r w:rsidR="000E3920" w:rsidRPr="00FE3E1F">
        <w:rPr>
          <w:rFonts w:cstheme="minorHAnsi"/>
          <w:bCs/>
          <w:sz w:val="24"/>
          <w:szCs w:val="24"/>
        </w:rPr>
        <w:t>groundwater flow</w:t>
      </w:r>
      <w:r w:rsidR="000253C6" w:rsidRPr="00FE3E1F">
        <w:rPr>
          <w:rFonts w:cstheme="minorHAnsi"/>
          <w:bCs/>
          <w:sz w:val="24"/>
          <w:szCs w:val="24"/>
        </w:rPr>
        <w:t xml:space="preserve">. </w:t>
      </w:r>
      <w:r w:rsidR="00752FE1">
        <w:rPr>
          <w:rFonts w:cstheme="minorHAnsi"/>
          <w:bCs/>
          <w:sz w:val="24"/>
          <w:szCs w:val="24"/>
        </w:rPr>
        <w:t>I</w:t>
      </w:r>
      <w:r w:rsidR="00866CF6">
        <w:rPr>
          <w:rFonts w:cstheme="minorHAnsi"/>
          <w:bCs/>
          <w:sz w:val="24"/>
          <w:szCs w:val="24"/>
        </w:rPr>
        <w:t>n a model. i</w:t>
      </w:r>
      <w:r w:rsidR="00752FE1">
        <w:rPr>
          <w:rFonts w:cstheme="minorHAnsi"/>
          <w:bCs/>
          <w:sz w:val="24"/>
          <w:szCs w:val="24"/>
        </w:rPr>
        <w:t>t</w:t>
      </w:r>
      <w:r w:rsidR="000253C6" w:rsidRPr="00FE3E1F">
        <w:rPr>
          <w:rFonts w:cstheme="minorHAnsi"/>
          <w:bCs/>
          <w:sz w:val="24"/>
          <w:szCs w:val="24"/>
        </w:rPr>
        <w:t xml:space="preserve"> is additional to</w:t>
      </w:r>
      <w:r w:rsidR="008250F1" w:rsidRPr="00FE3E1F">
        <w:rPr>
          <w:rFonts w:cstheme="minorHAnsi"/>
          <w:bCs/>
          <w:sz w:val="24"/>
          <w:szCs w:val="24"/>
        </w:rPr>
        <w:t xml:space="preserve"> </w:t>
      </w:r>
      <w:r w:rsidR="00752FE1">
        <w:rPr>
          <w:rFonts w:cstheme="minorHAnsi"/>
          <w:bCs/>
          <w:sz w:val="24"/>
          <w:szCs w:val="24"/>
        </w:rPr>
        <w:t xml:space="preserve">transport processes at </w:t>
      </w:r>
      <w:r w:rsidR="000253C6" w:rsidRPr="00FE3E1F">
        <w:rPr>
          <w:rFonts w:cstheme="minorHAnsi"/>
          <w:bCs/>
          <w:sz w:val="24"/>
          <w:szCs w:val="24"/>
        </w:rPr>
        <w:t xml:space="preserve">average velocity in the aquifer or </w:t>
      </w:r>
      <w:r w:rsidR="00752FE1">
        <w:rPr>
          <w:rFonts w:cstheme="minorHAnsi"/>
          <w:bCs/>
          <w:sz w:val="24"/>
          <w:szCs w:val="24"/>
        </w:rPr>
        <w:t xml:space="preserve">in a model </w:t>
      </w:r>
      <w:r w:rsidR="000253C6" w:rsidRPr="00FE3E1F">
        <w:rPr>
          <w:rFonts w:cstheme="minorHAnsi"/>
          <w:bCs/>
          <w:sz w:val="24"/>
          <w:szCs w:val="24"/>
        </w:rPr>
        <w:t>cell.</w:t>
      </w:r>
      <w:r w:rsidR="00D1274E" w:rsidRPr="00FE3E1F">
        <w:rPr>
          <w:rFonts w:cstheme="minorHAnsi"/>
          <w:bCs/>
          <w:sz w:val="24"/>
          <w:szCs w:val="24"/>
        </w:rPr>
        <w:t xml:space="preserve"> </w:t>
      </w:r>
      <w:r w:rsidR="00041810" w:rsidRPr="00FE3E1F">
        <w:rPr>
          <w:rFonts w:cstheme="minorHAnsi"/>
          <w:bCs/>
          <w:sz w:val="24"/>
          <w:szCs w:val="24"/>
        </w:rPr>
        <w:t>In the p</w:t>
      </w:r>
      <w:r w:rsidR="00366130" w:rsidRPr="00FE3E1F">
        <w:rPr>
          <w:rFonts w:cstheme="minorHAnsi"/>
          <w:bCs/>
          <w:sz w:val="24"/>
          <w:szCs w:val="24"/>
        </w:rPr>
        <w:t>resent work</w:t>
      </w:r>
      <w:r w:rsidR="00041810" w:rsidRPr="00FE3E1F">
        <w:rPr>
          <w:rFonts w:cstheme="minorHAnsi"/>
          <w:bCs/>
          <w:sz w:val="24"/>
          <w:szCs w:val="24"/>
        </w:rPr>
        <w:t xml:space="preserve">, </w:t>
      </w:r>
      <w:r w:rsidR="00366130" w:rsidRPr="00FE3E1F">
        <w:rPr>
          <w:rFonts w:cstheme="minorHAnsi"/>
          <w:bCs/>
          <w:sz w:val="24"/>
          <w:szCs w:val="24"/>
        </w:rPr>
        <w:t xml:space="preserve">dispersion </w:t>
      </w:r>
      <w:r w:rsidR="00041810" w:rsidRPr="00FE3E1F">
        <w:rPr>
          <w:rFonts w:cstheme="minorHAnsi"/>
          <w:bCs/>
          <w:sz w:val="24"/>
          <w:szCs w:val="24"/>
        </w:rPr>
        <w:t xml:space="preserve">is </w:t>
      </w:r>
      <w:r w:rsidR="00866CF6">
        <w:rPr>
          <w:rFonts w:cstheme="minorHAnsi"/>
          <w:bCs/>
          <w:sz w:val="24"/>
          <w:szCs w:val="24"/>
        </w:rPr>
        <w:t>considered</w:t>
      </w:r>
      <w:r w:rsidR="00041810" w:rsidRPr="00FE3E1F">
        <w:rPr>
          <w:rFonts w:cstheme="minorHAnsi"/>
          <w:bCs/>
          <w:sz w:val="24"/>
          <w:szCs w:val="24"/>
        </w:rPr>
        <w:t xml:space="preserve"> </w:t>
      </w:r>
      <w:r w:rsidR="00866CF6">
        <w:rPr>
          <w:rFonts w:cstheme="minorHAnsi"/>
          <w:bCs/>
          <w:sz w:val="24"/>
          <w:szCs w:val="24"/>
        </w:rPr>
        <w:t>to occur</w:t>
      </w:r>
      <w:r w:rsidR="00366130" w:rsidRPr="00FE3E1F">
        <w:rPr>
          <w:rFonts w:cstheme="minorHAnsi"/>
          <w:bCs/>
          <w:sz w:val="24"/>
          <w:szCs w:val="24"/>
        </w:rPr>
        <w:t xml:space="preserve"> along </w:t>
      </w:r>
      <w:r w:rsidR="00041810" w:rsidRPr="00FE3E1F">
        <w:rPr>
          <w:rFonts w:cstheme="minorHAnsi"/>
          <w:bCs/>
          <w:sz w:val="24"/>
          <w:szCs w:val="24"/>
        </w:rPr>
        <w:t xml:space="preserve">a </w:t>
      </w:r>
      <w:r w:rsidR="00366130" w:rsidRPr="00FE3E1F">
        <w:rPr>
          <w:rFonts w:cstheme="minorHAnsi"/>
          <w:bCs/>
          <w:sz w:val="24"/>
          <w:szCs w:val="24"/>
        </w:rPr>
        <w:t xml:space="preserve">flow path </w:t>
      </w:r>
      <w:r w:rsidR="00041810" w:rsidRPr="00FE3E1F">
        <w:rPr>
          <w:rFonts w:cstheme="minorHAnsi"/>
          <w:bCs/>
          <w:sz w:val="24"/>
          <w:szCs w:val="24"/>
        </w:rPr>
        <w:t xml:space="preserve">as may come from a </w:t>
      </w:r>
      <w:r w:rsidR="00366130" w:rsidRPr="00FE3E1F">
        <w:rPr>
          <w:rFonts w:cstheme="minorHAnsi"/>
          <w:bCs/>
          <w:sz w:val="24"/>
          <w:szCs w:val="24"/>
        </w:rPr>
        <w:t>num</w:t>
      </w:r>
      <w:r w:rsidR="00041810" w:rsidRPr="00FE3E1F">
        <w:rPr>
          <w:rFonts w:cstheme="minorHAnsi"/>
          <w:bCs/>
          <w:sz w:val="24"/>
          <w:szCs w:val="24"/>
        </w:rPr>
        <w:t>erical</w:t>
      </w:r>
      <w:r w:rsidR="00366130" w:rsidRPr="00FE3E1F">
        <w:rPr>
          <w:rFonts w:cstheme="minorHAnsi"/>
          <w:bCs/>
          <w:sz w:val="24"/>
          <w:szCs w:val="24"/>
        </w:rPr>
        <w:t xml:space="preserve"> model. </w:t>
      </w:r>
      <w:r w:rsidR="00041810" w:rsidRPr="00FE3E1F">
        <w:rPr>
          <w:rFonts w:cstheme="minorHAnsi"/>
          <w:bCs/>
          <w:sz w:val="24"/>
          <w:szCs w:val="24"/>
        </w:rPr>
        <w:t>As a f</w:t>
      </w:r>
      <w:r w:rsidR="007F6B14" w:rsidRPr="00FE3E1F">
        <w:rPr>
          <w:rFonts w:cstheme="minorHAnsi"/>
          <w:bCs/>
          <w:sz w:val="24"/>
          <w:szCs w:val="24"/>
        </w:rPr>
        <w:t xml:space="preserve">irst </w:t>
      </w:r>
      <w:r w:rsidR="0057529D" w:rsidRPr="00FE3E1F">
        <w:rPr>
          <w:rFonts w:cstheme="minorHAnsi"/>
          <w:bCs/>
          <w:sz w:val="24"/>
          <w:szCs w:val="24"/>
        </w:rPr>
        <w:t>step</w:t>
      </w:r>
      <w:r w:rsidR="00621A57" w:rsidRPr="00FE3E1F">
        <w:rPr>
          <w:rFonts w:cstheme="minorHAnsi"/>
          <w:bCs/>
          <w:sz w:val="24"/>
          <w:szCs w:val="24"/>
        </w:rPr>
        <w:t xml:space="preserve"> </w:t>
      </w:r>
      <w:r w:rsidR="00041810" w:rsidRPr="00FE3E1F">
        <w:rPr>
          <w:rFonts w:cstheme="minorHAnsi"/>
          <w:bCs/>
          <w:sz w:val="24"/>
          <w:szCs w:val="24"/>
        </w:rPr>
        <w:t xml:space="preserve">on the </w:t>
      </w:r>
      <w:r w:rsidR="00025F7D">
        <w:rPr>
          <w:rFonts w:cstheme="minorHAnsi"/>
          <w:bCs/>
          <w:sz w:val="24"/>
          <w:szCs w:val="24"/>
        </w:rPr>
        <w:t>way</w:t>
      </w:r>
      <w:r w:rsidR="00041810" w:rsidRPr="00FE3E1F">
        <w:rPr>
          <w:rFonts w:cstheme="minorHAnsi"/>
          <w:bCs/>
          <w:sz w:val="24"/>
          <w:szCs w:val="24"/>
        </w:rPr>
        <w:t xml:space="preserve"> to </w:t>
      </w:r>
      <w:r w:rsidR="00C24F20">
        <w:rPr>
          <w:rFonts w:cstheme="minorHAnsi"/>
          <w:bCs/>
          <w:sz w:val="24"/>
          <w:szCs w:val="24"/>
        </w:rPr>
        <w:t>an implementation</w:t>
      </w:r>
      <w:r w:rsidR="00866CF6">
        <w:rPr>
          <w:rFonts w:cstheme="minorHAnsi"/>
          <w:bCs/>
          <w:sz w:val="24"/>
          <w:szCs w:val="24"/>
        </w:rPr>
        <w:t xml:space="preserve"> in numerical </w:t>
      </w:r>
      <w:r w:rsidR="00041810" w:rsidRPr="00FE3E1F">
        <w:rPr>
          <w:rFonts w:cstheme="minorHAnsi"/>
          <w:bCs/>
          <w:sz w:val="24"/>
          <w:szCs w:val="24"/>
        </w:rPr>
        <w:t xml:space="preserve">modeling, </w:t>
      </w:r>
      <w:r w:rsidR="00C24F20">
        <w:rPr>
          <w:rFonts w:cstheme="minorHAnsi"/>
          <w:bCs/>
          <w:sz w:val="24"/>
          <w:szCs w:val="24"/>
        </w:rPr>
        <w:t>a</w:t>
      </w:r>
      <w:r w:rsidR="00025F7D">
        <w:rPr>
          <w:rFonts w:cstheme="minorHAnsi"/>
          <w:bCs/>
          <w:sz w:val="24"/>
          <w:szCs w:val="24"/>
        </w:rPr>
        <w:t xml:space="preserve"> set of</w:t>
      </w:r>
      <w:r w:rsidR="00C24F20">
        <w:rPr>
          <w:rFonts w:cstheme="minorHAnsi"/>
          <w:bCs/>
          <w:sz w:val="24"/>
          <w:szCs w:val="24"/>
        </w:rPr>
        <w:t xml:space="preserve"> applicable</w:t>
      </w:r>
      <w:r w:rsidR="00025F7D">
        <w:rPr>
          <w:rFonts w:cstheme="minorHAnsi"/>
          <w:bCs/>
          <w:sz w:val="24"/>
          <w:szCs w:val="24"/>
        </w:rPr>
        <w:t xml:space="preserve"> </w:t>
      </w:r>
      <w:r w:rsidR="007F6B14" w:rsidRPr="00FE3E1F">
        <w:rPr>
          <w:rFonts w:cstheme="minorHAnsi"/>
          <w:bCs/>
          <w:sz w:val="24"/>
          <w:szCs w:val="24"/>
        </w:rPr>
        <w:t>equations</w:t>
      </w:r>
      <w:r w:rsidR="007903AD" w:rsidRPr="00FE3E1F">
        <w:rPr>
          <w:rFonts w:cstheme="minorHAnsi"/>
          <w:bCs/>
          <w:sz w:val="24"/>
          <w:szCs w:val="24"/>
        </w:rPr>
        <w:t xml:space="preserve"> </w:t>
      </w:r>
      <w:r w:rsidR="00025F7D">
        <w:rPr>
          <w:rFonts w:cstheme="minorHAnsi"/>
          <w:bCs/>
          <w:sz w:val="24"/>
          <w:szCs w:val="24"/>
        </w:rPr>
        <w:t>is</w:t>
      </w:r>
      <w:r w:rsidR="00041810" w:rsidRPr="00FE3E1F">
        <w:rPr>
          <w:rFonts w:cstheme="minorHAnsi"/>
          <w:bCs/>
          <w:sz w:val="24"/>
          <w:szCs w:val="24"/>
        </w:rPr>
        <w:t xml:space="preserve"> </w:t>
      </w:r>
      <w:proofErr w:type="gramStart"/>
      <w:r w:rsidR="00041810" w:rsidRPr="00FE3E1F">
        <w:rPr>
          <w:rFonts w:cstheme="minorHAnsi"/>
          <w:bCs/>
          <w:sz w:val="24"/>
          <w:szCs w:val="24"/>
        </w:rPr>
        <w:t>presented</w:t>
      </w:r>
      <w:proofErr w:type="gramEnd"/>
      <w:r w:rsidR="00041810" w:rsidRPr="00FE3E1F">
        <w:rPr>
          <w:rFonts w:cstheme="minorHAnsi"/>
          <w:bCs/>
          <w:sz w:val="24"/>
          <w:szCs w:val="24"/>
        </w:rPr>
        <w:t xml:space="preserve"> </w:t>
      </w:r>
      <w:r w:rsidR="007903AD" w:rsidRPr="00FE3E1F">
        <w:rPr>
          <w:rFonts w:cstheme="minorHAnsi"/>
          <w:bCs/>
          <w:sz w:val="24"/>
          <w:szCs w:val="24"/>
        </w:rPr>
        <w:t xml:space="preserve">and </w:t>
      </w:r>
      <w:r w:rsidR="00041810" w:rsidRPr="00FE3E1F">
        <w:rPr>
          <w:rFonts w:cstheme="minorHAnsi"/>
          <w:bCs/>
          <w:sz w:val="24"/>
          <w:szCs w:val="24"/>
        </w:rPr>
        <w:t xml:space="preserve">a </w:t>
      </w:r>
      <w:r w:rsidR="007903AD" w:rsidRPr="00FE3E1F">
        <w:rPr>
          <w:rFonts w:cstheme="minorHAnsi"/>
          <w:bCs/>
          <w:sz w:val="24"/>
          <w:szCs w:val="24"/>
        </w:rPr>
        <w:t>demonstration</w:t>
      </w:r>
      <w:r w:rsidR="00041810" w:rsidRPr="00FE3E1F">
        <w:rPr>
          <w:rFonts w:cstheme="minorHAnsi"/>
          <w:bCs/>
          <w:sz w:val="24"/>
          <w:szCs w:val="24"/>
        </w:rPr>
        <w:t xml:space="preserve"> is given of the development</w:t>
      </w:r>
      <w:r w:rsidR="00025F7D">
        <w:rPr>
          <w:rFonts w:cstheme="minorHAnsi"/>
          <w:bCs/>
          <w:sz w:val="24"/>
          <w:szCs w:val="24"/>
        </w:rPr>
        <w:t xml:space="preserve"> over time </w:t>
      </w:r>
      <w:r w:rsidR="00041810" w:rsidRPr="00FE3E1F">
        <w:rPr>
          <w:rFonts w:cstheme="minorHAnsi"/>
          <w:bCs/>
          <w:sz w:val="24"/>
          <w:szCs w:val="24"/>
        </w:rPr>
        <w:t>of two</w:t>
      </w:r>
      <w:r w:rsidR="004F6277">
        <w:rPr>
          <w:rFonts w:cstheme="minorHAnsi"/>
          <w:bCs/>
          <w:sz w:val="24"/>
          <w:szCs w:val="24"/>
        </w:rPr>
        <w:t xml:space="preserve"> clouds of</w:t>
      </w:r>
      <w:r w:rsidR="001C2751" w:rsidRPr="00FE3E1F">
        <w:rPr>
          <w:rFonts w:cstheme="minorHAnsi"/>
          <w:bCs/>
          <w:sz w:val="24"/>
          <w:szCs w:val="24"/>
        </w:rPr>
        <w:t xml:space="preserve"> </w:t>
      </w:r>
      <w:ins w:id="230" w:author="Theo Olsthoorn" w:date="2025-04-15T20:54:00Z" w16du:dateUtc="2025-04-15T18:54:00Z">
        <w:r w:rsidR="00AD082A">
          <w:rPr>
            <w:rFonts w:cstheme="minorHAnsi"/>
            <w:bCs/>
            <w:sz w:val="24"/>
            <w:szCs w:val="24"/>
          </w:rPr>
          <w:t xml:space="preserve">dissolved </w:t>
        </w:r>
      </w:ins>
      <w:del w:id="231" w:author="Theo Olsthoorn" w:date="2025-04-15T20:54:00Z" w16du:dateUtc="2025-04-15T18:54:00Z">
        <w:r w:rsidR="001C2751" w:rsidRPr="00FE3E1F" w:rsidDel="00AD082A">
          <w:rPr>
            <w:rFonts w:cstheme="minorHAnsi"/>
            <w:bCs/>
            <w:sz w:val="24"/>
            <w:szCs w:val="24"/>
          </w:rPr>
          <w:delText xml:space="preserve">water </w:delText>
        </w:r>
      </w:del>
      <w:r w:rsidR="001C2751" w:rsidRPr="00FE3E1F">
        <w:rPr>
          <w:rFonts w:cstheme="minorHAnsi"/>
          <w:bCs/>
          <w:sz w:val="24"/>
          <w:szCs w:val="24"/>
        </w:rPr>
        <w:t>particle</w:t>
      </w:r>
      <w:r w:rsidR="00025F7D">
        <w:rPr>
          <w:rFonts w:cstheme="minorHAnsi"/>
          <w:bCs/>
          <w:sz w:val="24"/>
          <w:szCs w:val="24"/>
        </w:rPr>
        <w:t>s</w:t>
      </w:r>
      <w:r w:rsidR="00325538">
        <w:rPr>
          <w:rFonts w:cstheme="minorHAnsi"/>
          <w:bCs/>
          <w:sz w:val="24"/>
          <w:szCs w:val="24"/>
        </w:rPr>
        <w:t xml:space="preserve"> or plume</w:t>
      </w:r>
      <w:r w:rsidR="004F6277">
        <w:rPr>
          <w:rFonts w:cstheme="minorHAnsi"/>
          <w:bCs/>
          <w:sz w:val="24"/>
          <w:szCs w:val="24"/>
        </w:rPr>
        <w:t>s</w:t>
      </w:r>
      <w:r w:rsidR="00041810" w:rsidRPr="00FE3E1F">
        <w:rPr>
          <w:rFonts w:cstheme="minorHAnsi"/>
          <w:bCs/>
          <w:sz w:val="24"/>
          <w:szCs w:val="24"/>
        </w:rPr>
        <w:t xml:space="preserve"> as may occur in a weakly and strongly heterogeneous aquifer</w:t>
      </w:r>
      <w:r w:rsidR="007F6B14" w:rsidRPr="00FE3E1F">
        <w:rPr>
          <w:rFonts w:cstheme="minorHAnsi"/>
          <w:bCs/>
          <w:sz w:val="24"/>
          <w:szCs w:val="24"/>
        </w:rPr>
        <w:t>.</w:t>
      </w:r>
    </w:p>
    <w:p w14:paraId="26CD9FF1" w14:textId="77777777" w:rsidR="00C33D77" w:rsidRPr="00FE3E1F" w:rsidRDefault="00C33D77">
      <w:pPr>
        <w:rPr>
          <w:rFonts w:cstheme="minorHAnsi"/>
          <w:bCs/>
          <w:sz w:val="24"/>
          <w:szCs w:val="24"/>
        </w:rPr>
      </w:pPr>
    </w:p>
    <w:p w14:paraId="00C86DBC" w14:textId="1FC1B0AC" w:rsidR="00C23F14" w:rsidRPr="00FE3E1F" w:rsidRDefault="00C23F14">
      <w:pPr>
        <w:rPr>
          <w:rFonts w:cstheme="minorHAnsi"/>
          <w:bCs/>
          <w:sz w:val="24"/>
          <w:szCs w:val="24"/>
        </w:rPr>
      </w:pPr>
      <w:del w:id="232" w:author="Theo Olsthoorn" w:date="2025-04-15T20:54:00Z" w16du:dateUtc="2025-04-15T18:54:00Z">
        <w:r w:rsidRPr="00FE3E1F" w:rsidDel="00AD082A">
          <w:rPr>
            <w:rFonts w:cstheme="minorHAnsi"/>
            <w:bCs/>
            <w:sz w:val="24"/>
            <w:szCs w:val="24"/>
          </w:rPr>
          <w:delText>In a previous paper (</w:delText>
        </w:r>
      </w:del>
      <w:r w:rsidRPr="00FE3E1F">
        <w:rPr>
          <w:rFonts w:cstheme="minorHAnsi"/>
          <w:bCs/>
          <w:sz w:val="24"/>
          <w:szCs w:val="24"/>
        </w:rPr>
        <w:t>De Lange</w:t>
      </w:r>
      <w:del w:id="233" w:author="Theo Olsthoorn" w:date="2025-04-15T20:54:00Z" w16du:dateUtc="2025-04-15T18:54:00Z">
        <w:r w:rsidRPr="00FE3E1F" w:rsidDel="00AD082A">
          <w:rPr>
            <w:rFonts w:cstheme="minorHAnsi"/>
            <w:bCs/>
            <w:sz w:val="24"/>
            <w:szCs w:val="24"/>
          </w:rPr>
          <w:delText>,</w:delText>
        </w:r>
      </w:del>
      <w:r w:rsidRPr="00FE3E1F">
        <w:rPr>
          <w:rFonts w:cstheme="minorHAnsi"/>
          <w:bCs/>
          <w:sz w:val="24"/>
          <w:szCs w:val="24"/>
        </w:rPr>
        <w:t xml:space="preserve"> </w:t>
      </w:r>
      <w:ins w:id="234" w:author="Theo Olsthoorn" w:date="2025-04-15T20:54:00Z" w16du:dateUtc="2025-04-15T18:54:00Z">
        <w:r w:rsidR="00AD082A">
          <w:rPr>
            <w:rFonts w:cstheme="minorHAnsi"/>
            <w:bCs/>
            <w:sz w:val="24"/>
            <w:szCs w:val="24"/>
          </w:rPr>
          <w:t>(</w:t>
        </w:r>
      </w:ins>
      <w:r w:rsidRPr="00FE3E1F">
        <w:rPr>
          <w:rFonts w:cstheme="minorHAnsi"/>
          <w:bCs/>
          <w:sz w:val="24"/>
          <w:szCs w:val="24"/>
        </w:rPr>
        <w:t xml:space="preserve">2022), </w:t>
      </w:r>
      <w:ins w:id="235" w:author="Theo Olsthoorn" w:date="2025-04-15T20:54:00Z" w16du:dateUtc="2025-04-15T18:54:00Z">
        <w:r w:rsidR="00AD082A">
          <w:rPr>
            <w:rFonts w:cstheme="minorHAnsi"/>
            <w:bCs/>
            <w:sz w:val="24"/>
            <w:szCs w:val="24"/>
          </w:rPr>
          <w:t xml:space="preserve">applied </w:t>
        </w:r>
      </w:ins>
      <w:r w:rsidR="009E3F03">
        <w:rPr>
          <w:rFonts w:cstheme="minorHAnsi"/>
          <w:bCs/>
          <w:sz w:val="24"/>
          <w:szCs w:val="24"/>
        </w:rPr>
        <w:t xml:space="preserve">the method of </w:t>
      </w:r>
      <w:r w:rsidRPr="00FE3E1F">
        <w:rPr>
          <w:rFonts w:cstheme="minorHAnsi"/>
          <w:bCs/>
          <w:sz w:val="24"/>
          <w:szCs w:val="24"/>
        </w:rPr>
        <w:t xml:space="preserve">ATP </w:t>
      </w:r>
      <w:del w:id="236" w:author="Theo Olsthoorn" w:date="2025-04-15T20:54:00Z" w16du:dateUtc="2025-04-15T18:54:00Z">
        <w:r w:rsidRPr="00FE3E1F" w:rsidDel="00AD082A">
          <w:rPr>
            <w:rFonts w:cstheme="minorHAnsi"/>
            <w:bCs/>
            <w:sz w:val="24"/>
            <w:szCs w:val="24"/>
          </w:rPr>
          <w:delText xml:space="preserve">has been applied </w:delText>
        </w:r>
      </w:del>
      <w:r w:rsidRPr="00FE3E1F">
        <w:rPr>
          <w:rFonts w:cstheme="minorHAnsi"/>
          <w:bCs/>
          <w:sz w:val="24"/>
          <w:szCs w:val="24"/>
        </w:rPr>
        <w:t>to better understand dispersion as observed in fourteen large</w:t>
      </w:r>
      <w:ins w:id="237" w:author="Theo Olsthoorn" w:date="2025-04-15T20:55:00Z" w16du:dateUtc="2025-04-15T18:55:00Z">
        <w:r w:rsidR="00AD082A">
          <w:rPr>
            <w:rFonts w:cstheme="minorHAnsi"/>
            <w:bCs/>
            <w:sz w:val="24"/>
            <w:szCs w:val="24"/>
          </w:rPr>
          <w:t>-scale</w:t>
        </w:r>
      </w:ins>
      <w:r w:rsidRPr="00FE3E1F">
        <w:rPr>
          <w:rFonts w:cstheme="minorHAnsi"/>
          <w:bCs/>
          <w:sz w:val="24"/>
          <w:szCs w:val="24"/>
        </w:rPr>
        <w:t xml:space="preserve"> field experiments performed at nine well-documented sites all over the world</w:t>
      </w:r>
      <w:ins w:id="238" w:author="Theo Olsthoorn" w:date="2025-04-15T20:55:00Z" w16du:dateUtc="2025-04-15T18:55:00Z">
        <w:r w:rsidR="00AD082A">
          <w:rPr>
            <w:rFonts w:cstheme="minorHAnsi"/>
            <w:bCs/>
            <w:sz w:val="24"/>
            <w:szCs w:val="24"/>
          </w:rPr>
          <w:t>. Include</w:t>
        </w:r>
      </w:ins>
      <w:ins w:id="239" w:author="Theo Olsthoorn" w:date="2025-04-15T20:56:00Z" w16du:dateUtc="2025-04-15T18:56:00Z">
        <w:r w:rsidR="00AD082A">
          <w:rPr>
            <w:rFonts w:cstheme="minorHAnsi"/>
            <w:bCs/>
            <w:sz w:val="24"/>
            <w:szCs w:val="24"/>
          </w:rPr>
          <w:t>d</w:t>
        </w:r>
      </w:ins>
      <w:ins w:id="240" w:author="Theo Olsthoorn" w:date="2025-04-15T20:55:00Z" w16du:dateUtc="2025-04-15T18:55:00Z">
        <w:r w:rsidR="00AD082A">
          <w:rPr>
            <w:rFonts w:cstheme="minorHAnsi"/>
            <w:bCs/>
            <w:sz w:val="24"/>
            <w:szCs w:val="24"/>
          </w:rPr>
          <w:t xml:space="preserve"> was </w:t>
        </w:r>
      </w:ins>
      <w:del w:id="241" w:author="Theo Olsthoorn" w:date="2025-04-15T20:55:00Z" w16du:dateUtc="2025-04-15T18:55:00Z">
        <w:r w:rsidRPr="00FE3E1F" w:rsidDel="00AD082A">
          <w:rPr>
            <w:rFonts w:cstheme="minorHAnsi"/>
            <w:bCs/>
            <w:sz w:val="24"/>
            <w:szCs w:val="24"/>
          </w:rPr>
          <w:delText>,</w:delText>
        </w:r>
        <w:r w:rsidR="00E44941" w:rsidDel="00AD082A">
          <w:rPr>
            <w:rFonts w:cstheme="minorHAnsi"/>
            <w:bCs/>
            <w:sz w:val="24"/>
            <w:szCs w:val="24"/>
          </w:rPr>
          <w:delText xml:space="preserve"> includ</w:delText>
        </w:r>
        <w:r w:rsidRPr="00FE3E1F" w:rsidDel="00AD082A">
          <w:rPr>
            <w:rFonts w:cstheme="minorHAnsi"/>
            <w:bCs/>
            <w:sz w:val="24"/>
            <w:szCs w:val="24"/>
          </w:rPr>
          <w:delText xml:space="preserve">ing </w:delText>
        </w:r>
      </w:del>
      <w:r w:rsidRPr="00FE3E1F">
        <w:rPr>
          <w:rFonts w:cstheme="minorHAnsi"/>
          <w:bCs/>
          <w:sz w:val="24"/>
          <w:szCs w:val="24"/>
        </w:rPr>
        <w:t>a well-based set of stochastic parameters describing the heterogeneity</w:t>
      </w:r>
      <w:r w:rsidR="00804FA0">
        <w:rPr>
          <w:rFonts w:cstheme="minorHAnsi"/>
          <w:bCs/>
          <w:sz w:val="24"/>
          <w:szCs w:val="24"/>
        </w:rPr>
        <w:t xml:space="preserve"> of the aquifers</w:t>
      </w:r>
      <w:ins w:id="242" w:author="Theo Olsthoorn" w:date="2025-04-15T20:56:00Z" w16du:dateUtc="2025-04-15T18:56:00Z">
        <w:r w:rsidR="00AD082A">
          <w:rPr>
            <w:rFonts w:cstheme="minorHAnsi"/>
            <w:bCs/>
            <w:sz w:val="24"/>
            <w:szCs w:val="24"/>
          </w:rPr>
          <w:t xml:space="preserve"> (</w:t>
        </w:r>
        <w:proofErr w:type="spellStart"/>
        <w:r w:rsidR="00AD082A">
          <w:rPr>
            <w:rFonts w:cstheme="minorHAnsi"/>
            <w:bCs/>
            <w:sz w:val="24"/>
            <w:szCs w:val="24"/>
          </w:rPr>
          <w:t>deze</w:t>
        </w:r>
        <w:proofErr w:type="spellEnd"/>
        <w:r w:rsidR="00AD082A">
          <w:rPr>
            <w:rFonts w:cstheme="minorHAnsi"/>
            <w:bCs/>
            <w:sz w:val="24"/>
            <w:szCs w:val="24"/>
          </w:rPr>
          <w:t xml:space="preserve"> zin </w:t>
        </w:r>
        <w:proofErr w:type="spellStart"/>
        <w:r w:rsidR="00AD082A">
          <w:rPr>
            <w:rFonts w:cstheme="minorHAnsi"/>
            <w:bCs/>
            <w:sz w:val="24"/>
            <w:szCs w:val="24"/>
          </w:rPr>
          <w:t>klopt</w:t>
        </w:r>
        <w:proofErr w:type="spellEnd"/>
        <w:r w:rsidR="00AD082A">
          <w:rPr>
            <w:rFonts w:cstheme="minorHAnsi"/>
            <w:bCs/>
            <w:sz w:val="24"/>
            <w:szCs w:val="24"/>
          </w:rPr>
          <w:t xml:space="preserve"> </w:t>
        </w:r>
        <w:proofErr w:type="spellStart"/>
        <w:r w:rsidR="00AD082A">
          <w:rPr>
            <w:rFonts w:cstheme="minorHAnsi"/>
            <w:bCs/>
            <w:sz w:val="24"/>
            <w:szCs w:val="24"/>
          </w:rPr>
          <w:t>niet</w:t>
        </w:r>
        <w:proofErr w:type="spellEnd"/>
        <w:r w:rsidR="00AD082A">
          <w:rPr>
            <w:rFonts w:cstheme="minorHAnsi"/>
            <w:bCs/>
            <w:sz w:val="24"/>
            <w:szCs w:val="24"/>
          </w:rPr>
          <w:t xml:space="preserve"> met de </w:t>
        </w:r>
        <w:proofErr w:type="spellStart"/>
        <w:r w:rsidR="00AD082A">
          <w:rPr>
            <w:rFonts w:cstheme="minorHAnsi"/>
            <w:bCs/>
            <w:sz w:val="24"/>
            <w:szCs w:val="24"/>
          </w:rPr>
          <w:t>voorgaande</w:t>
        </w:r>
        <w:proofErr w:type="spellEnd"/>
        <w:r w:rsidR="00AD082A">
          <w:rPr>
            <w:rFonts w:cstheme="minorHAnsi"/>
            <w:bCs/>
            <w:sz w:val="24"/>
            <w:szCs w:val="24"/>
          </w:rPr>
          <w:t>)</w:t>
        </w:r>
      </w:ins>
      <w:r w:rsidRPr="00FE3E1F">
        <w:rPr>
          <w:rFonts w:cstheme="minorHAnsi"/>
          <w:bCs/>
          <w:sz w:val="24"/>
          <w:szCs w:val="24"/>
        </w:rPr>
        <w:t xml:space="preserve">. </w:t>
      </w:r>
      <w:r w:rsidR="00E44941">
        <w:rPr>
          <w:rFonts w:cstheme="minorHAnsi"/>
          <w:bCs/>
          <w:sz w:val="24"/>
          <w:szCs w:val="24"/>
        </w:rPr>
        <w:t xml:space="preserve">The </w:t>
      </w:r>
      <w:del w:id="243" w:author="Theo Olsthoorn" w:date="2025-04-15T20:57:00Z" w16du:dateUtc="2025-04-15T18:57:00Z">
        <w:r w:rsidR="00E44941" w:rsidDel="00AD082A">
          <w:rPr>
            <w:rFonts w:cstheme="minorHAnsi"/>
            <w:bCs/>
            <w:sz w:val="24"/>
            <w:szCs w:val="24"/>
          </w:rPr>
          <w:delText>reported</w:delText>
        </w:r>
        <w:r w:rsidRPr="00FE3E1F" w:rsidDel="00AD082A">
          <w:rPr>
            <w:rFonts w:cstheme="minorHAnsi"/>
            <w:bCs/>
            <w:sz w:val="24"/>
            <w:szCs w:val="24"/>
          </w:rPr>
          <w:delText xml:space="preserve"> </w:delText>
        </w:r>
      </w:del>
      <w:r w:rsidRPr="00FE3E1F">
        <w:rPr>
          <w:rFonts w:cstheme="minorHAnsi"/>
          <w:bCs/>
          <w:sz w:val="24"/>
          <w:szCs w:val="24"/>
        </w:rPr>
        <w:t>log conductivity variance</w:t>
      </w:r>
      <w:ins w:id="244" w:author="Theo Olsthoorn" w:date="2025-04-15T20:57:00Z" w16du:dateUtc="2025-04-15T18:57:00Z">
        <w:r w:rsidR="00AD082A">
          <w:rPr>
            <w:rFonts w:cstheme="minorHAnsi"/>
            <w:bCs/>
            <w:sz w:val="24"/>
            <w:szCs w:val="24"/>
          </w:rPr>
          <w:t>s reported from these experiments</w:t>
        </w:r>
      </w:ins>
      <w:r w:rsidRPr="00FE3E1F">
        <w:rPr>
          <w:rFonts w:cstheme="minorHAnsi"/>
          <w:bCs/>
          <w:sz w:val="24"/>
          <w:szCs w:val="24"/>
        </w:rPr>
        <w:t xml:space="preserve"> as well as the</w:t>
      </w:r>
      <w:ins w:id="245" w:author="Theo Olsthoorn" w:date="2025-04-15T20:57:00Z" w16du:dateUtc="2025-04-15T18:57:00Z">
        <w:r w:rsidR="00CA6984">
          <w:rPr>
            <w:rFonts w:cstheme="minorHAnsi"/>
            <w:bCs/>
            <w:sz w:val="24"/>
            <w:szCs w:val="24"/>
          </w:rPr>
          <w:t>ir</w:t>
        </w:r>
      </w:ins>
      <w:r w:rsidRPr="00FE3E1F">
        <w:rPr>
          <w:rFonts w:cstheme="minorHAnsi"/>
          <w:bCs/>
          <w:sz w:val="24"/>
          <w:szCs w:val="24"/>
        </w:rPr>
        <w:t xml:space="preserve"> dispersivities cover a range of more than two orders of magnitude</w:t>
      </w:r>
      <w:r w:rsidR="00A3078D">
        <w:rPr>
          <w:rFonts w:cstheme="minorHAnsi"/>
          <w:bCs/>
          <w:sz w:val="24"/>
          <w:szCs w:val="24"/>
        </w:rPr>
        <w:t xml:space="preserve">. </w:t>
      </w:r>
      <w:r w:rsidR="006672CF">
        <w:rPr>
          <w:rFonts w:cstheme="minorHAnsi"/>
          <w:bCs/>
          <w:sz w:val="24"/>
          <w:szCs w:val="24"/>
        </w:rPr>
        <w:t>Most of t</w:t>
      </w:r>
      <w:r w:rsidR="00A3078D">
        <w:rPr>
          <w:rFonts w:cstheme="minorHAnsi"/>
          <w:bCs/>
          <w:sz w:val="24"/>
          <w:szCs w:val="24"/>
        </w:rPr>
        <w:t>he</w:t>
      </w:r>
      <w:r w:rsidRPr="00FE3E1F">
        <w:rPr>
          <w:rFonts w:cstheme="minorHAnsi"/>
          <w:bCs/>
          <w:sz w:val="24"/>
          <w:szCs w:val="24"/>
        </w:rPr>
        <w:t xml:space="preserve"> dispersivities </w:t>
      </w:r>
      <w:ins w:id="246" w:author="Theo Olsthoorn" w:date="2025-04-15T20:58:00Z" w16du:dateUtc="2025-04-15T18:58:00Z">
        <w:r w:rsidR="00CA6984">
          <w:rPr>
            <w:rFonts w:cstheme="minorHAnsi"/>
            <w:bCs/>
            <w:sz w:val="24"/>
            <w:szCs w:val="24"/>
          </w:rPr>
          <w:t>were</w:t>
        </w:r>
      </w:ins>
      <w:del w:id="247" w:author="Theo Olsthoorn" w:date="2025-04-15T20:58:00Z" w16du:dateUtc="2025-04-15T18:58:00Z">
        <w:r w:rsidR="00A3078D" w:rsidDel="00CA6984">
          <w:rPr>
            <w:rFonts w:cstheme="minorHAnsi"/>
            <w:bCs/>
            <w:sz w:val="24"/>
            <w:szCs w:val="24"/>
          </w:rPr>
          <w:delText>have been</w:delText>
        </w:r>
      </w:del>
      <w:r w:rsidRPr="00FE3E1F">
        <w:rPr>
          <w:rFonts w:cstheme="minorHAnsi"/>
          <w:bCs/>
          <w:sz w:val="24"/>
          <w:szCs w:val="24"/>
        </w:rPr>
        <w:t xml:space="preserve"> </w:t>
      </w:r>
      <w:r w:rsidR="00E44941">
        <w:rPr>
          <w:rFonts w:cstheme="minorHAnsi"/>
          <w:bCs/>
          <w:sz w:val="24"/>
          <w:szCs w:val="24"/>
        </w:rPr>
        <w:t>deriv</w:t>
      </w:r>
      <w:r w:rsidRPr="00FE3E1F">
        <w:rPr>
          <w:rFonts w:cstheme="minorHAnsi"/>
          <w:bCs/>
          <w:sz w:val="24"/>
          <w:szCs w:val="24"/>
        </w:rPr>
        <w:t xml:space="preserve">ed from the variance of </w:t>
      </w:r>
      <w:r w:rsidR="00A3078D">
        <w:rPr>
          <w:rFonts w:cstheme="minorHAnsi"/>
          <w:bCs/>
          <w:sz w:val="24"/>
          <w:szCs w:val="24"/>
        </w:rPr>
        <w:t xml:space="preserve">the </w:t>
      </w:r>
      <w:r w:rsidRPr="00FE3E1F">
        <w:rPr>
          <w:rFonts w:cstheme="minorHAnsi"/>
          <w:bCs/>
          <w:sz w:val="24"/>
          <w:szCs w:val="24"/>
        </w:rPr>
        <w:t xml:space="preserve">spread of </w:t>
      </w:r>
      <w:r w:rsidR="00A3078D">
        <w:rPr>
          <w:rFonts w:cstheme="minorHAnsi"/>
          <w:bCs/>
          <w:sz w:val="24"/>
          <w:szCs w:val="24"/>
        </w:rPr>
        <w:t>solvents</w:t>
      </w:r>
      <w:ins w:id="248" w:author="Theo Olsthoorn" w:date="2025-04-15T20:58:00Z" w16du:dateUtc="2025-04-15T18:58:00Z">
        <w:r w:rsidR="00CA6984">
          <w:rPr>
            <w:rFonts w:cstheme="minorHAnsi"/>
            <w:bCs/>
            <w:sz w:val="24"/>
            <w:szCs w:val="24"/>
          </w:rPr>
          <w:t>, which was</w:t>
        </w:r>
      </w:ins>
      <w:r w:rsidRPr="00FE3E1F">
        <w:rPr>
          <w:rFonts w:cstheme="minorHAnsi"/>
          <w:bCs/>
          <w:sz w:val="24"/>
          <w:szCs w:val="24"/>
        </w:rPr>
        <w:t xml:space="preserve"> </w:t>
      </w:r>
      <w:r w:rsidR="00A3078D">
        <w:rPr>
          <w:rFonts w:cstheme="minorHAnsi"/>
          <w:bCs/>
          <w:sz w:val="24"/>
          <w:szCs w:val="24"/>
        </w:rPr>
        <w:t>divided by</w:t>
      </w:r>
      <w:r w:rsidRPr="00FE3E1F">
        <w:rPr>
          <w:rFonts w:cstheme="minorHAnsi"/>
          <w:bCs/>
          <w:sz w:val="24"/>
          <w:szCs w:val="24"/>
        </w:rPr>
        <w:t xml:space="preserve"> twice </w:t>
      </w:r>
      <w:ins w:id="249" w:author="Theo Olsthoorn" w:date="2025-04-15T20:58:00Z" w16du:dateUtc="2025-04-15T18:58:00Z">
        <w:r w:rsidR="00CA6984">
          <w:rPr>
            <w:rFonts w:cstheme="minorHAnsi"/>
            <w:bCs/>
            <w:sz w:val="24"/>
            <w:szCs w:val="24"/>
          </w:rPr>
          <w:t xml:space="preserve">the </w:t>
        </w:r>
      </w:ins>
      <w:r w:rsidRPr="00FE3E1F">
        <w:rPr>
          <w:rFonts w:cstheme="minorHAnsi"/>
          <w:bCs/>
          <w:sz w:val="24"/>
          <w:szCs w:val="24"/>
        </w:rPr>
        <w:t xml:space="preserve">length of </w:t>
      </w:r>
      <w:ins w:id="250" w:author="Theo Olsthoorn" w:date="2025-04-15T20:58:00Z" w16du:dateUtc="2025-04-15T18:58:00Z">
        <w:r w:rsidR="00CA6984">
          <w:rPr>
            <w:rFonts w:cstheme="minorHAnsi"/>
            <w:bCs/>
            <w:sz w:val="24"/>
            <w:szCs w:val="24"/>
          </w:rPr>
          <w:t xml:space="preserve">the </w:t>
        </w:r>
      </w:ins>
      <w:del w:id="251" w:author="Theo Olsthoorn" w:date="2025-04-15T20:58:00Z" w16du:dateUtc="2025-04-15T18:58:00Z">
        <w:r w:rsidRPr="00FE3E1F" w:rsidDel="00CA6984">
          <w:rPr>
            <w:rFonts w:cstheme="minorHAnsi"/>
            <w:bCs/>
            <w:sz w:val="24"/>
            <w:szCs w:val="24"/>
          </w:rPr>
          <w:delText xml:space="preserve">traveled </w:delText>
        </w:r>
      </w:del>
      <w:r w:rsidR="0007522E">
        <w:rPr>
          <w:rFonts w:cstheme="minorHAnsi"/>
          <w:bCs/>
          <w:sz w:val="24"/>
          <w:szCs w:val="24"/>
        </w:rPr>
        <w:t>distance</w:t>
      </w:r>
      <w:r w:rsidRPr="00FE3E1F">
        <w:rPr>
          <w:rFonts w:cstheme="minorHAnsi"/>
          <w:bCs/>
          <w:sz w:val="24"/>
          <w:szCs w:val="24"/>
        </w:rPr>
        <w:t xml:space="preserve"> </w:t>
      </w:r>
      <w:ins w:id="252" w:author="Theo Olsthoorn" w:date="2025-04-15T20:58:00Z" w16du:dateUtc="2025-04-15T18:58:00Z">
        <w:r w:rsidR="00CA6984">
          <w:rPr>
            <w:rFonts w:cstheme="minorHAnsi"/>
            <w:bCs/>
            <w:sz w:val="24"/>
            <w:szCs w:val="24"/>
          </w:rPr>
          <w:t xml:space="preserve">traveled </w:t>
        </w:r>
      </w:ins>
      <w:r w:rsidRPr="00FE3E1F">
        <w:rPr>
          <w:rFonts w:cstheme="minorHAnsi"/>
          <w:bCs/>
          <w:sz w:val="24"/>
          <w:szCs w:val="24"/>
        </w:rPr>
        <w:t xml:space="preserve">by </w:t>
      </w:r>
      <w:ins w:id="253" w:author="Theo Olsthoorn" w:date="2025-04-15T20:58:00Z" w16du:dateUtc="2025-04-15T18:58:00Z">
        <w:r w:rsidR="00CA6984">
          <w:rPr>
            <w:rFonts w:cstheme="minorHAnsi"/>
            <w:bCs/>
            <w:sz w:val="24"/>
            <w:szCs w:val="24"/>
          </w:rPr>
          <w:t xml:space="preserve">the </w:t>
        </w:r>
      </w:ins>
      <w:r w:rsidRPr="00FE3E1F">
        <w:rPr>
          <w:rFonts w:cstheme="minorHAnsi"/>
          <w:bCs/>
          <w:sz w:val="24"/>
          <w:szCs w:val="24"/>
        </w:rPr>
        <w:t>plume</w:t>
      </w:r>
      <w:ins w:id="254" w:author="Theo Olsthoorn" w:date="2025-04-15T20:58:00Z" w16du:dateUtc="2025-04-15T18:58:00Z">
        <w:r w:rsidR="00CA6984">
          <w:rPr>
            <w:rFonts w:cstheme="minorHAnsi"/>
            <w:bCs/>
            <w:sz w:val="24"/>
            <w:szCs w:val="24"/>
          </w:rPr>
          <w:t>’s</w:t>
        </w:r>
      </w:ins>
      <w:r w:rsidRPr="00FE3E1F">
        <w:rPr>
          <w:rFonts w:cstheme="minorHAnsi"/>
          <w:bCs/>
          <w:sz w:val="24"/>
          <w:szCs w:val="24"/>
        </w:rPr>
        <w:t xml:space="preserve"> center</w:t>
      </w:r>
      <w:r w:rsidR="00E44941">
        <w:rPr>
          <w:rFonts w:cstheme="minorHAnsi"/>
          <w:bCs/>
          <w:sz w:val="24"/>
          <w:szCs w:val="24"/>
        </w:rPr>
        <w:t xml:space="preserve"> </w:t>
      </w:r>
      <w:r w:rsidR="00E44941" w:rsidRPr="00E44941">
        <w:rPr>
          <w:rFonts w:cstheme="minorHAnsi"/>
          <w:bCs/>
          <w:sz w:val="24"/>
          <w:szCs w:val="24"/>
          <w:highlight w:val="yellow"/>
        </w:rPr>
        <w:t>(Axness and Gelhar 1989, eq (3))</w:t>
      </w:r>
      <w:r w:rsidRPr="00FE3E1F">
        <w:rPr>
          <w:rFonts w:cstheme="minorHAnsi"/>
          <w:bCs/>
          <w:sz w:val="24"/>
          <w:szCs w:val="24"/>
        </w:rPr>
        <w:t xml:space="preserve">. The average of the 146 ratios of </w:t>
      </w:r>
      <w:r w:rsidR="002B02F2" w:rsidRPr="00FE3E1F">
        <w:rPr>
          <w:rFonts w:cstheme="minorHAnsi"/>
          <w:bCs/>
          <w:sz w:val="24"/>
          <w:szCs w:val="24"/>
        </w:rPr>
        <w:t>reporte</w:t>
      </w:r>
      <w:r w:rsidRPr="00FE3E1F">
        <w:rPr>
          <w:rFonts w:cstheme="minorHAnsi"/>
          <w:bCs/>
          <w:sz w:val="24"/>
          <w:szCs w:val="24"/>
        </w:rPr>
        <w:t xml:space="preserve">d and calculated dispersivities </w:t>
      </w:r>
      <w:r w:rsidR="00E44941">
        <w:rPr>
          <w:rFonts w:cstheme="minorHAnsi"/>
          <w:bCs/>
          <w:sz w:val="24"/>
          <w:szCs w:val="24"/>
        </w:rPr>
        <w:t>i</w:t>
      </w:r>
      <w:r w:rsidRPr="00FE3E1F">
        <w:rPr>
          <w:rFonts w:cstheme="minorHAnsi"/>
          <w:bCs/>
          <w:sz w:val="24"/>
          <w:szCs w:val="24"/>
        </w:rPr>
        <w:t xml:space="preserve">s 0.91, while about 95 per cent of the calculated dispersivities </w:t>
      </w:r>
      <w:r w:rsidR="006672CF">
        <w:rPr>
          <w:rFonts w:cstheme="minorHAnsi"/>
          <w:bCs/>
          <w:sz w:val="24"/>
          <w:szCs w:val="24"/>
        </w:rPr>
        <w:t>remain</w:t>
      </w:r>
      <w:r w:rsidRPr="00FE3E1F">
        <w:rPr>
          <w:rFonts w:cstheme="minorHAnsi"/>
          <w:bCs/>
          <w:sz w:val="24"/>
          <w:szCs w:val="24"/>
        </w:rPr>
        <w:t>s within a factor 2 of the reported ones</w:t>
      </w:r>
      <w:ins w:id="255" w:author="Theo Olsthoorn" w:date="2025-04-15T20:59:00Z" w16du:dateUtc="2025-04-15T18:59:00Z">
        <w:r w:rsidR="00CA6984">
          <w:rPr>
            <w:rFonts w:cstheme="minorHAnsi"/>
            <w:bCs/>
            <w:sz w:val="24"/>
            <w:szCs w:val="24"/>
          </w:rPr>
          <w:t xml:space="preserve"> (</w:t>
        </w:r>
        <w:proofErr w:type="spellStart"/>
        <w:r w:rsidR="00CA6984">
          <w:rPr>
            <w:rFonts w:cstheme="minorHAnsi"/>
            <w:bCs/>
            <w:sz w:val="24"/>
            <w:szCs w:val="24"/>
          </w:rPr>
          <w:t>mij</w:t>
        </w:r>
        <w:proofErr w:type="spellEnd"/>
        <w:r w:rsidR="00CA6984">
          <w:rPr>
            <w:rFonts w:cstheme="minorHAnsi"/>
            <w:bCs/>
            <w:sz w:val="24"/>
            <w:szCs w:val="24"/>
          </w:rPr>
          <w:t xml:space="preserve"> is </w:t>
        </w:r>
        <w:proofErr w:type="spellStart"/>
        <w:r w:rsidR="00CA6984">
          <w:rPr>
            <w:rFonts w:cstheme="minorHAnsi"/>
            <w:bCs/>
            <w:sz w:val="24"/>
            <w:szCs w:val="24"/>
          </w:rPr>
          <w:t>niet</w:t>
        </w:r>
        <w:proofErr w:type="spellEnd"/>
        <w:r w:rsidR="00CA6984">
          <w:rPr>
            <w:rFonts w:cstheme="minorHAnsi"/>
            <w:bCs/>
            <w:sz w:val="24"/>
            <w:szCs w:val="24"/>
          </w:rPr>
          <w:t xml:space="preserve"> </w:t>
        </w:r>
        <w:proofErr w:type="spellStart"/>
        <w:r w:rsidR="00CA6984">
          <w:rPr>
            <w:rFonts w:cstheme="minorHAnsi"/>
            <w:bCs/>
            <w:sz w:val="24"/>
            <w:szCs w:val="24"/>
          </w:rPr>
          <w:t>duideijk</w:t>
        </w:r>
        <w:proofErr w:type="spellEnd"/>
        <w:r w:rsidR="00CA6984">
          <w:rPr>
            <w:rFonts w:cstheme="minorHAnsi"/>
            <w:bCs/>
            <w:sz w:val="24"/>
            <w:szCs w:val="24"/>
          </w:rPr>
          <w:t xml:space="preserve"> we </w:t>
        </w:r>
        <w:proofErr w:type="spellStart"/>
        <w:r w:rsidR="00CA6984">
          <w:rPr>
            <w:rFonts w:cstheme="minorHAnsi"/>
            <w:bCs/>
            <w:sz w:val="24"/>
            <w:szCs w:val="24"/>
          </w:rPr>
          <w:t>nu</w:t>
        </w:r>
        <w:proofErr w:type="spellEnd"/>
        <w:r w:rsidR="00CA6984">
          <w:rPr>
            <w:rFonts w:cstheme="minorHAnsi"/>
            <w:bCs/>
            <w:sz w:val="24"/>
            <w:szCs w:val="24"/>
          </w:rPr>
          <w:t xml:space="preserve"> wat </w:t>
        </w:r>
        <w:proofErr w:type="spellStart"/>
        <w:r w:rsidR="00CA6984">
          <w:rPr>
            <w:rFonts w:cstheme="minorHAnsi"/>
            <w:bCs/>
            <w:sz w:val="24"/>
            <w:szCs w:val="24"/>
          </w:rPr>
          <w:t>heeft</w:t>
        </w:r>
        <w:proofErr w:type="spellEnd"/>
        <w:r w:rsidR="00CA6984">
          <w:rPr>
            <w:rFonts w:cstheme="minorHAnsi"/>
            <w:bCs/>
            <w:sz w:val="24"/>
            <w:szCs w:val="24"/>
          </w:rPr>
          <w:t xml:space="preserve"> </w:t>
        </w:r>
        <w:proofErr w:type="spellStart"/>
        <w:r w:rsidR="00CA6984">
          <w:rPr>
            <w:rFonts w:cstheme="minorHAnsi"/>
            <w:bCs/>
            <w:sz w:val="24"/>
            <w:szCs w:val="24"/>
          </w:rPr>
          <w:t>gerapporteerd</w:t>
        </w:r>
        <w:proofErr w:type="spellEnd"/>
        <w:r w:rsidR="00CA6984">
          <w:rPr>
            <w:rFonts w:cstheme="minorHAnsi"/>
            <w:bCs/>
            <w:sz w:val="24"/>
            <w:szCs w:val="24"/>
          </w:rPr>
          <w:t xml:space="preserve">. </w:t>
        </w:r>
        <w:r w:rsidR="00CA6984" w:rsidRPr="00CA6984">
          <w:rPr>
            <w:rFonts w:cstheme="minorHAnsi"/>
            <w:bCs/>
            <w:sz w:val="24"/>
            <w:szCs w:val="24"/>
            <w:lang w:val="nl-NL"/>
            <w:rPrChange w:id="256" w:author="Theo Olsthoorn" w:date="2025-04-15T21:00:00Z" w16du:dateUtc="2025-04-15T19:00:00Z">
              <w:rPr>
                <w:rFonts w:cstheme="minorHAnsi"/>
                <w:bCs/>
                <w:sz w:val="24"/>
                <w:szCs w:val="24"/>
              </w:rPr>
            </w:rPrChange>
          </w:rPr>
          <w:t>Maak duidelijk on</w:t>
        </w:r>
      </w:ins>
      <w:ins w:id="257" w:author="Theo Olsthoorn" w:date="2025-04-15T21:00:00Z" w16du:dateUtc="2025-04-15T19:00:00Z">
        <w:r w:rsidR="00CA6984" w:rsidRPr="00CA6984">
          <w:rPr>
            <w:rFonts w:cstheme="minorHAnsi"/>
            <w:bCs/>
            <w:sz w:val="24"/>
            <w:szCs w:val="24"/>
            <w:lang w:val="nl-NL"/>
            <w:rPrChange w:id="258" w:author="Theo Olsthoorn" w:date="2025-04-15T21:00:00Z" w16du:dateUtc="2025-04-15T19:00:00Z">
              <w:rPr>
                <w:rFonts w:cstheme="minorHAnsi"/>
                <w:bCs/>
                <w:sz w:val="24"/>
                <w:szCs w:val="24"/>
              </w:rPr>
            </w:rPrChange>
          </w:rPr>
          <w:t xml:space="preserve">derscheid tussen wat uit de </w:t>
        </w:r>
        <w:proofErr w:type="spellStart"/>
        <w:r w:rsidR="00CA6984" w:rsidRPr="00CA6984">
          <w:rPr>
            <w:rFonts w:cstheme="minorHAnsi"/>
            <w:bCs/>
            <w:sz w:val="24"/>
            <w:szCs w:val="24"/>
            <w:lang w:val="nl-NL"/>
            <w:rPrChange w:id="259" w:author="Theo Olsthoorn" w:date="2025-04-15T21:00:00Z" w16du:dateUtc="2025-04-15T19:00:00Z">
              <w:rPr>
                <w:rFonts w:cstheme="minorHAnsi"/>
                <w:bCs/>
                <w:sz w:val="24"/>
                <w:szCs w:val="24"/>
              </w:rPr>
            </w:rPrChange>
          </w:rPr>
          <w:t>artikele</w:t>
        </w:r>
        <w:proofErr w:type="spellEnd"/>
        <w:r w:rsidR="00CA6984" w:rsidRPr="00CA6984">
          <w:rPr>
            <w:rFonts w:cstheme="minorHAnsi"/>
            <w:bCs/>
            <w:sz w:val="24"/>
            <w:szCs w:val="24"/>
            <w:lang w:val="nl-NL"/>
            <w:rPrChange w:id="260" w:author="Theo Olsthoorn" w:date="2025-04-15T21:00:00Z" w16du:dateUtc="2025-04-15T19:00:00Z">
              <w:rPr>
                <w:rFonts w:cstheme="minorHAnsi"/>
                <w:bCs/>
                <w:sz w:val="24"/>
                <w:szCs w:val="24"/>
              </w:rPr>
            </w:rPrChange>
          </w:rPr>
          <w:t xml:space="preserve"> kwam en wat jij hebt bepaald</w:t>
        </w:r>
        <w:r w:rsidR="00CA6984">
          <w:rPr>
            <w:rFonts w:cstheme="minorHAnsi"/>
            <w:bCs/>
            <w:sz w:val="24"/>
            <w:szCs w:val="24"/>
            <w:lang w:val="nl-NL"/>
          </w:rPr>
          <w:t>)</w:t>
        </w:r>
      </w:ins>
      <w:r w:rsidR="002B02F2" w:rsidRPr="00CA6984">
        <w:rPr>
          <w:rFonts w:cstheme="minorHAnsi"/>
          <w:bCs/>
          <w:sz w:val="24"/>
          <w:szCs w:val="24"/>
          <w:lang w:val="nl-NL"/>
          <w:rPrChange w:id="261" w:author="Theo Olsthoorn" w:date="2025-04-15T21:00:00Z" w16du:dateUtc="2025-04-15T19:00:00Z">
            <w:rPr>
              <w:rFonts w:cstheme="minorHAnsi"/>
              <w:bCs/>
              <w:sz w:val="24"/>
              <w:szCs w:val="24"/>
            </w:rPr>
          </w:rPrChange>
        </w:rPr>
        <w:t xml:space="preserve">. </w:t>
      </w:r>
      <w:ins w:id="262" w:author="Theo Olsthoorn" w:date="2025-04-15T21:00:00Z" w16du:dateUtc="2025-04-15T19:00:00Z">
        <w:r w:rsidR="00CA6984" w:rsidRPr="00CA6984">
          <w:rPr>
            <w:rFonts w:cstheme="minorHAnsi"/>
            <w:bCs/>
            <w:sz w:val="24"/>
            <w:szCs w:val="24"/>
            <w:rPrChange w:id="263" w:author="Theo Olsthoorn" w:date="2025-04-15T21:00:00Z" w16du:dateUtc="2025-04-15T19:00:00Z">
              <w:rPr>
                <w:rFonts w:cstheme="minorHAnsi"/>
                <w:bCs/>
                <w:sz w:val="24"/>
                <w:szCs w:val="24"/>
                <w:lang w:val="nl-NL"/>
              </w:rPr>
            </w:rPrChange>
          </w:rPr>
          <w:t>De Lange (</w:t>
        </w:r>
        <w:r w:rsidR="00CA6984">
          <w:rPr>
            <w:rFonts w:cstheme="minorHAnsi"/>
            <w:bCs/>
            <w:sz w:val="24"/>
            <w:szCs w:val="24"/>
          </w:rPr>
          <w:t xml:space="preserve">2022) concluded </w:t>
        </w:r>
      </w:ins>
      <w:del w:id="264" w:author="Theo Olsthoorn" w:date="2025-04-15T21:00:00Z" w16du:dateUtc="2025-04-15T19:00:00Z">
        <w:r w:rsidR="006672CF" w:rsidDel="00CA6984">
          <w:rPr>
            <w:rFonts w:cstheme="minorHAnsi"/>
            <w:bCs/>
            <w:sz w:val="24"/>
            <w:szCs w:val="24"/>
          </w:rPr>
          <w:delText xml:space="preserve">The </w:delText>
        </w:r>
        <w:r w:rsidR="00E44941" w:rsidDel="00CA6984">
          <w:rPr>
            <w:rFonts w:cstheme="minorHAnsi"/>
            <w:bCs/>
            <w:sz w:val="24"/>
            <w:szCs w:val="24"/>
          </w:rPr>
          <w:delText>paper</w:delText>
        </w:r>
        <w:r w:rsidR="006672CF" w:rsidDel="00CA6984">
          <w:rPr>
            <w:rFonts w:cstheme="minorHAnsi"/>
            <w:bCs/>
            <w:sz w:val="24"/>
            <w:szCs w:val="24"/>
          </w:rPr>
          <w:delText xml:space="preserve"> </w:delText>
        </w:r>
        <w:r w:rsidR="002B02F2" w:rsidRPr="00FE3E1F" w:rsidDel="00CA6984">
          <w:rPr>
            <w:rFonts w:cstheme="minorHAnsi"/>
            <w:bCs/>
            <w:sz w:val="24"/>
            <w:szCs w:val="24"/>
          </w:rPr>
          <w:delText>describe</w:delText>
        </w:r>
        <w:r w:rsidR="00E44941" w:rsidDel="00CA6984">
          <w:rPr>
            <w:rFonts w:cstheme="minorHAnsi"/>
            <w:bCs/>
            <w:sz w:val="24"/>
            <w:szCs w:val="24"/>
          </w:rPr>
          <w:delText>s</w:delText>
        </w:r>
        <w:r w:rsidR="002B02F2" w:rsidRPr="00FE3E1F" w:rsidDel="00CA6984">
          <w:rPr>
            <w:rFonts w:cstheme="minorHAnsi"/>
            <w:bCs/>
            <w:sz w:val="24"/>
            <w:szCs w:val="24"/>
          </w:rPr>
          <w:delText xml:space="preserve"> </w:delText>
        </w:r>
      </w:del>
      <w:r w:rsidR="002B02F2" w:rsidRPr="00FE3E1F">
        <w:rPr>
          <w:rFonts w:cstheme="minorHAnsi"/>
          <w:bCs/>
          <w:sz w:val="24"/>
          <w:szCs w:val="24"/>
        </w:rPr>
        <w:t>that the dispersivity will remain constant with growing travel distance for highly heterogeneous aquifers</w:t>
      </w:r>
      <w:ins w:id="265" w:author="Theo Olsthoorn" w:date="2025-04-15T21:00:00Z" w16du:dateUtc="2025-04-15T19:00:00Z">
        <w:r w:rsidR="00CA6984">
          <w:rPr>
            <w:rFonts w:cstheme="minorHAnsi"/>
            <w:bCs/>
            <w:sz w:val="24"/>
            <w:szCs w:val="24"/>
          </w:rPr>
          <w:t>,</w:t>
        </w:r>
      </w:ins>
      <w:r w:rsidR="002B02F2" w:rsidRPr="00FE3E1F">
        <w:rPr>
          <w:rFonts w:cstheme="minorHAnsi"/>
          <w:bCs/>
          <w:sz w:val="24"/>
          <w:szCs w:val="24"/>
        </w:rPr>
        <w:t xml:space="preserve"> while it will grow linearly </w:t>
      </w:r>
      <w:r w:rsidR="006672CF">
        <w:rPr>
          <w:rFonts w:cstheme="minorHAnsi"/>
          <w:bCs/>
          <w:sz w:val="24"/>
          <w:szCs w:val="24"/>
        </w:rPr>
        <w:t xml:space="preserve">with travel distance </w:t>
      </w:r>
      <w:r w:rsidR="002B02F2" w:rsidRPr="00FE3E1F">
        <w:rPr>
          <w:rFonts w:cstheme="minorHAnsi"/>
          <w:bCs/>
          <w:sz w:val="24"/>
          <w:szCs w:val="24"/>
        </w:rPr>
        <w:t>for homogeneous aquifers</w:t>
      </w:r>
      <w:ins w:id="266" w:author="Theo Olsthoorn" w:date="2025-04-15T21:01:00Z" w16du:dateUtc="2025-04-15T19:01:00Z">
        <w:r w:rsidR="00CA6984">
          <w:rPr>
            <w:rFonts w:cstheme="minorHAnsi"/>
            <w:bCs/>
            <w:sz w:val="24"/>
            <w:szCs w:val="24"/>
          </w:rPr>
          <w:t xml:space="preserve">, while actual cases will be somewhere </w:t>
        </w:r>
      </w:ins>
      <w:del w:id="267" w:author="Theo Olsthoorn" w:date="2025-04-15T21:01:00Z" w16du:dateUtc="2025-04-15T19:01:00Z">
        <w:r w:rsidR="002B02F2" w:rsidRPr="00FE3E1F" w:rsidDel="00CA6984">
          <w:rPr>
            <w:rFonts w:cstheme="minorHAnsi"/>
            <w:bCs/>
            <w:sz w:val="24"/>
            <w:szCs w:val="24"/>
          </w:rPr>
          <w:delText xml:space="preserve"> </w:delText>
        </w:r>
        <w:r w:rsidR="006672CF" w:rsidDel="00CA6984">
          <w:rPr>
            <w:rFonts w:cstheme="minorHAnsi"/>
            <w:bCs/>
            <w:sz w:val="24"/>
            <w:szCs w:val="24"/>
          </w:rPr>
          <w:delText xml:space="preserve">as well as that </w:delText>
        </w:r>
        <w:r w:rsidR="002B02F2" w:rsidRPr="00FE3E1F" w:rsidDel="00CA6984">
          <w:rPr>
            <w:rFonts w:cstheme="minorHAnsi"/>
            <w:bCs/>
            <w:sz w:val="24"/>
            <w:szCs w:val="24"/>
          </w:rPr>
          <w:delText>any case</w:delText>
        </w:r>
        <w:r w:rsidR="006672CF" w:rsidDel="00CA6984">
          <w:rPr>
            <w:rFonts w:cstheme="minorHAnsi"/>
            <w:bCs/>
            <w:sz w:val="24"/>
            <w:szCs w:val="24"/>
          </w:rPr>
          <w:delText xml:space="preserve"> may occur </w:delText>
        </w:r>
      </w:del>
      <w:r w:rsidR="002B02F2" w:rsidRPr="00FE3E1F">
        <w:rPr>
          <w:rFonts w:cstheme="minorHAnsi"/>
          <w:bCs/>
          <w:sz w:val="24"/>
          <w:szCs w:val="24"/>
        </w:rPr>
        <w:t>in between.</w:t>
      </w:r>
      <w:r w:rsidR="00DE57D1" w:rsidRPr="00FE3E1F">
        <w:rPr>
          <w:rFonts w:cstheme="minorHAnsi"/>
          <w:bCs/>
          <w:sz w:val="24"/>
          <w:szCs w:val="24"/>
        </w:rPr>
        <w:t xml:space="preserve"> </w:t>
      </w:r>
      <w:r w:rsidR="00E44941">
        <w:rPr>
          <w:rFonts w:cstheme="minorHAnsi"/>
          <w:bCs/>
          <w:sz w:val="24"/>
          <w:szCs w:val="24"/>
        </w:rPr>
        <w:t xml:space="preserve">Whereas </w:t>
      </w:r>
      <w:del w:id="268" w:author="Theo Olsthoorn" w:date="2025-04-15T21:02:00Z" w16du:dateUtc="2025-04-15T19:02:00Z">
        <w:r w:rsidR="00E44941" w:rsidDel="00CA6984">
          <w:rPr>
            <w:rFonts w:cstheme="minorHAnsi"/>
            <w:bCs/>
            <w:sz w:val="24"/>
            <w:szCs w:val="24"/>
          </w:rPr>
          <w:delText>this</w:delText>
        </w:r>
        <w:r w:rsidR="0059180B" w:rsidDel="00CA6984">
          <w:rPr>
            <w:rFonts w:cstheme="minorHAnsi"/>
            <w:bCs/>
            <w:sz w:val="24"/>
            <w:szCs w:val="24"/>
          </w:rPr>
          <w:delText xml:space="preserve"> prev</w:delText>
        </w:r>
        <w:r w:rsidR="00CC07CD" w:rsidDel="00CA6984">
          <w:rPr>
            <w:rFonts w:cstheme="minorHAnsi"/>
            <w:bCs/>
            <w:sz w:val="24"/>
            <w:szCs w:val="24"/>
          </w:rPr>
          <w:delText>i</w:delText>
        </w:r>
        <w:r w:rsidR="0059180B" w:rsidDel="00CA6984">
          <w:rPr>
            <w:rFonts w:cstheme="minorHAnsi"/>
            <w:bCs/>
            <w:sz w:val="24"/>
            <w:szCs w:val="24"/>
          </w:rPr>
          <w:delText>ous</w:delText>
        </w:r>
        <w:r w:rsidR="00DE57D1" w:rsidRPr="00FE3E1F" w:rsidDel="00CA6984">
          <w:rPr>
            <w:rFonts w:cstheme="minorHAnsi"/>
            <w:bCs/>
            <w:sz w:val="24"/>
            <w:szCs w:val="24"/>
          </w:rPr>
          <w:delText xml:space="preserve"> work has shown the </w:delText>
        </w:r>
      </w:del>
      <w:r w:rsidR="00DE57D1" w:rsidRPr="00FE3E1F">
        <w:rPr>
          <w:rFonts w:cstheme="minorHAnsi"/>
          <w:bCs/>
          <w:sz w:val="24"/>
          <w:szCs w:val="24"/>
        </w:rPr>
        <w:t xml:space="preserve">applicability of </w:t>
      </w:r>
      <w:r w:rsidR="009E3F03">
        <w:rPr>
          <w:rFonts w:cstheme="minorHAnsi"/>
          <w:bCs/>
          <w:sz w:val="24"/>
          <w:szCs w:val="24"/>
        </w:rPr>
        <w:t xml:space="preserve">the method of </w:t>
      </w:r>
      <w:r w:rsidR="00DE57D1" w:rsidRPr="00FE3E1F">
        <w:rPr>
          <w:rFonts w:cstheme="minorHAnsi"/>
          <w:bCs/>
          <w:sz w:val="24"/>
          <w:szCs w:val="24"/>
        </w:rPr>
        <w:t>ATP in field</w:t>
      </w:r>
      <w:r w:rsidR="00522CE1" w:rsidRPr="00FE3E1F">
        <w:rPr>
          <w:rFonts w:cstheme="minorHAnsi"/>
          <w:bCs/>
          <w:sz w:val="24"/>
          <w:szCs w:val="24"/>
        </w:rPr>
        <w:t xml:space="preserve"> situations</w:t>
      </w:r>
      <w:ins w:id="269" w:author="Theo Olsthoorn" w:date="2025-04-15T21:02:00Z" w16du:dateUtc="2025-04-15T19:02:00Z">
        <w:r w:rsidR="00CA6984">
          <w:rPr>
            <w:rFonts w:cstheme="minorHAnsi"/>
            <w:bCs/>
            <w:sz w:val="24"/>
            <w:szCs w:val="24"/>
          </w:rPr>
          <w:t xml:space="preserve"> was presented by De Lange(2022)</w:t>
        </w:r>
      </w:ins>
      <w:r w:rsidR="006672CF">
        <w:rPr>
          <w:rFonts w:cstheme="minorHAnsi"/>
          <w:bCs/>
          <w:sz w:val="24"/>
          <w:szCs w:val="24"/>
        </w:rPr>
        <w:t>, th</w:t>
      </w:r>
      <w:r w:rsidR="00B44E1C" w:rsidRPr="00FE3E1F">
        <w:rPr>
          <w:rFonts w:cstheme="minorHAnsi"/>
          <w:bCs/>
          <w:sz w:val="24"/>
          <w:szCs w:val="24"/>
        </w:rPr>
        <w:t xml:space="preserve">e present work is a first step </w:t>
      </w:r>
      <w:r w:rsidR="00D72E44">
        <w:rPr>
          <w:rFonts w:cstheme="minorHAnsi"/>
          <w:bCs/>
          <w:sz w:val="24"/>
          <w:szCs w:val="24"/>
        </w:rPr>
        <w:t>to</w:t>
      </w:r>
      <w:r w:rsidR="00B44E1C" w:rsidRPr="00FE3E1F">
        <w:rPr>
          <w:rFonts w:cstheme="minorHAnsi"/>
          <w:bCs/>
          <w:sz w:val="24"/>
          <w:szCs w:val="24"/>
        </w:rPr>
        <w:t xml:space="preserve"> </w:t>
      </w:r>
      <w:ins w:id="270" w:author="Theo Olsthoorn" w:date="2025-04-15T21:02:00Z" w16du:dateUtc="2025-04-15T19:02:00Z">
        <w:r w:rsidR="00CA6984">
          <w:rPr>
            <w:rFonts w:cstheme="minorHAnsi"/>
            <w:bCs/>
            <w:sz w:val="24"/>
            <w:szCs w:val="24"/>
          </w:rPr>
          <w:t xml:space="preserve">actual </w:t>
        </w:r>
      </w:ins>
      <w:ins w:id="271" w:author="Theo Olsthoorn" w:date="2025-04-15T21:03:00Z" w16du:dateUtc="2025-04-15T19:03:00Z">
        <w:r w:rsidR="00CA6984">
          <w:rPr>
            <w:rFonts w:cstheme="minorHAnsi"/>
            <w:bCs/>
            <w:sz w:val="24"/>
            <w:szCs w:val="24"/>
          </w:rPr>
          <w:t xml:space="preserve">numerical </w:t>
        </w:r>
      </w:ins>
      <w:del w:id="272" w:author="Theo Olsthoorn" w:date="2025-04-15T21:02:00Z" w16du:dateUtc="2025-04-15T19:02:00Z">
        <w:r w:rsidR="00B44E1C" w:rsidRPr="00FE3E1F" w:rsidDel="00CA6984">
          <w:rPr>
            <w:rFonts w:cstheme="minorHAnsi"/>
            <w:bCs/>
            <w:sz w:val="24"/>
            <w:szCs w:val="24"/>
          </w:rPr>
          <w:delText xml:space="preserve">the </w:delText>
        </w:r>
      </w:del>
      <w:ins w:id="273" w:author="Theo Olsthoorn" w:date="2025-04-15T21:03:00Z" w16du:dateUtc="2025-04-15T19:03:00Z">
        <w:r w:rsidR="00CA6984">
          <w:rPr>
            <w:rFonts w:cstheme="minorHAnsi"/>
            <w:bCs/>
            <w:sz w:val="24"/>
            <w:szCs w:val="24"/>
          </w:rPr>
          <w:t>implementation</w:t>
        </w:r>
      </w:ins>
      <w:del w:id="274" w:author="Theo Olsthoorn" w:date="2025-04-15T21:02:00Z" w16du:dateUtc="2025-04-15T19:02:00Z">
        <w:r w:rsidR="00B44E1C" w:rsidRPr="00FE3E1F" w:rsidDel="00CA6984">
          <w:rPr>
            <w:rFonts w:cstheme="minorHAnsi"/>
            <w:bCs/>
            <w:sz w:val="24"/>
            <w:szCs w:val="24"/>
          </w:rPr>
          <w:delText xml:space="preserve">application in </w:delText>
        </w:r>
      </w:del>
      <w:del w:id="275" w:author="Theo Olsthoorn" w:date="2025-04-15T21:03:00Z" w16du:dateUtc="2025-04-15T19:03:00Z">
        <w:r w:rsidR="00B44E1C" w:rsidRPr="00FE3E1F" w:rsidDel="00CA6984">
          <w:rPr>
            <w:rFonts w:cstheme="minorHAnsi"/>
            <w:bCs/>
            <w:sz w:val="24"/>
            <w:szCs w:val="24"/>
          </w:rPr>
          <w:delText>modeling</w:delText>
        </w:r>
      </w:del>
      <w:r w:rsidR="00B44E1C" w:rsidRPr="00FE3E1F">
        <w:rPr>
          <w:rFonts w:cstheme="minorHAnsi"/>
          <w:bCs/>
          <w:sz w:val="24"/>
          <w:szCs w:val="24"/>
        </w:rPr>
        <w:t>.</w:t>
      </w:r>
    </w:p>
    <w:p w14:paraId="4F5747DA" w14:textId="68B854E6" w:rsidR="007F29F9" w:rsidRPr="00FE3E1F" w:rsidRDefault="007F29F9" w:rsidP="007F29F9">
      <w:pPr>
        <w:rPr>
          <w:rFonts w:cstheme="minorHAnsi"/>
          <w:bCs/>
          <w:sz w:val="24"/>
          <w:szCs w:val="24"/>
        </w:rPr>
      </w:pPr>
    </w:p>
    <w:p w14:paraId="489B0755" w14:textId="5D51E618" w:rsidR="00536030" w:rsidRPr="00FE3E1F" w:rsidRDefault="00057184" w:rsidP="007F29F9">
      <w:pPr>
        <w:rPr>
          <w:rFonts w:cstheme="minorHAnsi"/>
          <w:bCs/>
          <w:sz w:val="24"/>
          <w:szCs w:val="24"/>
        </w:rPr>
      </w:pPr>
      <w:r w:rsidRPr="00FE3E1F">
        <w:rPr>
          <w:rFonts w:cstheme="minorHAnsi"/>
          <w:bCs/>
          <w:sz w:val="24"/>
          <w:szCs w:val="24"/>
        </w:rPr>
        <w:t>The pictures in figure 1 are generated with the analytic element method (Strack, 1989), whereas those in figures 4 and 5 are generated in Microsoft365 Exce</w:t>
      </w:r>
      <w:del w:id="276" w:author="Theo Olsthoorn" w:date="2025-04-15T21:03:00Z" w16du:dateUtc="2025-04-15T19:03:00Z">
        <w:r w:rsidRPr="00FE3E1F" w:rsidDel="00CA6984">
          <w:rPr>
            <w:rFonts w:cstheme="minorHAnsi"/>
            <w:bCs/>
            <w:sz w:val="24"/>
            <w:szCs w:val="24"/>
          </w:rPr>
          <w:delText>l</w:delText>
        </w:r>
      </w:del>
      <w:r w:rsidRPr="00FE3E1F">
        <w:rPr>
          <w:rFonts w:cstheme="minorHAnsi"/>
          <w:bCs/>
          <w:sz w:val="24"/>
          <w:szCs w:val="24"/>
        </w:rPr>
        <w:t xml:space="preserve">l. </w:t>
      </w:r>
    </w:p>
    <w:p w14:paraId="15373458" w14:textId="13C8F21E" w:rsidR="007059A4" w:rsidRPr="00FE3E1F" w:rsidRDefault="007059A4">
      <w:pPr>
        <w:rPr>
          <w:rFonts w:cstheme="minorHAnsi"/>
          <w:bCs/>
          <w:sz w:val="24"/>
          <w:szCs w:val="24"/>
        </w:rPr>
      </w:pPr>
    </w:p>
    <w:p w14:paraId="58A8B732" w14:textId="718965C6" w:rsidR="000D014C" w:rsidRPr="00FE3E1F" w:rsidRDefault="00A27D46" w:rsidP="00245927">
      <w:pPr>
        <w:rPr>
          <w:rFonts w:cstheme="minorHAnsi"/>
          <w:b/>
          <w:sz w:val="28"/>
          <w:szCs w:val="28"/>
        </w:rPr>
      </w:pPr>
      <w:r w:rsidRPr="00FE3E1F">
        <w:rPr>
          <w:rFonts w:cstheme="minorHAnsi"/>
          <w:b/>
          <w:sz w:val="28"/>
          <w:szCs w:val="28"/>
        </w:rPr>
        <w:t>Methodology</w:t>
      </w:r>
      <w:r w:rsidR="00C728C4" w:rsidRPr="00FE3E1F">
        <w:rPr>
          <w:rFonts w:cstheme="minorHAnsi"/>
          <w:b/>
          <w:sz w:val="28"/>
          <w:szCs w:val="28"/>
        </w:rPr>
        <w:t xml:space="preserve">   </w:t>
      </w:r>
    </w:p>
    <w:p w14:paraId="1FE4966D" w14:textId="72A9053E" w:rsidR="004A1A18" w:rsidRDefault="00A72DA5" w:rsidP="00245927">
      <w:pPr>
        <w:rPr>
          <w:iCs/>
          <w:sz w:val="24"/>
          <w:szCs w:val="24"/>
          <w:u w:val="single"/>
        </w:rPr>
      </w:pPr>
      <w:r>
        <w:rPr>
          <w:iCs/>
          <w:sz w:val="24"/>
          <w:szCs w:val="24"/>
          <w:u w:val="single"/>
        </w:rPr>
        <w:t xml:space="preserve">The method </w:t>
      </w:r>
      <w:r w:rsidR="004A1A18">
        <w:rPr>
          <w:iCs/>
          <w:sz w:val="24"/>
          <w:szCs w:val="24"/>
          <w:u w:val="single"/>
        </w:rPr>
        <w:t xml:space="preserve">ATP </w:t>
      </w:r>
      <w:r>
        <w:rPr>
          <w:iCs/>
          <w:sz w:val="24"/>
          <w:szCs w:val="24"/>
          <w:u w:val="single"/>
        </w:rPr>
        <w:t>for</w:t>
      </w:r>
      <w:r w:rsidR="004A1A18">
        <w:rPr>
          <w:iCs/>
          <w:sz w:val="24"/>
          <w:szCs w:val="24"/>
          <w:u w:val="single"/>
        </w:rPr>
        <w:t xml:space="preserve"> numerical modeling</w:t>
      </w:r>
    </w:p>
    <w:p w14:paraId="73FAFE8E" w14:textId="55F68EAE" w:rsidR="00A27D46" w:rsidRPr="004A1A18" w:rsidRDefault="004A1A18" w:rsidP="004A1A18">
      <w:pPr>
        <w:rPr>
          <w:rFonts w:cstheme="minorHAnsi"/>
          <w:sz w:val="24"/>
          <w:szCs w:val="24"/>
        </w:rPr>
      </w:pPr>
      <w:r>
        <w:rPr>
          <w:iCs/>
          <w:sz w:val="24"/>
          <w:szCs w:val="24"/>
        </w:rPr>
        <w:t xml:space="preserve">A numerical </w:t>
      </w:r>
      <w:ins w:id="277" w:author="Theo Olsthoorn" w:date="2025-04-15T21:04:00Z" w16du:dateUtc="2025-04-15T19:04:00Z">
        <w:r w:rsidR="00CA6984">
          <w:rPr>
            <w:iCs/>
            <w:sz w:val="24"/>
            <w:szCs w:val="24"/>
          </w:rPr>
          <w:t xml:space="preserve">groundwater </w:t>
        </w:r>
      </w:ins>
      <w:ins w:id="278" w:author="Theo Olsthoorn" w:date="2025-04-15T21:05:00Z" w16du:dateUtc="2025-04-15T19:05:00Z">
        <w:r w:rsidR="00CA6984">
          <w:rPr>
            <w:iCs/>
            <w:sz w:val="24"/>
            <w:szCs w:val="24"/>
          </w:rPr>
          <w:t xml:space="preserve">flow and transport </w:t>
        </w:r>
      </w:ins>
      <w:r>
        <w:rPr>
          <w:iCs/>
          <w:sz w:val="24"/>
          <w:szCs w:val="24"/>
        </w:rPr>
        <w:t xml:space="preserve">model </w:t>
      </w:r>
      <w:ins w:id="279" w:author="Theo Olsthoorn" w:date="2025-04-15T21:04:00Z" w16du:dateUtc="2025-04-15T19:04:00Z">
        <w:r w:rsidR="00CA6984">
          <w:rPr>
            <w:iCs/>
            <w:sz w:val="24"/>
            <w:szCs w:val="24"/>
          </w:rPr>
          <w:t xml:space="preserve">usually computes </w:t>
        </w:r>
      </w:ins>
      <w:del w:id="280" w:author="Theo Olsthoorn" w:date="2025-04-15T21:04:00Z" w16du:dateUtc="2025-04-15T19:04:00Z">
        <w:r w:rsidDel="00CA6984">
          <w:rPr>
            <w:rFonts w:cstheme="minorHAnsi"/>
            <w:sz w:val="24"/>
            <w:szCs w:val="24"/>
          </w:rPr>
          <w:delText>generates</w:delText>
        </w:r>
        <w:r w:rsidR="00A27D46" w:rsidRPr="004A1A18" w:rsidDel="00CA6984">
          <w:rPr>
            <w:rFonts w:cstheme="minorHAnsi"/>
            <w:sz w:val="24"/>
            <w:szCs w:val="24"/>
          </w:rPr>
          <w:delText xml:space="preserve"> </w:delText>
        </w:r>
      </w:del>
      <w:r w:rsidR="001E0E96" w:rsidRPr="004A1A18">
        <w:rPr>
          <w:rFonts w:cstheme="minorHAnsi"/>
          <w:sz w:val="24"/>
          <w:szCs w:val="24"/>
        </w:rPr>
        <w:t xml:space="preserve">a </w:t>
      </w:r>
      <w:ins w:id="281" w:author="Theo Olsthoorn" w:date="2025-04-15T21:04:00Z" w16du:dateUtc="2025-04-15T19:04:00Z">
        <w:r w:rsidR="00CA6984">
          <w:rPr>
            <w:rFonts w:cstheme="minorHAnsi"/>
            <w:sz w:val="24"/>
            <w:szCs w:val="24"/>
          </w:rPr>
          <w:t>3D</w:t>
        </w:r>
      </w:ins>
      <w:del w:id="282" w:author="Theo Olsthoorn" w:date="2025-04-15T21:04:00Z" w16du:dateUtc="2025-04-15T19:04:00Z">
        <w:r w:rsidR="001E0E96" w:rsidRPr="004A1A18" w:rsidDel="00CA6984">
          <w:rPr>
            <w:rFonts w:cstheme="minorHAnsi"/>
            <w:sz w:val="24"/>
            <w:szCs w:val="24"/>
          </w:rPr>
          <w:delText>three-dimensional</w:delText>
        </w:r>
      </w:del>
      <w:r w:rsidR="001E0E96" w:rsidRPr="004A1A18">
        <w:rPr>
          <w:rFonts w:cstheme="minorHAnsi"/>
          <w:sz w:val="24"/>
          <w:szCs w:val="24"/>
        </w:rPr>
        <w:t xml:space="preserve"> distribution of </w:t>
      </w:r>
      <w:r w:rsidR="00A27D46" w:rsidRPr="004A1A18">
        <w:rPr>
          <w:rFonts w:cstheme="minorHAnsi"/>
          <w:sz w:val="24"/>
          <w:szCs w:val="24"/>
        </w:rPr>
        <w:t>flow</w:t>
      </w:r>
      <w:r w:rsidR="001E0E96" w:rsidRPr="004A1A18">
        <w:rPr>
          <w:rFonts w:cstheme="minorHAnsi"/>
          <w:sz w:val="24"/>
          <w:szCs w:val="24"/>
        </w:rPr>
        <w:t xml:space="preserve">, </w:t>
      </w:r>
      <w:r w:rsidR="00A27D46" w:rsidRPr="004A1A18">
        <w:rPr>
          <w:rFonts w:cstheme="minorHAnsi"/>
          <w:sz w:val="24"/>
          <w:szCs w:val="24"/>
        </w:rPr>
        <w:t xml:space="preserve">potential </w:t>
      </w:r>
      <w:r w:rsidR="001E0E96" w:rsidRPr="004A1A18">
        <w:rPr>
          <w:rFonts w:cstheme="minorHAnsi"/>
          <w:sz w:val="24"/>
          <w:szCs w:val="24"/>
        </w:rPr>
        <w:t>and concentration over time</w:t>
      </w:r>
      <w:ins w:id="283" w:author="Theo Olsthoorn" w:date="2025-04-15T21:05:00Z" w16du:dateUtc="2025-04-15T19:05:00Z">
        <w:r w:rsidR="00CA6984">
          <w:rPr>
            <w:rFonts w:cstheme="minorHAnsi"/>
            <w:sz w:val="24"/>
            <w:szCs w:val="24"/>
          </w:rPr>
          <w:t xml:space="preserve">. This model </w:t>
        </w:r>
      </w:ins>
      <w:del w:id="284" w:author="Theo Olsthoorn" w:date="2025-04-15T21:05:00Z" w16du:dateUtc="2025-04-15T19:05:00Z">
        <w:r w:rsidR="00A27D46" w:rsidRPr="004A1A18" w:rsidDel="00CA6984">
          <w:rPr>
            <w:rFonts w:cstheme="minorHAnsi"/>
            <w:sz w:val="24"/>
            <w:szCs w:val="24"/>
          </w:rPr>
          <w:delText xml:space="preserve"> </w:delText>
        </w:r>
        <w:r w:rsidR="001E0E96" w:rsidRPr="004A1A18" w:rsidDel="00CA6984">
          <w:rPr>
            <w:rFonts w:cstheme="minorHAnsi"/>
            <w:sz w:val="24"/>
            <w:szCs w:val="24"/>
          </w:rPr>
          <w:delText xml:space="preserve">and </w:delText>
        </w:r>
      </w:del>
      <w:r w:rsidR="006A39EC" w:rsidRPr="004A1A18">
        <w:rPr>
          <w:rFonts w:cstheme="minorHAnsi"/>
          <w:sz w:val="24"/>
          <w:szCs w:val="24"/>
        </w:rPr>
        <w:t xml:space="preserve">explicitly </w:t>
      </w:r>
      <w:r w:rsidR="001E0E96" w:rsidRPr="004A1A18">
        <w:rPr>
          <w:rFonts w:cstheme="minorHAnsi"/>
          <w:sz w:val="24"/>
          <w:szCs w:val="24"/>
        </w:rPr>
        <w:t>includes</w:t>
      </w:r>
      <w:r w:rsidR="00A27D46" w:rsidRPr="004A1A18">
        <w:rPr>
          <w:rFonts w:cstheme="minorHAnsi"/>
          <w:sz w:val="24"/>
          <w:szCs w:val="24"/>
        </w:rPr>
        <w:t xml:space="preserve"> aquifer heterogeneity</w:t>
      </w:r>
      <w:r w:rsidR="001E0E96" w:rsidRPr="004A1A18">
        <w:rPr>
          <w:rFonts w:cstheme="minorHAnsi"/>
          <w:sz w:val="24"/>
          <w:szCs w:val="24"/>
        </w:rPr>
        <w:t xml:space="preserve"> at a </w:t>
      </w:r>
      <w:r w:rsidR="006A39EC" w:rsidRPr="004A1A18">
        <w:rPr>
          <w:rFonts w:cstheme="minorHAnsi"/>
          <w:sz w:val="24"/>
          <w:szCs w:val="24"/>
        </w:rPr>
        <w:t>“model-</w:t>
      </w:r>
      <w:r w:rsidR="001E0E96" w:rsidRPr="004A1A18">
        <w:rPr>
          <w:rFonts w:cstheme="minorHAnsi"/>
          <w:sz w:val="24"/>
          <w:szCs w:val="24"/>
        </w:rPr>
        <w:t xml:space="preserve"> scale</w:t>
      </w:r>
      <w:r w:rsidR="006A39EC" w:rsidRPr="004A1A18">
        <w:rPr>
          <w:rFonts w:cstheme="minorHAnsi"/>
          <w:sz w:val="24"/>
          <w:szCs w:val="24"/>
        </w:rPr>
        <w:t>”</w:t>
      </w:r>
      <w:r w:rsidR="001E0E96" w:rsidRPr="004A1A18">
        <w:rPr>
          <w:rFonts w:cstheme="minorHAnsi"/>
          <w:sz w:val="24"/>
          <w:szCs w:val="24"/>
        </w:rPr>
        <w:t xml:space="preserve">. </w:t>
      </w:r>
    </w:p>
    <w:p w14:paraId="4F4F2703" w14:textId="4D73D719" w:rsidR="00F14AA4" w:rsidRDefault="00CA6984" w:rsidP="004A1A18">
      <w:pPr>
        <w:rPr>
          <w:rFonts w:cstheme="minorHAnsi"/>
          <w:sz w:val="24"/>
          <w:szCs w:val="24"/>
        </w:rPr>
      </w:pPr>
      <w:ins w:id="285" w:author="Theo Olsthoorn" w:date="2025-04-15T21:06:00Z" w16du:dateUtc="2025-04-15T19:06:00Z">
        <w:r>
          <w:rPr>
            <w:rFonts w:cstheme="minorHAnsi"/>
            <w:sz w:val="24"/>
            <w:szCs w:val="24"/>
          </w:rPr>
          <w:t>T</w:t>
        </w:r>
      </w:ins>
      <w:del w:id="286" w:author="Theo Olsthoorn" w:date="2025-04-15T21:06:00Z" w16du:dateUtc="2025-04-15T19:06:00Z">
        <w:r w:rsidR="00891E46" w:rsidRPr="004A1A18" w:rsidDel="00CA6984">
          <w:rPr>
            <w:rFonts w:cstheme="minorHAnsi"/>
            <w:sz w:val="24"/>
            <w:szCs w:val="24"/>
          </w:rPr>
          <w:delText>A</w:delText>
        </w:r>
        <w:r w:rsidR="004A1A18" w:rsidDel="00CA6984">
          <w:rPr>
            <w:rFonts w:cstheme="minorHAnsi"/>
            <w:sz w:val="24"/>
            <w:szCs w:val="24"/>
          </w:rPr>
          <w:delText>lso</w:delText>
        </w:r>
        <w:r w:rsidR="00891E46" w:rsidRPr="004A1A18" w:rsidDel="00CA6984">
          <w:rPr>
            <w:rFonts w:cstheme="minorHAnsi"/>
            <w:sz w:val="24"/>
            <w:szCs w:val="24"/>
          </w:rPr>
          <w:delText>, t</w:delText>
        </w:r>
      </w:del>
      <w:r w:rsidR="00891E46" w:rsidRPr="004A1A18">
        <w:rPr>
          <w:rFonts w:cstheme="minorHAnsi"/>
          <w:sz w:val="24"/>
          <w:szCs w:val="24"/>
        </w:rPr>
        <w:t xml:space="preserve">he </w:t>
      </w:r>
      <w:proofErr w:type="gramStart"/>
      <w:r w:rsidR="00891E46" w:rsidRPr="004A1A18">
        <w:rPr>
          <w:rFonts w:cstheme="minorHAnsi"/>
          <w:sz w:val="24"/>
          <w:szCs w:val="24"/>
        </w:rPr>
        <w:t>model</w:t>
      </w:r>
      <w:proofErr w:type="gramEnd"/>
      <w:r w:rsidR="00891E46" w:rsidRPr="004A1A18">
        <w:rPr>
          <w:rFonts w:cstheme="minorHAnsi"/>
          <w:sz w:val="24"/>
          <w:szCs w:val="24"/>
        </w:rPr>
        <w:t xml:space="preserve"> </w:t>
      </w:r>
      <w:ins w:id="287" w:author="Theo Olsthoorn" w:date="2025-04-15T21:06:00Z" w16du:dateUtc="2025-04-15T19:06:00Z">
        <w:r>
          <w:rPr>
            <w:rFonts w:cstheme="minorHAnsi"/>
            <w:sz w:val="24"/>
            <w:szCs w:val="24"/>
          </w:rPr>
          <w:t xml:space="preserve">also </w:t>
        </w:r>
      </w:ins>
      <w:r w:rsidR="004A1A18">
        <w:rPr>
          <w:rFonts w:cstheme="minorHAnsi"/>
          <w:sz w:val="24"/>
          <w:szCs w:val="24"/>
        </w:rPr>
        <w:t>produce</w:t>
      </w:r>
      <w:r w:rsidR="00891E46" w:rsidRPr="004A1A18">
        <w:rPr>
          <w:rFonts w:cstheme="minorHAnsi"/>
          <w:sz w:val="24"/>
          <w:szCs w:val="24"/>
        </w:rPr>
        <w:t>s t</w:t>
      </w:r>
      <w:r w:rsidR="001E0E96" w:rsidRPr="004A1A18">
        <w:rPr>
          <w:rFonts w:cstheme="minorHAnsi"/>
          <w:sz w:val="24"/>
          <w:szCs w:val="24"/>
        </w:rPr>
        <w:t>he traveled distance along a path-line</w:t>
      </w:r>
      <w:ins w:id="288" w:author="Theo Olsthoorn" w:date="2025-04-15T21:06:00Z" w16du:dateUtc="2025-04-15T19:06:00Z">
        <w:r>
          <w:rPr>
            <w:rFonts w:cstheme="minorHAnsi"/>
            <w:sz w:val="24"/>
            <w:szCs w:val="24"/>
          </w:rPr>
          <w:t>s</w:t>
        </w:r>
      </w:ins>
      <w:r w:rsidR="001E0E96" w:rsidRPr="004A1A18">
        <w:rPr>
          <w:rFonts w:cstheme="minorHAnsi"/>
          <w:sz w:val="24"/>
          <w:szCs w:val="24"/>
        </w:rPr>
        <w:t xml:space="preserve"> and </w:t>
      </w:r>
      <w:r w:rsidR="00891E46" w:rsidRPr="004A1A18">
        <w:rPr>
          <w:rFonts w:cstheme="minorHAnsi"/>
          <w:sz w:val="24"/>
          <w:szCs w:val="24"/>
        </w:rPr>
        <w:t xml:space="preserve">the </w:t>
      </w:r>
      <w:r w:rsidR="001E0E96" w:rsidRPr="004A1A18">
        <w:rPr>
          <w:rFonts w:cstheme="minorHAnsi"/>
          <w:sz w:val="24"/>
          <w:szCs w:val="24"/>
        </w:rPr>
        <w:t>concentration per</w:t>
      </w:r>
      <w:r w:rsidR="00A27D46" w:rsidRPr="004A1A18">
        <w:rPr>
          <w:rFonts w:cstheme="minorHAnsi"/>
          <w:sz w:val="24"/>
          <w:szCs w:val="24"/>
        </w:rPr>
        <w:t xml:space="preserve"> </w:t>
      </w:r>
      <w:ins w:id="289" w:author="Theo Olsthoorn" w:date="2025-04-15T21:06:00Z" w16du:dateUtc="2025-04-15T19:06:00Z">
        <w:r>
          <w:rPr>
            <w:rFonts w:cstheme="minorHAnsi"/>
            <w:sz w:val="24"/>
            <w:szCs w:val="24"/>
          </w:rPr>
          <w:t xml:space="preserve">computation </w:t>
        </w:r>
      </w:ins>
      <w:r w:rsidR="00A27D46" w:rsidRPr="004A1A18">
        <w:rPr>
          <w:rFonts w:cstheme="minorHAnsi"/>
          <w:sz w:val="24"/>
          <w:szCs w:val="24"/>
        </w:rPr>
        <w:t>cell</w:t>
      </w:r>
      <w:ins w:id="290" w:author="Theo Olsthoorn" w:date="2025-04-15T21:06:00Z" w16du:dateUtc="2025-04-15T19:06:00Z">
        <w:r>
          <w:rPr>
            <w:rFonts w:cstheme="minorHAnsi"/>
            <w:sz w:val="24"/>
            <w:szCs w:val="24"/>
          </w:rPr>
          <w:t xml:space="preserve">. </w:t>
        </w:r>
      </w:ins>
      <w:del w:id="291" w:author="Theo Olsthoorn" w:date="2025-04-15T21:06:00Z" w16du:dateUtc="2025-04-15T19:06:00Z">
        <w:r w:rsidR="004A1A18" w:rsidDel="00CA6984">
          <w:rPr>
            <w:rFonts w:cstheme="minorHAnsi"/>
            <w:sz w:val="24"/>
            <w:szCs w:val="24"/>
          </w:rPr>
          <w:delText xml:space="preserve">, which </w:delText>
        </w:r>
        <w:r w:rsidR="009E3F03" w:rsidDel="00CA6984">
          <w:rPr>
            <w:rFonts w:cstheme="minorHAnsi"/>
            <w:sz w:val="24"/>
            <w:szCs w:val="24"/>
          </w:rPr>
          <w:delText>b</w:delText>
        </w:r>
      </w:del>
      <w:ins w:id="292" w:author="Theo Olsthoorn" w:date="2025-04-15T21:06:00Z" w16du:dateUtc="2025-04-15T19:06:00Z">
        <w:r>
          <w:rPr>
            <w:rFonts w:cstheme="minorHAnsi"/>
            <w:sz w:val="24"/>
            <w:szCs w:val="24"/>
          </w:rPr>
          <w:t>B</w:t>
        </w:r>
      </w:ins>
      <w:r w:rsidR="009E3F03">
        <w:rPr>
          <w:rFonts w:cstheme="minorHAnsi"/>
          <w:sz w:val="24"/>
          <w:szCs w:val="24"/>
        </w:rPr>
        <w:t xml:space="preserve">oth </w:t>
      </w:r>
      <w:r w:rsidR="00F14AA4">
        <w:rPr>
          <w:rFonts w:cstheme="minorHAnsi"/>
          <w:sz w:val="24"/>
          <w:szCs w:val="24"/>
        </w:rPr>
        <w:t xml:space="preserve">are </w:t>
      </w:r>
      <w:del w:id="293" w:author="Theo Olsthoorn" w:date="2025-04-15T21:06:00Z" w16du:dateUtc="2025-04-15T19:06:00Z">
        <w:r w:rsidR="00F14AA4" w:rsidDel="00CA6984">
          <w:rPr>
            <w:rFonts w:cstheme="minorHAnsi"/>
            <w:sz w:val="24"/>
            <w:szCs w:val="24"/>
          </w:rPr>
          <w:delText>the</w:delText>
        </w:r>
        <w:r w:rsidR="004A1A18" w:rsidDel="00CA6984">
          <w:rPr>
            <w:rFonts w:cstheme="minorHAnsi"/>
            <w:sz w:val="24"/>
            <w:szCs w:val="24"/>
          </w:rPr>
          <w:delText xml:space="preserve"> </w:delText>
        </w:r>
      </w:del>
      <w:r w:rsidR="00807E09">
        <w:rPr>
          <w:rFonts w:cstheme="minorHAnsi"/>
          <w:sz w:val="24"/>
          <w:szCs w:val="24"/>
        </w:rPr>
        <w:t>input</w:t>
      </w:r>
      <w:r w:rsidR="004A1A18">
        <w:rPr>
          <w:rFonts w:cstheme="minorHAnsi"/>
          <w:sz w:val="24"/>
          <w:szCs w:val="24"/>
        </w:rPr>
        <w:t xml:space="preserve"> for </w:t>
      </w:r>
      <w:r w:rsidR="00807E09">
        <w:rPr>
          <w:rFonts w:cstheme="minorHAnsi"/>
          <w:sz w:val="24"/>
          <w:szCs w:val="24"/>
        </w:rPr>
        <w:t xml:space="preserve">the </w:t>
      </w:r>
      <w:r w:rsidR="004A1A18">
        <w:rPr>
          <w:rFonts w:cstheme="minorHAnsi"/>
          <w:sz w:val="24"/>
          <w:szCs w:val="24"/>
        </w:rPr>
        <w:t xml:space="preserve">application of the method of ATP. </w:t>
      </w:r>
      <w:r w:rsidR="00F14AA4">
        <w:rPr>
          <w:rFonts w:cstheme="minorHAnsi"/>
          <w:sz w:val="24"/>
          <w:szCs w:val="24"/>
        </w:rPr>
        <w:t xml:space="preserve">The method of ATP results in a set of parameters for </w:t>
      </w:r>
      <w:ins w:id="294" w:author="Theo Olsthoorn" w:date="2025-04-15T21:07:00Z" w16du:dateUtc="2025-04-15T19:07:00Z">
        <w:r>
          <w:rPr>
            <w:rFonts w:cstheme="minorHAnsi"/>
            <w:sz w:val="24"/>
            <w:szCs w:val="24"/>
          </w:rPr>
          <w:t xml:space="preserve">particular </w:t>
        </w:r>
      </w:ins>
      <w:del w:id="295" w:author="Theo Olsthoorn" w:date="2025-04-15T21:07:00Z" w16du:dateUtc="2025-04-15T19:07:00Z">
        <w:r w:rsidR="00F14AA4" w:rsidDel="00CA6984">
          <w:rPr>
            <w:rFonts w:cstheme="minorHAnsi"/>
            <w:sz w:val="24"/>
            <w:szCs w:val="24"/>
          </w:rPr>
          <w:delText xml:space="preserve">distinguished </w:delText>
        </w:r>
      </w:del>
      <w:r w:rsidR="00F14AA4">
        <w:rPr>
          <w:rFonts w:cstheme="minorHAnsi"/>
          <w:sz w:val="24"/>
          <w:szCs w:val="24"/>
        </w:rPr>
        <w:t xml:space="preserve">situations each of which can be </w:t>
      </w:r>
      <w:ins w:id="296" w:author="Theo Olsthoorn" w:date="2025-04-15T21:07:00Z" w16du:dateUtc="2025-04-15T19:07:00Z">
        <w:r>
          <w:rPr>
            <w:rFonts w:cstheme="minorHAnsi"/>
            <w:sz w:val="24"/>
            <w:szCs w:val="24"/>
          </w:rPr>
          <w:t xml:space="preserve">replace </w:t>
        </w:r>
      </w:ins>
      <w:del w:id="297" w:author="Theo Olsthoorn" w:date="2025-04-15T21:07:00Z" w16du:dateUtc="2025-04-15T19:07:00Z">
        <w:r w:rsidR="00F14AA4" w:rsidDel="00CA6984">
          <w:rPr>
            <w:rFonts w:cstheme="minorHAnsi"/>
            <w:sz w:val="24"/>
            <w:szCs w:val="24"/>
          </w:rPr>
          <w:delText xml:space="preserve">used at the position of </w:delText>
        </w:r>
      </w:del>
      <w:r w:rsidR="00F14AA4">
        <w:rPr>
          <w:rFonts w:cstheme="minorHAnsi"/>
          <w:sz w:val="24"/>
          <w:szCs w:val="24"/>
        </w:rPr>
        <w:t xml:space="preserve">the dispersivity as used in classic </w:t>
      </w:r>
      <w:ins w:id="298" w:author="Theo Olsthoorn" w:date="2025-04-15T21:07:00Z" w16du:dateUtc="2025-04-15T19:07:00Z">
        <w:r>
          <w:rPr>
            <w:rFonts w:cstheme="minorHAnsi"/>
            <w:sz w:val="24"/>
            <w:szCs w:val="24"/>
          </w:rPr>
          <w:t xml:space="preserve">groundwater mass transport </w:t>
        </w:r>
      </w:ins>
      <w:r w:rsidR="00F14AA4">
        <w:rPr>
          <w:rFonts w:cstheme="minorHAnsi"/>
          <w:sz w:val="24"/>
          <w:szCs w:val="24"/>
        </w:rPr>
        <w:t>modeling (REF).</w:t>
      </w:r>
    </w:p>
    <w:p w14:paraId="35C4FC91" w14:textId="77777777" w:rsidR="00F14AA4" w:rsidRDefault="00F14AA4" w:rsidP="004A1A18">
      <w:pPr>
        <w:rPr>
          <w:rFonts w:cstheme="minorHAnsi"/>
          <w:sz w:val="24"/>
          <w:szCs w:val="24"/>
        </w:rPr>
      </w:pPr>
    </w:p>
    <w:p w14:paraId="6069CE92" w14:textId="74C764DA" w:rsidR="009F343D" w:rsidRDefault="00F14AA4" w:rsidP="00807E09">
      <w:pPr>
        <w:rPr>
          <w:rFonts w:cstheme="minorHAnsi"/>
          <w:sz w:val="24"/>
          <w:szCs w:val="24"/>
        </w:rPr>
      </w:pPr>
      <w:r>
        <w:rPr>
          <w:rFonts w:cstheme="minorHAnsi"/>
          <w:sz w:val="24"/>
          <w:szCs w:val="24"/>
        </w:rPr>
        <w:t>In</w:t>
      </w:r>
      <w:r w:rsidRPr="004A1A18">
        <w:rPr>
          <w:rFonts w:cstheme="minorHAnsi"/>
          <w:sz w:val="24"/>
          <w:szCs w:val="24"/>
        </w:rPr>
        <w:t xml:space="preserve"> </w:t>
      </w:r>
      <w:r>
        <w:rPr>
          <w:rFonts w:cstheme="minorHAnsi"/>
          <w:sz w:val="24"/>
          <w:szCs w:val="24"/>
        </w:rPr>
        <w:t xml:space="preserve">the method of </w:t>
      </w:r>
      <w:r w:rsidRPr="004A1A18">
        <w:rPr>
          <w:rFonts w:cstheme="minorHAnsi"/>
          <w:sz w:val="24"/>
          <w:szCs w:val="24"/>
        </w:rPr>
        <w:t>ATP</w:t>
      </w:r>
      <w:r>
        <w:rPr>
          <w:rFonts w:cstheme="minorHAnsi"/>
          <w:sz w:val="24"/>
          <w:szCs w:val="24"/>
        </w:rPr>
        <w:t>, m</w:t>
      </w:r>
      <w:r w:rsidR="00891E46" w:rsidRPr="004A1A18">
        <w:rPr>
          <w:rFonts w:cstheme="minorHAnsi"/>
          <w:sz w:val="24"/>
          <w:szCs w:val="24"/>
        </w:rPr>
        <w:t>echanical dispersion</w:t>
      </w:r>
      <w:r w:rsidR="00033F63" w:rsidRPr="004A1A18">
        <w:rPr>
          <w:rFonts w:cstheme="minorHAnsi"/>
          <w:sz w:val="24"/>
          <w:szCs w:val="24"/>
        </w:rPr>
        <w:t xml:space="preserve"> describe</w:t>
      </w:r>
      <w:r>
        <w:rPr>
          <w:rFonts w:cstheme="minorHAnsi"/>
          <w:sz w:val="24"/>
          <w:szCs w:val="24"/>
        </w:rPr>
        <w:t>s the spreading of</w:t>
      </w:r>
      <w:r w:rsidR="00891E46" w:rsidRPr="004A1A18">
        <w:rPr>
          <w:rFonts w:cstheme="minorHAnsi"/>
          <w:sz w:val="24"/>
          <w:szCs w:val="24"/>
        </w:rPr>
        <w:t xml:space="preserve"> </w:t>
      </w:r>
      <w:del w:id="299" w:author="Theo Olsthoorn" w:date="2025-04-15T21:08:00Z" w16du:dateUtc="2025-04-15T19:08:00Z">
        <w:r w:rsidR="00891E46" w:rsidRPr="004A1A18" w:rsidDel="000720AA">
          <w:rPr>
            <w:rFonts w:cstheme="minorHAnsi"/>
            <w:sz w:val="24"/>
            <w:szCs w:val="24"/>
          </w:rPr>
          <w:delText xml:space="preserve">water </w:delText>
        </w:r>
      </w:del>
      <w:ins w:id="300" w:author="Theo Olsthoorn" w:date="2025-04-15T21:08:00Z" w16du:dateUtc="2025-04-15T19:08:00Z">
        <w:r w:rsidR="000720AA">
          <w:rPr>
            <w:rFonts w:cstheme="minorHAnsi"/>
            <w:sz w:val="24"/>
            <w:szCs w:val="24"/>
          </w:rPr>
          <w:t>dissolved</w:t>
        </w:r>
        <w:r w:rsidR="000720AA" w:rsidRPr="004A1A18">
          <w:rPr>
            <w:rFonts w:cstheme="minorHAnsi"/>
            <w:sz w:val="24"/>
            <w:szCs w:val="24"/>
          </w:rPr>
          <w:t xml:space="preserve"> </w:t>
        </w:r>
      </w:ins>
      <w:r w:rsidR="00891E46" w:rsidRPr="004A1A18">
        <w:rPr>
          <w:rFonts w:cstheme="minorHAnsi"/>
          <w:sz w:val="24"/>
          <w:szCs w:val="24"/>
        </w:rPr>
        <w:t>particle</w:t>
      </w:r>
      <w:r>
        <w:rPr>
          <w:rFonts w:cstheme="minorHAnsi"/>
          <w:sz w:val="24"/>
          <w:szCs w:val="24"/>
        </w:rPr>
        <w:t>s</w:t>
      </w:r>
      <w:r w:rsidR="00891E46" w:rsidRPr="004A1A18">
        <w:rPr>
          <w:rFonts w:cstheme="minorHAnsi"/>
          <w:sz w:val="24"/>
          <w:szCs w:val="24"/>
        </w:rPr>
        <w:t xml:space="preserve"> </w:t>
      </w:r>
      <w:r w:rsidR="00807E09">
        <w:rPr>
          <w:rFonts w:cstheme="minorHAnsi"/>
          <w:sz w:val="24"/>
          <w:szCs w:val="24"/>
        </w:rPr>
        <w:t xml:space="preserve">in a vertical </w:t>
      </w:r>
      <w:ins w:id="301" w:author="Theo Olsthoorn" w:date="2025-04-15T21:08:00Z" w16du:dateUtc="2025-04-15T19:08:00Z">
        <w:r w:rsidR="000720AA">
          <w:rPr>
            <w:rFonts w:cstheme="minorHAnsi"/>
            <w:sz w:val="24"/>
            <w:szCs w:val="24"/>
          </w:rPr>
          <w:t>cross-</w:t>
        </w:r>
      </w:ins>
      <w:r w:rsidR="00807E09">
        <w:rPr>
          <w:rFonts w:cstheme="minorHAnsi"/>
          <w:sz w:val="24"/>
          <w:szCs w:val="24"/>
        </w:rPr>
        <w:t xml:space="preserve">section </w:t>
      </w:r>
      <w:r w:rsidR="00A72DA5">
        <w:rPr>
          <w:rFonts w:cstheme="minorHAnsi"/>
          <w:sz w:val="24"/>
          <w:szCs w:val="24"/>
        </w:rPr>
        <w:t xml:space="preserve">that </w:t>
      </w:r>
      <w:ins w:id="302" w:author="Theo Olsthoorn" w:date="2025-04-15T21:08:00Z" w16du:dateUtc="2025-04-15T19:08:00Z">
        <w:r w:rsidR="000720AA">
          <w:rPr>
            <w:rFonts w:cstheme="minorHAnsi"/>
            <w:sz w:val="24"/>
            <w:szCs w:val="24"/>
          </w:rPr>
          <w:t>bends</w:t>
        </w:r>
      </w:ins>
      <w:del w:id="303" w:author="Theo Olsthoorn" w:date="2025-04-15T21:08:00Z" w16du:dateUtc="2025-04-15T19:08:00Z">
        <w:r w:rsidR="00A72DA5" w:rsidDel="000720AA">
          <w:rPr>
            <w:rFonts w:cstheme="minorHAnsi"/>
            <w:sz w:val="24"/>
            <w:szCs w:val="24"/>
          </w:rPr>
          <w:delText>curves</w:delText>
        </w:r>
      </w:del>
      <w:r w:rsidR="00A72DA5">
        <w:rPr>
          <w:rFonts w:cstheme="minorHAnsi"/>
          <w:sz w:val="24"/>
          <w:szCs w:val="24"/>
        </w:rPr>
        <w:t xml:space="preserve"> </w:t>
      </w:r>
      <w:r w:rsidR="00891E46" w:rsidRPr="004A1A18">
        <w:rPr>
          <w:rFonts w:cstheme="minorHAnsi"/>
          <w:sz w:val="24"/>
          <w:szCs w:val="24"/>
        </w:rPr>
        <w:t xml:space="preserve">along the </w:t>
      </w:r>
      <w:ins w:id="304" w:author="Theo Olsthoorn" w:date="2025-04-15T21:09:00Z" w16du:dateUtc="2025-04-15T19:09:00Z">
        <w:r w:rsidR="000720AA">
          <w:rPr>
            <w:rFonts w:cstheme="minorHAnsi"/>
            <w:sz w:val="24"/>
            <w:szCs w:val="24"/>
          </w:rPr>
          <w:t xml:space="preserve">model-computed </w:t>
        </w:r>
      </w:ins>
      <w:r w:rsidR="00891E46" w:rsidRPr="004A1A18">
        <w:rPr>
          <w:rFonts w:cstheme="minorHAnsi"/>
          <w:sz w:val="24"/>
          <w:szCs w:val="24"/>
        </w:rPr>
        <w:t>path</w:t>
      </w:r>
      <w:ins w:id="305" w:author="Theo Olsthoorn" w:date="2025-04-15T21:09:00Z" w16du:dateUtc="2025-04-15T19:09:00Z">
        <w:r w:rsidR="000720AA">
          <w:rPr>
            <w:rFonts w:cstheme="minorHAnsi"/>
            <w:sz w:val="24"/>
            <w:szCs w:val="24"/>
          </w:rPr>
          <w:t xml:space="preserve"> </w:t>
        </w:r>
      </w:ins>
      <w:del w:id="306" w:author="Theo Olsthoorn" w:date="2025-04-15T21:09:00Z" w16du:dateUtc="2025-04-15T19:09:00Z">
        <w:r w:rsidR="00891E46" w:rsidRPr="004A1A18" w:rsidDel="000720AA">
          <w:rPr>
            <w:rFonts w:cstheme="minorHAnsi"/>
            <w:sz w:val="24"/>
            <w:szCs w:val="24"/>
          </w:rPr>
          <w:delText>-</w:delText>
        </w:r>
      </w:del>
      <w:r w:rsidR="00891E46" w:rsidRPr="004A1A18">
        <w:rPr>
          <w:rFonts w:cstheme="minorHAnsi"/>
          <w:sz w:val="24"/>
          <w:szCs w:val="24"/>
        </w:rPr>
        <w:t>line</w:t>
      </w:r>
      <w:del w:id="307" w:author="Theo Olsthoorn" w:date="2025-04-15T21:09:00Z" w16du:dateUtc="2025-04-15T19:09:00Z">
        <w:r w:rsidR="00891E46" w:rsidRPr="004A1A18" w:rsidDel="000720AA">
          <w:rPr>
            <w:rFonts w:cstheme="minorHAnsi"/>
            <w:sz w:val="24"/>
            <w:szCs w:val="24"/>
          </w:rPr>
          <w:delText xml:space="preserve"> </w:delText>
        </w:r>
        <w:r w:rsidR="009F343D" w:rsidDel="000720AA">
          <w:rPr>
            <w:rFonts w:cstheme="minorHAnsi"/>
            <w:sz w:val="24"/>
            <w:szCs w:val="24"/>
          </w:rPr>
          <w:delText>in the model</w:delText>
        </w:r>
      </w:del>
      <w:r w:rsidR="009F343D">
        <w:rPr>
          <w:rFonts w:cstheme="minorHAnsi"/>
          <w:sz w:val="24"/>
          <w:szCs w:val="24"/>
        </w:rPr>
        <w:t xml:space="preserve">. The spreading is </w:t>
      </w:r>
      <w:r w:rsidR="00891E46" w:rsidRPr="004A1A18">
        <w:rPr>
          <w:rFonts w:cstheme="minorHAnsi"/>
          <w:sz w:val="24"/>
          <w:szCs w:val="24"/>
        </w:rPr>
        <w:t xml:space="preserve">generated by the </w:t>
      </w:r>
      <w:r w:rsidR="009F343D">
        <w:rPr>
          <w:rFonts w:cstheme="minorHAnsi"/>
          <w:sz w:val="24"/>
          <w:szCs w:val="24"/>
        </w:rPr>
        <w:t xml:space="preserve">aquifer </w:t>
      </w:r>
      <w:r w:rsidR="00891E46" w:rsidRPr="004A1A18">
        <w:rPr>
          <w:rFonts w:cstheme="minorHAnsi"/>
          <w:sz w:val="24"/>
          <w:szCs w:val="24"/>
        </w:rPr>
        <w:t>heterogeneit</w:t>
      </w:r>
      <w:r w:rsidR="009F343D">
        <w:rPr>
          <w:rFonts w:cstheme="minorHAnsi"/>
          <w:sz w:val="24"/>
          <w:szCs w:val="24"/>
        </w:rPr>
        <w:t xml:space="preserve">y </w:t>
      </w:r>
      <w:r w:rsidR="00891E46" w:rsidRPr="004A1A18">
        <w:rPr>
          <w:rFonts w:cstheme="minorHAnsi"/>
          <w:sz w:val="24"/>
          <w:szCs w:val="24"/>
        </w:rPr>
        <w:t xml:space="preserve">at </w:t>
      </w:r>
      <w:r w:rsidR="006A39EC" w:rsidRPr="004A1A18">
        <w:rPr>
          <w:rFonts w:cstheme="minorHAnsi"/>
          <w:sz w:val="24"/>
          <w:szCs w:val="24"/>
        </w:rPr>
        <w:t>“</w:t>
      </w:r>
      <w:r w:rsidR="00891E46" w:rsidRPr="004A1A18">
        <w:rPr>
          <w:rFonts w:cstheme="minorHAnsi"/>
          <w:sz w:val="24"/>
          <w:szCs w:val="24"/>
        </w:rPr>
        <w:t>sub-model</w:t>
      </w:r>
      <w:r w:rsidR="006A39EC" w:rsidRPr="004A1A18">
        <w:rPr>
          <w:rFonts w:cstheme="minorHAnsi"/>
          <w:sz w:val="24"/>
          <w:szCs w:val="24"/>
        </w:rPr>
        <w:t>”</w:t>
      </w:r>
      <w:r w:rsidR="00891E46" w:rsidRPr="004A1A18">
        <w:rPr>
          <w:rFonts w:cstheme="minorHAnsi"/>
          <w:sz w:val="24"/>
          <w:szCs w:val="24"/>
        </w:rPr>
        <w:t xml:space="preserve"> or </w:t>
      </w:r>
      <w:proofErr w:type="gramStart"/>
      <w:r w:rsidR="00891E46" w:rsidRPr="004A1A18">
        <w:rPr>
          <w:rFonts w:cstheme="minorHAnsi"/>
          <w:sz w:val="24"/>
          <w:szCs w:val="24"/>
        </w:rPr>
        <w:t>local-scale</w:t>
      </w:r>
      <w:proofErr w:type="gramEnd"/>
      <w:del w:id="308" w:author="Theo Olsthoorn" w:date="2025-04-15T21:09:00Z" w16du:dateUtc="2025-04-15T19:09:00Z">
        <w:r w:rsidR="006A39EC" w:rsidRPr="004A1A18" w:rsidDel="000720AA">
          <w:rPr>
            <w:rFonts w:cstheme="minorHAnsi"/>
            <w:sz w:val="24"/>
            <w:szCs w:val="24"/>
          </w:rPr>
          <w:delText xml:space="preserve"> as </w:delText>
        </w:r>
        <w:r w:rsidDel="000720AA">
          <w:rPr>
            <w:rFonts w:cstheme="minorHAnsi"/>
            <w:sz w:val="24"/>
            <w:szCs w:val="24"/>
          </w:rPr>
          <w:delText>given</w:delText>
        </w:r>
        <w:r w:rsidR="006A39EC" w:rsidRPr="004A1A18" w:rsidDel="000720AA">
          <w:rPr>
            <w:rFonts w:cstheme="minorHAnsi"/>
            <w:sz w:val="24"/>
            <w:szCs w:val="24"/>
          </w:rPr>
          <w:delText xml:space="preserve"> in the introduction</w:delText>
        </w:r>
      </w:del>
      <w:r w:rsidR="00891E46" w:rsidRPr="004A1A18">
        <w:rPr>
          <w:rFonts w:cstheme="minorHAnsi"/>
          <w:sz w:val="24"/>
          <w:szCs w:val="24"/>
        </w:rPr>
        <w:t xml:space="preserve">. </w:t>
      </w:r>
      <w:r>
        <w:rPr>
          <w:rFonts w:cstheme="minorHAnsi"/>
          <w:sz w:val="24"/>
          <w:szCs w:val="24"/>
        </w:rPr>
        <w:t>Th</w:t>
      </w:r>
      <w:r w:rsidR="009F343D">
        <w:rPr>
          <w:rFonts w:cstheme="minorHAnsi"/>
          <w:sz w:val="24"/>
          <w:szCs w:val="24"/>
        </w:rPr>
        <w:t>is approach</w:t>
      </w:r>
      <w:r>
        <w:rPr>
          <w:rFonts w:cstheme="minorHAnsi"/>
          <w:sz w:val="24"/>
          <w:szCs w:val="24"/>
        </w:rPr>
        <w:t xml:space="preserve"> </w:t>
      </w:r>
      <w:r w:rsidR="00B85B0B">
        <w:rPr>
          <w:rFonts w:cstheme="minorHAnsi"/>
          <w:sz w:val="24"/>
          <w:szCs w:val="24"/>
        </w:rPr>
        <w:t>presumes absence of incoming or outgoing flow perpendicular to th</w:t>
      </w:r>
      <w:r>
        <w:rPr>
          <w:rFonts w:cstheme="minorHAnsi"/>
          <w:sz w:val="24"/>
          <w:szCs w:val="24"/>
        </w:rPr>
        <w:t>e</w:t>
      </w:r>
      <w:r w:rsidR="00B85B0B">
        <w:rPr>
          <w:rFonts w:cstheme="minorHAnsi"/>
          <w:sz w:val="24"/>
          <w:szCs w:val="24"/>
        </w:rPr>
        <w:t xml:space="preserve"> section</w:t>
      </w:r>
      <w:r w:rsidR="00C71E9F">
        <w:rPr>
          <w:rFonts w:cstheme="minorHAnsi"/>
          <w:sz w:val="24"/>
          <w:szCs w:val="24"/>
        </w:rPr>
        <w:t>, which is reasonable in regional groundwater flow but</w:t>
      </w:r>
      <w:r w:rsidR="00CF6C38">
        <w:rPr>
          <w:rFonts w:cstheme="minorHAnsi"/>
          <w:sz w:val="24"/>
          <w:szCs w:val="24"/>
        </w:rPr>
        <w:t xml:space="preserve"> </w:t>
      </w:r>
      <w:r w:rsidR="00C71E9F">
        <w:rPr>
          <w:rFonts w:cstheme="minorHAnsi"/>
          <w:sz w:val="24"/>
          <w:szCs w:val="24"/>
        </w:rPr>
        <w:t>not in</w:t>
      </w:r>
      <w:r w:rsidR="00B85B0B">
        <w:rPr>
          <w:rFonts w:cstheme="minorHAnsi"/>
          <w:sz w:val="24"/>
          <w:szCs w:val="24"/>
        </w:rPr>
        <w:t xml:space="preserve"> radial flow to a well</w:t>
      </w:r>
      <w:r w:rsidR="00C71E9F">
        <w:rPr>
          <w:rFonts w:cstheme="minorHAnsi"/>
          <w:sz w:val="24"/>
          <w:szCs w:val="24"/>
        </w:rPr>
        <w:t xml:space="preserve">. </w:t>
      </w:r>
      <w:ins w:id="309" w:author="Theo Olsthoorn" w:date="2025-04-15T21:10:00Z" w16du:dateUtc="2025-04-15T19:10:00Z">
        <w:r w:rsidR="000720AA">
          <w:rPr>
            <w:rFonts w:cstheme="minorHAnsi"/>
            <w:sz w:val="24"/>
            <w:szCs w:val="24"/>
          </w:rPr>
          <w:t xml:space="preserve">(I don’t agree, a section towards the well also has no flow perpendicular to it, since it has the stream function as has the regular </w:t>
        </w:r>
        <w:proofErr w:type="spellStart"/>
        <w:r w:rsidR="000720AA">
          <w:rPr>
            <w:rFonts w:cstheme="minorHAnsi"/>
            <w:sz w:val="24"/>
            <w:szCs w:val="24"/>
          </w:rPr>
          <w:t>cros</w:t>
        </w:r>
        <w:proofErr w:type="spellEnd"/>
        <w:r w:rsidR="000720AA">
          <w:rPr>
            <w:rFonts w:cstheme="minorHAnsi"/>
            <w:sz w:val="24"/>
            <w:szCs w:val="24"/>
          </w:rPr>
          <w:t xml:space="preserve"> section).</w:t>
        </w:r>
      </w:ins>
    </w:p>
    <w:p w14:paraId="21E40A27" w14:textId="77777777" w:rsidR="009F343D" w:rsidRDefault="009F343D" w:rsidP="00807E09">
      <w:pPr>
        <w:rPr>
          <w:rFonts w:cstheme="minorHAnsi"/>
          <w:sz w:val="24"/>
          <w:szCs w:val="24"/>
        </w:rPr>
      </w:pPr>
    </w:p>
    <w:p w14:paraId="67EB30A9" w14:textId="2284FE91" w:rsidR="004A0477" w:rsidRPr="00DF19C4" w:rsidRDefault="009F343D" w:rsidP="00807E09">
      <w:pPr>
        <w:rPr>
          <w:rFonts w:cstheme="minorHAnsi"/>
          <w:sz w:val="24"/>
          <w:szCs w:val="24"/>
        </w:rPr>
      </w:pPr>
      <w:r>
        <w:rPr>
          <w:rFonts w:cstheme="minorHAnsi"/>
          <w:sz w:val="24"/>
          <w:szCs w:val="24"/>
        </w:rPr>
        <w:t xml:space="preserve">Following </w:t>
      </w:r>
      <w:r w:rsidR="00645179">
        <w:rPr>
          <w:rFonts w:cstheme="minorHAnsi"/>
          <w:sz w:val="24"/>
          <w:szCs w:val="24"/>
        </w:rPr>
        <w:t>(</w:t>
      </w:r>
      <w:r>
        <w:rPr>
          <w:rFonts w:cstheme="minorHAnsi"/>
          <w:sz w:val="24"/>
          <w:szCs w:val="24"/>
        </w:rPr>
        <w:t xml:space="preserve">De Lange </w:t>
      </w:r>
      <w:r w:rsidR="00645179">
        <w:rPr>
          <w:rFonts w:cstheme="minorHAnsi"/>
          <w:sz w:val="24"/>
          <w:szCs w:val="24"/>
        </w:rPr>
        <w:t>,</w:t>
      </w:r>
      <w:r>
        <w:rPr>
          <w:rFonts w:cstheme="minorHAnsi"/>
          <w:sz w:val="24"/>
          <w:szCs w:val="24"/>
        </w:rPr>
        <w:t>2020</w:t>
      </w:r>
      <w:r w:rsidR="00645179">
        <w:rPr>
          <w:rFonts w:cstheme="minorHAnsi"/>
          <w:sz w:val="24"/>
          <w:szCs w:val="24"/>
        </w:rPr>
        <w:t>)</w:t>
      </w:r>
      <w:r>
        <w:rPr>
          <w:rFonts w:cstheme="minorHAnsi"/>
          <w:sz w:val="24"/>
          <w:szCs w:val="24"/>
        </w:rPr>
        <w:t>, t</w:t>
      </w:r>
      <w:r w:rsidR="004A0477" w:rsidRPr="00DF19C4">
        <w:rPr>
          <w:rFonts w:cstheme="minorHAnsi"/>
          <w:sz w:val="24"/>
          <w:szCs w:val="24"/>
        </w:rPr>
        <w:t>he v</w:t>
      </w:r>
      <w:r w:rsidR="00657617" w:rsidRPr="00DF19C4">
        <w:rPr>
          <w:rFonts w:cstheme="minorHAnsi"/>
          <w:sz w:val="24"/>
          <w:szCs w:val="24"/>
        </w:rPr>
        <w:t>ertical section a</w:t>
      </w:r>
      <w:r w:rsidR="00B14DF3" w:rsidRPr="00DF19C4">
        <w:rPr>
          <w:rFonts w:cstheme="minorHAnsi"/>
          <w:sz w:val="24"/>
          <w:szCs w:val="24"/>
        </w:rPr>
        <w:t xml:space="preserve">long </w:t>
      </w:r>
      <w:r w:rsidR="004A0477" w:rsidRPr="00DF19C4">
        <w:rPr>
          <w:rFonts w:cstheme="minorHAnsi"/>
          <w:sz w:val="24"/>
          <w:szCs w:val="24"/>
        </w:rPr>
        <w:t xml:space="preserve">the </w:t>
      </w:r>
      <w:r w:rsidR="00B14DF3" w:rsidRPr="00DF19C4">
        <w:rPr>
          <w:rFonts w:cstheme="minorHAnsi"/>
          <w:sz w:val="24"/>
          <w:szCs w:val="24"/>
        </w:rPr>
        <w:t>path</w:t>
      </w:r>
      <w:r w:rsidR="0007522E">
        <w:rPr>
          <w:rFonts w:cstheme="minorHAnsi"/>
          <w:sz w:val="24"/>
          <w:szCs w:val="24"/>
        </w:rPr>
        <w:t>-</w:t>
      </w:r>
      <w:r w:rsidR="00807E09">
        <w:rPr>
          <w:rFonts w:cstheme="minorHAnsi"/>
          <w:sz w:val="24"/>
          <w:szCs w:val="24"/>
        </w:rPr>
        <w:t>line</w:t>
      </w:r>
      <w:r w:rsidR="00B14DF3" w:rsidRPr="00DF19C4">
        <w:rPr>
          <w:rFonts w:cstheme="minorHAnsi"/>
          <w:sz w:val="24"/>
          <w:szCs w:val="24"/>
        </w:rPr>
        <w:t xml:space="preserve"> i</w:t>
      </w:r>
      <w:r w:rsidR="00657617" w:rsidRPr="00DF19C4">
        <w:rPr>
          <w:rFonts w:cstheme="minorHAnsi"/>
          <w:sz w:val="24"/>
          <w:szCs w:val="24"/>
        </w:rPr>
        <w:t>s</w:t>
      </w:r>
      <w:r w:rsidR="00B14DF3" w:rsidRPr="00DF19C4">
        <w:rPr>
          <w:rFonts w:cstheme="minorHAnsi"/>
          <w:sz w:val="24"/>
          <w:szCs w:val="24"/>
        </w:rPr>
        <w:t xml:space="preserve"> </w:t>
      </w:r>
      <w:r w:rsidR="00657617" w:rsidRPr="00DF19C4">
        <w:rPr>
          <w:rFonts w:cstheme="minorHAnsi"/>
          <w:sz w:val="24"/>
          <w:szCs w:val="24"/>
        </w:rPr>
        <w:t>covered by</w:t>
      </w:r>
      <w:r w:rsidR="00B14DF3" w:rsidRPr="00DF19C4">
        <w:rPr>
          <w:rFonts w:cstheme="minorHAnsi"/>
          <w:sz w:val="24"/>
          <w:szCs w:val="24"/>
        </w:rPr>
        <w:t xml:space="preserve"> </w:t>
      </w:r>
      <w:r w:rsidR="004A0477" w:rsidRPr="00DF19C4">
        <w:rPr>
          <w:rFonts w:cstheme="minorHAnsi"/>
          <w:sz w:val="24"/>
          <w:szCs w:val="24"/>
        </w:rPr>
        <w:t xml:space="preserve">stacked and </w:t>
      </w:r>
      <w:r w:rsidR="008F1A5A" w:rsidRPr="00DF19C4">
        <w:rPr>
          <w:rFonts w:cstheme="minorHAnsi"/>
          <w:sz w:val="24"/>
          <w:szCs w:val="24"/>
        </w:rPr>
        <w:t>repeated</w:t>
      </w:r>
      <w:r>
        <w:rPr>
          <w:rFonts w:cstheme="minorHAnsi"/>
          <w:sz w:val="24"/>
          <w:szCs w:val="24"/>
        </w:rPr>
        <w:t xml:space="preserve"> units called</w:t>
      </w:r>
      <w:r w:rsidR="008F1A5A" w:rsidRPr="00DF19C4">
        <w:rPr>
          <w:rFonts w:cstheme="minorHAnsi"/>
          <w:sz w:val="24"/>
          <w:szCs w:val="24"/>
        </w:rPr>
        <w:t xml:space="preserve"> </w:t>
      </w:r>
      <w:r w:rsidR="00834D7E">
        <w:rPr>
          <w:rFonts w:cstheme="minorHAnsi"/>
          <w:sz w:val="24"/>
          <w:szCs w:val="24"/>
        </w:rPr>
        <w:t>“</w:t>
      </w:r>
      <w:r w:rsidR="008F1A5A" w:rsidRPr="00DF19C4">
        <w:rPr>
          <w:rFonts w:cstheme="minorHAnsi"/>
          <w:sz w:val="24"/>
          <w:szCs w:val="24"/>
        </w:rPr>
        <w:t>domain A</w:t>
      </w:r>
      <w:r w:rsidR="00834D7E">
        <w:rPr>
          <w:rFonts w:cstheme="minorHAnsi"/>
          <w:sz w:val="24"/>
          <w:szCs w:val="24"/>
        </w:rPr>
        <w:t xml:space="preserve">”, where A refers to </w:t>
      </w:r>
      <w:r>
        <w:rPr>
          <w:rFonts w:cstheme="minorHAnsi"/>
          <w:sz w:val="24"/>
          <w:szCs w:val="24"/>
        </w:rPr>
        <w:t>“</w:t>
      </w:r>
      <w:r w:rsidR="00834D7E">
        <w:rPr>
          <w:rFonts w:cstheme="minorHAnsi"/>
          <w:sz w:val="24"/>
          <w:szCs w:val="24"/>
        </w:rPr>
        <w:t>averaging</w:t>
      </w:r>
      <w:r>
        <w:rPr>
          <w:rFonts w:cstheme="minorHAnsi"/>
          <w:sz w:val="24"/>
          <w:szCs w:val="24"/>
        </w:rPr>
        <w:t>”</w:t>
      </w:r>
      <w:r w:rsidR="00657617" w:rsidRPr="00DF19C4">
        <w:rPr>
          <w:rFonts w:cstheme="minorHAnsi"/>
          <w:sz w:val="24"/>
          <w:szCs w:val="24"/>
        </w:rPr>
        <w:t>. Each</w:t>
      </w:r>
      <w:r w:rsidR="006E1EB7" w:rsidRPr="00DF19C4">
        <w:rPr>
          <w:rFonts w:cstheme="minorHAnsi"/>
          <w:sz w:val="24"/>
          <w:szCs w:val="24"/>
        </w:rPr>
        <w:t xml:space="preserve"> </w:t>
      </w:r>
      <w:r w:rsidR="00657617" w:rsidRPr="00DF19C4">
        <w:rPr>
          <w:rFonts w:cstheme="minorHAnsi"/>
          <w:sz w:val="24"/>
          <w:szCs w:val="24"/>
        </w:rPr>
        <w:t>d</w:t>
      </w:r>
      <w:r w:rsidR="008F1A5A" w:rsidRPr="00DF19C4">
        <w:rPr>
          <w:rFonts w:cstheme="minorHAnsi"/>
          <w:sz w:val="24"/>
          <w:szCs w:val="24"/>
        </w:rPr>
        <w:t xml:space="preserve">omain A </w:t>
      </w:r>
      <w:r>
        <w:rPr>
          <w:rFonts w:cstheme="minorHAnsi"/>
          <w:sz w:val="24"/>
          <w:szCs w:val="24"/>
        </w:rPr>
        <w:t>“</w:t>
      </w:r>
      <w:r w:rsidR="008F1A5A" w:rsidRPr="00DF19C4">
        <w:rPr>
          <w:rFonts w:cstheme="minorHAnsi"/>
          <w:sz w:val="24"/>
          <w:szCs w:val="24"/>
        </w:rPr>
        <w:t>contains a single</w:t>
      </w:r>
      <w:r w:rsidR="00070E48" w:rsidRPr="00DF19C4">
        <w:rPr>
          <w:rFonts w:cstheme="minorHAnsi"/>
          <w:sz w:val="24"/>
          <w:szCs w:val="24"/>
        </w:rPr>
        <w:t>,</w:t>
      </w:r>
      <w:r w:rsidR="008F1A5A" w:rsidRPr="00DF19C4">
        <w:rPr>
          <w:rFonts w:cstheme="minorHAnsi"/>
          <w:sz w:val="24"/>
          <w:szCs w:val="24"/>
        </w:rPr>
        <w:t xml:space="preserve"> completed dispersion</w:t>
      </w:r>
      <w:r w:rsidR="004A0477" w:rsidRPr="00DF19C4">
        <w:rPr>
          <w:rFonts w:cstheme="minorHAnsi"/>
          <w:sz w:val="24"/>
          <w:szCs w:val="24"/>
        </w:rPr>
        <w:t xml:space="preserve"> process</w:t>
      </w:r>
      <w:r w:rsidR="008F1A5A" w:rsidRPr="00DF19C4">
        <w:rPr>
          <w:rFonts w:cstheme="minorHAnsi"/>
          <w:sz w:val="24"/>
          <w:szCs w:val="24"/>
        </w:rPr>
        <w:t xml:space="preserve"> </w:t>
      </w:r>
      <w:r w:rsidR="00657617" w:rsidRPr="00DF19C4">
        <w:rPr>
          <w:rFonts w:cstheme="minorHAnsi"/>
          <w:sz w:val="24"/>
          <w:szCs w:val="24"/>
        </w:rPr>
        <w:t>generating</w:t>
      </w:r>
      <w:r w:rsidR="008F1A5A" w:rsidRPr="00DF19C4">
        <w:rPr>
          <w:rFonts w:cstheme="minorHAnsi"/>
          <w:sz w:val="24"/>
          <w:szCs w:val="24"/>
        </w:rPr>
        <w:t xml:space="preserve"> spreading of water particles"</w:t>
      </w:r>
      <w:r w:rsidR="00070E48" w:rsidRPr="00DF19C4">
        <w:rPr>
          <w:rFonts w:cstheme="minorHAnsi"/>
          <w:sz w:val="24"/>
          <w:szCs w:val="24"/>
        </w:rPr>
        <w:t>,</w:t>
      </w:r>
      <w:r w:rsidR="004A0477" w:rsidRPr="00DF19C4">
        <w:rPr>
          <w:rFonts w:cstheme="minorHAnsi"/>
          <w:sz w:val="24"/>
          <w:szCs w:val="24"/>
        </w:rPr>
        <w:t xml:space="preserve"> which is completely defined by the stochastic parameters describing the heterogeneity of the aquifer </w:t>
      </w:r>
      <w:r w:rsidR="00025F7D" w:rsidRPr="00DF19C4">
        <w:rPr>
          <w:rFonts w:cstheme="minorHAnsi"/>
          <w:sz w:val="24"/>
          <w:szCs w:val="24"/>
        </w:rPr>
        <w:t>at sub-model scale</w:t>
      </w:r>
      <w:r w:rsidR="008462A2">
        <w:rPr>
          <w:rFonts w:cstheme="minorHAnsi"/>
          <w:sz w:val="24"/>
          <w:szCs w:val="24"/>
        </w:rPr>
        <w:t xml:space="preserve"> specified in the section “The size of domain A”</w:t>
      </w:r>
      <w:r w:rsidR="00657617" w:rsidRPr="00DF19C4">
        <w:rPr>
          <w:rFonts w:cstheme="minorHAnsi"/>
          <w:sz w:val="24"/>
          <w:szCs w:val="24"/>
        </w:rPr>
        <w:t>.</w:t>
      </w:r>
      <w:r w:rsidR="008F1A5A" w:rsidRPr="00DF19C4">
        <w:rPr>
          <w:rFonts w:cstheme="minorHAnsi"/>
          <w:sz w:val="24"/>
          <w:szCs w:val="24"/>
        </w:rPr>
        <w:t xml:space="preserve"> </w:t>
      </w:r>
      <w:r w:rsidR="004A0477" w:rsidRPr="00DF19C4">
        <w:rPr>
          <w:rFonts w:cstheme="minorHAnsi"/>
          <w:sz w:val="24"/>
          <w:szCs w:val="24"/>
        </w:rPr>
        <w:t>The theoretical basis for th</w:t>
      </w:r>
      <w:r w:rsidR="00CB5094">
        <w:rPr>
          <w:rFonts w:cstheme="minorHAnsi"/>
          <w:sz w:val="24"/>
          <w:szCs w:val="24"/>
        </w:rPr>
        <w:t>e</w:t>
      </w:r>
      <w:r w:rsidR="004A0477" w:rsidRPr="00DF19C4">
        <w:rPr>
          <w:rFonts w:cstheme="minorHAnsi"/>
          <w:sz w:val="24"/>
          <w:szCs w:val="24"/>
        </w:rPr>
        <w:t xml:space="preserve"> approach</w:t>
      </w:r>
      <w:r w:rsidR="00CB5094">
        <w:rPr>
          <w:rFonts w:cstheme="minorHAnsi"/>
          <w:sz w:val="24"/>
          <w:szCs w:val="24"/>
        </w:rPr>
        <w:t xml:space="preserve"> of domains A</w:t>
      </w:r>
      <w:r w:rsidR="004A0477" w:rsidRPr="00DF19C4">
        <w:rPr>
          <w:rFonts w:cstheme="minorHAnsi"/>
          <w:sz w:val="24"/>
          <w:szCs w:val="24"/>
        </w:rPr>
        <w:t xml:space="preserve"> </w:t>
      </w:r>
      <w:r w:rsidR="00645179">
        <w:rPr>
          <w:rFonts w:cstheme="minorHAnsi"/>
          <w:sz w:val="24"/>
          <w:szCs w:val="24"/>
        </w:rPr>
        <w:t>is given</w:t>
      </w:r>
      <w:r w:rsidR="004A0477" w:rsidRPr="00DF19C4">
        <w:rPr>
          <w:rFonts w:cstheme="minorHAnsi"/>
          <w:sz w:val="24"/>
          <w:szCs w:val="24"/>
        </w:rPr>
        <w:t xml:space="preserve"> in </w:t>
      </w:r>
      <w:r w:rsidR="00645179">
        <w:rPr>
          <w:rFonts w:cstheme="minorHAnsi"/>
          <w:sz w:val="24"/>
          <w:szCs w:val="24"/>
        </w:rPr>
        <w:t>(</w:t>
      </w:r>
      <w:r w:rsidR="004A0477" w:rsidRPr="00DF19C4">
        <w:rPr>
          <w:rFonts w:cstheme="minorHAnsi"/>
          <w:sz w:val="24"/>
          <w:szCs w:val="24"/>
        </w:rPr>
        <w:t>De Lange</w:t>
      </w:r>
      <w:r w:rsidR="00645179">
        <w:rPr>
          <w:rFonts w:cstheme="minorHAnsi"/>
          <w:sz w:val="24"/>
          <w:szCs w:val="24"/>
        </w:rPr>
        <w:t>,</w:t>
      </w:r>
      <w:r w:rsidR="004A0477" w:rsidRPr="00DF19C4">
        <w:rPr>
          <w:rFonts w:cstheme="minorHAnsi"/>
          <w:sz w:val="24"/>
          <w:szCs w:val="24"/>
        </w:rPr>
        <w:t xml:space="preserve"> 2020). </w:t>
      </w:r>
      <w:r w:rsidR="001368DF">
        <w:rPr>
          <w:rFonts w:cstheme="minorHAnsi"/>
          <w:sz w:val="24"/>
          <w:szCs w:val="24"/>
        </w:rPr>
        <w:t xml:space="preserve">The theory </w:t>
      </w:r>
      <w:r w:rsidR="001368DF" w:rsidRPr="00DF19C4">
        <w:rPr>
          <w:rFonts w:cstheme="minorHAnsi"/>
          <w:sz w:val="24"/>
          <w:szCs w:val="24"/>
        </w:rPr>
        <w:t>results into parameters describing the characteristics of the spread of the water particles</w:t>
      </w:r>
      <w:r w:rsidR="001368DF">
        <w:rPr>
          <w:rFonts w:cstheme="minorHAnsi"/>
          <w:sz w:val="24"/>
          <w:szCs w:val="24"/>
        </w:rPr>
        <w:t xml:space="preserve"> per domain A. Lead</w:t>
      </w:r>
      <w:r w:rsidR="00070E48" w:rsidRPr="00DF19C4">
        <w:rPr>
          <w:rFonts w:cstheme="minorHAnsi"/>
          <w:sz w:val="24"/>
          <w:szCs w:val="24"/>
        </w:rPr>
        <w:t>ing</w:t>
      </w:r>
      <w:r w:rsidR="00025F7D" w:rsidRPr="00DF19C4">
        <w:rPr>
          <w:rFonts w:cstheme="minorHAnsi"/>
          <w:sz w:val="24"/>
          <w:szCs w:val="24"/>
        </w:rPr>
        <w:t xml:space="preserve"> </w:t>
      </w:r>
      <w:r w:rsidR="001368DF">
        <w:rPr>
          <w:rFonts w:cstheme="minorHAnsi"/>
          <w:sz w:val="24"/>
          <w:szCs w:val="24"/>
        </w:rPr>
        <w:t xml:space="preserve">to </w:t>
      </w:r>
      <w:r w:rsidR="00025F7D" w:rsidRPr="00DF19C4">
        <w:rPr>
          <w:rFonts w:cstheme="minorHAnsi"/>
          <w:sz w:val="24"/>
          <w:szCs w:val="24"/>
        </w:rPr>
        <w:t xml:space="preserve">a set of relations between stochastic input and output parameters, the </w:t>
      </w:r>
      <w:r w:rsidR="001368DF">
        <w:rPr>
          <w:rFonts w:cstheme="minorHAnsi"/>
          <w:sz w:val="24"/>
          <w:szCs w:val="24"/>
        </w:rPr>
        <w:t>method</w:t>
      </w:r>
      <w:r w:rsidR="00025F7D" w:rsidRPr="00DF19C4">
        <w:rPr>
          <w:rFonts w:cstheme="minorHAnsi"/>
          <w:sz w:val="24"/>
          <w:szCs w:val="24"/>
        </w:rPr>
        <w:t xml:space="preserve"> is comparable to the relation </w:t>
      </w:r>
      <w:r w:rsidR="001368DF" w:rsidRPr="001368DF">
        <w:rPr>
          <w:rFonts w:cstheme="minorHAnsi"/>
          <w:sz w:val="24"/>
          <w:szCs w:val="24"/>
          <w:highlight w:val="yellow"/>
        </w:rPr>
        <w:t>(NO</w:t>
      </w:r>
      <w:r w:rsidR="001368DF">
        <w:rPr>
          <w:rFonts w:cstheme="minorHAnsi"/>
          <w:sz w:val="24"/>
          <w:szCs w:val="24"/>
        </w:rPr>
        <w:t>) presented by</w:t>
      </w:r>
      <w:r w:rsidR="00025F7D" w:rsidRPr="00DF19C4">
        <w:rPr>
          <w:rFonts w:cstheme="minorHAnsi"/>
          <w:sz w:val="24"/>
          <w:szCs w:val="24"/>
        </w:rPr>
        <w:t xml:space="preserve"> </w:t>
      </w:r>
      <w:r w:rsidR="001368DF">
        <w:rPr>
          <w:rFonts w:cstheme="minorHAnsi"/>
          <w:sz w:val="24"/>
          <w:szCs w:val="24"/>
        </w:rPr>
        <w:t>(</w:t>
      </w:r>
      <w:r w:rsidR="00025F7D" w:rsidRPr="001368DF">
        <w:rPr>
          <w:rFonts w:cstheme="minorHAnsi"/>
          <w:sz w:val="24"/>
          <w:szCs w:val="24"/>
          <w:highlight w:val="yellow"/>
        </w:rPr>
        <w:t>Axness and Gelhar</w:t>
      </w:r>
      <w:r w:rsidR="001368DF" w:rsidRPr="001368DF">
        <w:rPr>
          <w:rFonts w:cstheme="minorHAnsi"/>
          <w:sz w:val="24"/>
          <w:szCs w:val="24"/>
          <w:highlight w:val="yellow"/>
        </w:rPr>
        <w:t xml:space="preserve">, </w:t>
      </w:r>
      <w:r w:rsidR="00025F7D" w:rsidRPr="001368DF">
        <w:rPr>
          <w:rFonts w:cstheme="minorHAnsi"/>
          <w:sz w:val="24"/>
          <w:szCs w:val="24"/>
          <w:highlight w:val="yellow"/>
        </w:rPr>
        <w:t>1983</w:t>
      </w:r>
      <w:r w:rsidR="001368DF" w:rsidRPr="001368DF">
        <w:rPr>
          <w:rFonts w:cstheme="minorHAnsi"/>
          <w:sz w:val="24"/>
          <w:szCs w:val="24"/>
          <w:highlight w:val="yellow"/>
        </w:rPr>
        <w:t>/9</w:t>
      </w:r>
      <w:r w:rsidR="00025F7D" w:rsidRPr="00DF19C4">
        <w:rPr>
          <w:rFonts w:cstheme="minorHAnsi"/>
          <w:sz w:val="24"/>
          <w:szCs w:val="24"/>
        </w:rPr>
        <w:t xml:space="preserve">) between the stochastic parameters characterizing the aquifer heterogeneity and the longitudinal dispersivity. </w:t>
      </w:r>
      <w:r w:rsidR="001368DF">
        <w:rPr>
          <w:rFonts w:cstheme="minorHAnsi"/>
          <w:sz w:val="24"/>
          <w:szCs w:val="24"/>
        </w:rPr>
        <w:t>In each domain A, t</w:t>
      </w:r>
      <w:r w:rsidR="000F441F" w:rsidRPr="00DF19C4">
        <w:rPr>
          <w:rFonts w:cstheme="minorHAnsi"/>
          <w:sz w:val="24"/>
          <w:szCs w:val="24"/>
        </w:rPr>
        <w:t xml:space="preserve">he spreading of water particles is assumed to grow linear with traveled distance </w:t>
      </w:r>
      <w:proofErr w:type="gramStart"/>
      <w:r w:rsidR="000F441F" w:rsidRPr="00DF19C4">
        <w:rPr>
          <w:rFonts w:cstheme="minorHAnsi"/>
          <w:sz w:val="24"/>
          <w:szCs w:val="24"/>
        </w:rPr>
        <w:t>as a result of</w:t>
      </w:r>
      <w:proofErr w:type="gramEnd"/>
      <w:r w:rsidR="001368DF">
        <w:rPr>
          <w:rFonts w:cstheme="minorHAnsi"/>
          <w:sz w:val="24"/>
          <w:szCs w:val="24"/>
        </w:rPr>
        <w:t xml:space="preserve"> describing</w:t>
      </w:r>
      <w:r w:rsidR="000F441F" w:rsidRPr="00DF19C4">
        <w:rPr>
          <w:rFonts w:cstheme="minorHAnsi"/>
          <w:sz w:val="24"/>
          <w:szCs w:val="24"/>
        </w:rPr>
        <w:t xml:space="preserve"> </w:t>
      </w:r>
      <w:r w:rsidR="00CB5094">
        <w:rPr>
          <w:rFonts w:cstheme="minorHAnsi"/>
          <w:sz w:val="24"/>
          <w:szCs w:val="24"/>
        </w:rPr>
        <w:t xml:space="preserve">the </w:t>
      </w:r>
      <w:r w:rsidR="000F441F" w:rsidRPr="00DF19C4">
        <w:rPr>
          <w:rFonts w:cstheme="minorHAnsi"/>
          <w:sz w:val="24"/>
          <w:szCs w:val="24"/>
        </w:rPr>
        <w:t>essentially unknown position</w:t>
      </w:r>
      <w:r w:rsidR="008324F4">
        <w:rPr>
          <w:rFonts w:cstheme="minorHAnsi"/>
          <w:sz w:val="24"/>
          <w:szCs w:val="24"/>
        </w:rPr>
        <w:t>s</w:t>
      </w:r>
      <w:r w:rsidR="000F441F" w:rsidRPr="00DF19C4">
        <w:rPr>
          <w:rFonts w:cstheme="minorHAnsi"/>
          <w:sz w:val="24"/>
          <w:szCs w:val="24"/>
        </w:rPr>
        <w:t xml:space="preserve"> and size</w:t>
      </w:r>
      <w:r w:rsidR="008324F4">
        <w:rPr>
          <w:rFonts w:cstheme="minorHAnsi"/>
          <w:sz w:val="24"/>
          <w:szCs w:val="24"/>
        </w:rPr>
        <w:t>s</w:t>
      </w:r>
      <w:r w:rsidR="000F441F" w:rsidRPr="00DF19C4">
        <w:rPr>
          <w:rFonts w:cstheme="minorHAnsi"/>
          <w:sz w:val="24"/>
          <w:szCs w:val="24"/>
        </w:rPr>
        <w:t xml:space="preserve"> of the heterogeneous zones in the aquifer</w:t>
      </w:r>
      <w:r w:rsidR="00A93090">
        <w:rPr>
          <w:rFonts w:cstheme="minorHAnsi"/>
          <w:sz w:val="24"/>
          <w:szCs w:val="24"/>
        </w:rPr>
        <w:t xml:space="preserve"> by stochastic parameters</w:t>
      </w:r>
      <w:r w:rsidR="000F441F" w:rsidRPr="00DF19C4">
        <w:rPr>
          <w:rFonts w:cstheme="minorHAnsi"/>
          <w:sz w:val="24"/>
          <w:szCs w:val="24"/>
        </w:rPr>
        <w:t xml:space="preserve">. Repetition of the </w:t>
      </w:r>
      <w:r w:rsidR="002136D8" w:rsidRPr="00DF19C4">
        <w:rPr>
          <w:rFonts w:cstheme="minorHAnsi"/>
          <w:sz w:val="24"/>
          <w:szCs w:val="24"/>
        </w:rPr>
        <w:t>dispersion process in subsequent domains A has been described</w:t>
      </w:r>
      <w:r w:rsidR="00913EA1">
        <w:rPr>
          <w:rFonts w:cstheme="minorHAnsi"/>
          <w:sz w:val="24"/>
          <w:szCs w:val="24"/>
        </w:rPr>
        <w:t xml:space="preserve"> and applied</w:t>
      </w:r>
      <w:r w:rsidR="002136D8" w:rsidRPr="00DF19C4">
        <w:rPr>
          <w:rFonts w:cstheme="minorHAnsi"/>
          <w:sz w:val="24"/>
          <w:szCs w:val="24"/>
        </w:rPr>
        <w:t xml:space="preserve"> in De Lange (2022</w:t>
      </w:r>
      <w:r w:rsidR="00927BD6">
        <w:rPr>
          <w:rFonts w:cstheme="minorHAnsi"/>
          <w:sz w:val="24"/>
          <w:szCs w:val="24"/>
        </w:rPr>
        <w:t>, 2024</w:t>
      </w:r>
      <w:r w:rsidR="002136D8" w:rsidRPr="00DF19C4">
        <w:rPr>
          <w:rFonts w:cstheme="minorHAnsi"/>
          <w:sz w:val="24"/>
          <w:szCs w:val="24"/>
        </w:rPr>
        <w:t>).</w:t>
      </w:r>
    </w:p>
    <w:p w14:paraId="7288090B" w14:textId="77777777" w:rsidR="00992D77" w:rsidRPr="00FE3E1F" w:rsidRDefault="00992D77" w:rsidP="00992D77">
      <w:pPr>
        <w:rPr>
          <w:rFonts w:cstheme="minorHAnsi"/>
          <w:sz w:val="24"/>
          <w:szCs w:val="24"/>
        </w:rPr>
      </w:pPr>
    </w:p>
    <w:p w14:paraId="574682D8" w14:textId="271CDD58" w:rsidR="00714C27" w:rsidRPr="00FE3E1F" w:rsidRDefault="00914B83" w:rsidP="00714C27">
      <w:pPr>
        <w:rPr>
          <w:rFonts w:cstheme="minorHAnsi"/>
          <w:sz w:val="24"/>
          <w:szCs w:val="24"/>
        </w:rPr>
      </w:pPr>
      <w:r>
        <w:rPr>
          <w:rFonts w:cstheme="minorHAnsi"/>
          <w:sz w:val="24"/>
          <w:szCs w:val="24"/>
          <w:u w:val="single"/>
        </w:rPr>
        <w:t>The p</w:t>
      </w:r>
      <w:r w:rsidR="00714C27" w:rsidRPr="00FE3E1F">
        <w:rPr>
          <w:rFonts w:cstheme="minorHAnsi"/>
          <w:sz w:val="24"/>
          <w:szCs w:val="24"/>
          <w:u w:val="single"/>
        </w:rPr>
        <w:t>hysical process</w:t>
      </w:r>
      <w:r>
        <w:rPr>
          <w:rFonts w:cstheme="minorHAnsi"/>
          <w:sz w:val="24"/>
          <w:szCs w:val="24"/>
          <w:u w:val="single"/>
        </w:rPr>
        <w:t xml:space="preserve"> underlying the method of ATP</w:t>
      </w:r>
    </w:p>
    <w:p w14:paraId="096B602C" w14:textId="10B03461" w:rsidR="00F55EE2" w:rsidRDefault="00F55EE2" w:rsidP="00714C27">
      <w:pPr>
        <w:rPr>
          <w:rFonts w:cstheme="minorHAnsi"/>
          <w:sz w:val="24"/>
          <w:szCs w:val="24"/>
        </w:rPr>
      </w:pPr>
      <w:r w:rsidRPr="00FE3E1F">
        <w:rPr>
          <w:rFonts w:cstheme="minorHAnsi"/>
          <w:sz w:val="24"/>
          <w:szCs w:val="24"/>
        </w:rPr>
        <w:t xml:space="preserve">Figure 1 shows two principal situations of </w:t>
      </w:r>
      <w:r w:rsidR="00E83B60" w:rsidRPr="00FE3E1F">
        <w:rPr>
          <w:rFonts w:cstheme="minorHAnsi"/>
          <w:sz w:val="24"/>
          <w:szCs w:val="24"/>
        </w:rPr>
        <w:t>dispersion</w:t>
      </w:r>
      <w:r w:rsidRPr="00FE3E1F">
        <w:rPr>
          <w:rFonts w:cstheme="minorHAnsi"/>
          <w:sz w:val="24"/>
          <w:szCs w:val="24"/>
        </w:rPr>
        <w:t xml:space="preserve"> </w:t>
      </w:r>
      <w:r w:rsidR="00927BD6">
        <w:rPr>
          <w:rFonts w:cstheme="minorHAnsi"/>
          <w:sz w:val="24"/>
          <w:szCs w:val="24"/>
        </w:rPr>
        <w:t>as it occurs in</w:t>
      </w:r>
      <w:r w:rsidR="00E83B60" w:rsidRPr="00FE3E1F">
        <w:rPr>
          <w:rFonts w:cstheme="minorHAnsi"/>
          <w:sz w:val="24"/>
          <w:szCs w:val="24"/>
        </w:rPr>
        <w:t xml:space="preserve"> a plume front in the upper picture and </w:t>
      </w:r>
      <w:r w:rsidR="00927BD6">
        <w:rPr>
          <w:rFonts w:cstheme="minorHAnsi"/>
          <w:sz w:val="24"/>
          <w:szCs w:val="24"/>
        </w:rPr>
        <w:t>in</w:t>
      </w:r>
      <w:r w:rsidR="00E83B60" w:rsidRPr="00FE3E1F">
        <w:rPr>
          <w:rFonts w:cstheme="minorHAnsi"/>
          <w:sz w:val="24"/>
          <w:szCs w:val="24"/>
        </w:rPr>
        <w:t xml:space="preserve"> a plume tail in the lower picture. </w:t>
      </w:r>
      <w:r w:rsidR="00F3264E">
        <w:rPr>
          <w:rFonts w:cstheme="minorHAnsi"/>
          <w:sz w:val="24"/>
          <w:szCs w:val="24"/>
        </w:rPr>
        <w:t>A</w:t>
      </w:r>
      <w:r w:rsidR="003C3AEE" w:rsidRPr="00FE3E1F">
        <w:rPr>
          <w:rFonts w:cstheme="minorHAnsi"/>
          <w:sz w:val="24"/>
          <w:szCs w:val="24"/>
        </w:rPr>
        <w:t>n initially</w:t>
      </w:r>
      <w:r w:rsidRPr="00FE3E1F">
        <w:rPr>
          <w:rFonts w:cstheme="minorHAnsi"/>
          <w:sz w:val="24"/>
          <w:szCs w:val="24"/>
        </w:rPr>
        <w:t xml:space="preserve"> vertical straight front of water particles (</w:t>
      </w:r>
      <w:r w:rsidR="007737FE">
        <w:rPr>
          <w:rFonts w:cstheme="minorHAnsi"/>
          <w:sz w:val="24"/>
          <w:szCs w:val="24"/>
        </w:rPr>
        <w:t xml:space="preserve">blue line in </w:t>
      </w:r>
      <w:r w:rsidR="000961BD" w:rsidRPr="00FE3E1F">
        <w:rPr>
          <w:rFonts w:cstheme="minorHAnsi"/>
          <w:sz w:val="24"/>
          <w:szCs w:val="24"/>
        </w:rPr>
        <w:t>f</w:t>
      </w:r>
      <w:r w:rsidR="00E83B60" w:rsidRPr="00FE3E1F">
        <w:rPr>
          <w:rFonts w:cstheme="minorHAnsi"/>
          <w:sz w:val="24"/>
          <w:szCs w:val="24"/>
        </w:rPr>
        <w:t xml:space="preserve">igure 1 </w:t>
      </w:r>
      <w:r w:rsidRPr="00FE3E1F">
        <w:rPr>
          <w:rFonts w:cstheme="minorHAnsi"/>
          <w:sz w:val="24"/>
          <w:szCs w:val="24"/>
        </w:rPr>
        <w:t xml:space="preserve">at left) </w:t>
      </w:r>
      <w:r w:rsidR="007737FE">
        <w:rPr>
          <w:rFonts w:cstheme="minorHAnsi"/>
          <w:sz w:val="24"/>
          <w:szCs w:val="24"/>
        </w:rPr>
        <w:t>has been transformed (blue line in figure 1 at right)</w:t>
      </w:r>
      <w:r w:rsidRPr="00FE3E1F">
        <w:rPr>
          <w:rFonts w:cstheme="minorHAnsi"/>
          <w:sz w:val="24"/>
          <w:szCs w:val="24"/>
        </w:rPr>
        <w:t xml:space="preserve"> after flowing through and besides a zone with a conductivity five times higher (</w:t>
      </w:r>
      <w:r w:rsidR="000961BD" w:rsidRPr="00FE3E1F">
        <w:rPr>
          <w:rFonts w:cstheme="minorHAnsi"/>
          <w:sz w:val="24"/>
          <w:szCs w:val="24"/>
        </w:rPr>
        <w:t>figure 1,</w:t>
      </w:r>
      <w:r w:rsidRPr="00FE3E1F">
        <w:rPr>
          <w:rFonts w:cstheme="minorHAnsi"/>
          <w:sz w:val="24"/>
          <w:szCs w:val="24"/>
        </w:rPr>
        <w:t>top) and lower (</w:t>
      </w:r>
      <w:r w:rsidR="000961BD" w:rsidRPr="00FE3E1F">
        <w:rPr>
          <w:rFonts w:cstheme="minorHAnsi"/>
          <w:sz w:val="24"/>
          <w:szCs w:val="24"/>
        </w:rPr>
        <w:t xml:space="preserve">figure 1, </w:t>
      </w:r>
      <w:r w:rsidRPr="00FE3E1F">
        <w:rPr>
          <w:rFonts w:cstheme="minorHAnsi"/>
          <w:sz w:val="24"/>
          <w:szCs w:val="24"/>
        </w:rPr>
        <w:t>bottom) than that of the background of the aquifer.</w:t>
      </w:r>
    </w:p>
    <w:p w14:paraId="2F010315" w14:textId="77777777" w:rsidR="00B842DF" w:rsidRDefault="00B842DF" w:rsidP="00714C27">
      <w:pPr>
        <w:rPr>
          <w:rFonts w:cstheme="minorHAnsi"/>
          <w:sz w:val="24"/>
          <w:szCs w:val="24"/>
        </w:rPr>
      </w:pPr>
    </w:p>
    <w:p w14:paraId="0D6EA6B0" w14:textId="77777777" w:rsidR="00B842DF" w:rsidRPr="00025F7D" w:rsidRDefault="00B842DF" w:rsidP="00B842DF">
      <w:pPr>
        <w:ind w:left="720"/>
        <w:rPr>
          <w:rFonts w:cstheme="minorHAnsi"/>
          <w:sz w:val="24"/>
          <w:szCs w:val="24"/>
        </w:rPr>
      </w:pPr>
    </w:p>
    <w:p w14:paraId="68FD64EF" w14:textId="77777777" w:rsidR="00B842DF" w:rsidRPr="00FE3E1F" w:rsidRDefault="00B842DF" w:rsidP="00B842DF">
      <w:pPr>
        <w:rPr>
          <w:rFonts w:cstheme="minorHAnsi"/>
          <w:sz w:val="24"/>
          <w:szCs w:val="24"/>
        </w:rPr>
      </w:pPr>
    </w:p>
    <w:p w14:paraId="5C160B1A" w14:textId="77777777" w:rsidR="00B842DF" w:rsidRPr="00FE3E1F" w:rsidRDefault="00B842DF" w:rsidP="00B842DF">
      <w:pPr>
        <w:rPr>
          <w:rFonts w:cstheme="minorHAnsi"/>
          <w:sz w:val="24"/>
          <w:szCs w:val="24"/>
        </w:rPr>
      </w:pPr>
      <w:r w:rsidRPr="00FE3E1F">
        <w:rPr>
          <w:noProof/>
        </w:rPr>
        <w:drawing>
          <wp:inline distT="0" distB="0" distL="0" distR="0" wp14:anchorId="0E4B44BE" wp14:editId="7898F2DA">
            <wp:extent cx="5731510" cy="10902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90295"/>
                    </a:xfrm>
                    <a:prstGeom prst="rect">
                      <a:avLst/>
                    </a:prstGeom>
                    <a:noFill/>
                    <a:ln>
                      <a:noFill/>
                    </a:ln>
                  </pic:spPr>
                </pic:pic>
              </a:graphicData>
            </a:graphic>
          </wp:inline>
        </w:drawing>
      </w:r>
    </w:p>
    <w:p w14:paraId="54B4BBF6" w14:textId="77777777" w:rsidR="00B842DF" w:rsidRPr="00FE3E1F" w:rsidRDefault="00B842DF" w:rsidP="00B842DF">
      <w:pPr>
        <w:rPr>
          <w:rFonts w:cstheme="minorHAnsi"/>
          <w:sz w:val="24"/>
          <w:szCs w:val="24"/>
        </w:rPr>
      </w:pPr>
    </w:p>
    <w:p w14:paraId="349BAC34" w14:textId="77777777" w:rsidR="00B842DF" w:rsidRPr="00FE3E1F" w:rsidRDefault="00B842DF" w:rsidP="00B842DF">
      <w:pPr>
        <w:rPr>
          <w:rFonts w:cstheme="minorHAnsi"/>
          <w:sz w:val="24"/>
          <w:szCs w:val="24"/>
        </w:rPr>
      </w:pPr>
      <w:r w:rsidRPr="00FE3E1F">
        <w:rPr>
          <w:noProof/>
        </w:rPr>
        <w:drawing>
          <wp:inline distT="0" distB="0" distL="0" distR="0" wp14:anchorId="1EA9A07D" wp14:editId="6C7EA8A9">
            <wp:extent cx="5731510" cy="749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49935"/>
                    </a:xfrm>
                    <a:prstGeom prst="rect">
                      <a:avLst/>
                    </a:prstGeom>
                    <a:noFill/>
                    <a:ln>
                      <a:noFill/>
                    </a:ln>
                  </pic:spPr>
                </pic:pic>
              </a:graphicData>
            </a:graphic>
          </wp:inline>
        </w:drawing>
      </w:r>
    </w:p>
    <w:p w14:paraId="532A0694" w14:textId="4DE23C28" w:rsidR="00B842DF" w:rsidRPr="00FE3E1F" w:rsidRDefault="00B842DF" w:rsidP="00B842DF">
      <w:pPr>
        <w:rPr>
          <w:rFonts w:cstheme="minorHAnsi"/>
          <w:sz w:val="24"/>
          <w:szCs w:val="24"/>
        </w:rPr>
      </w:pPr>
      <w:r w:rsidRPr="00FE3E1F">
        <w:rPr>
          <w:rFonts w:cstheme="minorHAnsi"/>
          <w:b/>
          <w:sz w:val="24"/>
          <w:szCs w:val="24"/>
        </w:rPr>
        <w:t>Figure 1.</w:t>
      </w:r>
      <w:r w:rsidRPr="00FE3E1F">
        <w:rPr>
          <w:rFonts w:cstheme="minorHAnsi"/>
          <w:sz w:val="24"/>
          <w:szCs w:val="24"/>
        </w:rPr>
        <w:t xml:space="preserve"> Vertical section with equipotential lines (red) and path</w:t>
      </w:r>
      <w:r w:rsidR="0007522E">
        <w:rPr>
          <w:rFonts w:cstheme="minorHAnsi"/>
          <w:sz w:val="24"/>
          <w:szCs w:val="24"/>
        </w:rPr>
        <w:t>-</w:t>
      </w:r>
      <w:r w:rsidRPr="00FE3E1F">
        <w:rPr>
          <w:rFonts w:cstheme="minorHAnsi"/>
          <w:sz w:val="24"/>
          <w:szCs w:val="24"/>
        </w:rPr>
        <w:t>lines (green) for a specified travel time. See explanation in text. Blue lines indicate the initial and the final shape of the water particle front. (From: De Lange 2020)</w:t>
      </w:r>
    </w:p>
    <w:p w14:paraId="2EEB4365" w14:textId="77777777" w:rsidR="00B842DF" w:rsidRPr="00FE3E1F" w:rsidRDefault="00B842DF" w:rsidP="00714C27">
      <w:pPr>
        <w:rPr>
          <w:rFonts w:cstheme="minorHAnsi"/>
          <w:sz w:val="24"/>
          <w:szCs w:val="24"/>
        </w:rPr>
      </w:pPr>
    </w:p>
    <w:p w14:paraId="6F29282B" w14:textId="3CD97FAF" w:rsidR="00011E30" w:rsidRPr="00FE3E1F" w:rsidRDefault="00104AB8" w:rsidP="00231679">
      <w:pPr>
        <w:rPr>
          <w:rFonts w:cstheme="minorHAnsi"/>
          <w:sz w:val="24"/>
          <w:szCs w:val="24"/>
        </w:rPr>
      </w:pPr>
      <w:r w:rsidRPr="00FE3E1F">
        <w:rPr>
          <w:rFonts w:cstheme="minorHAnsi"/>
          <w:sz w:val="24"/>
          <w:szCs w:val="24"/>
        </w:rPr>
        <w:t>In figure 1 top, the water p</w:t>
      </w:r>
      <w:r w:rsidR="00EC59AF" w:rsidRPr="00FE3E1F">
        <w:rPr>
          <w:rFonts w:cstheme="minorHAnsi"/>
          <w:sz w:val="24"/>
          <w:szCs w:val="24"/>
        </w:rPr>
        <w:t>articles in</w:t>
      </w:r>
      <w:r w:rsidRPr="00FE3E1F">
        <w:rPr>
          <w:rFonts w:cstheme="minorHAnsi"/>
          <w:sz w:val="24"/>
          <w:szCs w:val="24"/>
        </w:rPr>
        <w:t>side</w:t>
      </w:r>
      <w:r w:rsidR="00EC59AF" w:rsidRPr="00FE3E1F">
        <w:rPr>
          <w:rFonts w:cstheme="minorHAnsi"/>
          <w:sz w:val="24"/>
          <w:szCs w:val="24"/>
        </w:rPr>
        <w:t xml:space="preserve"> </w:t>
      </w:r>
      <w:r w:rsidRPr="00FE3E1F">
        <w:rPr>
          <w:rFonts w:cstheme="minorHAnsi"/>
          <w:sz w:val="24"/>
          <w:szCs w:val="24"/>
        </w:rPr>
        <w:t xml:space="preserve">the </w:t>
      </w:r>
      <w:r w:rsidR="00EC59AF" w:rsidRPr="00FE3E1F">
        <w:rPr>
          <w:rFonts w:cstheme="minorHAnsi"/>
          <w:sz w:val="24"/>
          <w:szCs w:val="24"/>
        </w:rPr>
        <w:t>high-</w:t>
      </w:r>
      <w:r w:rsidRPr="00FE3E1F">
        <w:rPr>
          <w:rFonts w:cstheme="minorHAnsi"/>
          <w:sz w:val="24"/>
          <w:szCs w:val="24"/>
        </w:rPr>
        <w:t>conductivity (high-k)</w:t>
      </w:r>
      <w:r w:rsidR="00EC59AF" w:rsidRPr="00FE3E1F">
        <w:rPr>
          <w:rFonts w:cstheme="minorHAnsi"/>
          <w:sz w:val="24"/>
          <w:szCs w:val="24"/>
        </w:rPr>
        <w:t xml:space="preserve"> zone travel faster than those outside in the aquifer</w:t>
      </w:r>
      <w:r w:rsidRPr="00FE3E1F">
        <w:rPr>
          <w:rFonts w:cstheme="minorHAnsi"/>
          <w:sz w:val="24"/>
          <w:szCs w:val="24"/>
        </w:rPr>
        <w:t>. The</w:t>
      </w:r>
      <w:r w:rsidR="00EC59AF" w:rsidRPr="00FE3E1F">
        <w:rPr>
          <w:rFonts w:cstheme="minorHAnsi"/>
          <w:sz w:val="24"/>
          <w:szCs w:val="24"/>
        </w:rPr>
        <w:t xml:space="preserve"> faster travel</w:t>
      </w:r>
      <w:r w:rsidRPr="00FE3E1F">
        <w:rPr>
          <w:rFonts w:cstheme="minorHAnsi"/>
          <w:sz w:val="24"/>
          <w:szCs w:val="24"/>
        </w:rPr>
        <w:t>ing inside</w:t>
      </w:r>
      <w:r w:rsidR="00EC59AF" w:rsidRPr="00FE3E1F">
        <w:rPr>
          <w:rFonts w:cstheme="minorHAnsi"/>
          <w:sz w:val="24"/>
          <w:szCs w:val="24"/>
        </w:rPr>
        <w:t xml:space="preserve"> causes contraction </w:t>
      </w:r>
      <w:r w:rsidR="00F3264E">
        <w:rPr>
          <w:rFonts w:cstheme="minorHAnsi"/>
          <w:sz w:val="24"/>
          <w:szCs w:val="24"/>
        </w:rPr>
        <w:t xml:space="preserve">of flow lines </w:t>
      </w:r>
      <w:r w:rsidR="00EC59AF" w:rsidRPr="00FE3E1F">
        <w:rPr>
          <w:rFonts w:cstheme="minorHAnsi"/>
          <w:sz w:val="24"/>
          <w:szCs w:val="24"/>
        </w:rPr>
        <w:t xml:space="preserve">at the inflow and expansion </w:t>
      </w:r>
      <w:r w:rsidR="00F3264E">
        <w:rPr>
          <w:rFonts w:cstheme="minorHAnsi"/>
          <w:sz w:val="24"/>
          <w:szCs w:val="24"/>
        </w:rPr>
        <w:t xml:space="preserve">of flow lines </w:t>
      </w:r>
      <w:r w:rsidR="00EC59AF" w:rsidRPr="00FE3E1F">
        <w:rPr>
          <w:rFonts w:cstheme="minorHAnsi"/>
          <w:sz w:val="24"/>
          <w:szCs w:val="24"/>
        </w:rPr>
        <w:t>at the outflow</w:t>
      </w:r>
      <w:r w:rsidRPr="00FE3E1F">
        <w:rPr>
          <w:rFonts w:cstheme="minorHAnsi"/>
          <w:sz w:val="24"/>
          <w:szCs w:val="24"/>
        </w:rPr>
        <w:t xml:space="preserve"> boundary of the high-k zone. The height of the</w:t>
      </w:r>
      <w:r w:rsidR="00EC59AF" w:rsidRPr="00FE3E1F">
        <w:rPr>
          <w:rFonts w:cstheme="minorHAnsi"/>
          <w:sz w:val="24"/>
          <w:szCs w:val="24"/>
        </w:rPr>
        <w:t xml:space="preserve"> affected zone in </w:t>
      </w:r>
      <w:r w:rsidRPr="00FE3E1F">
        <w:rPr>
          <w:rFonts w:cstheme="minorHAnsi"/>
          <w:sz w:val="24"/>
          <w:szCs w:val="24"/>
        </w:rPr>
        <w:t xml:space="preserve">the </w:t>
      </w:r>
      <w:r w:rsidR="00EC59AF" w:rsidRPr="00FE3E1F">
        <w:rPr>
          <w:rFonts w:cstheme="minorHAnsi"/>
          <w:sz w:val="24"/>
          <w:szCs w:val="24"/>
        </w:rPr>
        <w:t>aquifer is called wake</w:t>
      </w:r>
      <w:r w:rsidR="00F3264E">
        <w:rPr>
          <w:rFonts w:cstheme="minorHAnsi"/>
          <w:sz w:val="24"/>
          <w:szCs w:val="24"/>
        </w:rPr>
        <w:t xml:space="preserve"> </w:t>
      </w:r>
      <w:r w:rsidR="00EC59AF" w:rsidRPr="00FE3E1F">
        <w:rPr>
          <w:rFonts w:cstheme="minorHAnsi"/>
          <w:sz w:val="24"/>
          <w:szCs w:val="24"/>
        </w:rPr>
        <w:t xml:space="preserve">and is thicker than </w:t>
      </w:r>
      <w:r w:rsidRPr="00FE3E1F">
        <w:rPr>
          <w:rFonts w:cstheme="minorHAnsi"/>
          <w:sz w:val="24"/>
          <w:szCs w:val="24"/>
        </w:rPr>
        <w:t xml:space="preserve">that of </w:t>
      </w:r>
      <w:r w:rsidR="00EC59AF" w:rsidRPr="00FE3E1F">
        <w:rPr>
          <w:rFonts w:cstheme="minorHAnsi"/>
          <w:sz w:val="24"/>
          <w:szCs w:val="24"/>
        </w:rPr>
        <w:t xml:space="preserve">the </w:t>
      </w:r>
      <w:r w:rsidRPr="00FE3E1F">
        <w:rPr>
          <w:rFonts w:cstheme="minorHAnsi"/>
          <w:sz w:val="24"/>
          <w:szCs w:val="24"/>
        </w:rPr>
        <w:t>high-</w:t>
      </w:r>
      <w:r w:rsidR="00EC59AF" w:rsidRPr="00FE3E1F">
        <w:rPr>
          <w:rFonts w:cstheme="minorHAnsi"/>
          <w:sz w:val="24"/>
          <w:szCs w:val="24"/>
        </w:rPr>
        <w:t>k</w:t>
      </w:r>
      <w:r w:rsidRPr="00FE3E1F">
        <w:rPr>
          <w:rFonts w:cstheme="minorHAnsi"/>
          <w:sz w:val="24"/>
          <w:szCs w:val="24"/>
        </w:rPr>
        <w:t xml:space="preserve"> </w:t>
      </w:r>
      <w:r w:rsidR="00EC59AF" w:rsidRPr="00FE3E1F">
        <w:rPr>
          <w:rFonts w:cstheme="minorHAnsi"/>
          <w:sz w:val="24"/>
          <w:szCs w:val="24"/>
        </w:rPr>
        <w:t>zone</w:t>
      </w:r>
      <w:r w:rsidRPr="00FE3E1F">
        <w:rPr>
          <w:rFonts w:cstheme="minorHAnsi"/>
          <w:sz w:val="24"/>
          <w:szCs w:val="24"/>
        </w:rPr>
        <w:t>.</w:t>
      </w:r>
      <w:r w:rsidR="00EC59AF" w:rsidRPr="00FE3E1F">
        <w:rPr>
          <w:rFonts w:cstheme="minorHAnsi"/>
          <w:sz w:val="24"/>
          <w:szCs w:val="24"/>
        </w:rPr>
        <w:t xml:space="preserve"> The amount of </w:t>
      </w:r>
      <w:r w:rsidR="001C5F39" w:rsidRPr="00FE3E1F">
        <w:rPr>
          <w:rFonts w:cstheme="minorHAnsi"/>
          <w:sz w:val="24"/>
          <w:szCs w:val="24"/>
        </w:rPr>
        <w:t xml:space="preserve">water </w:t>
      </w:r>
      <w:r w:rsidR="00EC59AF" w:rsidRPr="00FE3E1F">
        <w:rPr>
          <w:rFonts w:cstheme="minorHAnsi"/>
          <w:sz w:val="24"/>
          <w:szCs w:val="24"/>
        </w:rPr>
        <w:t>particles</w:t>
      </w:r>
      <w:r w:rsidR="001C5F39" w:rsidRPr="00FE3E1F">
        <w:rPr>
          <w:rFonts w:cstheme="minorHAnsi"/>
          <w:sz w:val="24"/>
          <w:szCs w:val="24"/>
        </w:rPr>
        <w:t xml:space="preserve"> that can flow</w:t>
      </w:r>
      <w:r w:rsidR="00EC59AF" w:rsidRPr="00FE3E1F">
        <w:rPr>
          <w:rFonts w:cstheme="minorHAnsi"/>
          <w:sz w:val="24"/>
          <w:szCs w:val="24"/>
        </w:rPr>
        <w:t xml:space="preserve"> in</w:t>
      </w:r>
      <w:r w:rsidR="001C5F39" w:rsidRPr="00FE3E1F">
        <w:rPr>
          <w:rFonts w:cstheme="minorHAnsi"/>
          <w:sz w:val="24"/>
          <w:szCs w:val="24"/>
        </w:rPr>
        <w:t>to</w:t>
      </w:r>
      <w:r w:rsidR="00EC59AF" w:rsidRPr="00FE3E1F">
        <w:rPr>
          <w:rFonts w:cstheme="minorHAnsi"/>
          <w:sz w:val="24"/>
          <w:szCs w:val="24"/>
        </w:rPr>
        <w:t xml:space="preserve"> the </w:t>
      </w:r>
      <w:r w:rsidR="001C5F39" w:rsidRPr="00FE3E1F">
        <w:rPr>
          <w:rFonts w:cstheme="minorHAnsi"/>
          <w:sz w:val="24"/>
          <w:szCs w:val="24"/>
        </w:rPr>
        <w:t>high-</w:t>
      </w:r>
      <w:r w:rsidR="00EC59AF" w:rsidRPr="00FE3E1F">
        <w:rPr>
          <w:rFonts w:cstheme="minorHAnsi"/>
          <w:sz w:val="24"/>
          <w:szCs w:val="24"/>
        </w:rPr>
        <w:t>k</w:t>
      </w:r>
      <w:r w:rsidR="001C5F39" w:rsidRPr="00FE3E1F">
        <w:rPr>
          <w:rFonts w:cstheme="minorHAnsi"/>
          <w:sz w:val="24"/>
          <w:szCs w:val="24"/>
        </w:rPr>
        <w:t xml:space="preserve"> </w:t>
      </w:r>
      <w:r w:rsidR="00EC59AF" w:rsidRPr="00FE3E1F">
        <w:rPr>
          <w:rFonts w:cstheme="minorHAnsi"/>
          <w:sz w:val="24"/>
          <w:szCs w:val="24"/>
        </w:rPr>
        <w:t xml:space="preserve">zone </w:t>
      </w:r>
      <w:r w:rsidR="001C5F39" w:rsidRPr="00FE3E1F">
        <w:rPr>
          <w:rFonts w:cstheme="minorHAnsi"/>
          <w:sz w:val="24"/>
          <w:szCs w:val="24"/>
        </w:rPr>
        <w:t xml:space="preserve">is limited by </w:t>
      </w:r>
      <w:r w:rsidR="00926CAA" w:rsidRPr="00FE3E1F">
        <w:rPr>
          <w:rFonts w:cstheme="minorHAnsi"/>
          <w:sz w:val="24"/>
          <w:szCs w:val="24"/>
        </w:rPr>
        <w:t xml:space="preserve">the wake to be smaller than </w:t>
      </w:r>
      <w:r w:rsidR="001C5F39" w:rsidRPr="00FE3E1F">
        <w:rPr>
          <w:rFonts w:cstheme="minorHAnsi"/>
          <w:sz w:val="24"/>
          <w:szCs w:val="24"/>
        </w:rPr>
        <w:t>the aquifer thick</w:t>
      </w:r>
      <w:r w:rsidR="00140B11" w:rsidRPr="00FE3E1F">
        <w:rPr>
          <w:rFonts w:cstheme="minorHAnsi"/>
          <w:sz w:val="24"/>
          <w:szCs w:val="24"/>
        </w:rPr>
        <w:t>n</w:t>
      </w:r>
      <w:r w:rsidR="001C5F39" w:rsidRPr="00FE3E1F">
        <w:rPr>
          <w:rFonts w:cstheme="minorHAnsi"/>
          <w:sz w:val="24"/>
          <w:szCs w:val="24"/>
        </w:rPr>
        <w:t>e</w:t>
      </w:r>
      <w:r w:rsidR="00140B11" w:rsidRPr="00FE3E1F">
        <w:rPr>
          <w:rFonts w:cstheme="minorHAnsi"/>
          <w:sz w:val="24"/>
          <w:szCs w:val="24"/>
        </w:rPr>
        <w:t>s</w:t>
      </w:r>
      <w:r w:rsidR="001C5F39" w:rsidRPr="00FE3E1F">
        <w:rPr>
          <w:rFonts w:cstheme="minorHAnsi"/>
          <w:sz w:val="24"/>
          <w:szCs w:val="24"/>
        </w:rPr>
        <w:t>s. This limits</w:t>
      </w:r>
      <w:r w:rsidR="00EC59AF" w:rsidRPr="00FE3E1F">
        <w:rPr>
          <w:rFonts w:cstheme="minorHAnsi"/>
          <w:sz w:val="24"/>
          <w:szCs w:val="24"/>
        </w:rPr>
        <w:t xml:space="preserve"> the velocity </w:t>
      </w:r>
      <w:r w:rsidR="001C5F39" w:rsidRPr="00FE3E1F">
        <w:rPr>
          <w:rFonts w:cstheme="minorHAnsi"/>
          <w:sz w:val="24"/>
          <w:szCs w:val="24"/>
        </w:rPr>
        <w:t>in the high-k zone a</w:t>
      </w:r>
      <w:r w:rsidR="007502F9" w:rsidRPr="00FE3E1F">
        <w:rPr>
          <w:rFonts w:cstheme="minorHAnsi"/>
          <w:sz w:val="24"/>
          <w:szCs w:val="24"/>
        </w:rPr>
        <w:t>s well as</w:t>
      </w:r>
      <w:r w:rsidR="00A951C7" w:rsidRPr="00FE3E1F">
        <w:rPr>
          <w:rFonts w:cstheme="minorHAnsi"/>
          <w:sz w:val="24"/>
          <w:szCs w:val="24"/>
        </w:rPr>
        <w:t xml:space="preserve"> </w:t>
      </w:r>
      <w:r w:rsidR="001C5F39" w:rsidRPr="00FE3E1F">
        <w:rPr>
          <w:rFonts w:cstheme="minorHAnsi"/>
          <w:sz w:val="24"/>
          <w:szCs w:val="24"/>
        </w:rPr>
        <w:t xml:space="preserve">the forward </w:t>
      </w:r>
      <w:r w:rsidR="00EC59AF" w:rsidRPr="00FE3E1F">
        <w:rPr>
          <w:rFonts w:cstheme="minorHAnsi"/>
          <w:sz w:val="24"/>
          <w:szCs w:val="24"/>
        </w:rPr>
        <w:t>growth of the plume front.</w:t>
      </w:r>
      <w:r w:rsidR="00245497" w:rsidRPr="00FE3E1F">
        <w:rPr>
          <w:rFonts w:cstheme="minorHAnsi"/>
          <w:sz w:val="24"/>
          <w:szCs w:val="24"/>
        </w:rPr>
        <w:t xml:space="preserve"> </w:t>
      </w:r>
    </w:p>
    <w:p w14:paraId="3EB648FC" w14:textId="2F7A3B19" w:rsidR="00992D77" w:rsidRPr="00FE3E1F" w:rsidRDefault="009C7936" w:rsidP="00231679">
      <w:pPr>
        <w:rPr>
          <w:rFonts w:cstheme="minorHAnsi"/>
          <w:sz w:val="24"/>
          <w:szCs w:val="24"/>
        </w:rPr>
      </w:pPr>
      <w:r w:rsidRPr="00FE3E1F">
        <w:rPr>
          <w:rFonts w:cstheme="minorHAnsi"/>
          <w:sz w:val="24"/>
          <w:szCs w:val="24"/>
        </w:rPr>
        <w:t>In figure 1 bottom, the water</w:t>
      </w:r>
      <w:r w:rsidR="00EC59AF" w:rsidRPr="00FE3E1F">
        <w:rPr>
          <w:rFonts w:cstheme="minorHAnsi"/>
          <w:sz w:val="24"/>
          <w:szCs w:val="24"/>
        </w:rPr>
        <w:t xml:space="preserve"> </w:t>
      </w:r>
      <w:r w:rsidRPr="00FE3E1F">
        <w:rPr>
          <w:rFonts w:cstheme="minorHAnsi"/>
          <w:sz w:val="24"/>
          <w:szCs w:val="24"/>
        </w:rPr>
        <w:t>p</w:t>
      </w:r>
      <w:r w:rsidR="00EC59AF" w:rsidRPr="00FE3E1F">
        <w:rPr>
          <w:rFonts w:cstheme="minorHAnsi"/>
          <w:sz w:val="24"/>
          <w:szCs w:val="24"/>
        </w:rPr>
        <w:t>articles in</w:t>
      </w:r>
      <w:r w:rsidRPr="00FE3E1F">
        <w:rPr>
          <w:rFonts w:cstheme="minorHAnsi"/>
          <w:sz w:val="24"/>
          <w:szCs w:val="24"/>
        </w:rPr>
        <w:t>side</w:t>
      </w:r>
      <w:r w:rsidR="00EC59AF" w:rsidRPr="00FE3E1F">
        <w:rPr>
          <w:rFonts w:cstheme="minorHAnsi"/>
          <w:sz w:val="24"/>
          <w:szCs w:val="24"/>
        </w:rPr>
        <w:t xml:space="preserve"> </w:t>
      </w:r>
      <w:r w:rsidRPr="00FE3E1F">
        <w:rPr>
          <w:rFonts w:cstheme="minorHAnsi"/>
          <w:sz w:val="24"/>
          <w:szCs w:val="24"/>
        </w:rPr>
        <w:t>low-conductivity (</w:t>
      </w:r>
      <w:r w:rsidR="00EC59AF" w:rsidRPr="00FE3E1F">
        <w:rPr>
          <w:rFonts w:cstheme="minorHAnsi"/>
          <w:sz w:val="24"/>
          <w:szCs w:val="24"/>
        </w:rPr>
        <w:t>low-k</w:t>
      </w:r>
      <w:r w:rsidRPr="00FE3E1F">
        <w:rPr>
          <w:rFonts w:cstheme="minorHAnsi"/>
          <w:sz w:val="24"/>
          <w:szCs w:val="24"/>
        </w:rPr>
        <w:t>)</w:t>
      </w:r>
      <w:r w:rsidR="00EC59AF" w:rsidRPr="00FE3E1F">
        <w:rPr>
          <w:rFonts w:cstheme="minorHAnsi"/>
          <w:sz w:val="24"/>
          <w:szCs w:val="24"/>
        </w:rPr>
        <w:t xml:space="preserve"> zone travel slower than those outside</w:t>
      </w:r>
      <w:r w:rsidRPr="00FE3E1F">
        <w:rPr>
          <w:rFonts w:cstheme="minorHAnsi"/>
          <w:sz w:val="24"/>
          <w:szCs w:val="24"/>
        </w:rPr>
        <w:t xml:space="preserve"> in the aquifer</w:t>
      </w:r>
      <w:r w:rsidR="00EC59AF" w:rsidRPr="00FE3E1F">
        <w:rPr>
          <w:rFonts w:cstheme="minorHAnsi"/>
          <w:sz w:val="24"/>
          <w:szCs w:val="24"/>
        </w:rPr>
        <w:t xml:space="preserve">. </w:t>
      </w:r>
      <w:r w:rsidRPr="00FE3E1F">
        <w:rPr>
          <w:rFonts w:cstheme="minorHAnsi"/>
          <w:sz w:val="24"/>
          <w:szCs w:val="24"/>
        </w:rPr>
        <w:t>The s</w:t>
      </w:r>
      <w:r w:rsidR="00EC59AF" w:rsidRPr="00FE3E1F">
        <w:rPr>
          <w:rFonts w:cstheme="minorHAnsi"/>
          <w:sz w:val="24"/>
          <w:szCs w:val="24"/>
        </w:rPr>
        <w:t>lower</w:t>
      </w:r>
      <w:r w:rsidRPr="00FE3E1F">
        <w:rPr>
          <w:rFonts w:cstheme="minorHAnsi"/>
          <w:sz w:val="24"/>
          <w:szCs w:val="24"/>
        </w:rPr>
        <w:t xml:space="preserve"> traveling</w:t>
      </w:r>
      <w:r w:rsidR="00EC59AF" w:rsidRPr="00FE3E1F">
        <w:rPr>
          <w:rFonts w:cstheme="minorHAnsi"/>
          <w:sz w:val="24"/>
          <w:szCs w:val="24"/>
        </w:rPr>
        <w:t xml:space="preserve"> causes expansion</w:t>
      </w:r>
      <w:r w:rsidR="00F3264E">
        <w:rPr>
          <w:rFonts w:cstheme="minorHAnsi"/>
          <w:sz w:val="24"/>
          <w:szCs w:val="24"/>
        </w:rPr>
        <w:t xml:space="preserve"> of flow lines</w:t>
      </w:r>
      <w:r w:rsidR="00EC59AF" w:rsidRPr="00FE3E1F">
        <w:rPr>
          <w:rFonts w:cstheme="minorHAnsi"/>
          <w:sz w:val="24"/>
          <w:szCs w:val="24"/>
        </w:rPr>
        <w:t xml:space="preserve"> at</w:t>
      </w:r>
      <w:r w:rsidRPr="00FE3E1F">
        <w:rPr>
          <w:rFonts w:cstheme="minorHAnsi"/>
          <w:sz w:val="24"/>
          <w:szCs w:val="24"/>
        </w:rPr>
        <w:t xml:space="preserve"> the</w:t>
      </w:r>
      <w:r w:rsidR="00EC59AF" w:rsidRPr="00FE3E1F">
        <w:rPr>
          <w:rFonts w:cstheme="minorHAnsi"/>
          <w:sz w:val="24"/>
          <w:szCs w:val="24"/>
        </w:rPr>
        <w:t xml:space="preserve"> inflow and contraction</w:t>
      </w:r>
      <w:r w:rsidR="00F3264E">
        <w:rPr>
          <w:rFonts w:cstheme="minorHAnsi"/>
          <w:sz w:val="24"/>
          <w:szCs w:val="24"/>
        </w:rPr>
        <w:t xml:space="preserve"> of flow lines</w:t>
      </w:r>
      <w:r w:rsidR="00EC59AF" w:rsidRPr="00FE3E1F">
        <w:rPr>
          <w:rFonts w:cstheme="minorHAnsi"/>
          <w:sz w:val="24"/>
          <w:szCs w:val="24"/>
        </w:rPr>
        <w:t xml:space="preserve"> at</w:t>
      </w:r>
      <w:r w:rsidRPr="00FE3E1F">
        <w:rPr>
          <w:rFonts w:cstheme="minorHAnsi"/>
          <w:sz w:val="24"/>
          <w:szCs w:val="24"/>
        </w:rPr>
        <w:t xml:space="preserve"> the</w:t>
      </w:r>
      <w:r w:rsidR="00EC59AF" w:rsidRPr="00FE3E1F">
        <w:rPr>
          <w:rFonts w:cstheme="minorHAnsi"/>
          <w:sz w:val="24"/>
          <w:szCs w:val="24"/>
        </w:rPr>
        <w:t xml:space="preserve"> outflow</w:t>
      </w:r>
      <w:r w:rsidRPr="00FE3E1F">
        <w:rPr>
          <w:rFonts w:cstheme="minorHAnsi"/>
          <w:sz w:val="24"/>
          <w:szCs w:val="24"/>
        </w:rPr>
        <w:t xml:space="preserve"> boundary of the low-k zone</w:t>
      </w:r>
      <w:r w:rsidR="00EC59AF" w:rsidRPr="00FE3E1F">
        <w:rPr>
          <w:rFonts w:cstheme="minorHAnsi"/>
          <w:sz w:val="24"/>
          <w:szCs w:val="24"/>
        </w:rPr>
        <w:t xml:space="preserve">. </w:t>
      </w:r>
      <w:r w:rsidRPr="00FE3E1F">
        <w:rPr>
          <w:rFonts w:cstheme="minorHAnsi"/>
          <w:sz w:val="24"/>
          <w:szCs w:val="24"/>
        </w:rPr>
        <w:t xml:space="preserve">The </w:t>
      </w:r>
      <w:r w:rsidR="00F3264E">
        <w:rPr>
          <w:rFonts w:cstheme="minorHAnsi"/>
          <w:sz w:val="24"/>
          <w:szCs w:val="24"/>
        </w:rPr>
        <w:t>wake</w:t>
      </w:r>
      <w:r w:rsidR="00EC59AF" w:rsidRPr="00FE3E1F">
        <w:rPr>
          <w:rFonts w:cstheme="minorHAnsi"/>
          <w:sz w:val="24"/>
          <w:szCs w:val="24"/>
        </w:rPr>
        <w:t xml:space="preserve"> is thinner than the</w:t>
      </w:r>
      <w:r w:rsidRPr="00FE3E1F">
        <w:rPr>
          <w:rFonts w:cstheme="minorHAnsi"/>
          <w:sz w:val="24"/>
          <w:szCs w:val="24"/>
        </w:rPr>
        <w:t xml:space="preserve"> thickness of the low-</w:t>
      </w:r>
      <w:r w:rsidR="00EC59AF" w:rsidRPr="00FE3E1F">
        <w:rPr>
          <w:rFonts w:cstheme="minorHAnsi"/>
          <w:sz w:val="24"/>
          <w:szCs w:val="24"/>
        </w:rPr>
        <w:t>k</w:t>
      </w:r>
      <w:r w:rsidRPr="00FE3E1F">
        <w:rPr>
          <w:rFonts w:cstheme="minorHAnsi"/>
          <w:sz w:val="24"/>
          <w:szCs w:val="24"/>
        </w:rPr>
        <w:t xml:space="preserve"> </w:t>
      </w:r>
      <w:r w:rsidR="00EC59AF" w:rsidRPr="00FE3E1F">
        <w:rPr>
          <w:rFonts w:cstheme="minorHAnsi"/>
          <w:sz w:val="24"/>
          <w:szCs w:val="24"/>
        </w:rPr>
        <w:t>zone</w:t>
      </w:r>
      <w:r w:rsidR="00F3264E">
        <w:rPr>
          <w:rFonts w:cstheme="minorHAnsi"/>
          <w:sz w:val="24"/>
          <w:szCs w:val="24"/>
        </w:rPr>
        <w:t xml:space="preserve"> and </w:t>
      </w:r>
      <w:r w:rsidR="00EC59AF" w:rsidRPr="00FE3E1F">
        <w:rPr>
          <w:rFonts w:cstheme="minorHAnsi"/>
          <w:sz w:val="24"/>
          <w:szCs w:val="24"/>
        </w:rPr>
        <w:t xml:space="preserve">may shrink to near zero </w:t>
      </w:r>
      <w:r w:rsidR="00ED6190">
        <w:rPr>
          <w:rFonts w:cstheme="minorHAnsi"/>
          <w:sz w:val="24"/>
          <w:szCs w:val="24"/>
        </w:rPr>
        <w:t>in a situation with</w:t>
      </w:r>
      <w:r w:rsidR="00F3264E">
        <w:rPr>
          <w:rFonts w:cstheme="minorHAnsi"/>
          <w:sz w:val="24"/>
          <w:szCs w:val="24"/>
        </w:rPr>
        <w:t xml:space="preserve"> a </w:t>
      </w:r>
      <w:r w:rsidR="00EC59AF" w:rsidRPr="00FE3E1F">
        <w:rPr>
          <w:rFonts w:cstheme="minorHAnsi"/>
          <w:sz w:val="24"/>
          <w:szCs w:val="24"/>
        </w:rPr>
        <w:t>near zero velocity</w:t>
      </w:r>
      <w:r w:rsidR="00F3264E">
        <w:rPr>
          <w:rFonts w:cstheme="minorHAnsi"/>
          <w:sz w:val="24"/>
          <w:szCs w:val="24"/>
        </w:rPr>
        <w:t xml:space="preserve"> inside the low-k zone</w:t>
      </w:r>
      <w:r w:rsidR="00ED6190">
        <w:rPr>
          <w:rFonts w:cstheme="minorHAnsi"/>
          <w:sz w:val="24"/>
          <w:szCs w:val="24"/>
        </w:rPr>
        <w:t xml:space="preserve"> in which</w:t>
      </w:r>
      <w:r w:rsidR="00717B56">
        <w:rPr>
          <w:rFonts w:cstheme="minorHAnsi"/>
          <w:sz w:val="24"/>
          <w:szCs w:val="24"/>
        </w:rPr>
        <w:t xml:space="preserve"> t</w:t>
      </w:r>
      <w:r w:rsidR="002A3FCD" w:rsidRPr="00FE3E1F">
        <w:rPr>
          <w:rFonts w:cstheme="minorHAnsi"/>
          <w:sz w:val="24"/>
          <w:szCs w:val="24"/>
        </w:rPr>
        <w:t xml:space="preserve">he length of the </w:t>
      </w:r>
      <w:r w:rsidR="00EC59AF" w:rsidRPr="00FE3E1F">
        <w:rPr>
          <w:rFonts w:cstheme="minorHAnsi"/>
          <w:sz w:val="24"/>
          <w:szCs w:val="24"/>
        </w:rPr>
        <w:t xml:space="preserve">plume tail can become as long as the </w:t>
      </w:r>
      <w:r w:rsidR="002A3FCD" w:rsidRPr="00FE3E1F">
        <w:rPr>
          <w:rFonts w:cstheme="minorHAnsi"/>
          <w:sz w:val="24"/>
          <w:szCs w:val="24"/>
        </w:rPr>
        <w:t xml:space="preserve">traveled </w:t>
      </w:r>
      <w:r w:rsidR="0007522E">
        <w:rPr>
          <w:rFonts w:cstheme="minorHAnsi"/>
          <w:sz w:val="24"/>
          <w:szCs w:val="24"/>
        </w:rPr>
        <w:t>distance</w:t>
      </w:r>
      <w:r w:rsidR="00EC59AF" w:rsidRPr="00FE3E1F">
        <w:rPr>
          <w:rFonts w:cstheme="minorHAnsi"/>
          <w:sz w:val="24"/>
          <w:szCs w:val="24"/>
        </w:rPr>
        <w:t>.</w:t>
      </w:r>
    </w:p>
    <w:p w14:paraId="7DD8DEA2" w14:textId="77777777" w:rsidR="00CC6333" w:rsidRPr="00FE3E1F" w:rsidRDefault="00CC6333" w:rsidP="00CC6333">
      <w:pPr>
        <w:rPr>
          <w:rFonts w:cstheme="minorHAnsi"/>
          <w:sz w:val="24"/>
          <w:szCs w:val="24"/>
        </w:rPr>
      </w:pPr>
    </w:p>
    <w:p w14:paraId="05F21A77" w14:textId="7E71CBC7" w:rsidR="00384164" w:rsidRPr="00FE3E1F" w:rsidRDefault="00834D7E" w:rsidP="00CC6333">
      <w:pPr>
        <w:rPr>
          <w:rFonts w:cstheme="minorHAnsi"/>
          <w:sz w:val="24"/>
          <w:szCs w:val="24"/>
          <w:u w:val="single"/>
        </w:rPr>
      </w:pPr>
      <w:r>
        <w:rPr>
          <w:rFonts w:cstheme="minorHAnsi"/>
          <w:sz w:val="24"/>
          <w:szCs w:val="24"/>
          <w:u w:val="single"/>
        </w:rPr>
        <w:t>The s</w:t>
      </w:r>
      <w:r w:rsidR="00CC6333" w:rsidRPr="00FE3E1F">
        <w:rPr>
          <w:rFonts w:cstheme="minorHAnsi"/>
          <w:sz w:val="24"/>
          <w:szCs w:val="24"/>
          <w:u w:val="single"/>
        </w:rPr>
        <w:t>ize</w:t>
      </w:r>
      <w:r w:rsidR="005517AD" w:rsidRPr="00FE3E1F">
        <w:rPr>
          <w:rFonts w:cstheme="minorHAnsi"/>
          <w:sz w:val="24"/>
          <w:szCs w:val="24"/>
          <w:u w:val="single"/>
        </w:rPr>
        <w:t xml:space="preserve"> of</w:t>
      </w:r>
      <w:r>
        <w:rPr>
          <w:rFonts w:cstheme="minorHAnsi"/>
          <w:sz w:val="24"/>
          <w:szCs w:val="24"/>
          <w:u w:val="single"/>
        </w:rPr>
        <w:t xml:space="preserve"> the</w:t>
      </w:r>
      <w:r w:rsidR="00CC6333" w:rsidRPr="00FE3E1F">
        <w:rPr>
          <w:rFonts w:cstheme="minorHAnsi"/>
          <w:sz w:val="24"/>
          <w:szCs w:val="24"/>
          <w:u w:val="single"/>
        </w:rPr>
        <w:t xml:space="preserve"> domain</w:t>
      </w:r>
      <w:r>
        <w:rPr>
          <w:rFonts w:cstheme="minorHAnsi"/>
          <w:sz w:val="24"/>
          <w:szCs w:val="24"/>
          <w:u w:val="single"/>
        </w:rPr>
        <w:t>s</w:t>
      </w:r>
      <w:r w:rsidR="00CC6333" w:rsidRPr="00FE3E1F">
        <w:rPr>
          <w:rFonts w:cstheme="minorHAnsi"/>
          <w:sz w:val="24"/>
          <w:szCs w:val="24"/>
          <w:u w:val="single"/>
        </w:rPr>
        <w:t xml:space="preserve"> A</w:t>
      </w:r>
    </w:p>
    <w:p w14:paraId="57688799" w14:textId="29C46AA8" w:rsidR="003A11D3" w:rsidRPr="00FE3E1F" w:rsidRDefault="00EF164C" w:rsidP="00180C3D">
      <w:pPr>
        <w:rPr>
          <w:rFonts w:cstheme="minorHAnsi"/>
          <w:sz w:val="24"/>
          <w:szCs w:val="24"/>
        </w:rPr>
      </w:pPr>
      <w:r>
        <w:rPr>
          <w:rFonts w:cstheme="minorHAnsi"/>
          <w:sz w:val="24"/>
          <w:szCs w:val="24"/>
        </w:rPr>
        <w:t>Following (De Lange 2020, 2022), t</w:t>
      </w:r>
      <w:r w:rsidRPr="00FE3E1F">
        <w:rPr>
          <w:rFonts w:cstheme="minorHAnsi"/>
          <w:sz w:val="24"/>
          <w:szCs w:val="24"/>
        </w:rPr>
        <w:t xml:space="preserve">he size of domain A is assessed from </w:t>
      </w:r>
      <w:r>
        <w:rPr>
          <w:rFonts w:cstheme="minorHAnsi"/>
          <w:sz w:val="24"/>
          <w:szCs w:val="24"/>
        </w:rPr>
        <w:t>the following. T</w:t>
      </w:r>
      <w:r w:rsidRPr="00FE3E1F">
        <w:rPr>
          <w:rFonts w:cstheme="minorHAnsi"/>
          <w:sz w:val="24"/>
          <w:szCs w:val="24"/>
        </w:rPr>
        <w:t xml:space="preserve">he stochastic characteristic parameters </w:t>
      </w:r>
      <m:oMath>
        <m:sSub>
          <m:sSubPr>
            <m:ctrlPr>
              <w:rPr>
                <w:rFonts w:ascii="Cambria Math" w:hAnsi="Cambria Math"/>
                <w:i/>
              </w:rPr>
            </m:ctrlPr>
          </m:sSubPr>
          <m:e>
            <m:r>
              <w:rPr>
                <w:rFonts w:ascii="Cambria Math" w:hAnsi="Cambria Math"/>
              </w:rPr>
              <m:t>λ</m:t>
            </m:r>
          </m:e>
          <m:sub>
            <m:r>
              <w:rPr>
                <w:rFonts w:ascii="Cambria Math" w:hAnsi="Cambria Math"/>
              </w:rPr>
              <m:t>h</m:t>
            </m:r>
          </m:sub>
        </m:sSub>
      </m:oMath>
      <w:r w:rsidRPr="00FE3E1F">
        <w:rPr>
          <w:rFonts w:eastAsiaTheme="minorEastAsia" w:cstheme="minorHAnsi"/>
          <w:sz w:val="24"/>
          <w:szCs w:val="24"/>
        </w:rPr>
        <w:t xml:space="preserv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rsidRPr="00FE3E1F">
        <w:rPr>
          <w:rFonts w:cstheme="minorHAnsi"/>
          <w:sz w:val="24"/>
          <w:szCs w:val="24"/>
        </w:rPr>
        <w:t xml:space="preserve"> </w:t>
      </w:r>
      <w:r>
        <w:rPr>
          <w:rFonts w:cstheme="minorHAnsi"/>
          <w:sz w:val="24"/>
          <w:szCs w:val="24"/>
        </w:rPr>
        <w:t xml:space="preserve">called the characteristic length in horizontal and vertical direction respectively </w:t>
      </w:r>
      <w:r w:rsidRPr="00FE3E1F">
        <w:rPr>
          <w:rFonts w:cstheme="minorHAnsi"/>
          <w:sz w:val="24"/>
          <w:szCs w:val="24"/>
        </w:rPr>
        <w:t xml:space="preserve">and </w:t>
      </w:r>
      <m:oMath>
        <m:sSub>
          <m:sSubPr>
            <m:ctrlPr>
              <w:rPr>
                <w:rFonts w:ascii="Cambria Math" w:hAnsi="Cambria Math" w:cstheme="minorHAnsi"/>
                <w:i/>
                <w:sz w:val="24"/>
                <w:szCs w:val="24"/>
              </w:rPr>
            </m:ctrlPr>
          </m:sSubPr>
          <m:e>
            <m:sSup>
              <m:sSupPr>
                <m:ctrlPr>
                  <w:rPr>
                    <w:rFonts w:ascii="Cambria Math" w:hAnsi="Cambria Math" w:cstheme="minorHAnsi"/>
                    <w:i/>
                    <w:sz w:val="24"/>
                    <w:szCs w:val="24"/>
                  </w:rPr>
                </m:ctrlPr>
              </m:sSupPr>
              <m:e>
                <m:r>
                  <w:rPr>
                    <w:rFonts w:ascii="Cambria Math" w:cstheme="minorHAnsi"/>
                    <w:sz w:val="24"/>
                    <w:szCs w:val="24"/>
                  </w:rPr>
                  <m:t>σ</m:t>
                </m:r>
              </m:e>
              <m:sup>
                <m:r>
                  <w:rPr>
                    <w:rFonts w:ascii="Cambria Math" w:cstheme="minorHAnsi"/>
                    <w:sz w:val="24"/>
                    <w:szCs w:val="24"/>
                  </w:rPr>
                  <m:t>2</m:t>
                </m:r>
              </m:sup>
            </m:sSup>
          </m:e>
          <m:sub>
            <m:r>
              <w:rPr>
                <w:rFonts w:ascii="Cambria Math" w:cstheme="minorHAnsi"/>
                <w:sz w:val="24"/>
                <w:szCs w:val="24"/>
              </w:rPr>
              <m:t>lnk</m:t>
            </m:r>
          </m:sub>
        </m:sSub>
      </m:oMath>
      <w:r w:rsidRPr="00FE3E1F">
        <w:rPr>
          <w:rFonts w:cstheme="minorHAnsi"/>
          <w:sz w:val="24"/>
          <w:szCs w:val="24"/>
        </w:rPr>
        <w:t xml:space="preserve"> </w:t>
      </w:r>
      <w:r w:rsidRPr="00EF164C">
        <w:rPr>
          <w:rFonts w:cstheme="minorHAnsi"/>
          <w:sz w:val="24"/>
          <w:szCs w:val="24"/>
        </w:rPr>
        <w:t xml:space="preserve"> called the log conductivity variance</w:t>
      </w:r>
      <w:r>
        <w:rPr>
          <w:rFonts w:cstheme="minorHAnsi"/>
          <w:sz w:val="24"/>
          <w:szCs w:val="24"/>
        </w:rPr>
        <w:t xml:space="preserve"> </w:t>
      </w:r>
      <w:r w:rsidRPr="00FE3E1F">
        <w:rPr>
          <w:rFonts w:cstheme="minorHAnsi"/>
          <w:sz w:val="24"/>
          <w:szCs w:val="24"/>
        </w:rPr>
        <w:t xml:space="preserve"> (</w:t>
      </w:r>
      <w:r w:rsidRPr="00EF164C">
        <w:rPr>
          <w:rFonts w:cstheme="minorHAnsi"/>
          <w:sz w:val="24"/>
          <w:szCs w:val="24"/>
          <w:highlight w:val="yellow"/>
        </w:rPr>
        <w:t>Axness and Gelhar, Dagan</w:t>
      </w:r>
      <w:r>
        <w:rPr>
          <w:rFonts w:cstheme="minorHAnsi"/>
          <w:sz w:val="24"/>
          <w:szCs w:val="24"/>
        </w:rPr>
        <w:t xml:space="preserve">) are taken to </w:t>
      </w:r>
      <w:r w:rsidRPr="00FE3E1F">
        <w:rPr>
          <w:rFonts w:cstheme="minorHAnsi"/>
          <w:sz w:val="24"/>
          <w:szCs w:val="24"/>
        </w:rPr>
        <w:t>characterize the aquifer heterogeneity at sub-model scale.</w:t>
      </w:r>
      <w:r>
        <w:rPr>
          <w:rFonts w:cstheme="minorHAnsi"/>
          <w:sz w:val="24"/>
          <w:szCs w:val="24"/>
        </w:rPr>
        <w:t xml:space="preserve"> </w:t>
      </w:r>
      <w:r w:rsidR="00384164" w:rsidRPr="00FE3E1F">
        <w:rPr>
          <w:rFonts w:eastAsia="Times New Roman" w:cstheme="minorHAnsi"/>
          <w:bCs/>
          <w:sz w:val="24"/>
          <w:szCs w:val="24"/>
        </w:rPr>
        <w:t>The length and thickness of the zone</w:t>
      </w:r>
      <w:r>
        <w:rPr>
          <w:rFonts w:eastAsia="Times New Roman" w:cstheme="minorHAnsi"/>
          <w:bCs/>
          <w:sz w:val="24"/>
          <w:szCs w:val="24"/>
        </w:rPr>
        <w:t>s</w:t>
      </w:r>
      <w:r w:rsidR="00384164" w:rsidRPr="00FE3E1F">
        <w:rPr>
          <w:rFonts w:eastAsia="Times New Roman" w:cstheme="minorHAnsi"/>
          <w:bCs/>
          <w:sz w:val="24"/>
          <w:szCs w:val="24"/>
        </w:rPr>
        <w:t xml:space="preserve"> </w:t>
      </w:r>
      <w:r>
        <w:rPr>
          <w:rFonts w:eastAsia="Times New Roman" w:cstheme="minorHAnsi"/>
          <w:bCs/>
          <w:sz w:val="24"/>
          <w:szCs w:val="24"/>
        </w:rPr>
        <w:t xml:space="preserve">in </w:t>
      </w:r>
      <w:r w:rsidR="00384164" w:rsidRPr="00FE3E1F">
        <w:rPr>
          <w:rFonts w:eastAsia="Times New Roman" w:cstheme="minorHAnsi"/>
          <w:bCs/>
          <w:sz w:val="24"/>
          <w:szCs w:val="24"/>
        </w:rPr>
        <w:t>figure 1</w:t>
      </w:r>
      <w:r>
        <w:rPr>
          <w:rFonts w:eastAsia="Times New Roman" w:cstheme="minorHAnsi"/>
          <w:bCs/>
          <w:sz w:val="24"/>
          <w:szCs w:val="24"/>
        </w:rPr>
        <w:t xml:space="preserve"> are</w:t>
      </w:r>
      <w:r w:rsidR="00384164" w:rsidRPr="00FE3E1F">
        <w:rPr>
          <w:rFonts w:eastAsia="Times New Roman" w:cstheme="minorHAnsi"/>
          <w:bCs/>
          <w:sz w:val="24"/>
          <w:szCs w:val="24"/>
        </w:rPr>
        <w:t xml:space="preserve"> called </w:t>
      </w:r>
      <w:proofErr w:type="spellStart"/>
      <w:r w:rsidR="00384164" w:rsidRPr="00081F1D">
        <w:rPr>
          <w:rFonts w:eastAsia="Times New Roman" w:cstheme="minorHAnsi"/>
          <w:bCs/>
          <w:i/>
          <w:iCs/>
          <w:sz w:val="24"/>
          <w:szCs w:val="24"/>
        </w:rPr>
        <w:t>L</w:t>
      </w:r>
      <w:r w:rsidR="00384164" w:rsidRPr="00081F1D">
        <w:rPr>
          <w:rFonts w:eastAsia="Times New Roman" w:cstheme="minorHAnsi"/>
          <w:bCs/>
          <w:i/>
          <w:iCs/>
          <w:sz w:val="24"/>
          <w:szCs w:val="24"/>
          <w:vertAlign w:val="subscript"/>
        </w:rPr>
        <w:t>h</w:t>
      </w:r>
      <w:proofErr w:type="spellEnd"/>
      <w:r w:rsidR="00384164" w:rsidRPr="00FE3E1F">
        <w:rPr>
          <w:rFonts w:eastAsia="Times New Roman" w:cstheme="minorHAnsi"/>
          <w:bCs/>
          <w:sz w:val="24"/>
          <w:szCs w:val="24"/>
        </w:rPr>
        <w:t xml:space="preserve"> and </w:t>
      </w:r>
      <w:proofErr w:type="spellStart"/>
      <w:r w:rsidR="00384164" w:rsidRPr="00081F1D">
        <w:rPr>
          <w:rFonts w:eastAsia="Times New Roman" w:cstheme="minorHAnsi"/>
          <w:bCs/>
          <w:i/>
          <w:iCs/>
          <w:sz w:val="24"/>
          <w:szCs w:val="24"/>
        </w:rPr>
        <w:t>L</w:t>
      </w:r>
      <w:r w:rsidR="00384164" w:rsidRPr="00081F1D">
        <w:rPr>
          <w:rFonts w:eastAsia="Times New Roman" w:cstheme="minorHAnsi"/>
          <w:bCs/>
          <w:i/>
          <w:iCs/>
          <w:sz w:val="24"/>
          <w:szCs w:val="24"/>
          <w:vertAlign w:val="subscript"/>
        </w:rPr>
        <w:t>v</w:t>
      </w:r>
      <w:proofErr w:type="spellEnd"/>
      <w:r w:rsidR="00384164" w:rsidRPr="00FE3E1F">
        <w:rPr>
          <w:rFonts w:eastAsia="Times New Roman" w:cstheme="minorHAnsi"/>
          <w:bCs/>
          <w:sz w:val="24"/>
          <w:szCs w:val="24"/>
        </w:rPr>
        <w:t xml:space="preserve"> </w:t>
      </w:r>
      <w:r>
        <w:rPr>
          <w:rFonts w:eastAsia="Times New Roman" w:cstheme="minorHAnsi"/>
          <w:bCs/>
          <w:sz w:val="24"/>
          <w:szCs w:val="24"/>
        </w:rPr>
        <w:t>and</w:t>
      </w:r>
      <w:r w:rsidR="00384164" w:rsidRPr="00FE3E1F">
        <w:rPr>
          <w:rFonts w:eastAsia="Times New Roman" w:cstheme="minorHAnsi"/>
          <w:bCs/>
          <w:sz w:val="24"/>
          <w:szCs w:val="24"/>
        </w:rPr>
        <w:t xml:space="preserve"> </w:t>
      </w:r>
      <w:r w:rsidR="00E55000" w:rsidRPr="00FE3E1F">
        <w:rPr>
          <w:rFonts w:eastAsia="Times New Roman" w:cstheme="minorHAnsi"/>
          <w:bCs/>
          <w:sz w:val="24"/>
          <w:szCs w:val="24"/>
        </w:rPr>
        <w:t xml:space="preserve">equal to </w:t>
      </w:r>
      <w:r w:rsidR="00384164" w:rsidRPr="00FE3E1F">
        <w:rPr>
          <w:rFonts w:eastAsia="Times New Roman" w:cstheme="minorHAnsi"/>
          <w:bCs/>
          <w:sz w:val="24"/>
          <w:szCs w:val="24"/>
        </w:rPr>
        <w:t>twice the characteristic length</w:t>
      </w:r>
      <w:r w:rsidR="00384164" w:rsidRPr="00FE3E1F">
        <w:rPr>
          <w:rFonts w:cstheme="minorHAnsi"/>
          <w:sz w:val="24"/>
          <w:szCs w:val="24"/>
        </w:rPr>
        <w:t xml:space="preserve"> </w:t>
      </w:r>
      <m:oMath>
        <m:sSub>
          <m:sSubPr>
            <m:ctrlPr>
              <w:rPr>
                <w:rFonts w:ascii="Cambria Math" w:hAnsi="Cambria Math"/>
                <w:i/>
              </w:rPr>
            </m:ctrlPr>
          </m:sSubPr>
          <m:e>
            <m:r>
              <w:rPr>
                <w:rFonts w:ascii="Cambria Math" w:hAnsi="Cambria Math"/>
              </w:rPr>
              <m:t>λ</m:t>
            </m:r>
          </m:e>
          <m:sub>
            <m:r>
              <w:rPr>
                <w:rFonts w:ascii="Cambria Math" w:hAnsi="Cambria Math"/>
              </w:rPr>
              <m:t>h</m:t>
            </m:r>
          </m:sub>
        </m:sSub>
      </m:oMath>
      <w:r w:rsidR="00384164" w:rsidRPr="00FE3E1F">
        <w:rPr>
          <w:rFonts w:eastAsia="Times New Roman" w:cstheme="minorHAnsi"/>
          <w:bCs/>
          <w:sz w:val="24"/>
          <w:szCs w:val="24"/>
        </w:rPr>
        <w:t xml:space="preserve">and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rsidR="00384164" w:rsidRPr="00FE3E1F">
        <w:rPr>
          <w:rFonts w:eastAsia="Times New Roman" w:cstheme="minorHAnsi"/>
          <w:bCs/>
          <w:sz w:val="24"/>
          <w:szCs w:val="24"/>
        </w:rPr>
        <w:t xml:space="preserve"> </w:t>
      </w:r>
      <w:r>
        <w:rPr>
          <w:rFonts w:eastAsia="Times New Roman" w:cstheme="minorHAnsi"/>
          <w:bCs/>
          <w:sz w:val="24"/>
          <w:szCs w:val="24"/>
        </w:rPr>
        <w:t xml:space="preserve">as </w:t>
      </w:r>
      <w:proofErr w:type="spellStart"/>
      <w:r>
        <w:rPr>
          <w:rFonts w:eastAsia="Times New Roman" w:cstheme="minorHAnsi"/>
          <w:bCs/>
          <w:sz w:val="24"/>
          <w:szCs w:val="24"/>
        </w:rPr>
        <w:t>argumented</w:t>
      </w:r>
      <w:proofErr w:type="spellEnd"/>
      <w:r>
        <w:rPr>
          <w:rFonts w:eastAsia="Times New Roman" w:cstheme="minorHAnsi"/>
          <w:bCs/>
          <w:sz w:val="24"/>
          <w:szCs w:val="24"/>
        </w:rPr>
        <w:t xml:space="preserve"> in </w:t>
      </w:r>
      <w:r w:rsidR="00384164" w:rsidRPr="00FE3E1F">
        <w:rPr>
          <w:rFonts w:eastAsia="Times New Roman" w:cstheme="minorHAnsi"/>
          <w:bCs/>
          <w:sz w:val="24"/>
          <w:szCs w:val="24"/>
        </w:rPr>
        <w:t>(De Lange, 2020)</w:t>
      </w:r>
      <w:r w:rsidR="00384164" w:rsidRPr="00FE3E1F">
        <w:rPr>
          <w:rFonts w:cstheme="minorHAnsi"/>
          <w:sz w:val="24"/>
          <w:szCs w:val="24"/>
        </w:rPr>
        <w:t xml:space="preserve">. </w:t>
      </w:r>
      <w:r w:rsidR="00CC6333" w:rsidRPr="00FE3E1F">
        <w:rPr>
          <w:rFonts w:cstheme="minorHAnsi"/>
          <w:sz w:val="24"/>
          <w:szCs w:val="24"/>
        </w:rPr>
        <w:t xml:space="preserve">The length </w:t>
      </w:r>
      <w:r w:rsidR="00CC6333" w:rsidRPr="00FE3E1F">
        <w:rPr>
          <w:rFonts w:cstheme="minorHAnsi"/>
          <w:i/>
          <w:sz w:val="24"/>
          <w:szCs w:val="24"/>
        </w:rPr>
        <w:t>L</w:t>
      </w:r>
      <w:r w:rsidR="00CC6333" w:rsidRPr="00FE3E1F">
        <w:rPr>
          <w:rFonts w:cstheme="minorHAnsi"/>
          <w:i/>
          <w:sz w:val="24"/>
          <w:szCs w:val="24"/>
          <w:vertAlign w:val="subscript"/>
        </w:rPr>
        <w:t>A</w:t>
      </w:r>
      <w:r w:rsidR="00CC6333" w:rsidRPr="00FE3E1F">
        <w:rPr>
          <w:rFonts w:cstheme="minorHAnsi"/>
          <w:i/>
          <w:sz w:val="24"/>
          <w:szCs w:val="24"/>
        </w:rPr>
        <w:t xml:space="preserve"> </w:t>
      </w:r>
      <w:r w:rsidR="00CC6333" w:rsidRPr="00FE3E1F">
        <w:rPr>
          <w:rFonts w:cstheme="minorHAnsi"/>
          <w:sz w:val="24"/>
          <w:szCs w:val="24"/>
        </w:rPr>
        <w:t xml:space="preserve">and thickness </w:t>
      </w:r>
      <w:r w:rsidR="00CC6333" w:rsidRPr="00FE3E1F">
        <w:rPr>
          <w:rFonts w:cstheme="minorHAnsi"/>
          <w:i/>
          <w:sz w:val="24"/>
          <w:szCs w:val="24"/>
        </w:rPr>
        <w:t>D</w:t>
      </w:r>
      <w:r w:rsidR="00CC6333" w:rsidRPr="00FE3E1F">
        <w:rPr>
          <w:rFonts w:cstheme="minorHAnsi"/>
          <w:i/>
          <w:sz w:val="24"/>
          <w:szCs w:val="24"/>
          <w:vertAlign w:val="subscript"/>
        </w:rPr>
        <w:t>A</w:t>
      </w:r>
      <w:r w:rsidR="00CC6333" w:rsidRPr="00FE3E1F">
        <w:rPr>
          <w:rFonts w:cstheme="minorHAnsi"/>
          <w:i/>
          <w:sz w:val="24"/>
          <w:szCs w:val="24"/>
        </w:rPr>
        <w:t xml:space="preserve"> </w:t>
      </w:r>
      <w:r w:rsidR="00CC6333" w:rsidRPr="00FE3E1F">
        <w:rPr>
          <w:rFonts w:cstheme="minorHAnsi"/>
          <w:sz w:val="24"/>
          <w:szCs w:val="24"/>
        </w:rPr>
        <w:t xml:space="preserve">of a domain A </w:t>
      </w:r>
      <w:r>
        <w:rPr>
          <w:rFonts w:cstheme="minorHAnsi"/>
          <w:sz w:val="24"/>
          <w:szCs w:val="24"/>
        </w:rPr>
        <w:t xml:space="preserve">are </w:t>
      </w:r>
      <w:r w:rsidR="00CC6333" w:rsidRPr="00FE3E1F">
        <w:rPr>
          <w:rFonts w:cstheme="minorHAnsi"/>
          <w:sz w:val="24"/>
          <w:szCs w:val="24"/>
        </w:rPr>
        <w:t>relate</w:t>
      </w:r>
      <w:r>
        <w:rPr>
          <w:rFonts w:cstheme="minorHAnsi"/>
          <w:sz w:val="24"/>
          <w:szCs w:val="24"/>
        </w:rPr>
        <w:t>d</w:t>
      </w:r>
      <w:r w:rsidR="00CC6333" w:rsidRPr="00FE3E1F">
        <w:rPr>
          <w:rFonts w:cstheme="minorHAnsi"/>
          <w:sz w:val="24"/>
          <w:szCs w:val="24"/>
        </w:rPr>
        <w:t xml:space="preserve"> to</w:t>
      </w:r>
      <w:r w:rsidR="00CC6333" w:rsidRPr="00FE3E1F">
        <w:rPr>
          <w:rFonts w:eastAsia="Times New Roman" w:cstheme="minorHAnsi"/>
          <w:bCs/>
          <w:sz w:val="24"/>
          <w:szCs w:val="24"/>
        </w:rPr>
        <w:t xml:space="preserve"> </w:t>
      </w:r>
      <w:proofErr w:type="spellStart"/>
      <w:r w:rsidR="00384164" w:rsidRPr="00081F1D">
        <w:rPr>
          <w:rFonts w:eastAsia="Times New Roman" w:cstheme="minorHAnsi"/>
          <w:bCs/>
          <w:i/>
          <w:iCs/>
          <w:sz w:val="24"/>
          <w:szCs w:val="24"/>
        </w:rPr>
        <w:t>L</w:t>
      </w:r>
      <w:r w:rsidR="00384164" w:rsidRPr="00081F1D">
        <w:rPr>
          <w:rFonts w:eastAsia="Times New Roman" w:cstheme="minorHAnsi"/>
          <w:bCs/>
          <w:i/>
          <w:iCs/>
          <w:sz w:val="24"/>
          <w:szCs w:val="24"/>
          <w:vertAlign w:val="subscript"/>
        </w:rPr>
        <w:t>h</w:t>
      </w:r>
      <w:proofErr w:type="spellEnd"/>
      <w:r w:rsidR="00384164" w:rsidRPr="00FE3E1F">
        <w:rPr>
          <w:rFonts w:eastAsia="Times New Roman" w:cstheme="minorHAnsi"/>
          <w:bCs/>
          <w:sz w:val="24"/>
          <w:szCs w:val="24"/>
        </w:rPr>
        <w:t xml:space="preserve"> and </w:t>
      </w:r>
      <w:proofErr w:type="spellStart"/>
      <w:r w:rsidR="00384164" w:rsidRPr="00081F1D">
        <w:rPr>
          <w:rFonts w:eastAsia="Times New Roman" w:cstheme="minorHAnsi"/>
          <w:bCs/>
          <w:i/>
          <w:iCs/>
          <w:sz w:val="24"/>
          <w:szCs w:val="24"/>
        </w:rPr>
        <w:t>L</w:t>
      </w:r>
      <w:r w:rsidR="00384164" w:rsidRPr="00081F1D">
        <w:rPr>
          <w:rFonts w:eastAsia="Times New Roman" w:cstheme="minorHAnsi"/>
          <w:bCs/>
          <w:i/>
          <w:iCs/>
          <w:sz w:val="24"/>
          <w:szCs w:val="24"/>
          <w:vertAlign w:val="subscript"/>
        </w:rPr>
        <w:t>v</w:t>
      </w:r>
      <w:proofErr w:type="spellEnd"/>
      <w:r w:rsidR="00384164" w:rsidRPr="00FE3E1F">
        <w:rPr>
          <w:rFonts w:eastAsia="Times New Roman" w:cstheme="minorHAnsi"/>
          <w:bCs/>
          <w:sz w:val="24"/>
          <w:szCs w:val="24"/>
        </w:rPr>
        <w:t xml:space="preserve"> by</w:t>
      </w:r>
      <w:r w:rsidR="00CC6333" w:rsidRPr="00FE3E1F">
        <w:rPr>
          <w:rFonts w:cstheme="minorHAnsi"/>
          <w:sz w:val="24"/>
          <w:szCs w:val="24"/>
        </w:rPr>
        <w:t xml:space="preserve"> the scale factor </w:t>
      </w:r>
      <w:r w:rsidR="00CC6333" w:rsidRPr="00FE3E1F">
        <w:rPr>
          <w:rFonts w:cstheme="minorHAnsi"/>
          <w:i/>
          <w:sz w:val="24"/>
          <w:szCs w:val="24"/>
        </w:rPr>
        <w:t>N</w:t>
      </w:r>
      <w:r w:rsidR="00384164" w:rsidRPr="00FE3E1F">
        <w:rPr>
          <w:rFonts w:eastAsia="Times New Roman" w:cstheme="minorHAnsi"/>
          <w:bCs/>
          <w:sz w:val="24"/>
          <w:szCs w:val="24"/>
        </w:rPr>
        <w:t xml:space="preserve"> </w:t>
      </w:r>
      <w:r w:rsidR="00E55000" w:rsidRPr="00FE3E1F">
        <w:rPr>
          <w:rFonts w:cstheme="minorHAnsi"/>
          <w:sz w:val="24"/>
          <w:szCs w:val="24"/>
        </w:rPr>
        <w:t>according</w:t>
      </w:r>
      <w:r w:rsidR="00384164" w:rsidRPr="00FE3E1F">
        <w:rPr>
          <w:rFonts w:cstheme="minorHAnsi"/>
          <w:sz w:val="24"/>
          <w:szCs w:val="24"/>
        </w:rPr>
        <w:t xml:space="preserve"> to</w:t>
      </w:r>
      <w:r w:rsidR="003A11D3" w:rsidRPr="00FE3E1F">
        <w:rPr>
          <w:rFonts w:cstheme="minorHAnsi"/>
          <w:sz w:val="24"/>
          <w:szCs w:val="24"/>
        </w:rPr>
        <w:t xml:space="preserve"> </w:t>
      </w:r>
      <w:r w:rsidR="00CC6333" w:rsidRPr="00832946">
        <w:rPr>
          <w:sz w:val="24"/>
          <w:szCs w:val="24"/>
        </w:rPr>
        <w:t xml:space="preserve">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A</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h</m:t>
                </m:r>
              </m:sub>
            </m:sSub>
          </m:num>
          <m:den>
            <m:r>
              <w:rPr>
                <w:rFonts w:ascii="Cambria Math" w:hAnsi="Cambria Math"/>
                <w:sz w:val="24"/>
                <w:szCs w:val="24"/>
              </w:rPr>
              <m:t>N</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h</m:t>
                </m:r>
              </m:sub>
            </m:sSub>
          </m:num>
          <m:den>
            <m:r>
              <w:rPr>
                <w:rFonts w:ascii="Cambria Math" w:hAnsi="Cambria Math"/>
                <w:sz w:val="24"/>
                <w:szCs w:val="24"/>
              </w:rPr>
              <m:t>N</m:t>
            </m:r>
          </m:den>
        </m:f>
        <m:r>
          <w:rPr>
            <w:rFonts w:ascii="Cambria Math" w:hAnsi="Cambria Math"/>
            <w:sz w:val="24"/>
            <w:szCs w:val="24"/>
          </w:rPr>
          <m:t xml:space="preserve"> </m:t>
        </m:r>
      </m:oMath>
      <w:r w:rsidR="00CC6333" w:rsidRPr="00832946">
        <w:rPr>
          <w:rFonts w:cs="Times New Roman"/>
          <w:sz w:val="24"/>
          <w:szCs w:val="24"/>
        </w:rPr>
        <w:t>and</w:t>
      </w:r>
      <w:r w:rsidR="00384164" w:rsidRPr="00832946">
        <w:rPr>
          <w:rFonts w:cs="Times New Roman"/>
          <w:sz w:val="24"/>
          <w:szCs w:val="24"/>
        </w:rPr>
        <w:t xml:space="preserve"> </w:t>
      </w:r>
      <w:r w:rsidR="00CC6333" w:rsidRPr="00832946">
        <w:rPr>
          <w:rFonts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A</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h</m:t>
                </m:r>
              </m:sub>
            </m:sSub>
          </m:num>
          <m:den>
            <m:r>
              <w:rPr>
                <w:rFonts w:ascii="Cambria Math" w:hAnsi="Cambria Math"/>
                <w:sz w:val="24"/>
                <w:szCs w:val="24"/>
              </w:rPr>
              <m:t>N</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v</m:t>
                </m:r>
              </m:sub>
            </m:sSub>
          </m:num>
          <m:den>
            <m:r>
              <w:rPr>
                <w:rFonts w:ascii="Cambria Math" w:hAnsi="Cambria Math"/>
                <w:sz w:val="24"/>
                <w:szCs w:val="24"/>
              </w:rPr>
              <m:t>N</m:t>
            </m:r>
          </m:den>
        </m:f>
      </m:oMath>
      <w:r w:rsidR="003A11D3" w:rsidRPr="00832946">
        <w:rPr>
          <w:rFonts w:eastAsiaTheme="minorEastAsia" w:cs="Times New Roman"/>
          <w:sz w:val="24"/>
          <w:szCs w:val="24"/>
        </w:rPr>
        <w:t xml:space="preserve">. </w:t>
      </w:r>
      <w:r w:rsidR="00811673" w:rsidRPr="00832946">
        <w:rPr>
          <w:rFonts w:eastAsiaTheme="minorEastAsia" w:cs="Times New Roman"/>
          <w:sz w:val="24"/>
          <w:szCs w:val="24"/>
        </w:rPr>
        <w:t xml:space="preserve"> In (De lange, 2022), the value of </w:t>
      </w:r>
      <w:r w:rsidR="00811673" w:rsidRPr="00081F1D">
        <w:rPr>
          <w:rFonts w:eastAsiaTheme="minorEastAsia" w:cs="Times New Roman"/>
          <w:i/>
          <w:iCs/>
          <w:sz w:val="24"/>
          <w:szCs w:val="24"/>
        </w:rPr>
        <w:t>N</w:t>
      </w:r>
      <w:r w:rsidR="00811673" w:rsidRPr="00832946">
        <w:rPr>
          <w:rFonts w:eastAsiaTheme="minorEastAsia" w:cs="Times New Roman"/>
          <w:sz w:val="24"/>
          <w:szCs w:val="24"/>
        </w:rPr>
        <w:t xml:space="preserve"> has been assessed from field observations to be in between 0.4 for homogenous aquifer and 0.3 for heterogeneous aquifers</w:t>
      </w:r>
      <w:r w:rsidR="000817F4">
        <w:rPr>
          <w:rFonts w:eastAsiaTheme="minorEastAsia" w:cs="Times New Roman"/>
          <w:sz w:val="24"/>
          <w:szCs w:val="24"/>
        </w:rPr>
        <w:t>,</w:t>
      </w:r>
      <w:r w:rsidR="00832946" w:rsidRPr="00832946">
        <w:rPr>
          <w:rFonts w:eastAsiaTheme="minorEastAsia" w:cs="Times New Roman"/>
          <w:sz w:val="24"/>
          <w:szCs w:val="24"/>
        </w:rPr>
        <w:t xml:space="preserve"> </w:t>
      </w:r>
      <w:r w:rsidR="00547346">
        <w:rPr>
          <w:rFonts w:eastAsiaTheme="minorEastAsia" w:cs="Times New Roman"/>
          <w:sz w:val="24"/>
          <w:szCs w:val="24"/>
        </w:rPr>
        <w:t>which</w:t>
      </w:r>
      <w:r w:rsidR="00832946" w:rsidRPr="00832946">
        <w:rPr>
          <w:rFonts w:eastAsiaTheme="minorEastAsia" w:cs="Times New Roman"/>
          <w:sz w:val="24"/>
          <w:szCs w:val="24"/>
        </w:rPr>
        <w:t xml:space="preserve"> </w:t>
      </w:r>
      <w:r w:rsidR="003C3C33">
        <w:rPr>
          <w:rFonts w:eastAsiaTheme="minorEastAsia" w:cs="Times New Roman"/>
          <w:sz w:val="24"/>
          <w:szCs w:val="24"/>
        </w:rPr>
        <w:t>compares well to the results of the numerical analysis of the size of a boundary zone by (Jankovic et al, 2003)</w:t>
      </w:r>
      <w:r w:rsidR="00811673" w:rsidRPr="00832946">
        <w:rPr>
          <w:rFonts w:eastAsiaTheme="minorEastAsia" w:cs="Times New Roman"/>
          <w:sz w:val="24"/>
          <w:szCs w:val="24"/>
        </w:rPr>
        <w:t xml:space="preserve">. </w:t>
      </w:r>
      <w:r w:rsidR="008F1559" w:rsidRPr="00FE3E1F">
        <w:rPr>
          <w:rFonts w:cstheme="minorHAnsi"/>
          <w:sz w:val="24"/>
          <w:szCs w:val="24"/>
        </w:rPr>
        <w:t>The dispersion process in domain A is</w:t>
      </w:r>
      <w:r w:rsidR="000817F4">
        <w:rPr>
          <w:rFonts w:cstheme="minorHAnsi"/>
          <w:sz w:val="24"/>
          <w:szCs w:val="24"/>
        </w:rPr>
        <w:t xml:space="preserve"> </w:t>
      </w:r>
      <w:r w:rsidR="008F1559" w:rsidRPr="00FE3E1F">
        <w:rPr>
          <w:rFonts w:cstheme="minorHAnsi"/>
          <w:sz w:val="24"/>
          <w:szCs w:val="24"/>
        </w:rPr>
        <w:t xml:space="preserve">completed if the traveled distance </w:t>
      </w:r>
      <w:r w:rsidR="008F1559" w:rsidRPr="00081F1D">
        <w:rPr>
          <w:rFonts w:cstheme="minorHAnsi"/>
          <w:i/>
          <w:iCs/>
          <w:sz w:val="24"/>
          <w:szCs w:val="24"/>
        </w:rPr>
        <w:t>S</w:t>
      </w:r>
      <w:r w:rsidR="008F1559" w:rsidRPr="00FE3E1F">
        <w:rPr>
          <w:rFonts w:cstheme="minorHAnsi"/>
          <w:sz w:val="24"/>
          <w:szCs w:val="24"/>
        </w:rPr>
        <w:t xml:space="preserve"> equals the length of domain A, so for </w:t>
      </w:r>
      <w:r w:rsidR="008F1559" w:rsidRPr="00081F1D">
        <w:rPr>
          <w:rFonts w:cstheme="minorHAnsi"/>
          <w:i/>
          <w:iCs/>
          <w:sz w:val="24"/>
          <w:szCs w:val="24"/>
        </w:rPr>
        <w:t>S=L</w:t>
      </w:r>
      <w:r w:rsidR="008F1559" w:rsidRPr="00081F1D">
        <w:rPr>
          <w:rFonts w:cstheme="minorHAnsi"/>
          <w:i/>
          <w:iCs/>
          <w:sz w:val="24"/>
          <w:szCs w:val="24"/>
          <w:vertAlign w:val="subscript"/>
        </w:rPr>
        <w:t>A</w:t>
      </w:r>
      <w:r w:rsidR="008F1559" w:rsidRPr="00FE3E1F">
        <w:rPr>
          <w:rFonts w:cstheme="minorHAnsi"/>
          <w:sz w:val="24"/>
          <w:szCs w:val="24"/>
        </w:rPr>
        <w:t xml:space="preserve">. </w:t>
      </w:r>
    </w:p>
    <w:p w14:paraId="4E885234" w14:textId="77777777" w:rsidR="003A11D3" w:rsidRPr="00FE3E1F" w:rsidRDefault="003A11D3" w:rsidP="00180C3D">
      <w:pPr>
        <w:rPr>
          <w:rFonts w:cstheme="minorHAnsi"/>
          <w:sz w:val="24"/>
          <w:szCs w:val="24"/>
        </w:rPr>
      </w:pPr>
    </w:p>
    <w:p w14:paraId="6D9AD72A" w14:textId="3845BFE9" w:rsidR="00180C3D" w:rsidRPr="00FE3E1F" w:rsidRDefault="00AA2AE2" w:rsidP="00180C3D">
      <w:pPr>
        <w:rPr>
          <w:rFonts w:cstheme="minorHAnsi"/>
          <w:sz w:val="24"/>
          <w:szCs w:val="24"/>
        </w:rPr>
      </w:pPr>
      <w:r>
        <w:rPr>
          <w:rFonts w:eastAsiaTheme="minorEastAsia" w:cstheme="minorHAnsi"/>
          <w:sz w:val="24"/>
          <w:szCs w:val="24"/>
        </w:rPr>
        <w:t>I</w:t>
      </w:r>
      <w:r w:rsidRPr="00FE3E1F">
        <w:rPr>
          <w:rFonts w:eastAsiaTheme="minorEastAsia" w:cstheme="minorHAnsi"/>
          <w:sz w:val="24"/>
          <w:szCs w:val="24"/>
        </w:rPr>
        <w:t xml:space="preserve">n </w:t>
      </w:r>
      <w:r>
        <w:rPr>
          <w:rFonts w:eastAsiaTheme="minorEastAsia" w:cstheme="minorHAnsi"/>
          <w:sz w:val="24"/>
          <w:szCs w:val="24"/>
        </w:rPr>
        <w:t xml:space="preserve">a </w:t>
      </w:r>
      <w:r w:rsidRPr="00FE3E1F">
        <w:rPr>
          <w:rFonts w:eastAsiaTheme="minorEastAsia" w:cstheme="minorHAnsi"/>
          <w:sz w:val="24"/>
          <w:szCs w:val="24"/>
        </w:rPr>
        <w:t>domain A</w:t>
      </w:r>
      <w:r>
        <w:rPr>
          <w:rFonts w:eastAsiaTheme="minorEastAsia" w:cstheme="minorHAnsi"/>
          <w:sz w:val="24"/>
          <w:szCs w:val="24"/>
        </w:rPr>
        <w:t>, t</w:t>
      </w:r>
      <w:r w:rsidR="00180C3D" w:rsidRPr="00FE3E1F">
        <w:rPr>
          <w:rFonts w:cstheme="minorHAnsi"/>
          <w:sz w:val="24"/>
          <w:szCs w:val="24"/>
        </w:rPr>
        <w:t>he spread</w:t>
      </w:r>
      <w:r w:rsidR="005430D5" w:rsidRPr="00FE3E1F">
        <w:rPr>
          <w:rFonts w:cstheme="minorHAnsi"/>
          <w:sz w:val="24"/>
          <w:szCs w:val="24"/>
        </w:rPr>
        <w:t xml:space="preserve"> </w:t>
      </w:r>
      <m:oMath>
        <m:r>
          <w:rPr>
            <w:rFonts w:ascii="Cambria Math" w:cstheme="minorHAnsi"/>
            <w:sz w:val="24"/>
            <w:szCs w:val="24"/>
          </w:rPr>
          <m:t>Δ</m:t>
        </m:r>
        <m:sSub>
          <m:sSubPr>
            <m:ctrlPr>
              <w:rPr>
                <w:rFonts w:ascii="Cambria Math" w:hAnsi="Cambria Math" w:cstheme="minorHAnsi"/>
                <w:i/>
                <w:sz w:val="24"/>
                <w:szCs w:val="24"/>
              </w:rPr>
            </m:ctrlPr>
          </m:sSubPr>
          <m:e>
            <m:r>
              <w:rPr>
                <w:rFonts w:ascii="Cambria Math" w:cstheme="minorHAnsi"/>
                <w:sz w:val="24"/>
                <w:szCs w:val="24"/>
              </w:rPr>
              <m:t>s</m:t>
            </m:r>
          </m:e>
          <m:sub>
            <m:r>
              <w:rPr>
                <w:rFonts w:ascii="Cambria Math" w:cstheme="minorHAnsi"/>
                <w:sz w:val="24"/>
                <w:szCs w:val="24"/>
              </w:rPr>
              <m:t>A,j</m:t>
            </m:r>
          </m:sub>
        </m:sSub>
      </m:oMath>
      <w:r w:rsidR="003A11D3" w:rsidRPr="00FE3E1F">
        <w:rPr>
          <w:rFonts w:eastAsiaTheme="minorEastAsia" w:cstheme="minorHAnsi"/>
          <w:sz w:val="24"/>
          <w:szCs w:val="24"/>
        </w:rPr>
        <w:t xml:space="preserve"> </w:t>
      </w:r>
      <w:r>
        <w:rPr>
          <w:rFonts w:eastAsiaTheme="minorEastAsia" w:cstheme="minorHAnsi"/>
          <w:sz w:val="24"/>
          <w:szCs w:val="24"/>
        </w:rPr>
        <w:t>as occurs to the water particles depicted in figure 1</w:t>
      </w:r>
      <w:r w:rsidR="00180C3D" w:rsidRPr="00FE3E1F">
        <w:rPr>
          <w:rFonts w:cstheme="minorHAnsi"/>
          <w:sz w:val="24"/>
          <w:szCs w:val="24"/>
        </w:rPr>
        <w:t xml:space="preserve"> </w:t>
      </w:r>
      <w:r>
        <w:rPr>
          <w:rFonts w:cstheme="minorHAnsi"/>
          <w:sz w:val="24"/>
          <w:szCs w:val="24"/>
        </w:rPr>
        <w:t>comes from</w:t>
      </w:r>
      <w:r w:rsidR="00180C3D" w:rsidRPr="00FE3E1F">
        <w:rPr>
          <w:rFonts w:cstheme="minorHAnsi"/>
          <w:sz w:val="24"/>
          <w:szCs w:val="24"/>
        </w:rPr>
        <w:t xml:space="preserve"> </w:t>
      </w:r>
      <w:r w:rsidR="005430D5" w:rsidRPr="00FE3E1F">
        <w:rPr>
          <w:rFonts w:cstheme="minorHAnsi"/>
          <w:sz w:val="24"/>
          <w:szCs w:val="24"/>
        </w:rPr>
        <w:t>the velocity difference inside and outside the conductivity zone integrated over the distance over which the velocity difference occurs, the so-called distorted distance</w:t>
      </w:r>
      <w:r w:rsidR="008C3ACF" w:rsidRPr="00081F1D">
        <w:rPr>
          <w:rFonts w:cstheme="minorHAnsi"/>
          <w:i/>
          <w:iCs/>
          <w:sz w:val="24"/>
          <w:szCs w:val="24"/>
        </w:rPr>
        <w:t xml:space="preserve"> </w:t>
      </w:r>
      <m:oMath>
        <m:sSub>
          <m:sSubPr>
            <m:ctrlPr>
              <w:rPr>
                <w:rFonts w:ascii="Cambria Math" w:hAnsi="Cambria Math" w:cstheme="minorHAnsi"/>
                <w:i/>
                <w:iCs/>
                <w:sz w:val="24"/>
                <w:szCs w:val="24"/>
              </w:rPr>
            </m:ctrlPr>
          </m:sSubPr>
          <m:e>
            <m:r>
              <m:rPr>
                <m:nor/>
              </m:rPr>
              <w:rPr>
                <w:rFonts w:ascii="Cambria Math" w:cstheme="minorHAnsi"/>
                <w:i/>
                <w:iCs/>
                <w:sz w:val="24"/>
                <w:szCs w:val="24"/>
              </w:rPr>
              <m:t>L</m:t>
            </m:r>
          </m:e>
          <m:sub>
            <m:r>
              <m:rPr>
                <m:nor/>
              </m:rPr>
              <w:rPr>
                <w:rFonts w:ascii="Cambria Math" w:cstheme="minorHAnsi"/>
                <w:i/>
                <w:iCs/>
                <w:sz w:val="24"/>
                <w:szCs w:val="24"/>
              </w:rPr>
              <m:t>dis,j</m:t>
            </m:r>
          </m:sub>
        </m:sSub>
      </m:oMath>
      <w:r w:rsidR="00E33831" w:rsidRPr="00FE3E1F">
        <w:rPr>
          <w:rFonts w:eastAsiaTheme="minorEastAsia" w:cstheme="minorHAnsi"/>
          <w:sz w:val="24"/>
          <w:szCs w:val="24"/>
        </w:rPr>
        <w:t xml:space="preserve"> </w:t>
      </w:r>
      <w:r>
        <w:rPr>
          <w:rFonts w:eastAsiaTheme="minorEastAsia" w:cstheme="minorHAnsi"/>
          <w:sz w:val="24"/>
          <w:szCs w:val="24"/>
        </w:rPr>
        <w:t xml:space="preserve"> (figure 1)</w:t>
      </w:r>
      <w:r w:rsidR="003A11D3" w:rsidRPr="00FE3E1F">
        <w:rPr>
          <w:rFonts w:eastAsiaTheme="minorEastAsia" w:cstheme="minorHAnsi"/>
          <w:sz w:val="24"/>
          <w:szCs w:val="24"/>
        </w:rPr>
        <w:t>,</w:t>
      </w:r>
      <w:r w:rsidR="008C3ACF" w:rsidRPr="00FE3E1F">
        <w:rPr>
          <w:rFonts w:eastAsiaTheme="minorEastAsia" w:cstheme="minorHAnsi"/>
          <w:sz w:val="24"/>
          <w:szCs w:val="24"/>
        </w:rPr>
        <w:t xml:space="preserve"> </w:t>
      </w:r>
      <w:r w:rsidR="003A11D3" w:rsidRPr="00FE3E1F">
        <w:rPr>
          <w:rFonts w:eastAsiaTheme="minorEastAsia" w:cstheme="minorHAnsi"/>
          <w:sz w:val="24"/>
          <w:szCs w:val="24"/>
        </w:rPr>
        <w:t xml:space="preserve">where </w:t>
      </w:r>
      <w:r w:rsidR="003A11D3" w:rsidRPr="00081F1D">
        <w:rPr>
          <w:rFonts w:eastAsiaTheme="minorEastAsia" w:cstheme="minorHAnsi"/>
          <w:i/>
          <w:iCs/>
          <w:sz w:val="24"/>
          <w:szCs w:val="24"/>
        </w:rPr>
        <w:t xml:space="preserve">j </w:t>
      </w:r>
      <w:r w:rsidR="003A11D3" w:rsidRPr="00FE3E1F">
        <w:rPr>
          <w:rFonts w:eastAsiaTheme="minorEastAsia" w:cstheme="minorHAnsi"/>
          <w:sz w:val="24"/>
          <w:szCs w:val="24"/>
        </w:rPr>
        <w:t xml:space="preserve">equals </w:t>
      </w:r>
      <w:r w:rsidR="003A11D3" w:rsidRPr="00081F1D">
        <w:rPr>
          <w:rFonts w:eastAsiaTheme="minorEastAsia" w:cstheme="minorHAnsi"/>
          <w:i/>
          <w:iCs/>
          <w:sz w:val="24"/>
          <w:szCs w:val="24"/>
        </w:rPr>
        <w:t xml:space="preserve">f </w:t>
      </w:r>
      <w:r w:rsidR="003A11D3" w:rsidRPr="00FE3E1F">
        <w:rPr>
          <w:rFonts w:eastAsiaTheme="minorEastAsia" w:cstheme="minorHAnsi"/>
          <w:sz w:val="24"/>
          <w:szCs w:val="24"/>
        </w:rPr>
        <w:t xml:space="preserve">for the front and </w:t>
      </w:r>
      <w:r w:rsidR="003A11D3" w:rsidRPr="00081F1D">
        <w:rPr>
          <w:rFonts w:eastAsiaTheme="minorEastAsia" w:cstheme="minorHAnsi"/>
          <w:i/>
          <w:iCs/>
          <w:sz w:val="24"/>
          <w:szCs w:val="24"/>
        </w:rPr>
        <w:t>t</w:t>
      </w:r>
      <w:r w:rsidR="003A11D3" w:rsidRPr="00FE3E1F">
        <w:rPr>
          <w:rFonts w:eastAsiaTheme="minorEastAsia" w:cstheme="minorHAnsi"/>
          <w:sz w:val="24"/>
          <w:szCs w:val="24"/>
        </w:rPr>
        <w:t xml:space="preserve"> for the tail of the plume</w:t>
      </w:r>
      <w:r w:rsidR="003A11D3" w:rsidRPr="00FE3E1F">
        <w:rPr>
          <w:rFonts w:eastAsia="Times New Roman" w:cstheme="minorHAnsi"/>
          <w:bCs/>
          <w:sz w:val="24"/>
          <w:szCs w:val="24"/>
        </w:rPr>
        <w:t>.</w:t>
      </w:r>
      <w:r w:rsidR="008F1559" w:rsidRPr="00FE3E1F">
        <w:rPr>
          <w:rFonts w:eastAsia="Times New Roman" w:cstheme="minorHAnsi"/>
          <w:bCs/>
          <w:sz w:val="24"/>
          <w:szCs w:val="24"/>
        </w:rPr>
        <w:t xml:space="preserve"> </w:t>
      </w:r>
      <w:r w:rsidR="005430D5" w:rsidRPr="00FE3E1F">
        <w:rPr>
          <w:rFonts w:eastAsiaTheme="minorEastAsia" w:cstheme="minorHAnsi"/>
          <w:sz w:val="24"/>
          <w:szCs w:val="24"/>
        </w:rPr>
        <w:t xml:space="preserve">Using </w:t>
      </w:r>
      <w:r w:rsidR="00180C3D" w:rsidRPr="00FE3E1F">
        <w:rPr>
          <w:rFonts w:cstheme="minorHAnsi"/>
          <w:sz w:val="24"/>
          <w:szCs w:val="24"/>
        </w:rPr>
        <w:t>Darcy</w:t>
      </w:r>
      <w:r w:rsidR="005430D5" w:rsidRPr="00FE3E1F">
        <w:rPr>
          <w:rFonts w:cstheme="minorHAnsi"/>
          <w:sz w:val="24"/>
          <w:szCs w:val="24"/>
        </w:rPr>
        <w:t xml:space="preserve">’s </w:t>
      </w:r>
      <w:proofErr w:type="gramStart"/>
      <w:r w:rsidR="005430D5" w:rsidRPr="00FE3E1F">
        <w:rPr>
          <w:rFonts w:cstheme="minorHAnsi"/>
          <w:sz w:val="24"/>
          <w:szCs w:val="24"/>
        </w:rPr>
        <w:t>law</w:t>
      </w:r>
      <w:proofErr w:type="gramEnd"/>
      <w:r w:rsidR="00180C3D" w:rsidRPr="00FE3E1F">
        <w:rPr>
          <w:rFonts w:cstheme="minorHAnsi"/>
          <w:sz w:val="24"/>
          <w:szCs w:val="24"/>
        </w:rPr>
        <w:t xml:space="preserve"> </w:t>
      </w:r>
      <w:r w:rsidR="005430D5" w:rsidRPr="00FE3E1F">
        <w:rPr>
          <w:rFonts w:cstheme="minorHAnsi"/>
          <w:sz w:val="24"/>
          <w:szCs w:val="24"/>
        </w:rPr>
        <w:t>the equation for the spread becomes (</w:t>
      </w:r>
      <w:r w:rsidR="00180C3D" w:rsidRPr="00FE3E1F">
        <w:rPr>
          <w:rFonts w:cstheme="minorHAnsi"/>
          <w:sz w:val="24"/>
          <w:szCs w:val="24"/>
        </w:rPr>
        <w:t>D</w:t>
      </w:r>
      <w:r w:rsidR="005430D5" w:rsidRPr="00FE3E1F">
        <w:rPr>
          <w:rFonts w:cstheme="minorHAnsi"/>
          <w:sz w:val="24"/>
          <w:szCs w:val="24"/>
        </w:rPr>
        <w:t xml:space="preserve">e </w:t>
      </w:r>
      <w:r w:rsidR="00180C3D" w:rsidRPr="00FE3E1F">
        <w:rPr>
          <w:rFonts w:cstheme="minorHAnsi"/>
          <w:sz w:val="24"/>
          <w:szCs w:val="24"/>
        </w:rPr>
        <w:t>L</w:t>
      </w:r>
      <w:r w:rsidR="005430D5" w:rsidRPr="00FE3E1F">
        <w:rPr>
          <w:rFonts w:cstheme="minorHAnsi"/>
          <w:sz w:val="24"/>
          <w:szCs w:val="24"/>
        </w:rPr>
        <w:t xml:space="preserve">ange, </w:t>
      </w:r>
      <w:r w:rsidR="00180C3D" w:rsidRPr="00FE3E1F">
        <w:rPr>
          <w:rFonts w:cstheme="minorHAnsi"/>
          <w:sz w:val="24"/>
          <w:szCs w:val="24"/>
        </w:rPr>
        <w:t>2020</w:t>
      </w:r>
      <w:r w:rsidR="005430D5" w:rsidRPr="00FE3E1F">
        <w:rPr>
          <w:rFonts w:cstheme="minorHAnsi"/>
          <w:sz w:val="24"/>
          <w:szCs w:val="24"/>
        </w:rPr>
        <w:t>):</w:t>
      </w:r>
    </w:p>
    <w:p w14:paraId="0E68AF97" w14:textId="77777777" w:rsidR="00180C3D" w:rsidRPr="00FE3E1F" w:rsidRDefault="00180C3D" w:rsidP="00180C3D">
      <w:pPr>
        <w:rPr>
          <w:rFonts w:cstheme="minorHAnsi"/>
          <w:sz w:val="24"/>
          <w:szCs w:val="24"/>
        </w:rPr>
      </w:pPr>
    </w:p>
    <w:p w14:paraId="683D60CD" w14:textId="531F697E" w:rsidR="00180C3D" w:rsidRPr="00592959" w:rsidRDefault="00180C3D" w:rsidP="00180C3D">
      <w:pPr>
        <w:ind w:firstLine="708"/>
        <w:rPr>
          <w:rFonts w:cstheme="minorHAnsi"/>
          <w:sz w:val="24"/>
          <w:szCs w:val="24"/>
          <w:lang w:val="fr-FR"/>
        </w:rPr>
      </w:pPr>
      <m:oMath>
        <m:r>
          <w:rPr>
            <w:rFonts w:ascii="Cambria Math" w:cstheme="minorHAnsi"/>
            <w:sz w:val="24"/>
            <w:szCs w:val="24"/>
          </w:rPr>
          <m:t>Δ</m:t>
        </m:r>
        <m:sSub>
          <m:sSubPr>
            <m:ctrlPr>
              <w:rPr>
                <w:rFonts w:ascii="Cambria Math" w:hAnsi="Cambria Math" w:cstheme="minorHAnsi"/>
                <w:i/>
                <w:sz w:val="24"/>
                <w:szCs w:val="24"/>
              </w:rPr>
            </m:ctrlPr>
          </m:sSubPr>
          <m:e>
            <m:r>
              <w:rPr>
                <w:rFonts w:ascii="Cambria Math" w:cstheme="minorHAnsi"/>
                <w:sz w:val="24"/>
                <w:szCs w:val="24"/>
              </w:rPr>
              <m:t>s</m:t>
            </m:r>
          </m:e>
          <m:sub>
            <m:r>
              <w:rPr>
                <w:rFonts w:ascii="Cambria Math" w:cstheme="minorHAnsi"/>
                <w:sz w:val="24"/>
                <w:szCs w:val="24"/>
              </w:rPr>
              <m:t>A</m:t>
            </m:r>
            <m:r>
              <w:rPr>
                <w:rFonts w:ascii="Cambria Math" w:cstheme="minorHAnsi"/>
                <w:sz w:val="24"/>
                <w:szCs w:val="24"/>
                <w:lang w:val="fr-FR"/>
              </w:rPr>
              <m:t>,</m:t>
            </m:r>
            <m:r>
              <w:rPr>
                <w:rFonts w:ascii="Cambria Math" w:cstheme="minorHAnsi"/>
                <w:sz w:val="24"/>
                <w:szCs w:val="24"/>
              </w:rPr>
              <m:t>j</m:t>
            </m:r>
          </m:sub>
        </m:sSub>
        <m:r>
          <w:rPr>
            <w:rFonts w:ascii="Cambria Math" w:cstheme="minorHAnsi"/>
            <w:sz w:val="24"/>
            <w:szCs w:val="24"/>
            <w:lang w:val="fr-FR"/>
          </w:rPr>
          <m:t xml:space="preserve"> = </m:t>
        </m:r>
        <m:d>
          <m:dPr>
            <m:ctrlPr>
              <w:rPr>
                <w:rFonts w:ascii="Cambria Math" w:hAnsi="Cambria Math" w:cstheme="minorHAnsi"/>
                <w:i/>
                <w:sz w:val="24"/>
                <w:szCs w:val="24"/>
              </w:rPr>
            </m:ctrlPr>
          </m:dPr>
          <m:e>
            <m:r>
              <w:rPr>
                <w:rFonts w:ascii="Cambria Math" w:cstheme="minorHAnsi"/>
                <w:sz w:val="24"/>
                <w:szCs w:val="24"/>
                <w:lang w:val="fr-FR"/>
              </w:rPr>
              <m:t xml:space="preserve"> 1 </m:t>
            </m:r>
            <m:r>
              <w:rPr>
                <w:rFonts w:ascii="Cambria Math" w:cstheme="minorHAnsi"/>
                <w:sz w:val="24"/>
                <w:szCs w:val="24"/>
                <w:lang w:val="fr-FR"/>
              </w:rPr>
              <m:t>–</m:t>
            </m:r>
            <m:f>
              <m:fPr>
                <m:ctrlPr>
                  <w:rPr>
                    <w:rFonts w:ascii="Cambria Math" w:hAnsi="Cambria Math" w:cstheme="minorHAnsi"/>
                    <w:i/>
                    <w:sz w:val="24"/>
                    <w:szCs w:val="24"/>
                  </w:rPr>
                </m:ctrlPr>
              </m:fPr>
              <m:num>
                <m:r>
                  <w:rPr>
                    <w:rFonts w:ascii="Cambria Math" w:cstheme="minorHAnsi"/>
                    <w:sz w:val="24"/>
                    <w:szCs w:val="24"/>
                    <w:lang w:val="fr-FR"/>
                  </w:rPr>
                  <m:t> </m:t>
                </m:r>
                <m:sSub>
                  <m:sSubPr>
                    <m:ctrlPr>
                      <w:rPr>
                        <w:rFonts w:ascii="Cambria Math" w:hAnsi="Cambria Math" w:cstheme="minorHAnsi"/>
                        <w:i/>
                        <w:sz w:val="24"/>
                        <w:szCs w:val="24"/>
                      </w:rPr>
                    </m:ctrlPr>
                  </m:sSubPr>
                  <m:e>
                    <m:r>
                      <w:rPr>
                        <w:rFonts w:ascii="Cambria Math" w:cstheme="minorHAnsi"/>
                        <w:sz w:val="24"/>
                        <w:szCs w:val="24"/>
                      </w:rPr>
                      <m:t>κ</m:t>
                    </m:r>
                  </m:e>
                  <m:sub>
                    <m:r>
                      <w:rPr>
                        <w:rFonts w:ascii="Cambria Math" w:cstheme="minorHAnsi"/>
                        <w:sz w:val="24"/>
                        <w:szCs w:val="24"/>
                      </w:rPr>
                      <m:t>j</m:t>
                    </m:r>
                  </m:sub>
                </m:sSub>
              </m:num>
              <m:den>
                <m:sSub>
                  <m:sSubPr>
                    <m:ctrlPr>
                      <w:rPr>
                        <w:rFonts w:ascii="Cambria Math" w:hAnsi="Cambria Math" w:cstheme="minorHAnsi"/>
                        <w:i/>
                        <w:sz w:val="24"/>
                        <w:szCs w:val="24"/>
                      </w:rPr>
                    </m:ctrlPr>
                  </m:sSubPr>
                  <m:e>
                    <m:r>
                      <w:rPr>
                        <w:rFonts w:ascii="Cambria Math" w:cstheme="minorHAnsi"/>
                        <w:sz w:val="24"/>
                        <w:szCs w:val="24"/>
                      </w:rPr>
                      <m:t>η</m:t>
                    </m:r>
                  </m:e>
                  <m:sub>
                    <m:r>
                      <w:rPr>
                        <w:rFonts w:ascii="Cambria Math" w:cstheme="minorHAnsi"/>
                        <w:sz w:val="24"/>
                        <w:szCs w:val="24"/>
                      </w:rPr>
                      <m:t>j</m:t>
                    </m:r>
                  </m:sub>
                </m:sSub>
              </m:den>
            </m:f>
          </m:e>
        </m:d>
        <m:r>
          <m:rPr>
            <m:nor/>
          </m:rPr>
          <w:rPr>
            <w:rFonts w:ascii="Cambria Math" w:cstheme="minorHAnsi"/>
            <w:sz w:val="24"/>
            <w:szCs w:val="24"/>
            <w:lang w:val="fr-FR"/>
          </w:rPr>
          <m:t xml:space="preserve"> </m:t>
        </m:r>
        <m:sSub>
          <m:sSubPr>
            <m:ctrlPr>
              <w:rPr>
                <w:rFonts w:ascii="Cambria Math" w:hAnsi="Cambria Math" w:cstheme="minorHAnsi"/>
                <w:sz w:val="24"/>
                <w:szCs w:val="24"/>
              </w:rPr>
            </m:ctrlPr>
          </m:sSubPr>
          <m:e>
            <w:proofErr w:type="spellStart"/>
            <m:r>
              <m:rPr>
                <m:nor/>
              </m:rPr>
              <w:rPr>
                <w:rFonts w:ascii="Cambria Math" w:cstheme="minorHAnsi"/>
                <w:sz w:val="24"/>
                <w:szCs w:val="24"/>
                <w:lang w:val="fr-FR"/>
              </w:rPr>
              <m:t>L</m:t>
            </m:r>
            <w:proofErr w:type="spellEnd"/>
          </m:e>
          <m:sub>
            <w:proofErr w:type="spellStart"/>
            <m:r>
              <m:rPr>
                <m:nor/>
              </m:rPr>
              <w:rPr>
                <w:rFonts w:ascii="Cambria Math" w:cstheme="minorHAnsi"/>
                <w:sz w:val="24"/>
                <w:szCs w:val="24"/>
                <w:lang w:val="fr-FR"/>
              </w:rPr>
              <m:t>dis,j</m:t>
            </m:r>
            <w:proofErr w:type="spellEnd"/>
          </m:sub>
        </m:sSub>
      </m:oMath>
      <w:r w:rsidRPr="00592959">
        <w:rPr>
          <w:rFonts w:cstheme="minorHAnsi"/>
          <w:sz w:val="24"/>
          <w:szCs w:val="24"/>
          <w:lang w:val="fr-FR"/>
        </w:rPr>
        <w:tab/>
      </w:r>
      <w:r w:rsidRPr="00592959">
        <w:rPr>
          <w:rFonts w:cstheme="minorHAnsi"/>
          <w:sz w:val="24"/>
          <w:szCs w:val="24"/>
          <w:lang w:val="fr-FR"/>
        </w:rPr>
        <w:tab/>
      </w:r>
      <w:r w:rsidRPr="00592959">
        <w:rPr>
          <w:rFonts w:cstheme="minorHAnsi"/>
          <w:sz w:val="24"/>
          <w:szCs w:val="24"/>
          <w:lang w:val="fr-FR"/>
        </w:rPr>
        <w:tab/>
      </w:r>
      <w:r w:rsidRPr="00592959">
        <w:rPr>
          <w:rFonts w:cstheme="minorHAnsi"/>
          <w:sz w:val="24"/>
          <w:szCs w:val="24"/>
          <w:lang w:val="fr-FR"/>
        </w:rPr>
        <w:tab/>
      </w:r>
      <w:r w:rsidRPr="00592959">
        <w:rPr>
          <w:rFonts w:cstheme="minorHAnsi"/>
          <w:sz w:val="24"/>
          <w:szCs w:val="24"/>
          <w:lang w:val="fr-FR"/>
        </w:rPr>
        <w:tab/>
        <w:t>(</w:t>
      </w:r>
      <w:r w:rsidR="003A11D3" w:rsidRPr="00592959">
        <w:rPr>
          <w:rFonts w:cstheme="minorHAnsi"/>
          <w:sz w:val="24"/>
          <w:szCs w:val="24"/>
          <w:lang w:val="fr-FR"/>
        </w:rPr>
        <w:t>1</w:t>
      </w:r>
      <w:r w:rsidRPr="00592959">
        <w:rPr>
          <w:rFonts w:cstheme="minorHAnsi"/>
          <w:sz w:val="24"/>
          <w:szCs w:val="24"/>
          <w:lang w:val="fr-FR"/>
        </w:rPr>
        <w:t>)</w:t>
      </w:r>
      <w:r w:rsidRPr="00592959">
        <w:rPr>
          <w:rFonts w:cstheme="minorHAnsi"/>
          <w:sz w:val="24"/>
          <w:szCs w:val="24"/>
          <w:lang w:val="fr-FR"/>
        </w:rPr>
        <w:tab/>
      </w:r>
    </w:p>
    <w:p w14:paraId="2008F063" w14:textId="49550345" w:rsidR="005430D5" w:rsidRPr="00592959" w:rsidRDefault="005430D5" w:rsidP="005430D5">
      <w:pPr>
        <w:rPr>
          <w:rFonts w:cstheme="minorHAnsi"/>
          <w:sz w:val="24"/>
          <w:szCs w:val="24"/>
          <w:lang w:val="fr-FR"/>
        </w:rPr>
      </w:pPr>
    </w:p>
    <w:p w14:paraId="75EF1541" w14:textId="10E328A8" w:rsidR="005430D5" w:rsidRPr="00FE3E1F" w:rsidRDefault="003A11D3" w:rsidP="005430D5">
      <w:pPr>
        <w:rPr>
          <w:rFonts w:cstheme="minorHAnsi"/>
          <w:sz w:val="24"/>
          <w:szCs w:val="24"/>
        </w:rPr>
      </w:pPr>
      <w:r w:rsidRPr="00FE3E1F">
        <w:rPr>
          <w:rFonts w:cstheme="minorHAnsi"/>
          <w:sz w:val="24"/>
          <w:szCs w:val="24"/>
        </w:rPr>
        <w:t xml:space="preserve">Where </w:t>
      </w:r>
      <w:proofErr w:type="spellStart"/>
      <w:r w:rsidRPr="00081F1D">
        <w:rPr>
          <w:rFonts w:cstheme="minorHAnsi"/>
          <w:i/>
          <w:iCs/>
          <w:sz w:val="24"/>
          <w:szCs w:val="24"/>
        </w:rPr>
        <w:t>κ</w:t>
      </w:r>
      <w:r w:rsidR="00081F1D" w:rsidRPr="00081F1D">
        <w:rPr>
          <w:rFonts w:cstheme="minorHAnsi"/>
          <w:i/>
          <w:iCs/>
          <w:sz w:val="24"/>
          <w:szCs w:val="24"/>
          <w:vertAlign w:val="subscript"/>
        </w:rPr>
        <w:t>j</w:t>
      </w:r>
      <w:proofErr w:type="spellEnd"/>
      <w:r w:rsidRPr="00081F1D">
        <w:rPr>
          <w:rFonts w:cstheme="minorHAnsi"/>
          <w:i/>
          <w:iCs/>
          <w:sz w:val="24"/>
          <w:szCs w:val="24"/>
        </w:rPr>
        <w:t>=k</w:t>
      </w:r>
      <w:r w:rsidRPr="00081F1D">
        <w:rPr>
          <w:rFonts w:cstheme="minorHAnsi"/>
          <w:i/>
          <w:iCs/>
          <w:sz w:val="24"/>
          <w:szCs w:val="24"/>
          <w:vertAlign w:val="subscript"/>
        </w:rPr>
        <w:t>a</w:t>
      </w:r>
      <w:r w:rsidRPr="00081F1D">
        <w:rPr>
          <w:rFonts w:cstheme="minorHAnsi"/>
          <w:i/>
          <w:iCs/>
          <w:sz w:val="24"/>
          <w:szCs w:val="24"/>
        </w:rPr>
        <w:t>/k</w:t>
      </w:r>
      <w:r w:rsidRPr="00081F1D">
        <w:rPr>
          <w:rFonts w:cstheme="minorHAnsi"/>
          <w:i/>
          <w:iCs/>
          <w:sz w:val="24"/>
          <w:szCs w:val="24"/>
          <w:vertAlign w:val="subscript"/>
        </w:rPr>
        <w:t>c</w:t>
      </w:r>
      <w:r w:rsidRPr="00FE3E1F">
        <w:rPr>
          <w:rFonts w:cstheme="minorHAnsi"/>
          <w:sz w:val="24"/>
          <w:szCs w:val="24"/>
        </w:rPr>
        <w:t xml:space="preserve"> [-] is de </w:t>
      </w:r>
      <w:r w:rsidRPr="00AA2AE2">
        <w:rPr>
          <w:rFonts w:cstheme="minorHAnsi"/>
          <w:sz w:val="24"/>
          <w:szCs w:val="24"/>
        </w:rPr>
        <w:t>conductivity</w:t>
      </w:r>
      <w:r w:rsidR="000D1F6F" w:rsidRPr="00AA2AE2">
        <w:rPr>
          <w:rFonts w:cstheme="minorHAnsi"/>
          <w:sz w:val="24"/>
          <w:szCs w:val="24"/>
        </w:rPr>
        <w:t xml:space="preserve"> contrast </w:t>
      </w:r>
      <w:r w:rsidRPr="00FE3E1F">
        <w:rPr>
          <w:rFonts w:cstheme="minorHAnsi"/>
          <w:sz w:val="24"/>
          <w:szCs w:val="24"/>
        </w:rPr>
        <w:t xml:space="preserve">and </w:t>
      </w:r>
      <w:proofErr w:type="spellStart"/>
      <w:r w:rsidRPr="00081F1D">
        <w:rPr>
          <w:rFonts w:cstheme="minorHAnsi"/>
          <w:i/>
          <w:iCs/>
          <w:sz w:val="24"/>
          <w:szCs w:val="24"/>
        </w:rPr>
        <w:t>η</w:t>
      </w:r>
      <w:r w:rsidR="00081F1D" w:rsidRPr="00081F1D">
        <w:rPr>
          <w:rFonts w:cstheme="minorHAnsi"/>
          <w:i/>
          <w:iCs/>
          <w:sz w:val="24"/>
          <w:szCs w:val="24"/>
          <w:vertAlign w:val="subscript"/>
        </w:rPr>
        <w:t>j</w:t>
      </w:r>
      <w:proofErr w:type="spellEnd"/>
      <w:r w:rsidRPr="00081F1D">
        <w:rPr>
          <w:rFonts w:cstheme="minorHAnsi"/>
          <w:i/>
          <w:iCs/>
          <w:sz w:val="24"/>
          <w:szCs w:val="24"/>
        </w:rPr>
        <w:t>=</w:t>
      </w:r>
      <w:proofErr w:type="spellStart"/>
      <w:r w:rsidRPr="00081F1D">
        <w:rPr>
          <w:rFonts w:cstheme="minorHAnsi"/>
          <w:i/>
          <w:iCs/>
          <w:sz w:val="24"/>
          <w:szCs w:val="24"/>
        </w:rPr>
        <w:t>n</w:t>
      </w:r>
      <w:r w:rsidRPr="00081F1D">
        <w:rPr>
          <w:rFonts w:cstheme="minorHAnsi"/>
          <w:i/>
          <w:iCs/>
          <w:sz w:val="24"/>
          <w:szCs w:val="24"/>
          <w:vertAlign w:val="subscript"/>
        </w:rPr>
        <w:t>a</w:t>
      </w:r>
      <w:proofErr w:type="spellEnd"/>
      <w:r w:rsidRPr="00081F1D">
        <w:rPr>
          <w:rFonts w:cstheme="minorHAnsi"/>
          <w:i/>
          <w:iCs/>
          <w:sz w:val="24"/>
          <w:szCs w:val="24"/>
        </w:rPr>
        <w:t>/</w:t>
      </w:r>
      <w:proofErr w:type="spellStart"/>
      <w:r w:rsidRPr="00081F1D">
        <w:rPr>
          <w:rFonts w:cstheme="minorHAnsi"/>
          <w:i/>
          <w:iCs/>
          <w:sz w:val="24"/>
          <w:szCs w:val="24"/>
        </w:rPr>
        <w:t>n</w:t>
      </w:r>
      <w:r w:rsidRPr="00081F1D">
        <w:rPr>
          <w:rFonts w:cstheme="minorHAnsi"/>
          <w:i/>
          <w:iCs/>
          <w:sz w:val="24"/>
          <w:szCs w:val="24"/>
          <w:vertAlign w:val="subscript"/>
        </w:rPr>
        <w:t>c</w:t>
      </w:r>
      <w:proofErr w:type="spellEnd"/>
      <w:r w:rsidRPr="00FE3E1F">
        <w:rPr>
          <w:rFonts w:cstheme="minorHAnsi"/>
          <w:sz w:val="24"/>
          <w:szCs w:val="24"/>
        </w:rPr>
        <w:t xml:space="preserve"> [-] is the porosity ratio </w:t>
      </w:r>
      <w:r w:rsidR="00AA2AE2">
        <w:rPr>
          <w:rFonts w:cstheme="minorHAnsi"/>
          <w:sz w:val="24"/>
          <w:szCs w:val="24"/>
        </w:rPr>
        <w:t>and</w:t>
      </w:r>
      <w:r w:rsidRPr="00FE3E1F">
        <w:rPr>
          <w:rFonts w:cstheme="minorHAnsi"/>
          <w:sz w:val="24"/>
          <w:szCs w:val="24"/>
        </w:rPr>
        <w:t xml:space="preserve"> index </w:t>
      </w:r>
      <w:r w:rsidRPr="00081F1D">
        <w:rPr>
          <w:rFonts w:cstheme="minorHAnsi"/>
          <w:i/>
          <w:iCs/>
          <w:sz w:val="24"/>
          <w:szCs w:val="24"/>
        </w:rPr>
        <w:t>a</w:t>
      </w:r>
      <w:r w:rsidRPr="00FE3E1F">
        <w:rPr>
          <w:rFonts w:cstheme="minorHAnsi"/>
          <w:sz w:val="24"/>
          <w:szCs w:val="24"/>
        </w:rPr>
        <w:t xml:space="preserve"> indicates aquifer and index </w:t>
      </w:r>
      <w:r w:rsidRPr="00081F1D">
        <w:rPr>
          <w:rFonts w:cstheme="minorHAnsi"/>
          <w:i/>
          <w:iCs/>
          <w:sz w:val="24"/>
          <w:szCs w:val="24"/>
        </w:rPr>
        <w:t>c</w:t>
      </w:r>
      <w:r w:rsidRPr="00FE3E1F">
        <w:rPr>
          <w:rFonts w:cstheme="minorHAnsi"/>
          <w:sz w:val="24"/>
          <w:szCs w:val="24"/>
        </w:rPr>
        <w:t xml:space="preserve"> indicates the conductivity zone.</w:t>
      </w:r>
      <w:r w:rsidR="005745D1">
        <w:rPr>
          <w:rFonts w:cstheme="minorHAnsi"/>
          <w:sz w:val="24"/>
          <w:szCs w:val="24"/>
        </w:rPr>
        <w:t xml:space="preserve"> </w:t>
      </w:r>
      <w:r w:rsidR="005745D1" w:rsidRPr="00FE3E1F">
        <w:rPr>
          <w:rFonts w:cstheme="minorHAnsi"/>
          <w:sz w:val="24"/>
          <w:szCs w:val="24"/>
        </w:rPr>
        <w:t xml:space="preserve">In the comparison with field experiments in (De Lange 2022), </w:t>
      </w:r>
      <w:r w:rsidR="00AA2AE2">
        <w:rPr>
          <w:rFonts w:cstheme="minorHAnsi"/>
          <w:sz w:val="24"/>
          <w:szCs w:val="24"/>
        </w:rPr>
        <w:t xml:space="preserve">the spread </w:t>
      </w:r>
      <w:r w:rsidR="005745D1" w:rsidRPr="00FE3E1F">
        <w:rPr>
          <w:rFonts w:cstheme="minorHAnsi"/>
          <w:sz w:val="24"/>
          <w:szCs w:val="24"/>
        </w:rPr>
        <w:t>has been used</w:t>
      </w:r>
      <w:r w:rsidR="004337AD">
        <w:rPr>
          <w:rFonts w:cstheme="minorHAnsi"/>
          <w:sz w:val="24"/>
          <w:szCs w:val="24"/>
        </w:rPr>
        <w:t xml:space="preserve"> </w:t>
      </w:r>
      <w:r w:rsidR="00AA2AE2">
        <w:rPr>
          <w:rFonts w:cstheme="minorHAnsi"/>
          <w:sz w:val="24"/>
          <w:szCs w:val="24"/>
        </w:rPr>
        <w:t>as</w:t>
      </w:r>
      <w:r w:rsidR="004337AD">
        <w:rPr>
          <w:rFonts w:cstheme="minorHAnsi"/>
          <w:sz w:val="24"/>
          <w:szCs w:val="24"/>
        </w:rPr>
        <w:t xml:space="preserve"> the standard deviation of the concentration distribution</w:t>
      </w:r>
      <w:r w:rsidR="00AA2AE2">
        <w:rPr>
          <w:rFonts w:cstheme="minorHAnsi"/>
          <w:sz w:val="24"/>
          <w:szCs w:val="24"/>
        </w:rPr>
        <w:t xml:space="preserve"> in</w:t>
      </w:r>
      <w:r w:rsidR="004337AD" w:rsidRPr="00FE3E1F">
        <w:rPr>
          <w:rFonts w:cstheme="minorHAnsi"/>
          <w:sz w:val="24"/>
          <w:szCs w:val="24"/>
        </w:rPr>
        <w:t xml:space="preserve"> the well-known equation </w:t>
      </w:r>
      <w:r w:rsidR="004337AD">
        <w:rPr>
          <w:rFonts w:cstheme="minorHAnsi"/>
          <w:sz w:val="24"/>
          <w:szCs w:val="24"/>
        </w:rPr>
        <w:t>(</w:t>
      </w:r>
      <w:r w:rsidR="00BC5162" w:rsidRPr="00BC5162">
        <w:rPr>
          <w:rFonts w:cstheme="minorHAnsi"/>
          <w:sz w:val="24"/>
          <w:szCs w:val="24"/>
          <w:highlight w:val="yellow"/>
        </w:rPr>
        <w:t>Adams and Gelhar</w:t>
      </w:r>
      <w:r w:rsidR="00BC5162">
        <w:rPr>
          <w:rFonts w:cstheme="minorHAnsi"/>
          <w:sz w:val="24"/>
          <w:szCs w:val="24"/>
          <w:highlight w:val="yellow"/>
        </w:rPr>
        <w:t>, 19</w:t>
      </w:r>
      <w:r w:rsidR="00BC5162" w:rsidRPr="00BC5162">
        <w:rPr>
          <w:rFonts w:cstheme="minorHAnsi"/>
          <w:sz w:val="24"/>
          <w:szCs w:val="24"/>
          <w:highlight w:val="yellow"/>
        </w:rPr>
        <w:t>92,(10)</w:t>
      </w:r>
      <w:r w:rsidR="004337AD">
        <w:rPr>
          <w:rFonts w:cstheme="minorHAnsi"/>
          <w:sz w:val="24"/>
          <w:szCs w:val="24"/>
        </w:rPr>
        <w:t xml:space="preserve">) </w:t>
      </w:r>
      <w:r w:rsidR="00AA2AE2" w:rsidRPr="00FE3E1F">
        <w:rPr>
          <w:rFonts w:cstheme="minorHAnsi"/>
          <w:sz w:val="24"/>
          <w:szCs w:val="24"/>
        </w:rPr>
        <w:t xml:space="preserve"> </w:t>
      </w:r>
      <w:r w:rsidR="00AA2AE2">
        <w:rPr>
          <w:rFonts w:cstheme="minorHAnsi"/>
          <w:sz w:val="24"/>
          <w:szCs w:val="24"/>
        </w:rPr>
        <w:t>relating the dispersivity</w:t>
      </w:r>
      <w:r w:rsidR="00AA2AE2" w:rsidRPr="00FE3E1F">
        <w:rPr>
          <w:rFonts w:cstheme="minorHAnsi"/>
          <w:sz w:val="24"/>
          <w:szCs w:val="24"/>
        </w:rPr>
        <w:t xml:space="preserve"> </w:t>
      </w:r>
      <w:r w:rsidR="00AA2AE2">
        <w:rPr>
          <w:rFonts w:cstheme="minorHAnsi"/>
          <w:sz w:val="24"/>
          <w:szCs w:val="24"/>
        </w:rPr>
        <w:t>to</w:t>
      </w:r>
      <w:r w:rsidR="005745D1" w:rsidRPr="00FE3E1F">
        <w:rPr>
          <w:rFonts w:cstheme="minorHAnsi"/>
          <w:sz w:val="24"/>
          <w:szCs w:val="24"/>
        </w:rPr>
        <w:t xml:space="preserve"> the variance of the </w:t>
      </w:r>
      <w:r w:rsidR="00AA2AE2">
        <w:rPr>
          <w:rFonts w:cstheme="minorHAnsi"/>
          <w:sz w:val="24"/>
          <w:szCs w:val="24"/>
        </w:rPr>
        <w:t>observed distribution</w:t>
      </w:r>
      <w:r w:rsidR="005745D1" w:rsidRPr="00FE3E1F">
        <w:rPr>
          <w:rFonts w:cstheme="minorHAnsi"/>
          <w:sz w:val="24"/>
          <w:szCs w:val="24"/>
        </w:rPr>
        <w:t xml:space="preserve"> </w:t>
      </w:r>
      <w:r w:rsidR="00AA2AE2">
        <w:rPr>
          <w:rFonts w:cstheme="minorHAnsi"/>
          <w:sz w:val="24"/>
          <w:szCs w:val="24"/>
        </w:rPr>
        <w:t>divided by</w:t>
      </w:r>
      <w:r w:rsidR="00BC5162">
        <w:rPr>
          <w:rFonts w:cstheme="minorHAnsi"/>
          <w:sz w:val="24"/>
          <w:szCs w:val="24"/>
        </w:rPr>
        <w:t xml:space="preserve"> twice the </w:t>
      </w:r>
      <w:r w:rsidR="005745D1" w:rsidRPr="00FE3E1F">
        <w:rPr>
          <w:rFonts w:cstheme="minorHAnsi"/>
          <w:sz w:val="24"/>
          <w:szCs w:val="24"/>
        </w:rPr>
        <w:t>traveled length.</w:t>
      </w:r>
      <w:r w:rsidRPr="00FE3E1F">
        <w:rPr>
          <w:rFonts w:cstheme="minorHAnsi"/>
          <w:sz w:val="24"/>
          <w:szCs w:val="24"/>
        </w:rPr>
        <w:t xml:space="preserve"> </w:t>
      </w:r>
      <w:r w:rsidR="005430D5" w:rsidRPr="00FE3E1F">
        <w:rPr>
          <w:rFonts w:cstheme="minorHAnsi"/>
          <w:sz w:val="24"/>
          <w:szCs w:val="24"/>
        </w:rPr>
        <w:t>The equation for the affected thickness</w:t>
      </w:r>
      <w:r w:rsidR="00C41E5E" w:rsidRPr="00FE3E1F">
        <w:rPr>
          <w:rFonts w:cstheme="minorHAnsi"/>
          <w:sz w:val="24"/>
          <w:szCs w:val="24"/>
        </w:rPr>
        <w:t xml:space="preserve"> or the wake</w:t>
      </w:r>
      <w:r w:rsidR="005430D5" w:rsidRPr="00FE3E1F">
        <w:rPr>
          <w:rFonts w:cstheme="minorHAnsi"/>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cs="Times New Roman"/>
                    <w:sz w:val="24"/>
                    <w:szCs w:val="24"/>
                  </w:rPr>
                  <m:t>W</m:t>
                </m:r>
              </m:e>
              <m:sub>
                <m:r>
                  <w:rPr>
                    <w:rFonts w:ascii="Cambria Math" w:cs="Times New Roman"/>
                    <w:sz w:val="24"/>
                    <w:szCs w:val="24"/>
                  </w:rPr>
                  <m:t>A</m:t>
                </m:r>
              </m:sub>
            </m:sSub>
          </m:e>
          <m:sub>
            <m:r>
              <w:rPr>
                <w:rFonts w:ascii="Cambria Math" w:cs="Times New Roman"/>
                <w:sz w:val="24"/>
                <w:szCs w:val="24"/>
              </w:rPr>
              <m:t>,j</m:t>
            </m:r>
          </m:sub>
        </m:sSub>
      </m:oMath>
      <w:r w:rsidR="00AA2AE2">
        <w:rPr>
          <w:rFonts w:eastAsiaTheme="minorEastAsia" w:cstheme="minorHAnsi"/>
          <w:sz w:val="24"/>
          <w:szCs w:val="24"/>
        </w:rPr>
        <w:t>,</w:t>
      </w:r>
      <w:r w:rsidR="0093508C">
        <w:rPr>
          <w:rFonts w:eastAsiaTheme="minorEastAsia" w:cstheme="minorHAnsi"/>
          <w:sz w:val="24"/>
          <w:szCs w:val="24"/>
        </w:rPr>
        <w:t xml:space="preserve"> named after</w:t>
      </w:r>
      <w:r w:rsidR="00C41E5E" w:rsidRPr="00FE3E1F">
        <w:rPr>
          <w:rFonts w:eastAsiaTheme="minorEastAsia" w:cstheme="minorHAnsi"/>
          <w:sz w:val="24"/>
          <w:szCs w:val="24"/>
        </w:rPr>
        <w:t xml:space="preserve"> (</w:t>
      </w:r>
      <w:r w:rsidR="0093508C">
        <w:rPr>
          <w:rFonts w:eastAsiaTheme="minorEastAsia" w:cstheme="minorHAnsi"/>
          <w:sz w:val="24"/>
          <w:szCs w:val="24"/>
          <w:highlight w:val="yellow"/>
        </w:rPr>
        <w:t>Eames and Bush, 1999</w:t>
      </w:r>
      <w:r w:rsidR="00C41E5E" w:rsidRPr="00FE3E1F">
        <w:rPr>
          <w:rFonts w:eastAsiaTheme="minorEastAsia" w:cstheme="minorHAnsi"/>
          <w:sz w:val="24"/>
          <w:szCs w:val="24"/>
          <w:highlight w:val="yellow"/>
        </w:rPr>
        <w:t>)</w:t>
      </w:r>
      <w:r w:rsidR="00AA2AE2">
        <w:rPr>
          <w:rFonts w:eastAsiaTheme="minorEastAsia" w:cstheme="minorHAnsi"/>
          <w:sz w:val="24"/>
          <w:szCs w:val="24"/>
        </w:rPr>
        <w:t>,</w:t>
      </w:r>
      <w:r w:rsidR="005430D5" w:rsidRPr="00FE3E1F">
        <w:rPr>
          <w:rFonts w:cstheme="minorHAnsi"/>
          <w:sz w:val="24"/>
          <w:szCs w:val="24"/>
        </w:rPr>
        <w:t xml:space="preserve"> is derived from continuity of flow within and outside the wake in the undisturbed aquifer and in the center of the conductivity zone (De Lange, 2020):</w:t>
      </w:r>
    </w:p>
    <w:p w14:paraId="2F34463F" w14:textId="77777777" w:rsidR="005430D5" w:rsidRPr="00FE3E1F" w:rsidRDefault="005430D5" w:rsidP="005430D5">
      <w:pPr>
        <w:rPr>
          <w:rFonts w:cstheme="minorHAnsi"/>
          <w:sz w:val="24"/>
          <w:szCs w:val="24"/>
        </w:rPr>
      </w:pPr>
    </w:p>
    <w:p w14:paraId="15B78858" w14:textId="779B8D32" w:rsidR="00180C3D" w:rsidRPr="00FE3E1F" w:rsidRDefault="00000000" w:rsidP="00180C3D">
      <w:pPr>
        <w:ind w:firstLine="708"/>
        <w:rPr>
          <w:rFonts w:cstheme="minorHAnsi"/>
          <w:sz w:val="24"/>
          <w:szCs w:val="24"/>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cs="Times New Roman"/>
                    <w:sz w:val="24"/>
                    <w:szCs w:val="24"/>
                  </w:rPr>
                  <m:t>W</m:t>
                </m:r>
              </m:e>
              <m:sub>
                <m:r>
                  <w:rPr>
                    <w:rFonts w:ascii="Cambria Math" w:cs="Times New Roman"/>
                    <w:sz w:val="24"/>
                    <w:szCs w:val="24"/>
                  </w:rPr>
                  <m:t>A</m:t>
                </m:r>
              </m:sub>
            </m:sSub>
          </m:e>
          <m:sub>
            <m:r>
              <w:rPr>
                <w:rFonts w:ascii="Cambria Math" w:cs="Times New Roman"/>
                <w:sz w:val="24"/>
                <w:szCs w:val="24"/>
              </w:rPr>
              <m: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D</m:t>
            </m:r>
          </m:e>
          <m:sub>
            <m:r>
              <w:rPr>
                <w:rFonts w:ascii="Cambria Math" w:cs="Times New Roman"/>
                <w:sz w:val="24"/>
                <w:szCs w:val="24"/>
              </w:rPr>
              <m:t>A</m:t>
            </m:r>
          </m:sub>
        </m:sSub>
        <m:r>
          <w:rPr>
            <w:rFonts w:asci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j</m:t>
            </m:r>
          </m:sub>
        </m:sSub>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m:t>
            </m:r>
          </m:num>
          <m:den>
            <m:r>
              <w:rPr>
                <w:rFonts w:ascii="Cambria Math" w:cs="Times New Roman"/>
                <w:sz w:val="24"/>
                <w:szCs w:val="24"/>
              </w:rPr>
              <m:t>N</m:t>
            </m:r>
          </m:den>
        </m:f>
        <m:r>
          <w:rPr>
            <w:rFonts w:ascii="Cambria Math" w:cs="Times New Roman"/>
            <w:sz w:val="24"/>
            <w:szCs w:val="24"/>
          </w:rPr>
          <m:t>-</m:t>
        </m:r>
        <m:r>
          <w:rPr>
            <w:rFonts w:ascii="Cambria Math" w:cs="Times New Roman"/>
            <w:sz w:val="24"/>
            <w:szCs w:val="24"/>
          </w:rPr>
          <m:t>1)</m:t>
        </m:r>
      </m:oMath>
      <w:r w:rsidR="00180C3D" w:rsidRPr="00FE3E1F">
        <w:rPr>
          <w:rFonts w:cstheme="minorHAnsi"/>
          <w:sz w:val="24"/>
          <w:szCs w:val="24"/>
        </w:rPr>
        <w:tab/>
      </w:r>
      <w:r w:rsidR="00180C3D" w:rsidRPr="00FE3E1F">
        <w:rPr>
          <w:rFonts w:cstheme="minorHAnsi"/>
          <w:sz w:val="24"/>
          <w:szCs w:val="24"/>
        </w:rPr>
        <w:tab/>
      </w:r>
      <w:r w:rsidR="00180C3D" w:rsidRPr="00FE3E1F">
        <w:rPr>
          <w:rFonts w:cstheme="minorHAnsi"/>
          <w:sz w:val="24"/>
          <w:szCs w:val="24"/>
        </w:rPr>
        <w:tab/>
      </w:r>
      <w:r w:rsidR="00180C3D" w:rsidRPr="00FE3E1F">
        <w:rPr>
          <w:rFonts w:cstheme="minorHAnsi"/>
          <w:sz w:val="24"/>
          <w:szCs w:val="24"/>
        </w:rPr>
        <w:tab/>
      </w:r>
      <w:r w:rsidR="00180C3D" w:rsidRPr="00FE3E1F">
        <w:rPr>
          <w:rFonts w:cstheme="minorHAnsi"/>
          <w:sz w:val="24"/>
          <w:szCs w:val="24"/>
        </w:rPr>
        <w:tab/>
        <w:t>(</w:t>
      </w:r>
      <w:r w:rsidR="003A11D3" w:rsidRPr="00FE3E1F">
        <w:rPr>
          <w:rFonts w:cstheme="minorHAnsi"/>
          <w:sz w:val="24"/>
          <w:szCs w:val="24"/>
        </w:rPr>
        <w:t>2</w:t>
      </w:r>
      <w:r w:rsidR="00180C3D" w:rsidRPr="00FE3E1F">
        <w:rPr>
          <w:rFonts w:cstheme="minorHAnsi"/>
          <w:sz w:val="24"/>
          <w:szCs w:val="24"/>
        </w:rPr>
        <w:t>)</w:t>
      </w:r>
    </w:p>
    <w:p w14:paraId="3CF652B7" w14:textId="77777777" w:rsidR="00180C3D" w:rsidRPr="00FE3E1F" w:rsidRDefault="00180C3D" w:rsidP="00180C3D">
      <w:pPr>
        <w:rPr>
          <w:rFonts w:cs="Times New Roman"/>
          <w:sz w:val="24"/>
          <w:szCs w:val="24"/>
        </w:rPr>
      </w:pPr>
    </w:p>
    <w:p w14:paraId="4966EF64" w14:textId="077EF70E" w:rsidR="00D36529" w:rsidRPr="00FE3E1F" w:rsidRDefault="008F1559" w:rsidP="00DA3628">
      <w:pPr>
        <w:rPr>
          <w:rFonts w:cstheme="minorHAnsi"/>
          <w:sz w:val="24"/>
          <w:szCs w:val="24"/>
        </w:rPr>
      </w:pPr>
      <w:r w:rsidRPr="00FE3E1F">
        <w:rPr>
          <w:rFonts w:cs="Times New Roman"/>
          <w:sz w:val="24"/>
          <w:szCs w:val="24"/>
        </w:rPr>
        <w:t xml:space="preserve">From </w:t>
      </w:r>
      <w:r w:rsidR="007D4144">
        <w:rPr>
          <w:rFonts w:cs="Times New Roman"/>
          <w:sz w:val="24"/>
          <w:szCs w:val="24"/>
        </w:rPr>
        <w:t xml:space="preserve">numerical </w:t>
      </w:r>
      <w:r w:rsidRPr="00FE3E1F">
        <w:rPr>
          <w:rFonts w:cs="Times New Roman"/>
          <w:sz w:val="24"/>
          <w:szCs w:val="24"/>
        </w:rPr>
        <w:t xml:space="preserve">simulations </w:t>
      </w:r>
      <w:r w:rsidR="001F5FB9">
        <w:rPr>
          <w:rFonts w:cs="Times New Roman"/>
          <w:sz w:val="24"/>
          <w:szCs w:val="24"/>
        </w:rPr>
        <w:t xml:space="preserve">by </w:t>
      </w:r>
      <w:r w:rsidRPr="00FE3E1F">
        <w:rPr>
          <w:rFonts w:cs="Times New Roman"/>
          <w:sz w:val="24"/>
          <w:szCs w:val="24"/>
        </w:rPr>
        <w:t>(De Lange 2020), the distorted length</w:t>
      </w:r>
      <w:r w:rsidR="003A11D3" w:rsidRPr="00FE3E1F">
        <w:rPr>
          <w:rFonts w:cs="Times New Roman"/>
          <w:sz w:val="24"/>
          <w:szCs w:val="24"/>
        </w:rPr>
        <w:t xml:space="preserve"> </w:t>
      </w:r>
      <w:r w:rsidRPr="00FE3E1F">
        <w:rPr>
          <w:rFonts w:cs="Times New Roman"/>
          <w:sz w:val="24"/>
          <w:szCs w:val="24"/>
        </w:rPr>
        <w:t>appears to be about equal to the length of the conductivity zone plus</w:t>
      </w:r>
      <w:r w:rsidR="00023A16" w:rsidRPr="00FE3E1F">
        <w:rPr>
          <w:rFonts w:cs="Times New Roman"/>
          <w:sz w:val="24"/>
          <w:szCs w:val="24"/>
        </w:rPr>
        <w:t xml:space="preserve"> the length</w:t>
      </w:r>
      <w:r w:rsidR="00CC2576" w:rsidRPr="00FE3E1F">
        <w:rPr>
          <w:rFonts w:cs="Times New Roman"/>
          <w:sz w:val="24"/>
          <w:szCs w:val="24"/>
        </w:rPr>
        <w:t>s</w:t>
      </w:r>
      <w:r w:rsidR="00023A16" w:rsidRPr="00FE3E1F">
        <w:rPr>
          <w:rFonts w:cs="Times New Roman"/>
          <w:sz w:val="24"/>
          <w:szCs w:val="24"/>
        </w:rPr>
        <w:t xml:space="preserve"> of the contraction and expansion zones</w:t>
      </w:r>
      <w:r w:rsidR="00CC2576" w:rsidRPr="00FE3E1F">
        <w:rPr>
          <w:rFonts w:cs="Times New Roman"/>
          <w:sz w:val="24"/>
          <w:szCs w:val="24"/>
        </w:rPr>
        <w:t xml:space="preserve"> represented by twice the wake</w:t>
      </w:r>
      <w:r w:rsidR="003A11D3" w:rsidRPr="00FE3E1F">
        <w:rPr>
          <w:rFonts w:cs="Times New Roman"/>
          <w:sz w:val="24"/>
          <w:szCs w:val="24"/>
        </w:rPr>
        <w:t xml:space="preserve">, so  </w:t>
      </w:r>
      <m:oMath>
        <m:sSub>
          <m:sSubPr>
            <m:ctrlPr>
              <w:rPr>
                <w:rFonts w:ascii="Cambria Math" w:hAnsi="Cambria Math" w:cstheme="minorHAnsi"/>
                <w:sz w:val="24"/>
                <w:szCs w:val="24"/>
              </w:rPr>
            </m:ctrlPr>
          </m:sSubPr>
          <m:e>
            <m:sSub>
              <m:sSubPr>
                <m:ctrlPr>
                  <w:rPr>
                    <w:rFonts w:ascii="Cambria Math" w:hAnsi="Cambria Math" w:cstheme="minorHAnsi"/>
                    <w:sz w:val="24"/>
                    <w:szCs w:val="24"/>
                  </w:rPr>
                </m:ctrlPr>
              </m:sSubPr>
              <m:e>
                <m:r>
                  <w:rPr>
                    <w:rFonts w:ascii="Cambria Math" w:cstheme="minorHAnsi"/>
                    <w:sz w:val="24"/>
                    <w:szCs w:val="24"/>
                  </w:rPr>
                  <m:t>L</m:t>
                </m:r>
              </m:e>
              <m:sub>
                <m:r>
                  <w:rPr>
                    <w:rFonts w:ascii="Cambria Math" w:cstheme="minorHAnsi"/>
                    <w:sz w:val="24"/>
                    <w:szCs w:val="24"/>
                  </w:rPr>
                  <m:t>dis,j</m:t>
                </m:r>
              </m:sub>
            </m:sSub>
            <m:r>
              <w:rPr>
                <w:rFonts w:ascii="Cambria Math" w:hAnsi="Cambria Math" w:cstheme="minorHAnsi"/>
                <w:sz w:val="24"/>
                <w:szCs w:val="24"/>
              </w:rPr>
              <m:t>=L</m:t>
            </m:r>
          </m:e>
          <m:sub>
            <m:r>
              <w:rPr>
                <w:rFonts w:ascii="Cambria Math" w:hAnsi="Cambria Math" w:cstheme="minorHAnsi"/>
                <w:sz w:val="24"/>
                <w:szCs w:val="24"/>
              </w:rPr>
              <m:t>h</m:t>
            </m:r>
          </m:sub>
        </m:sSub>
        <m:r>
          <w:rPr>
            <w:rFonts w:ascii="Cambria Math" w:hAnsi="Cambria Math" w:cstheme="minorHAnsi"/>
            <w:sz w:val="24"/>
            <w:szCs w:val="24"/>
          </w:rPr>
          <m:t>+2</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A,j</m:t>
            </m:r>
          </m:sub>
        </m:sSub>
      </m:oMath>
      <w:r w:rsidRPr="00FE3E1F">
        <w:rPr>
          <w:rFonts w:cs="Times New Roman"/>
          <w:sz w:val="24"/>
          <w:szCs w:val="24"/>
        </w:rPr>
        <w:t xml:space="preserve">. </w:t>
      </w:r>
      <w:r w:rsidR="00DA3628" w:rsidRPr="00FE3E1F">
        <w:rPr>
          <w:rFonts w:cstheme="minorHAnsi"/>
          <w:sz w:val="24"/>
          <w:szCs w:val="24"/>
        </w:rPr>
        <w:t>The conductivity contrast</w:t>
      </w:r>
      <w:r w:rsidR="000D1F6F" w:rsidRPr="00FE3E1F">
        <w:rPr>
          <w:rFonts w:cstheme="minorHAnsi"/>
          <w:sz w:val="24"/>
          <w:szCs w:val="24"/>
        </w:rPr>
        <w:t xml:space="preserve"> </w:t>
      </w:r>
      <m:oMath>
        <m:sSub>
          <m:sSubPr>
            <m:ctrlPr>
              <w:rPr>
                <w:rFonts w:ascii="Cambria Math" w:hAnsi="Cambria Math" w:cstheme="minorHAnsi"/>
                <w:i/>
                <w:sz w:val="24"/>
                <w:szCs w:val="24"/>
              </w:rPr>
            </m:ctrlPr>
          </m:sSubPr>
          <m:e>
            <m:r>
              <w:rPr>
                <w:rFonts w:ascii="Cambria Math" w:cstheme="minorHAnsi"/>
                <w:sz w:val="24"/>
                <w:szCs w:val="24"/>
              </w:rPr>
              <m:t>κ</m:t>
            </m:r>
          </m:e>
          <m:sub>
            <m:r>
              <w:rPr>
                <w:rFonts w:ascii="Cambria Math" w:cstheme="minorHAnsi"/>
                <w:sz w:val="24"/>
                <w:szCs w:val="24"/>
              </w:rPr>
              <m:t>j</m:t>
            </m:r>
          </m:sub>
        </m:sSub>
      </m:oMath>
      <w:r w:rsidR="00DA3628" w:rsidRPr="00FE3E1F">
        <w:rPr>
          <w:rFonts w:cstheme="minorHAnsi"/>
          <w:sz w:val="24"/>
          <w:szCs w:val="24"/>
        </w:rPr>
        <w:t xml:space="preserve"> is derived from the logarithmic conductivity variance</w:t>
      </w:r>
      <w:r w:rsidR="00F36F36" w:rsidRPr="00FE3E1F">
        <w:rPr>
          <w:rFonts w:cstheme="minorHAnsi"/>
          <w:sz w:val="24"/>
          <w:szCs w:val="24"/>
        </w:rPr>
        <w:t xml:space="preserve"> </w:t>
      </w:r>
      <w:r w:rsidR="00DA3628" w:rsidRPr="00FE3E1F">
        <w:rPr>
          <w:rFonts w:cstheme="minorHAnsi"/>
          <w:sz w:val="24"/>
          <w:szCs w:val="24"/>
        </w:rPr>
        <w:t xml:space="preserve">and differs for plume front and tail, according to </w:t>
      </w:r>
      <m:oMath>
        <m:f>
          <m:fPr>
            <m:ctrlPr>
              <w:rPr>
                <w:rFonts w:ascii="Cambria Math" w:hAnsi="Cambria Math" w:cstheme="minorHAnsi"/>
                <w:i/>
                <w:sz w:val="24"/>
                <w:szCs w:val="24"/>
              </w:rPr>
            </m:ctrlPr>
          </m:fPr>
          <m:num>
            <m:r>
              <w:rPr>
                <w:rFonts w:ascii="Cambria Math" w:cstheme="minorHAnsi"/>
                <w:sz w:val="24"/>
                <w:szCs w:val="24"/>
              </w:rPr>
              <m:t>1</m:t>
            </m:r>
          </m:num>
          <m:den>
            <m:sSub>
              <m:sSubPr>
                <m:ctrlPr>
                  <w:rPr>
                    <w:rFonts w:ascii="Cambria Math" w:hAnsi="Cambria Math" w:cstheme="minorHAnsi"/>
                    <w:i/>
                    <w:sz w:val="24"/>
                    <w:szCs w:val="24"/>
                  </w:rPr>
                </m:ctrlPr>
              </m:sSubPr>
              <m:e>
                <m:r>
                  <w:rPr>
                    <w:rFonts w:ascii="Cambria Math" w:cstheme="minorHAnsi"/>
                    <w:sz w:val="24"/>
                    <w:szCs w:val="24"/>
                  </w:rPr>
                  <m:t>κ</m:t>
                </m:r>
              </m:e>
              <m:sub>
                <m:r>
                  <w:rPr>
                    <w:rFonts w:ascii="Cambria Math" w:cstheme="minorHAnsi"/>
                    <w:sz w:val="24"/>
                    <w:szCs w:val="24"/>
                  </w:rPr>
                  <m:t>f</m:t>
                </m:r>
              </m:sub>
            </m:sSub>
          </m:den>
        </m:f>
        <m:r>
          <w:rPr>
            <w:rFonts w:ascii="Cambria Math" w:cstheme="minorHAnsi"/>
            <w:sz w:val="24"/>
            <w:szCs w:val="24"/>
          </w:rPr>
          <m:t>=</m:t>
        </m:r>
        <m:r>
          <w:rPr>
            <w:rFonts w:ascii="Cambria Math" w:cstheme="minorHAnsi"/>
            <w:sz w:val="24"/>
            <w:szCs w:val="24"/>
          </w:rPr>
          <m:t> </m:t>
        </m:r>
        <m:sSub>
          <m:sSubPr>
            <m:ctrlPr>
              <w:rPr>
                <w:rFonts w:ascii="Cambria Math" w:hAnsi="Cambria Math" w:cstheme="minorHAnsi"/>
                <w:i/>
                <w:sz w:val="24"/>
                <w:szCs w:val="24"/>
              </w:rPr>
            </m:ctrlPr>
          </m:sSubPr>
          <m:e>
            <m:r>
              <w:rPr>
                <w:rFonts w:ascii="Cambria Math" w:cstheme="minorHAnsi"/>
                <w:sz w:val="24"/>
                <w:szCs w:val="24"/>
              </w:rPr>
              <m:t>κ</m:t>
            </m:r>
          </m:e>
          <m:sub>
            <m:r>
              <w:rPr>
                <w:rFonts w:ascii="Cambria Math" w:cstheme="minorHAnsi"/>
                <w:sz w:val="24"/>
                <w:szCs w:val="24"/>
              </w:rPr>
              <m:t>t</m:t>
            </m:r>
          </m:sub>
        </m:sSub>
        <m:r>
          <w:rPr>
            <w:rFonts w:ascii="Cambria Math" w:cstheme="minorHAnsi"/>
            <w:sz w:val="24"/>
            <w:szCs w:val="24"/>
          </w:rPr>
          <m:t xml:space="preserve">= </m:t>
        </m:r>
        <m:sSup>
          <m:sSupPr>
            <m:ctrlPr>
              <w:rPr>
                <w:rFonts w:ascii="Cambria Math" w:hAnsi="Cambria Math" w:cstheme="minorHAnsi"/>
                <w:i/>
                <w:sz w:val="24"/>
                <w:szCs w:val="24"/>
              </w:rPr>
            </m:ctrlPr>
          </m:sSupPr>
          <m:e>
            <m:r>
              <w:rPr>
                <w:rFonts w:ascii="Cambria Math" w:cstheme="minorHAnsi"/>
                <w:sz w:val="24"/>
                <w:szCs w:val="24"/>
              </w:rPr>
              <m:t>e</m:t>
            </m:r>
          </m:e>
          <m:sup>
            <m:rad>
              <m:radPr>
                <m:degHide m:val="1"/>
                <m:ctrlPr>
                  <w:rPr>
                    <w:rFonts w:ascii="Cambria Math" w:hAnsi="Cambria Math" w:cstheme="minorHAnsi"/>
                    <w:i/>
                    <w:sz w:val="24"/>
                    <w:szCs w:val="24"/>
                  </w:rPr>
                </m:ctrlPr>
              </m:radPr>
              <m:deg/>
              <m:e>
                <m:sSub>
                  <m:sSubPr>
                    <m:ctrlPr>
                      <w:rPr>
                        <w:rFonts w:ascii="Cambria Math" w:hAnsi="Cambria Math" w:cstheme="minorHAnsi"/>
                        <w:i/>
                        <w:sz w:val="24"/>
                        <w:szCs w:val="24"/>
                      </w:rPr>
                    </m:ctrlPr>
                  </m:sSubPr>
                  <m:e>
                    <m:sSup>
                      <m:sSupPr>
                        <m:ctrlPr>
                          <w:rPr>
                            <w:rFonts w:ascii="Cambria Math" w:hAnsi="Cambria Math" w:cstheme="minorHAnsi"/>
                            <w:i/>
                            <w:sz w:val="24"/>
                            <w:szCs w:val="24"/>
                          </w:rPr>
                        </m:ctrlPr>
                      </m:sSupPr>
                      <m:e>
                        <m:r>
                          <w:rPr>
                            <w:rFonts w:ascii="Cambria Math" w:cstheme="minorHAnsi"/>
                            <w:sz w:val="24"/>
                            <w:szCs w:val="24"/>
                          </w:rPr>
                          <m:t>σ</m:t>
                        </m:r>
                      </m:e>
                      <m:sup>
                        <m:r>
                          <w:rPr>
                            <w:rFonts w:ascii="Cambria Math" w:cstheme="minorHAnsi"/>
                            <w:sz w:val="24"/>
                            <w:szCs w:val="24"/>
                          </w:rPr>
                          <m:t>2</m:t>
                        </m:r>
                      </m:sup>
                    </m:sSup>
                  </m:e>
                  <m:sub>
                    <m:r>
                      <w:rPr>
                        <w:rFonts w:ascii="Cambria Math" w:cstheme="minorHAnsi"/>
                        <w:sz w:val="24"/>
                        <w:szCs w:val="24"/>
                      </w:rPr>
                      <m:t>lnk</m:t>
                    </m:r>
                  </m:sub>
                </m:sSub>
              </m:e>
            </m:rad>
          </m:sup>
        </m:sSup>
      </m:oMath>
      <w:r w:rsidR="00D36529" w:rsidRPr="00FE3E1F">
        <w:rPr>
          <w:rFonts w:cstheme="minorHAnsi"/>
          <w:sz w:val="24"/>
          <w:szCs w:val="24"/>
        </w:rPr>
        <w:t>.</w:t>
      </w:r>
      <w:r w:rsidR="00362874" w:rsidRPr="00FE3E1F">
        <w:rPr>
          <w:rFonts w:cstheme="minorHAnsi"/>
          <w:sz w:val="24"/>
          <w:szCs w:val="24"/>
        </w:rPr>
        <w:t xml:space="preserve"> </w:t>
      </w:r>
      <w:r w:rsidR="00F36F36" w:rsidRPr="00FE3E1F">
        <w:rPr>
          <w:rFonts w:cstheme="minorHAnsi"/>
          <w:sz w:val="24"/>
          <w:szCs w:val="24"/>
        </w:rPr>
        <w:t>T</w:t>
      </w:r>
      <w:r w:rsidR="00362874" w:rsidRPr="00FE3E1F">
        <w:rPr>
          <w:rFonts w:cstheme="minorHAnsi"/>
          <w:sz w:val="24"/>
          <w:szCs w:val="24"/>
        </w:rPr>
        <w:t xml:space="preserve">hese equations </w:t>
      </w:r>
      <w:r w:rsidR="00F8772F">
        <w:rPr>
          <w:rFonts w:cstheme="minorHAnsi"/>
          <w:sz w:val="24"/>
          <w:szCs w:val="24"/>
        </w:rPr>
        <w:t>show that</w:t>
      </w:r>
      <w:r w:rsidR="00F36F36" w:rsidRPr="00FE3E1F">
        <w:rPr>
          <w:rFonts w:cstheme="minorHAnsi"/>
          <w:sz w:val="24"/>
          <w:szCs w:val="24"/>
        </w:rPr>
        <w:t xml:space="preserve"> </w:t>
      </w:r>
      <w:r w:rsidR="00362874" w:rsidRPr="00FE3E1F">
        <w:rPr>
          <w:rFonts w:cstheme="minorHAnsi"/>
          <w:sz w:val="24"/>
          <w:szCs w:val="24"/>
        </w:rPr>
        <w:t>the</w:t>
      </w:r>
      <w:r w:rsidR="00D36529" w:rsidRPr="00FE3E1F">
        <w:rPr>
          <w:rFonts w:cstheme="minorHAnsi"/>
          <w:sz w:val="24"/>
          <w:szCs w:val="24"/>
        </w:rPr>
        <w:t xml:space="preserve"> </w:t>
      </w:r>
      <w:r w:rsidR="00362874" w:rsidRPr="00FE3E1F">
        <w:rPr>
          <w:rFonts w:cstheme="minorHAnsi"/>
          <w:sz w:val="24"/>
          <w:szCs w:val="24"/>
        </w:rPr>
        <w:t xml:space="preserve">ATP </w:t>
      </w:r>
      <w:r w:rsidR="00D36529" w:rsidRPr="00FE3E1F">
        <w:rPr>
          <w:rFonts w:cstheme="minorHAnsi"/>
          <w:sz w:val="24"/>
          <w:szCs w:val="24"/>
        </w:rPr>
        <w:t>parameters</w:t>
      </w:r>
      <w:r w:rsidR="00362874" w:rsidRPr="00FE3E1F">
        <w:rPr>
          <w:rFonts w:cstheme="minorHAnsi"/>
          <w:sz w:val="24"/>
          <w:szCs w:val="24"/>
        </w:rPr>
        <w:t xml:space="preserve"> </w:t>
      </w:r>
      <w:r w:rsidR="00F8772F">
        <w:rPr>
          <w:rFonts w:cstheme="minorHAnsi"/>
          <w:sz w:val="24"/>
          <w:szCs w:val="24"/>
        </w:rPr>
        <w:t>are one to one related</w:t>
      </w:r>
      <w:r w:rsidR="00D36529" w:rsidRPr="00FE3E1F">
        <w:rPr>
          <w:rFonts w:cstheme="minorHAnsi"/>
          <w:sz w:val="24"/>
          <w:szCs w:val="24"/>
        </w:rPr>
        <w:t xml:space="preserve"> to </w:t>
      </w:r>
      <w:r w:rsidR="00362874" w:rsidRPr="00FE3E1F">
        <w:rPr>
          <w:rFonts w:cstheme="minorHAnsi"/>
          <w:sz w:val="24"/>
          <w:szCs w:val="24"/>
        </w:rPr>
        <w:t>the stochastic</w:t>
      </w:r>
      <w:r w:rsidR="00D36529" w:rsidRPr="00FE3E1F">
        <w:rPr>
          <w:rFonts w:cstheme="minorHAnsi"/>
          <w:sz w:val="24"/>
          <w:szCs w:val="24"/>
        </w:rPr>
        <w:t xml:space="preserve"> parameters </w:t>
      </w:r>
      <w:r w:rsidR="00362874" w:rsidRPr="00FE3E1F">
        <w:rPr>
          <w:rFonts w:cstheme="minorHAnsi"/>
          <w:sz w:val="24"/>
          <w:szCs w:val="24"/>
        </w:rPr>
        <w:t>representing the aquifer heterogeneity at sub-model scale.</w:t>
      </w:r>
    </w:p>
    <w:p w14:paraId="202233E4" w14:textId="77777777" w:rsidR="005745D1" w:rsidRPr="00FE3E1F" w:rsidRDefault="005745D1" w:rsidP="003A11D3">
      <w:pPr>
        <w:rPr>
          <w:rFonts w:cstheme="minorHAnsi"/>
          <w:sz w:val="24"/>
          <w:szCs w:val="24"/>
        </w:rPr>
      </w:pPr>
    </w:p>
    <w:p w14:paraId="2BA86CF4" w14:textId="7D68FBFF" w:rsidR="002F1655" w:rsidRPr="00FE3E1F" w:rsidRDefault="00B11D33" w:rsidP="00966AEB">
      <w:pPr>
        <w:rPr>
          <w:rFonts w:cs="Times New Roman"/>
          <w:sz w:val="24"/>
          <w:szCs w:val="24"/>
        </w:rPr>
      </w:pPr>
      <w:r>
        <w:rPr>
          <w:rFonts w:cs="Times New Roman"/>
          <w:sz w:val="24"/>
          <w:szCs w:val="24"/>
          <w:u w:val="single"/>
        </w:rPr>
        <w:t>Consequences of c</w:t>
      </w:r>
      <w:r w:rsidR="002F1655" w:rsidRPr="00FE3E1F">
        <w:rPr>
          <w:rFonts w:cs="Times New Roman"/>
          <w:sz w:val="24"/>
          <w:szCs w:val="24"/>
          <w:u w:val="single"/>
        </w:rPr>
        <w:t>onservation of mass</w:t>
      </w:r>
      <w:r w:rsidR="003C3DDC" w:rsidRPr="00FE3E1F">
        <w:rPr>
          <w:rFonts w:cs="Times New Roman"/>
          <w:sz w:val="24"/>
          <w:szCs w:val="24"/>
        </w:rPr>
        <w:t xml:space="preserve"> </w:t>
      </w:r>
      <w:r w:rsidR="002B7DA6" w:rsidRPr="00FE3E1F">
        <w:rPr>
          <w:rFonts w:cs="Times New Roman"/>
          <w:sz w:val="24"/>
          <w:szCs w:val="24"/>
        </w:rPr>
        <w:t xml:space="preserve"> </w:t>
      </w:r>
    </w:p>
    <w:p w14:paraId="48E6F009" w14:textId="79735E43" w:rsidR="00966AEB" w:rsidRPr="00FE3E1F" w:rsidRDefault="00AC587F" w:rsidP="00966AEB">
      <w:pPr>
        <w:rPr>
          <w:rFonts w:cstheme="minorHAnsi"/>
          <w:sz w:val="24"/>
          <w:szCs w:val="24"/>
        </w:rPr>
      </w:pPr>
      <w:r w:rsidRPr="00FE3E1F">
        <w:rPr>
          <w:rFonts w:cs="Times New Roman"/>
          <w:sz w:val="24"/>
          <w:szCs w:val="24"/>
        </w:rPr>
        <w:t xml:space="preserve">After flowing through </w:t>
      </w:r>
      <w:r w:rsidR="0059440E">
        <w:rPr>
          <w:rFonts w:cs="Times New Roman"/>
          <w:sz w:val="24"/>
          <w:szCs w:val="24"/>
        </w:rPr>
        <w:t xml:space="preserve">a </w:t>
      </w:r>
      <w:proofErr w:type="gramStart"/>
      <w:r w:rsidRPr="00FE3E1F">
        <w:rPr>
          <w:rFonts w:cs="Times New Roman"/>
          <w:sz w:val="24"/>
          <w:szCs w:val="24"/>
        </w:rPr>
        <w:t>domain</w:t>
      </w:r>
      <w:proofErr w:type="gramEnd"/>
      <w:r w:rsidRPr="00FE3E1F">
        <w:rPr>
          <w:rFonts w:cs="Times New Roman"/>
          <w:sz w:val="24"/>
          <w:szCs w:val="24"/>
        </w:rPr>
        <w:t xml:space="preserve"> A, t</w:t>
      </w:r>
      <w:r w:rsidR="00966AEB" w:rsidRPr="00FE3E1F">
        <w:rPr>
          <w:rFonts w:cs="Times New Roman"/>
          <w:sz w:val="24"/>
          <w:szCs w:val="24"/>
        </w:rPr>
        <w:t xml:space="preserve">he average of the different travel distances of </w:t>
      </w:r>
      <w:r w:rsidRPr="00FE3E1F">
        <w:rPr>
          <w:rFonts w:cs="Times New Roman"/>
          <w:sz w:val="24"/>
          <w:szCs w:val="24"/>
        </w:rPr>
        <w:t xml:space="preserve">the </w:t>
      </w:r>
      <w:r w:rsidR="00966AEB" w:rsidRPr="00FE3E1F">
        <w:rPr>
          <w:rFonts w:cs="Times New Roman"/>
          <w:sz w:val="24"/>
          <w:szCs w:val="24"/>
        </w:rPr>
        <w:t>water particles shown in figure 1 equals the distance</w:t>
      </w:r>
      <w:r w:rsidR="0059440E">
        <w:rPr>
          <w:rFonts w:cs="Times New Roman"/>
          <w:sz w:val="24"/>
          <w:szCs w:val="24"/>
        </w:rPr>
        <w:t>, so</w:t>
      </w:r>
      <w:r w:rsidR="00966AEB" w:rsidRPr="00FE3E1F">
        <w:rPr>
          <w:rFonts w:cs="Times New Roman"/>
          <w:sz w:val="24"/>
          <w:szCs w:val="24"/>
        </w:rPr>
        <w:t xml:space="preserve"> </w:t>
      </w:r>
      <w:r w:rsidR="0059440E" w:rsidRPr="0059440E">
        <w:rPr>
          <w:rFonts w:cs="Times New Roman"/>
          <w:i/>
          <w:iCs/>
          <w:sz w:val="24"/>
          <w:szCs w:val="24"/>
        </w:rPr>
        <w:t>S=</w:t>
      </w:r>
      <w:r w:rsidRPr="007D1A42">
        <w:rPr>
          <w:rFonts w:cs="Times New Roman"/>
          <w:i/>
          <w:iCs/>
          <w:sz w:val="24"/>
          <w:szCs w:val="24"/>
        </w:rPr>
        <w:t>L</w:t>
      </w:r>
      <w:r w:rsidRPr="007D1A42">
        <w:rPr>
          <w:rFonts w:cs="Times New Roman"/>
          <w:i/>
          <w:iCs/>
          <w:sz w:val="24"/>
          <w:szCs w:val="24"/>
          <w:vertAlign w:val="subscript"/>
        </w:rPr>
        <w:t>A</w:t>
      </w:r>
      <w:r w:rsidR="002B7DA6" w:rsidRPr="00FE3E1F">
        <w:rPr>
          <w:rFonts w:cs="Times New Roman"/>
          <w:sz w:val="24"/>
          <w:szCs w:val="24"/>
        </w:rPr>
        <w:t>.</w:t>
      </w:r>
      <w:r w:rsidR="00966AEB" w:rsidRPr="00FE3E1F">
        <w:rPr>
          <w:rFonts w:cs="Times New Roman"/>
          <w:sz w:val="24"/>
          <w:szCs w:val="24"/>
        </w:rPr>
        <w:t xml:space="preserve"> </w:t>
      </w:r>
      <w:r w:rsidRPr="00FE3E1F">
        <w:rPr>
          <w:rFonts w:cs="Times New Roman"/>
          <w:sz w:val="24"/>
          <w:szCs w:val="24"/>
        </w:rPr>
        <w:t>Continuity of flow causes</w:t>
      </w:r>
      <w:r w:rsidR="00966AEB" w:rsidRPr="00FE3E1F">
        <w:rPr>
          <w:rFonts w:cs="Times New Roman"/>
          <w:sz w:val="24"/>
          <w:szCs w:val="24"/>
        </w:rPr>
        <w:t xml:space="preserve"> the part of the water particles traveled faster than average </w:t>
      </w:r>
      <w:r w:rsidRPr="00FE3E1F">
        <w:rPr>
          <w:rFonts w:cs="Times New Roman"/>
          <w:sz w:val="24"/>
          <w:szCs w:val="24"/>
        </w:rPr>
        <w:t xml:space="preserve">to be </w:t>
      </w:r>
      <w:r w:rsidR="00966AEB" w:rsidRPr="00FE3E1F">
        <w:rPr>
          <w:rFonts w:cs="Times New Roman"/>
          <w:sz w:val="24"/>
          <w:szCs w:val="24"/>
        </w:rPr>
        <w:t>equal</w:t>
      </w:r>
      <w:r w:rsidRPr="00FE3E1F">
        <w:rPr>
          <w:rFonts w:cs="Times New Roman"/>
          <w:sz w:val="24"/>
          <w:szCs w:val="24"/>
        </w:rPr>
        <w:t xml:space="preserve"> to</w:t>
      </w:r>
      <w:r w:rsidR="00966AEB" w:rsidRPr="00FE3E1F">
        <w:rPr>
          <w:rFonts w:cs="Times New Roman"/>
          <w:sz w:val="24"/>
          <w:szCs w:val="24"/>
        </w:rPr>
        <w:t xml:space="preserve"> the part traveled slower</w:t>
      </w:r>
      <w:r w:rsidR="0059440E">
        <w:rPr>
          <w:rFonts w:cs="Times New Roman"/>
          <w:sz w:val="24"/>
          <w:szCs w:val="24"/>
        </w:rPr>
        <w:t>, which are volumes shifted forward and backward relative to the average traveled distance</w:t>
      </w:r>
      <w:r w:rsidRPr="00FE3E1F">
        <w:rPr>
          <w:rFonts w:cs="Times New Roman"/>
          <w:sz w:val="24"/>
          <w:szCs w:val="24"/>
        </w:rPr>
        <w:t>.</w:t>
      </w:r>
      <w:r w:rsidR="00966AEB" w:rsidRPr="00FE3E1F">
        <w:rPr>
          <w:rFonts w:cs="Times New Roman"/>
          <w:sz w:val="24"/>
          <w:szCs w:val="24"/>
        </w:rPr>
        <w:t xml:space="preserve"> </w:t>
      </w:r>
      <w:r w:rsidR="00966AEB" w:rsidRPr="00FE3E1F">
        <w:rPr>
          <w:rFonts w:cstheme="minorHAnsi"/>
          <w:sz w:val="24"/>
          <w:szCs w:val="24"/>
        </w:rPr>
        <w:t xml:space="preserve">In figure 2, the shifted volumes </w:t>
      </w:r>
      <w:r w:rsidR="0059440E">
        <w:rPr>
          <w:rFonts w:cstheme="minorHAnsi"/>
          <w:sz w:val="24"/>
          <w:szCs w:val="24"/>
        </w:rPr>
        <w:t>are positioned at</w:t>
      </w:r>
      <w:r w:rsidR="00966AEB" w:rsidRPr="00FE3E1F">
        <w:rPr>
          <w:rFonts w:cstheme="minorHAnsi"/>
          <w:sz w:val="24"/>
          <w:szCs w:val="24"/>
        </w:rPr>
        <w:t xml:space="preserve"> the boundary of a domain A </w:t>
      </w:r>
      <w:r w:rsidR="0059440E">
        <w:rPr>
          <w:rFonts w:cstheme="minorHAnsi"/>
          <w:sz w:val="24"/>
          <w:szCs w:val="24"/>
        </w:rPr>
        <w:t xml:space="preserve">which </w:t>
      </w:r>
      <w:r w:rsidR="00966AEB" w:rsidRPr="00FE3E1F">
        <w:rPr>
          <w:rFonts w:cstheme="minorHAnsi"/>
          <w:sz w:val="24"/>
          <w:szCs w:val="24"/>
        </w:rPr>
        <w:t xml:space="preserve">are </w:t>
      </w:r>
      <w:r w:rsidRPr="00FE3E1F">
        <w:rPr>
          <w:rFonts w:cstheme="minorHAnsi"/>
          <w:sz w:val="24"/>
          <w:szCs w:val="24"/>
        </w:rPr>
        <w:t xml:space="preserve">named </w:t>
      </w:r>
      <w:r w:rsidR="00966AEB" w:rsidRPr="00FE3E1F">
        <w:rPr>
          <w:rFonts w:cstheme="minorHAnsi"/>
          <w:sz w:val="24"/>
          <w:szCs w:val="24"/>
        </w:rPr>
        <w:t>drift</w:t>
      </w:r>
      <w:r w:rsidR="0059440E">
        <w:rPr>
          <w:rFonts w:cstheme="minorHAnsi"/>
          <w:sz w:val="24"/>
          <w:szCs w:val="24"/>
        </w:rPr>
        <w:t xml:space="preserve"> (forward)</w:t>
      </w:r>
      <w:r w:rsidR="00966AEB" w:rsidRPr="00FE3E1F">
        <w:rPr>
          <w:rFonts w:cstheme="minorHAnsi"/>
          <w:sz w:val="24"/>
          <w:szCs w:val="24"/>
        </w:rPr>
        <w:t xml:space="preserve"> and reflux</w:t>
      </w:r>
      <w:r w:rsidR="0059440E">
        <w:rPr>
          <w:rFonts w:cstheme="minorHAnsi"/>
          <w:sz w:val="24"/>
          <w:szCs w:val="24"/>
        </w:rPr>
        <w:t xml:space="preserve"> (backward)</w:t>
      </w:r>
      <w:r w:rsidRPr="00FE3E1F">
        <w:rPr>
          <w:rFonts w:cstheme="minorHAnsi"/>
          <w:sz w:val="24"/>
          <w:szCs w:val="24"/>
        </w:rPr>
        <w:t xml:space="preserve"> after </w:t>
      </w:r>
      <w:r w:rsidRPr="00FE3E1F">
        <w:rPr>
          <w:rFonts w:cstheme="minorHAnsi"/>
          <w:sz w:val="24"/>
          <w:szCs w:val="24"/>
          <w:highlight w:val="yellow"/>
        </w:rPr>
        <w:t xml:space="preserve">Dagan and </w:t>
      </w:r>
      <w:proofErr w:type="spellStart"/>
      <w:r w:rsidRPr="00FE3E1F">
        <w:rPr>
          <w:rFonts w:cstheme="minorHAnsi"/>
          <w:sz w:val="24"/>
          <w:szCs w:val="24"/>
          <w:highlight w:val="yellow"/>
        </w:rPr>
        <w:t>Lessof</w:t>
      </w:r>
      <w:proofErr w:type="spellEnd"/>
      <w:r w:rsidRPr="0059440E">
        <w:rPr>
          <w:rFonts w:cstheme="minorHAnsi"/>
          <w:sz w:val="24"/>
          <w:szCs w:val="24"/>
          <w:highlight w:val="yellow"/>
        </w:rPr>
        <w:t xml:space="preserve"> </w:t>
      </w:r>
      <w:r w:rsidR="0059440E" w:rsidRPr="0059440E">
        <w:rPr>
          <w:rFonts w:cstheme="minorHAnsi"/>
          <w:sz w:val="24"/>
          <w:szCs w:val="24"/>
          <w:highlight w:val="yellow"/>
        </w:rPr>
        <w:t>CHECK</w:t>
      </w:r>
      <w:r w:rsidR="00966AEB" w:rsidRPr="0059440E">
        <w:rPr>
          <w:rFonts w:cstheme="minorHAnsi"/>
          <w:sz w:val="24"/>
          <w:szCs w:val="24"/>
          <w:highlight w:val="yellow"/>
        </w:rPr>
        <w:t>.</w:t>
      </w:r>
      <w:r w:rsidR="00966AEB" w:rsidRPr="00FE3E1F">
        <w:rPr>
          <w:rFonts w:cstheme="minorHAnsi"/>
          <w:sz w:val="24"/>
          <w:szCs w:val="24"/>
        </w:rPr>
        <w:t xml:space="preserve"> </w:t>
      </w:r>
    </w:p>
    <w:p w14:paraId="6664D112" w14:textId="77777777" w:rsidR="00966AEB" w:rsidRPr="00FE3E1F" w:rsidRDefault="00966AEB" w:rsidP="00747195">
      <w:pPr>
        <w:rPr>
          <w:rFonts w:cs="Times New Roman"/>
          <w:sz w:val="24"/>
          <w:szCs w:val="24"/>
        </w:rPr>
      </w:pPr>
    </w:p>
    <w:p w14:paraId="3897FC09" w14:textId="747C7A18" w:rsidR="00747195" w:rsidRPr="00FE3E1F" w:rsidRDefault="00747195" w:rsidP="00747195">
      <w:pPr>
        <w:rPr>
          <w:rFonts w:cs="Times New Roman"/>
          <w:sz w:val="24"/>
          <w:szCs w:val="24"/>
        </w:rPr>
      </w:pPr>
      <w:r w:rsidRPr="00FE3E1F">
        <w:rPr>
          <w:noProof/>
        </w:rPr>
        <w:drawing>
          <wp:inline distT="0" distB="0" distL="0" distR="0" wp14:anchorId="359BB43C" wp14:editId="315E3844">
            <wp:extent cx="4201886" cy="1376576"/>
            <wp:effectExtent l="0" t="0" r="0" b="0"/>
            <wp:docPr id="15584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8752" cy="1385377"/>
                    </a:xfrm>
                    <a:prstGeom prst="rect">
                      <a:avLst/>
                    </a:prstGeom>
                    <a:noFill/>
                    <a:ln>
                      <a:noFill/>
                    </a:ln>
                  </pic:spPr>
                </pic:pic>
              </a:graphicData>
            </a:graphic>
          </wp:inline>
        </w:drawing>
      </w:r>
    </w:p>
    <w:p w14:paraId="39ACB06C" w14:textId="01D698FD" w:rsidR="00747195" w:rsidRPr="00FE3E1F" w:rsidRDefault="00747195" w:rsidP="00747195">
      <w:pPr>
        <w:rPr>
          <w:rFonts w:cstheme="minorHAnsi"/>
          <w:sz w:val="24"/>
          <w:szCs w:val="24"/>
        </w:rPr>
      </w:pPr>
      <w:r w:rsidRPr="00FE3E1F">
        <w:rPr>
          <w:rFonts w:cstheme="minorHAnsi"/>
          <w:b/>
          <w:sz w:val="24"/>
          <w:szCs w:val="24"/>
        </w:rPr>
        <w:t>Figure 2.</w:t>
      </w:r>
      <w:r w:rsidRPr="00FE3E1F">
        <w:rPr>
          <w:rFonts w:cstheme="minorHAnsi"/>
          <w:bCs/>
          <w:sz w:val="24"/>
          <w:szCs w:val="24"/>
        </w:rPr>
        <w:t xml:space="preserve"> Vertical section. </w:t>
      </w:r>
      <w:r w:rsidRPr="00FE3E1F">
        <w:rPr>
          <w:rFonts w:cstheme="minorHAnsi"/>
          <w:sz w:val="24"/>
          <w:szCs w:val="24"/>
        </w:rPr>
        <w:t xml:space="preserve">Scheme of spread and wake </w:t>
      </w:r>
      <w:r w:rsidR="000D1F6F" w:rsidRPr="00FE3E1F">
        <w:rPr>
          <w:rFonts w:cstheme="minorHAnsi"/>
          <w:sz w:val="24"/>
          <w:szCs w:val="24"/>
        </w:rPr>
        <w:t>from</w:t>
      </w:r>
      <w:r w:rsidRPr="00FE3E1F">
        <w:rPr>
          <w:rFonts w:cstheme="minorHAnsi"/>
          <w:sz w:val="24"/>
          <w:szCs w:val="24"/>
        </w:rPr>
        <w:t xml:space="preserve"> figure 1, top </w:t>
      </w:r>
      <w:r w:rsidR="00BF641A" w:rsidRPr="00FE3E1F">
        <w:rPr>
          <w:rFonts w:cstheme="minorHAnsi"/>
          <w:sz w:val="24"/>
          <w:szCs w:val="24"/>
        </w:rPr>
        <w:t xml:space="preserve">to </w:t>
      </w:r>
      <w:r w:rsidR="00966AEB" w:rsidRPr="00FE3E1F">
        <w:rPr>
          <w:rFonts w:cstheme="minorHAnsi"/>
          <w:sz w:val="24"/>
          <w:szCs w:val="24"/>
        </w:rPr>
        <w:t>defin</w:t>
      </w:r>
      <w:r w:rsidR="00BF641A" w:rsidRPr="00FE3E1F">
        <w:rPr>
          <w:rFonts w:cstheme="minorHAnsi"/>
          <w:sz w:val="24"/>
          <w:szCs w:val="24"/>
        </w:rPr>
        <w:t>e</w:t>
      </w:r>
      <w:r w:rsidR="00966AEB" w:rsidRPr="00FE3E1F">
        <w:rPr>
          <w:rFonts w:cstheme="minorHAnsi"/>
          <w:sz w:val="24"/>
          <w:szCs w:val="24"/>
        </w:rPr>
        <w:t xml:space="preserve"> drift and reflux for the shifted volumes</w:t>
      </w:r>
      <w:r w:rsidRPr="00FE3E1F">
        <w:rPr>
          <w:rFonts w:cstheme="minorHAnsi"/>
          <w:sz w:val="24"/>
          <w:szCs w:val="24"/>
        </w:rPr>
        <w:t xml:space="preserve"> across the boundary of a domain A. </w:t>
      </w:r>
    </w:p>
    <w:p w14:paraId="6021A210" w14:textId="68567D63" w:rsidR="007D3E7B" w:rsidRPr="00FE3E1F" w:rsidRDefault="007D3E7B" w:rsidP="00F55F35">
      <w:pPr>
        <w:rPr>
          <w:rFonts w:cstheme="minorHAnsi"/>
          <w:sz w:val="24"/>
          <w:szCs w:val="24"/>
        </w:rPr>
      </w:pPr>
    </w:p>
    <w:p w14:paraId="43E2F965" w14:textId="70624554" w:rsidR="007E38F9" w:rsidRPr="00FE3E1F" w:rsidRDefault="0059440E" w:rsidP="007E38F9">
      <w:pPr>
        <w:rPr>
          <w:rFonts w:cs="Times New Roman"/>
          <w:sz w:val="24"/>
          <w:szCs w:val="24"/>
        </w:rPr>
      </w:pPr>
      <w:r>
        <w:rPr>
          <w:rFonts w:cs="Times New Roman"/>
          <w:sz w:val="24"/>
          <w:szCs w:val="24"/>
        </w:rPr>
        <w:t>Using</w:t>
      </w:r>
      <w:r w:rsidR="005620A6" w:rsidRPr="00FE3E1F">
        <w:rPr>
          <w:rFonts w:cs="Times New Roman"/>
          <w:sz w:val="24"/>
          <w:szCs w:val="24"/>
        </w:rPr>
        <w:t xml:space="preserve"> rectangular shapes, t</w:t>
      </w:r>
      <w:r w:rsidR="00AC587F" w:rsidRPr="00FE3E1F">
        <w:rPr>
          <w:rFonts w:cs="Times New Roman"/>
          <w:sz w:val="24"/>
          <w:szCs w:val="24"/>
        </w:rPr>
        <w:t>he length of the volumes of the drift and reflux follow from continuity of flow (De Lange 202</w:t>
      </w:r>
      <w:r w:rsidR="005659DB">
        <w:rPr>
          <w:rFonts w:cs="Times New Roman"/>
          <w:sz w:val="24"/>
          <w:szCs w:val="24"/>
        </w:rPr>
        <w:t>0</w:t>
      </w:r>
      <w:r w:rsidR="00AC587F" w:rsidRPr="00FE3E1F">
        <w:rPr>
          <w:rFonts w:cs="Times New Roman"/>
          <w:sz w:val="24"/>
          <w:szCs w:val="24"/>
        </w:rPr>
        <w:t>) and are expressed by:</w:t>
      </w:r>
    </w:p>
    <w:p w14:paraId="1AFD5FED" w14:textId="77777777" w:rsidR="00AC587F" w:rsidRPr="00FE3E1F" w:rsidRDefault="00AC587F" w:rsidP="007E38F9">
      <w:pPr>
        <w:rPr>
          <w:rFonts w:cs="Times New Roman"/>
          <w:sz w:val="24"/>
          <w:szCs w:val="24"/>
        </w:rPr>
      </w:pPr>
    </w:p>
    <w:p w14:paraId="5CF96FB7" w14:textId="1A8A233F" w:rsidR="007D3E7B" w:rsidRPr="00FE3E1F" w:rsidRDefault="007D3E7B" w:rsidP="007E38F9">
      <w:pPr>
        <w:ind w:firstLine="708"/>
        <w:rPr>
          <w:rFonts w:cs="Times New Roman"/>
          <w:sz w:val="24"/>
          <w:szCs w:val="24"/>
        </w:rPr>
      </w:pP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A,j,dr</m:t>
            </m:r>
          </m:sub>
        </m:sSub>
        <m:r>
          <w:rPr>
            <w:rFonts w:ascii="Cambria Math" w:cs="Times New Roman"/>
            <w:sz w:val="24"/>
            <w:szCs w:val="24"/>
          </w:rPr>
          <m:t xml:space="preserve"> = 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m:t>
            </m:r>
          </m:sub>
        </m:sSub>
        <m:r>
          <w:rPr>
            <w:rFonts w:ascii="Cambria Math" w:cs="Times New Roman"/>
            <w:sz w:val="24"/>
            <w:szCs w:val="24"/>
          </w:rPr>
          <m:t xml:space="preserve"> </m:t>
        </m:r>
        <m:d>
          <m:dPr>
            <m:ctrlPr>
              <w:rPr>
                <w:rFonts w:ascii="Cambria Math" w:hAnsi="Cambria Math" w:cs="Times New Roman"/>
                <w:i/>
                <w:sz w:val="24"/>
                <w:szCs w:val="24"/>
              </w:rPr>
            </m:ctrlPr>
          </m:dPr>
          <m:e>
            <m:r>
              <w:rPr>
                <w:rFonts w:ascii="Cambria Math" w:cs="Times New Roman"/>
                <w:sz w:val="24"/>
                <w:szCs w:val="24"/>
              </w:rPr>
              <m:t>1</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e>
        </m:d>
      </m:oMath>
      <w:r w:rsidRPr="00FE3E1F">
        <w:rPr>
          <w:rFonts w:cs="Times New Roman"/>
          <w:sz w:val="24"/>
          <w:szCs w:val="24"/>
        </w:rPr>
        <w:t xml:space="preserve"> </w:t>
      </w:r>
      <w:r w:rsidRPr="00FE3E1F">
        <w:rPr>
          <w:rFonts w:cs="Times New Roman"/>
          <w:sz w:val="24"/>
          <w:szCs w:val="24"/>
        </w:rPr>
        <w:tab/>
        <w:t xml:space="preserve"> </w:t>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t>(</w:t>
      </w:r>
      <w:r w:rsidR="000D1F6F" w:rsidRPr="00FE3E1F">
        <w:rPr>
          <w:rFonts w:cs="Times New Roman"/>
          <w:sz w:val="24"/>
          <w:szCs w:val="24"/>
        </w:rPr>
        <w:t>3</w:t>
      </w:r>
      <w:r w:rsidRPr="00FE3E1F">
        <w:rPr>
          <w:rFonts w:cs="Times New Roman"/>
          <w:sz w:val="24"/>
          <w:szCs w:val="24"/>
        </w:rPr>
        <w:t>)</w:t>
      </w:r>
    </w:p>
    <w:p w14:paraId="48952D82" w14:textId="2C59DE7B" w:rsidR="007D3E7B" w:rsidRPr="00FE3E1F" w:rsidRDefault="007D3E7B" w:rsidP="00681130">
      <w:pPr>
        <w:ind w:firstLine="708"/>
        <w:rPr>
          <w:rFonts w:cs="Times New Roman"/>
          <w:sz w:val="24"/>
          <w:szCs w:val="24"/>
        </w:rPr>
      </w:pP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A,j,ref</m:t>
            </m:r>
          </m:sub>
        </m:sSub>
        <m:r>
          <w:rPr>
            <w:rFonts w:ascii="Cambria Math" w:cs="Times New Roman"/>
            <w:sz w:val="24"/>
            <w:szCs w:val="24"/>
          </w:rPr>
          <m:t xml:space="preserve"> =Δ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m:t>
            </m:r>
          </m:sub>
        </m:sSub>
        <m:r>
          <w:rPr>
            <w:rFonts w:ascii="Cambria Math" w:cs="Times New Roman"/>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β</m:t>
            </m:r>
          </m:e>
          <m:sub>
            <m:r>
              <w:rPr>
                <w:rFonts w:ascii="Cambria Math" w:hAnsi="Cambria Math" w:cs="Cambria Math"/>
                <w:sz w:val="24"/>
                <w:szCs w:val="24"/>
              </w:rPr>
              <m:t>j</m:t>
            </m:r>
          </m:sub>
        </m:sSub>
      </m:oMath>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t>(</w:t>
      </w:r>
      <w:r w:rsidR="000D1F6F" w:rsidRPr="00FE3E1F">
        <w:rPr>
          <w:rFonts w:cs="Times New Roman"/>
          <w:sz w:val="24"/>
          <w:szCs w:val="24"/>
        </w:rPr>
        <w:t>4</w:t>
      </w:r>
      <w:r w:rsidR="00811A5C" w:rsidRPr="00FE3E1F">
        <w:rPr>
          <w:rFonts w:cs="Times New Roman"/>
          <w:sz w:val="24"/>
          <w:szCs w:val="24"/>
        </w:rPr>
        <w:t>)</w:t>
      </w:r>
    </w:p>
    <w:p w14:paraId="73FF4E59" w14:textId="77777777" w:rsidR="000D1F6F" w:rsidRPr="00FE3E1F" w:rsidRDefault="000D1F6F" w:rsidP="000D1F6F">
      <w:pPr>
        <w:rPr>
          <w:rFonts w:eastAsiaTheme="minorEastAsia" w:cs="Times New Roman"/>
          <w:sz w:val="24"/>
          <w:szCs w:val="24"/>
        </w:rPr>
      </w:pPr>
      <w:r w:rsidRPr="00FE3E1F">
        <w:rPr>
          <w:rFonts w:cstheme="minorHAnsi"/>
          <w:b/>
          <w:sz w:val="28"/>
          <w:szCs w:val="28"/>
        </w:rPr>
        <w:t xml:space="preserve"> </w:t>
      </w:r>
    </w:p>
    <w:p w14:paraId="0765384B" w14:textId="4AC7F498" w:rsidR="000D1F6F" w:rsidRPr="00FE3E1F" w:rsidRDefault="000D1F6F" w:rsidP="000D1F6F">
      <w:pPr>
        <w:rPr>
          <w:rFonts w:eastAsiaTheme="minorEastAsia" w:cs="Times New Roman"/>
          <w:sz w:val="24"/>
          <w:szCs w:val="24"/>
        </w:rPr>
      </w:pPr>
      <w:r w:rsidRPr="00FE3E1F">
        <w:rPr>
          <w:rFonts w:eastAsiaTheme="minorEastAsia" w:cs="Times New Roman"/>
          <w:sz w:val="24"/>
          <w:szCs w:val="24"/>
        </w:rPr>
        <w:t xml:space="preserve">Where the wake fraction </w:t>
      </w:r>
      <m:oMath>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oMath>
      <w:r w:rsidRPr="00FE3E1F">
        <w:rPr>
          <w:rFonts w:eastAsiaTheme="minorEastAsia" w:cs="Times New Roman"/>
          <w:sz w:val="24"/>
          <w:szCs w:val="24"/>
        </w:rPr>
        <w:t xml:space="preserve"> is defined by:</w:t>
      </w:r>
    </w:p>
    <w:p w14:paraId="512D39A9" w14:textId="77777777" w:rsidR="000D1F6F" w:rsidRPr="00FE3E1F" w:rsidRDefault="000D1F6F" w:rsidP="000D1F6F">
      <w:pPr>
        <w:rPr>
          <w:rFonts w:cs="Times New Roman"/>
          <w:sz w:val="24"/>
          <w:szCs w:val="24"/>
        </w:rPr>
      </w:pPr>
    </w:p>
    <w:p w14:paraId="4F09ECDF" w14:textId="67F6B899" w:rsidR="000D1F6F" w:rsidRPr="00FE3E1F" w:rsidRDefault="000D1F6F" w:rsidP="000D1F6F">
      <w:pPr>
        <w:rPr>
          <w:rFonts w:cstheme="minorHAnsi"/>
          <w:b/>
          <w:sz w:val="28"/>
          <w:szCs w:val="28"/>
        </w:rPr>
      </w:pPr>
      <w:r w:rsidRPr="00FE3E1F">
        <w:rPr>
          <w:rFonts w:cstheme="minorHAnsi"/>
          <w:sz w:val="24"/>
          <w:szCs w:val="24"/>
        </w:rPr>
        <w:tab/>
      </w:r>
      <w:r w:rsidRPr="00FE3E1F">
        <w:rPr>
          <w:rFonts w:cstheme="minorHAnsi"/>
          <w:sz w:val="24"/>
          <w:szCs w:val="24"/>
        </w:rPr>
        <w:tab/>
      </w:r>
      <w:r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r>
          <w:rPr>
            <w:rFonts w:asci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W</m:t>
                </m:r>
              </m:e>
              <m:sub>
                <m:r>
                  <w:rPr>
                    <w:rFonts w:ascii="Cambria Math" w:cs="Times New Roman"/>
                    <w:sz w:val="24"/>
                    <w:szCs w:val="24"/>
                  </w:rPr>
                  <m:t>A,j</m:t>
                </m:r>
              </m:sub>
            </m:sSub>
          </m:num>
          <m:den>
            <m:sSub>
              <m:sSubPr>
                <m:ctrlPr>
                  <w:rPr>
                    <w:rFonts w:ascii="Cambria Math" w:hAnsi="Cambria Math" w:cs="Times New Roman"/>
                    <w:i/>
                    <w:sz w:val="24"/>
                    <w:szCs w:val="24"/>
                  </w:rPr>
                </m:ctrlPr>
              </m:sSubPr>
              <m:e>
                <m:r>
                  <w:rPr>
                    <w:rFonts w:ascii="Cambria Math" w:cs="Times New Roman"/>
                    <w:sz w:val="24"/>
                    <w:szCs w:val="24"/>
                  </w:rPr>
                  <m:t>D</m:t>
                </m:r>
              </m:e>
              <m:sub>
                <m:r>
                  <w:rPr>
                    <w:rFonts w:ascii="Cambria Math" w:cs="Times New Roman"/>
                    <w:sz w:val="24"/>
                    <w:szCs w:val="24"/>
                  </w:rPr>
                  <m:t>A</m:t>
                </m:r>
              </m:sub>
            </m:sSub>
          </m:den>
        </m:f>
      </m:oMath>
      <w:r w:rsidRPr="00FE3E1F">
        <w:rPr>
          <w:rFonts w:cs="Times New Roman"/>
          <w:sz w:val="24"/>
          <w:szCs w:val="24"/>
        </w:rPr>
        <w:tab/>
      </w:r>
      <w:r w:rsidRPr="00FE3E1F">
        <w:rPr>
          <w:rFonts w:cstheme="minorHAnsi"/>
          <w:sz w:val="24"/>
          <w:szCs w:val="24"/>
        </w:rPr>
        <w:tab/>
      </w:r>
      <w:r w:rsidRPr="00FE3E1F">
        <w:rPr>
          <w:rFonts w:cstheme="minorHAnsi"/>
          <w:sz w:val="24"/>
          <w:szCs w:val="24"/>
        </w:rPr>
        <w:tab/>
      </w:r>
      <w:r w:rsidRPr="00FE3E1F">
        <w:rPr>
          <w:rFonts w:cstheme="minorHAnsi"/>
          <w:sz w:val="24"/>
          <w:szCs w:val="24"/>
        </w:rPr>
        <w:tab/>
      </w:r>
      <w:r w:rsidRPr="00FE3E1F">
        <w:rPr>
          <w:rFonts w:cstheme="minorHAnsi"/>
          <w:sz w:val="24"/>
          <w:szCs w:val="24"/>
        </w:rPr>
        <w:tab/>
      </w:r>
      <w:r w:rsidRPr="00FE3E1F">
        <w:rPr>
          <w:rFonts w:cstheme="minorHAnsi"/>
          <w:sz w:val="24"/>
          <w:szCs w:val="24"/>
        </w:rPr>
        <w:tab/>
        <w:t>(5)</w:t>
      </w:r>
    </w:p>
    <w:p w14:paraId="0FFC05CB" w14:textId="4AD1171B" w:rsidR="0049522F" w:rsidRPr="00FE3E1F" w:rsidRDefault="0049522F" w:rsidP="00194B9F">
      <w:pPr>
        <w:rPr>
          <w:rFonts w:cstheme="minorHAnsi"/>
          <w:b/>
          <w:sz w:val="28"/>
          <w:szCs w:val="28"/>
        </w:rPr>
      </w:pPr>
    </w:p>
    <w:p w14:paraId="776885F5" w14:textId="2A441E33" w:rsidR="002F1655" w:rsidRPr="00FE3E1F" w:rsidRDefault="002F1655" w:rsidP="002F1655">
      <w:pPr>
        <w:rPr>
          <w:rFonts w:cstheme="minorHAnsi"/>
          <w:b/>
          <w:sz w:val="28"/>
          <w:szCs w:val="28"/>
          <w:u w:val="single"/>
        </w:rPr>
      </w:pPr>
      <w:bookmarkStart w:id="310" w:name="_Hlk1631532"/>
      <w:r w:rsidRPr="00FE3E1F">
        <w:rPr>
          <w:rFonts w:cs="Times New Roman"/>
          <w:sz w:val="24"/>
          <w:szCs w:val="24"/>
          <w:u w:val="single"/>
        </w:rPr>
        <w:t xml:space="preserve">Dispersive </w:t>
      </w:r>
      <w:r w:rsidR="005659DB">
        <w:rPr>
          <w:rFonts w:cs="Times New Roman"/>
          <w:sz w:val="24"/>
          <w:szCs w:val="24"/>
          <w:u w:val="single"/>
        </w:rPr>
        <w:t xml:space="preserve">change of </w:t>
      </w:r>
      <w:r w:rsidRPr="00FE3E1F">
        <w:rPr>
          <w:rFonts w:cs="Times New Roman"/>
          <w:sz w:val="24"/>
          <w:szCs w:val="24"/>
          <w:u w:val="single"/>
        </w:rPr>
        <w:t>mass</w:t>
      </w:r>
    </w:p>
    <w:p w14:paraId="2B8F0457" w14:textId="00BAF918" w:rsidR="0009678F" w:rsidRPr="00FE3E1F" w:rsidRDefault="00D8061B" w:rsidP="0009678F">
      <w:pPr>
        <w:rPr>
          <w:rFonts w:cs="Times New Roman"/>
          <w:sz w:val="24"/>
          <w:szCs w:val="24"/>
        </w:rPr>
      </w:pPr>
      <w:r>
        <w:rPr>
          <w:rFonts w:cs="Times New Roman"/>
          <w:sz w:val="24"/>
          <w:szCs w:val="24"/>
        </w:rPr>
        <w:t>For</w:t>
      </w:r>
      <w:r w:rsidRPr="00FE3E1F">
        <w:rPr>
          <w:rFonts w:cs="Times New Roman"/>
          <w:sz w:val="24"/>
          <w:szCs w:val="24"/>
        </w:rPr>
        <w:t xml:space="preserve"> </w:t>
      </w:r>
      <w:r>
        <w:rPr>
          <w:rFonts w:cs="Times New Roman"/>
          <w:sz w:val="24"/>
          <w:szCs w:val="24"/>
        </w:rPr>
        <w:t xml:space="preserve">a </w:t>
      </w:r>
      <w:r w:rsidRPr="00FE3E1F">
        <w:rPr>
          <w:rFonts w:cs="Times New Roman"/>
          <w:sz w:val="24"/>
          <w:szCs w:val="24"/>
        </w:rPr>
        <w:t xml:space="preserve">domain A </w:t>
      </w:r>
      <w:r w:rsidR="002B7DA6" w:rsidRPr="00FE3E1F">
        <w:rPr>
          <w:rFonts w:cs="Times New Roman"/>
          <w:sz w:val="24"/>
          <w:szCs w:val="24"/>
        </w:rPr>
        <w:t xml:space="preserve">, </w:t>
      </w:r>
      <w:r>
        <w:rPr>
          <w:rFonts w:cs="Times New Roman"/>
          <w:sz w:val="24"/>
          <w:szCs w:val="24"/>
        </w:rPr>
        <w:t xml:space="preserve">the </w:t>
      </w:r>
      <w:r w:rsidR="003B75D3" w:rsidRPr="00FE3E1F">
        <w:rPr>
          <w:rFonts w:cs="Times New Roman"/>
          <w:sz w:val="24"/>
          <w:szCs w:val="24"/>
        </w:rPr>
        <w:t xml:space="preserve">dispersive change of mass occurs during period </w:t>
      </w:r>
      <w:r w:rsidR="003B75D3" w:rsidRPr="007D1A42">
        <w:rPr>
          <w:rFonts w:cs="Times New Roman"/>
          <w:i/>
          <w:iCs/>
          <w:sz w:val="24"/>
          <w:szCs w:val="24"/>
        </w:rPr>
        <w:t>T</w:t>
      </w:r>
      <w:r w:rsidR="003B75D3" w:rsidRPr="007D1A42">
        <w:rPr>
          <w:rFonts w:cs="Times New Roman"/>
          <w:i/>
          <w:iCs/>
          <w:sz w:val="24"/>
          <w:szCs w:val="24"/>
          <w:vertAlign w:val="subscript"/>
        </w:rPr>
        <w:t>A</w:t>
      </w:r>
      <w:r w:rsidR="003B75D3" w:rsidRPr="00FE3E1F">
        <w:rPr>
          <w:rFonts w:cs="Times New Roman"/>
          <w:sz w:val="24"/>
          <w:szCs w:val="24"/>
        </w:rPr>
        <w:t xml:space="preserve"> needed to pass length </w:t>
      </w:r>
      <w:r w:rsidR="003B75D3" w:rsidRPr="007D1A42">
        <w:rPr>
          <w:rFonts w:cs="Times New Roman"/>
          <w:i/>
          <w:iCs/>
          <w:sz w:val="24"/>
          <w:szCs w:val="24"/>
        </w:rPr>
        <w:t>L</w:t>
      </w:r>
      <w:r w:rsidR="003B75D3" w:rsidRPr="007D1A42">
        <w:rPr>
          <w:rFonts w:cs="Times New Roman"/>
          <w:i/>
          <w:iCs/>
          <w:sz w:val="24"/>
          <w:szCs w:val="24"/>
          <w:vertAlign w:val="subscript"/>
        </w:rPr>
        <w:t>A</w:t>
      </w:r>
      <w:r w:rsidR="003B75D3" w:rsidRPr="00FE3E1F">
        <w:rPr>
          <w:rFonts w:cs="Times New Roman"/>
          <w:sz w:val="24"/>
          <w:szCs w:val="24"/>
        </w:rPr>
        <w:t xml:space="preserve"> at the average velocity</w:t>
      </w:r>
      <w:r w:rsidR="003B75D3" w:rsidRPr="007D1A42">
        <w:rPr>
          <w:rFonts w:cs="Times New Roman"/>
          <w:i/>
          <w:iCs/>
          <w:sz w:val="24"/>
          <w:szCs w:val="24"/>
        </w:rPr>
        <w:t xml:space="preserve"> </w:t>
      </w:r>
      <w:proofErr w:type="spellStart"/>
      <w:r w:rsidR="002B7DA6" w:rsidRPr="007D1A42">
        <w:rPr>
          <w:rFonts w:cs="Times New Roman"/>
          <w:i/>
          <w:iCs/>
          <w:sz w:val="24"/>
          <w:szCs w:val="24"/>
        </w:rPr>
        <w:t>u</w:t>
      </w:r>
      <w:r w:rsidR="002B7DA6" w:rsidRPr="007D1A42">
        <w:rPr>
          <w:rFonts w:cs="Times New Roman"/>
          <w:i/>
          <w:iCs/>
          <w:sz w:val="24"/>
          <w:szCs w:val="24"/>
          <w:vertAlign w:val="subscript"/>
        </w:rPr>
        <w:t>a</w:t>
      </w:r>
      <w:proofErr w:type="spellEnd"/>
      <w:r w:rsidR="002B7DA6" w:rsidRPr="00FE3E1F">
        <w:rPr>
          <w:rFonts w:cs="Times New Roman"/>
          <w:sz w:val="24"/>
          <w:szCs w:val="24"/>
        </w:rPr>
        <w:t xml:space="preserve"> </w:t>
      </w:r>
      <w:r w:rsidR="003B75D3" w:rsidRPr="00FE3E1F">
        <w:rPr>
          <w:rFonts w:cs="Times New Roman"/>
          <w:sz w:val="24"/>
          <w:szCs w:val="24"/>
        </w:rPr>
        <w:t xml:space="preserve">in the aquifer. </w:t>
      </w:r>
      <w:r w:rsidR="0009678F" w:rsidRPr="00FE3E1F">
        <w:rPr>
          <w:rFonts w:cs="Times New Roman"/>
          <w:sz w:val="24"/>
          <w:szCs w:val="24"/>
        </w:rPr>
        <w:t xml:space="preserve">The volumes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A,j</m:t>
            </m:r>
          </m:sub>
        </m:sSub>
        <m:r>
          <w:rPr>
            <w:rFonts w:ascii="Cambria Math" w:hAnsi="Cambria Math" w:cs="Times New Roman"/>
            <w:sz w:val="24"/>
            <w:szCs w:val="24"/>
          </w:rPr>
          <m:t xml:space="preserve"> </m:t>
        </m:r>
      </m:oMath>
      <w:r w:rsidR="0009678F" w:rsidRPr="00FE3E1F">
        <w:rPr>
          <w:rFonts w:cs="Times New Roman"/>
          <w:sz w:val="24"/>
          <w:szCs w:val="24"/>
        </w:rPr>
        <w:t xml:space="preserve">of drift and reflux, the shaded zones in figure 2, are equal </w:t>
      </w:r>
      <w:r>
        <w:rPr>
          <w:rFonts w:cs="Times New Roman"/>
          <w:sz w:val="24"/>
          <w:szCs w:val="24"/>
        </w:rPr>
        <w:t xml:space="preserve">(mass balance) </w:t>
      </w:r>
      <w:r w:rsidR="0009678F" w:rsidRPr="00FE3E1F">
        <w:rPr>
          <w:rFonts w:cs="Times New Roman"/>
          <w:sz w:val="24"/>
          <w:szCs w:val="24"/>
        </w:rPr>
        <w:t xml:space="preserve">and described by: </w:t>
      </w:r>
    </w:p>
    <w:p w14:paraId="28A657D2" w14:textId="77777777" w:rsidR="0009678F" w:rsidRPr="00FE3E1F" w:rsidRDefault="0009678F" w:rsidP="0009678F">
      <w:pPr>
        <w:rPr>
          <w:rFonts w:cs="Times New Roman"/>
          <w:sz w:val="24"/>
          <w:szCs w:val="24"/>
        </w:rPr>
      </w:pPr>
    </w:p>
    <w:p w14:paraId="1083E171" w14:textId="3D3E9454" w:rsidR="0009678F" w:rsidRPr="00FE3E1F" w:rsidRDefault="00000000" w:rsidP="0009678F">
      <w:pPr>
        <w:ind w:firstLine="708"/>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A,j</m:t>
            </m:r>
          </m:sub>
        </m:sSub>
        <m:r>
          <w:rPr>
            <w:rFonts w:ascii="Cambria Math" w:hAnsi="Cambria Math" w:cs="Times New Roman"/>
            <w:sz w:val="24"/>
            <w:szCs w:val="24"/>
          </w:rPr>
          <m:t xml:space="preserve">= </m:t>
        </m:r>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A,j,dr</m:t>
            </m:r>
          </m:sub>
        </m:sSub>
        <m:r>
          <w:rPr>
            <w:rFonts w:ascii="Cambria Math" w:cs="Times New Roman"/>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W</m:t>
            </m:r>
          </m:e>
          <m:sub>
            <m:r>
              <w:rPr>
                <w:rFonts w:ascii="Cambria Math" w:hAnsi="Cambria Math" w:cs="Cambria Math"/>
                <w:sz w:val="24"/>
                <w:szCs w:val="24"/>
              </w:rPr>
              <m:t>A,j</m:t>
            </m:r>
          </m:sub>
        </m:sSub>
        <m:r>
          <w:rPr>
            <w:rFonts w:ascii="Cambria Math" w:eastAsiaTheme="minorEastAsia" w:hAnsi="Cambria Math" w:cs="Times New Roman"/>
            <w:sz w:val="24"/>
            <w:szCs w:val="24"/>
          </w:rPr>
          <m:t>=</m:t>
        </m:r>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A,j,ref</m:t>
            </m:r>
          </m:sub>
        </m:sSub>
        <m:d>
          <m:dPr>
            <m:ctrlPr>
              <w:rPr>
                <w:rFonts w:ascii="Cambria Math" w:hAnsi="Cambria Math" w:cs="Times New Roman"/>
                <w:i/>
                <w:sz w:val="24"/>
                <w:szCs w:val="24"/>
              </w:rPr>
            </m:ctrlPr>
          </m:dPr>
          <m:e>
            <m:r>
              <w:rPr>
                <w:rFonts w:ascii="Cambria Math" w:cs="Times New Roman"/>
                <w:sz w:val="24"/>
                <w:szCs w:val="24"/>
              </w:rPr>
              <m:t>1</m:t>
            </m:r>
            <m:r>
              <w:rPr>
                <w:rFonts w:ascii="Cambria Math" w:cs="Times New Roman"/>
                <w:sz w:val="24"/>
                <w:szCs w:val="24"/>
              </w:rPr>
              <m:t>-</m:t>
            </m:r>
            <m:r>
              <w:rPr>
                <w:rFonts w:ascii="Cambria Math" w:cs="Times New Roman"/>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W</m:t>
                </m:r>
              </m:e>
              <m:sub>
                <m:r>
                  <w:rPr>
                    <w:rFonts w:ascii="Cambria Math" w:hAnsi="Cambria Math" w:cs="Cambria Math"/>
                    <w:sz w:val="24"/>
                    <w:szCs w:val="24"/>
                  </w:rPr>
                  <m:t>A,j</m:t>
                </m:r>
              </m:sub>
            </m:sSub>
            <m:ctrlPr>
              <w:rPr>
                <w:rFonts w:ascii="Cambria Math" w:hAnsi="Cambria Math" w:cs="Cambria Math"/>
                <w:i/>
                <w:sz w:val="24"/>
                <w:szCs w:val="24"/>
              </w:rPr>
            </m:ctrlPr>
          </m:e>
        </m:d>
      </m:oMath>
      <w:r w:rsidR="0009678F" w:rsidRPr="00FE3E1F">
        <w:rPr>
          <w:rFonts w:cs="Times New Roman"/>
          <w:sz w:val="24"/>
          <w:szCs w:val="24"/>
        </w:rPr>
        <w:tab/>
      </w:r>
      <w:r w:rsidR="0009678F" w:rsidRPr="00FE3E1F">
        <w:rPr>
          <w:rFonts w:cs="Times New Roman"/>
          <w:sz w:val="24"/>
          <w:szCs w:val="24"/>
        </w:rPr>
        <w:tab/>
      </w:r>
      <w:r w:rsidR="0009678F" w:rsidRPr="00FE3E1F">
        <w:rPr>
          <w:rFonts w:cs="Times New Roman"/>
          <w:sz w:val="24"/>
          <w:szCs w:val="24"/>
        </w:rPr>
        <w:tab/>
        <w:t>(6)</w:t>
      </w:r>
    </w:p>
    <w:p w14:paraId="2E6C70D6" w14:textId="77777777" w:rsidR="0009678F" w:rsidRPr="00FE3E1F" w:rsidRDefault="0009678F" w:rsidP="0009678F">
      <w:pPr>
        <w:rPr>
          <w:rFonts w:cs="Times New Roman"/>
          <w:sz w:val="24"/>
          <w:szCs w:val="24"/>
        </w:rPr>
      </w:pPr>
    </w:p>
    <w:p w14:paraId="113191D8" w14:textId="696D53BD" w:rsidR="0009678F" w:rsidRPr="00FE3E1F" w:rsidRDefault="00D8061B" w:rsidP="0009678F">
      <w:pPr>
        <w:rPr>
          <w:rFonts w:cs="Times New Roman"/>
          <w:sz w:val="24"/>
          <w:szCs w:val="24"/>
        </w:rPr>
      </w:pPr>
      <w:r w:rsidRPr="00D8061B">
        <w:rPr>
          <w:rFonts w:cstheme="minorHAnsi"/>
          <w:sz w:val="24"/>
          <w:szCs w:val="24"/>
        </w:rPr>
        <w:t>As mentioned in the introduction,</w:t>
      </w:r>
      <w:r w:rsidR="005149F3" w:rsidRPr="00D8061B">
        <w:rPr>
          <w:rFonts w:cstheme="minorHAnsi"/>
          <w:sz w:val="24"/>
          <w:szCs w:val="24"/>
        </w:rPr>
        <w:t xml:space="preserve"> </w:t>
      </w:r>
      <w:r w:rsidR="0009678F" w:rsidRPr="00D8061B">
        <w:rPr>
          <w:rFonts w:cstheme="minorHAnsi"/>
          <w:sz w:val="24"/>
          <w:szCs w:val="24"/>
        </w:rPr>
        <w:t xml:space="preserve">the spreading </w:t>
      </w:r>
      <w:r>
        <w:rPr>
          <w:rFonts w:cstheme="minorHAnsi"/>
          <w:sz w:val="24"/>
          <w:szCs w:val="24"/>
        </w:rPr>
        <w:t xml:space="preserve">in a domain A </w:t>
      </w:r>
      <w:r w:rsidR="0009678F" w:rsidRPr="00D8061B">
        <w:rPr>
          <w:rFonts w:cstheme="minorHAnsi"/>
          <w:sz w:val="24"/>
          <w:szCs w:val="24"/>
        </w:rPr>
        <w:t>is assumed to grow linear with travel distance</w:t>
      </w:r>
      <w:r w:rsidR="001E5594" w:rsidRPr="00D8061B">
        <w:rPr>
          <w:rFonts w:cstheme="minorHAnsi"/>
          <w:sz w:val="24"/>
          <w:szCs w:val="24"/>
        </w:rPr>
        <w:t>.</w:t>
      </w:r>
      <w:r w:rsidR="001E5594" w:rsidRPr="00FE3E1F">
        <w:rPr>
          <w:rFonts w:cstheme="minorHAnsi"/>
          <w:sz w:val="24"/>
          <w:szCs w:val="24"/>
        </w:rPr>
        <w:t xml:space="preserve"> </w:t>
      </w:r>
      <w:r w:rsidR="005149F3" w:rsidRPr="00FE3E1F">
        <w:rPr>
          <w:rFonts w:cstheme="minorHAnsi"/>
          <w:sz w:val="24"/>
          <w:szCs w:val="24"/>
        </w:rPr>
        <w:t>Then, t</w:t>
      </w:r>
      <w:r w:rsidR="0009678F" w:rsidRPr="00FE3E1F">
        <w:rPr>
          <w:rFonts w:cstheme="minorHAnsi"/>
          <w:sz w:val="24"/>
          <w:szCs w:val="24"/>
        </w:rPr>
        <w:t xml:space="preserve">he specific shifted volume </w:t>
      </w:r>
      <m:oMath>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cs="Times New Roman"/>
                <w:sz w:val="24"/>
                <w:szCs w:val="24"/>
              </w:rPr>
              <m:t>j</m:t>
            </m:r>
          </m:sub>
        </m:sSub>
      </m:oMath>
      <w:r w:rsidR="0009678F" w:rsidRPr="00FE3E1F">
        <w:rPr>
          <w:rFonts w:eastAsiaTheme="minorEastAsia" w:cstheme="minorHAnsi"/>
          <w:sz w:val="24"/>
          <w:szCs w:val="24"/>
        </w:rPr>
        <w:t xml:space="preserve"> </w:t>
      </w:r>
      <w:r w:rsidR="00AE3F25">
        <w:rPr>
          <w:rFonts w:eastAsiaTheme="minorEastAsia" w:cstheme="minorHAnsi"/>
          <w:sz w:val="24"/>
          <w:szCs w:val="24"/>
        </w:rPr>
        <w:t>can be</w:t>
      </w:r>
      <w:r w:rsidR="0009678F" w:rsidRPr="00FE3E1F">
        <w:rPr>
          <w:rFonts w:eastAsiaTheme="minorEastAsia" w:cstheme="minorHAnsi"/>
          <w:sz w:val="24"/>
          <w:szCs w:val="24"/>
        </w:rPr>
        <w:t xml:space="preserve"> defined as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A,j</m:t>
            </m:r>
          </m:sub>
        </m:sSub>
      </m:oMath>
      <w:r w:rsidR="0009678F" w:rsidRPr="00FE3E1F">
        <w:rPr>
          <w:rFonts w:eastAsiaTheme="minorEastAsia" w:cstheme="minorHAnsi"/>
          <w:sz w:val="24"/>
          <w:szCs w:val="24"/>
        </w:rPr>
        <w:t xml:space="preserve">  </w:t>
      </w:r>
      <w:r w:rsidR="0009678F" w:rsidRPr="00FE3E1F">
        <w:rPr>
          <w:rFonts w:cstheme="minorHAnsi"/>
          <w:sz w:val="24"/>
          <w:szCs w:val="24"/>
        </w:rPr>
        <w:t>per</w:t>
      </w:r>
      <w:r w:rsidR="002E419C" w:rsidRPr="00FE3E1F">
        <w:rPr>
          <w:rFonts w:cstheme="minorHAnsi"/>
          <w:sz w:val="24"/>
          <w:szCs w:val="24"/>
        </w:rPr>
        <w:t xml:space="preserve"> area of domain A and become</w:t>
      </w:r>
      <w:r>
        <w:rPr>
          <w:rFonts w:cstheme="minorHAnsi"/>
          <w:sz w:val="24"/>
          <w:szCs w:val="24"/>
        </w:rPr>
        <w:t>s</w:t>
      </w:r>
      <w:r w:rsidR="0009678F" w:rsidRPr="00FE3E1F">
        <w:rPr>
          <w:rFonts w:cstheme="minorHAnsi"/>
          <w:sz w:val="24"/>
          <w:szCs w:val="24"/>
        </w:rPr>
        <w:t>, using (3) and (4)</w:t>
      </w:r>
      <w:r w:rsidR="0009678F" w:rsidRPr="00FE3E1F">
        <w:rPr>
          <w:rFonts w:eastAsiaTheme="minorEastAsia" w:cs="Times New Roman"/>
          <w:sz w:val="24"/>
          <w:szCs w:val="24"/>
        </w:rPr>
        <w:t>:</w:t>
      </w:r>
      <w:r w:rsidR="0009678F" w:rsidRPr="00FE3E1F">
        <w:rPr>
          <w:rFonts w:cs="Times New Roman"/>
          <w:sz w:val="24"/>
          <w:szCs w:val="24"/>
        </w:rPr>
        <w:t xml:space="preserve"> </w:t>
      </w:r>
    </w:p>
    <w:p w14:paraId="35B4C59D" w14:textId="77777777" w:rsidR="0009678F" w:rsidRPr="00FE3E1F" w:rsidRDefault="0009678F" w:rsidP="0009678F">
      <w:pPr>
        <w:rPr>
          <w:rFonts w:cstheme="minorHAnsi"/>
          <w:sz w:val="24"/>
          <w:szCs w:val="24"/>
        </w:rPr>
      </w:pPr>
    </w:p>
    <w:p w14:paraId="730DF013" w14:textId="70D6E7C9" w:rsidR="0009678F" w:rsidRPr="00FE3E1F" w:rsidRDefault="0009678F" w:rsidP="0009678F">
      <w:pPr>
        <w:ind w:firstLine="708"/>
        <w:rPr>
          <w:rFonts w:cs="Times New Roman"/>
          <w:sz w:val="24"/>
          <w:szCs w:val="24"/>
        </w:rPr>
      </w:pPr>
      <w:r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cs="Times New Roman"/>
                <w:sz w:val="24"/>
                <w:szCs w:val="24"/>
              </w:rPr>
              <m:t>j</m:t>
            </m:r>
          </m:sub>
        </m:sSub>
        <m:r>
          <w:rPr>
            <w:rFonts w:asci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A,j</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A</m:t>
                </m:r>
              </m:sub>
            </m:sSub>
          </m:den>
        </m:f>
        <m:r>
          <w:rPr>
            <w:rFonts w:asci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A,j</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den>
        </m:f>
        <m:d>
          <m:dPr>
            <m:ctrlPr>
              <w:rPr>
                <w:rFonts w:ascii="Cambria Math" w:hAnsi="Cambria Math" w:cs="Times New Roman"/>
                <w:i/>
                <w:sz w:val="24"/>
                <w:szCs w:val="24"/>
              </w:rPr>
            </m:ctrlPr>
          </m:dPr>
          <m:e>
            <m:r>
              <w:rPr>
                <w:rFonts w:ascii="Cambria Math" w:cs="Times New Roman"/>
                <w:sz w:val="24"/>
                <w:szCs w:val="24"/>
              </w:rPr>
              <m:t>1</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e>
        </m:d>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oMath>
      <w:r w:rsidRPr="00FE3E1F">
        <w:rPr>
          <w:rFonts w:eastAsiaTheme="minorEastAsia" w:cs="Times New Roman"/>
          <w:sz w:val="24"/>
          <w:szCs w:val="24"/>
        </w:rPr>
        <w:t xml:space="preserve">  </w:t>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t>(7)</w:t>
      </w:r>
    </w:p>
    <w:p w14:paraId="4DFF5F9B" w14:textId="78BFF326" w:rsidR="0009678F" w:rsidRPr="00FE3E1F" w:rsidRDefault="0009678F" w:rsidP="00B942D7">
      <w:pPr>
        <w:rPr>
          <w:rFonts w:cs="Times New Roman"/>
          <w:sz w:val="24"/>
          <w:szCs w:val="24"/>
        </w:rPr>
      </w:pPr>
    </w:p>
    <w:p w14:paraId="0B840884" w14:textId="4B83F966" w:rsidR="00FF0FCC" w:rsidRPr="00FE3E1F" w:rsidRDefault="00A55C2B" w:rsidP="00F1046C">
      <w:pPr>
        <w:rPr>
          <w:rFonts w:cs="Times New Roman"/>
          <w:sz w:val="24"/>
          <w:szCs w:val="24"/>
        </w:rPr>
      </w:pPr>
      <w:r w:rsidRPr="00FE3E1F">
        <w:rPr>
          <w:rFonts w:cs="Times New Roman"/>
          <w:sz w:val="24"/>
          <w:szCs w:val="24"/>
        </w:rPr>
        <w:t>The value of this parameter depends only on the stochastic parameters characterizing the aquifer heterogeneity.</w:t>
      </w:r>
      <w:r w:rsidR="00DD62E4" w:rsidRPr="00FE3E1F">
        <w:rPr>
          <w:rFonts w:cs="Times New Roman"/>
          <w:sz w:val="24"/>
          <w:szCs w:val="24"/>
        </w:rPr>
        <w:t xml:space="preserve"> </w:t>
      </w:r>
      <w:r w:rsidR="00F1046C" w:rsidRPr="00FE3E1F">
        <w:rPr>
          <w:rFonts w:cs="Times New Roman"/>
          <w:sz w:val="24"/>
          <w:szCs w:val="24"/>
        </w:rPr>
        <w:t xml:space="preserve">The shifted volume </w:t>
      </w:r>
      <w:r w:rsidR="00285CF2"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oMath>
      <w:r w:rsidR="00285CF2" w:rsidRPr="00FE3E1F">
        <w:rPr>
          <w:rFonts w:eastAsiaTheme="minorEastAsia" w:cs="Times New Roman"/>
          <w:sz w:val="24"/>
          <w:szCs w:val="24"/>
        </w:rPr>
        <w:t xml:space="preserve"> </w:t>
      </w:r>
      <w:r w:rsidR="00F1046C" w:rsidRPr="00FE3E1F">
        <w:rPr>
          <w:rFonts w:cs="Times New Roman"/>
          <w:sz w:val="24"/>
          <w:szCs w:val="24"/>
        </w:rPr>
        <w:t xml:space="preserve">grows with </w:t>
      </w:r>
      <w:r w:rsidR="00285CF2" w:rsidRPr="00FE3E1F">
        <w:rPr>
          <w:rFonts w:cs="Times New Roman"/>
          <w:sz w:val="24"/>
          <w:szCs w:val="24"/>
        </w:rPr>
        <w:t xml:space="preserve">the average traveled distance </w:t>
      </w:r>
      <w:r w:rsidR="00285CF2" w:rsidRPr="007D1A42">
        <w:rPr>
          <w:rFonts w:cstheme="minorHAnsi"/>
          <w:i/>
          <w:iCs/>
          <w:sz w:val="24"/>
          <w:szCs w:val="24"/>
        </w:rPr>
        <w:t>∆</w:t>
      </w:r>
      <w:r w:rsidR="00285CF2" w:rsidRPr="007D1A42">
        <w:rPr>
          <w:rFonts w:cs="Times New Roman"/>
          <w:i/>
          <w:iCs/>
          <w:sz w:val="24"/>
          <w:szCs w:val="24"/>
        </w:rPr>
        <w:t>S</w:t>
      </w:r>
      <w:r w:rsidR="00285CF2" w:rsidRPr="007D1A42">
        <w:rPr>
          <w:rFonts w:cs="Times New Roman"/>
          <w:i/>
          <w:iCs/>
          <w:sz w:val="24"/>
          <w:szCs w:val="24"/>
          <w:vertAlign w:val="subscript"/>
        </w:rPr>
        <w:t>∆T</w:t>
      </w:r>
      <w:r w:rsidR="00285CF2" w:rsidRPr="00FE3E1F">
        <w:rPr>
          <w:rFonts w:cs="Times New Roman"/>
          <w:sz w:val="24"/>
          <w:szCs w:val="24"/>
        </w:rPr>
        <w:t>, leading to:</w:t>
      </w:r>
    </w:p>
    <w:p w14:paraId="4270FF25" w14:textId="77777777" w:rsidR="00FF0FCC" w:rsidRPr="00FE3E1F" w:rsidRDefault="00FF0FCC" w:rsidP="00F1046C">
      <w:pPr>
        <w:rPr>
          <w:rFonts w:cs="Times New Roman"/>
          <w:sz w:val="24"/>
          <w:szCs w:val="24"/>
        </w:rPr>
      </w:pPr>
    </w:p>
    <w:p w14:paraId="0D8CFBA3" w14:textId="0C21A5A3" w:rsidR="00FF0FCC" w:rsidRPr="00FE3E1F" w:rsidRDefault="00FF0FCC" w:rsidP="00FF0FCC">
      <w:pPr>
        <w:ind w:firstLine="708"/>
        <w:rPr>
          <w:rFonts w:cs="Times New Roman"/>
          <w:sz w:val="24"/>
          <w:szCs w:val="24"/>
        </w:rPr>
      </w:pPr>
      <w:r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hAnsi="Cambria Math" w:cs="Times New Roman"/>
                <w:sz w:val="24"/>
                <w:szCs w:val="24"/>
              </w:rPr>
              <m:t>j</m:t>
            </m:r>
          </m:sub>
        </m:sSub>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Pr="00FE3E1F">
        <w:rPr>
          <w:rFonts w:eastAsiaTheme="minorEastAsia"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t>(8)</w:t>
      </w:r>
    </w:p>
    <w:p w14:paraId="09DF705A" w14:textId="749E62B8" w:rsidR="00FF0FCC" w:rsidRPr="00FE3E1F" w:rsidRDefault="00FF0FCC" w:rsidP="00FF0FCC">
      <w:pPr>
        <w:ind w:firstLine="708"/>
        <w:rPr>
          <w:rFonts w:cs="Times New Roman"/>
          <w:sz w:val="24"/>
          <w:szCs w:val="24"/>
        </w:rPr>
      </w:pPr>
    </w:p>
    <w:p w14:paraId="4DD3225F" w14:textId="7B39DBF2" w:rsidR="000F2048" w:rsidRDefault="00601813" w:rsidP="00B942D7">
      <w:pPr>
        <w:rPr>
          <w:rFonts w:cs="Times New Roman"/>
          <w:sz w:val="24"/>
          <w:szCs w:val="24"/>
        </w:rPr>
      </w:pPr>
      <w:r w:rsidRPr="00FE3E1F">
        <w:rPr>
          <w:rFonts w:cs="Times New Roman"/>
          <w:sz w:val="24"/>
          <w:szCs w:val="24"/>
        </w:rPr>
        <w:t xml:space="preserve">Figure 3 shows </w:t>
      </w:r>
      <w:r w:rsidR="005D3150" w:rsidRPr="00FE3E1F">
        <w:rPr>
          <w:rFonts w:cs="Times New Roman"/>
          <w:sz w:val="24"/>
          <w:szCs w:val="24"/>
        </w:rPr>
        <w:t xml:space="preserve">the </w:t>
      </w:r>
      <w:r w:rsidR="00047642" w:rsidRPr="00FE3E1F">
        <w:rPr>
          <w:rFonts w:cs="Times New Roman"/>
          <w:sz w:val="24"/>
          <w:szCs w:val="24"/>
        </w:rPr>
        <w:t>basic scheme</w:t>
      </w:r>
      <w:r w:rsidR="005D3150" w:rsidRPr="00FE3E1F">
        <w:rPr>
          <w:rFonts w:cs="Times New Roman"/>
          <w:sz w:val="24"/>
          <w:szCs w:val="24"/>
        </w:rPr>
        <w:t xml:space="preserve"> of mechanical dispersion</w:t>
      </w:r>
      <w:r w:rsidR="004F1A7A">
        <w:rPr>
          <w:rFonts w:cs="Times New Roman"/>
          <w:sz w:val="24"/>
          <w:szCs w:val="24"/>
        </w:rPr>
        <w:t xml:space="preserve"> </w:t>
      </w:r>
      <w:r w:rsidR="00562027">
        <w:rPr>
          <w:rFonts w:cs="Times New Roman"/>
          <w:sz w:val="24"/>
          <w:szCs w:val="24"/>
        </w:rPr>
        <w:t xml:space="preserve">as follows </w:t>
      </w:r>
      <w:r w:rsidR="001E2C44">
        <w:rPr>
          <w:rFonts w:cs="Times New Roman"/>
          <w:sz w:val="24"/>
          <w:szCs w:val="24"/>
        </w:rPr>
        <w:t>from</w:t>
      </w:r>
      <w:r w:rsidR="004F1A7A">
        <w:rPr>
          <w:rFonts w:cs="Times New Roman"/>
          <w:sz w:val="24"/>
          <w:szCs w:val="24"/>
        </w:rPr>
        <w:t xml:space="preserve"> ATP</w:t>
      </w:r>
      <w:r w:rsidRPr="00FE3E1F">
        <w:rPr>
          <w:rFonts w:cs="Times New Roman"/>
          <w:sz w:val="24"/>
          <w:szCs w:val="24"/>
        </w:rPr>
        <w:t xml:space="preserve"> </w:t>
      </w:r>
      <w:r w:rsidR="000815F1">
        <w:rPr>
          <w:rFonts w:cs="Times New Roman"/>
          <w:sz w:val="24"/>
          <w:szCs w:val="24"/>
        </w:rPr>
        <w:t xml:space="preserve">to determine a description for the mass flux </w:t>
      </w:r>
      <w:r w:rsidR="00047642" w:rsidRPr="00FE3E1F">
        <w:rPr>
          <w:rFonts w:cs="Times New Roman"/>
          <w:sz w:val="24"/>
          <w:szCs w:val="24"/>
        </w:rPr>
        <w:t>in modeling</w:t>
      </w:r>
      <w:r w:rsidR="007463FF" w:rsidRPr="00FE3E1F">
        <w:rPr>
          <w:rFonts w:cs="Times New Roman"/>
          <w:sz w:val="24"/>
          <w:szCs w:val="24"/>
        </w:rPr>
        <w:t>.</w:t>
      </w:r>
      <w:r w:rsidR="00510F7C" w:rsidRPr="00FE3E1F">
        <w:rPr>
          <w:rFonts w:cs="Times New Roman"/>
          <w:sz w:val="24"/>
          <w:szCs w:val="24"/>
        </w:rPr>
        <w:t xml:space="preserve"> </w:t>
      </w:r>
      <w:r w:rsidR="00F554CD">
        <w:rPr>
          <w:rFonts w:cs="Times New Roman"/>
          <w:sz w:val="24"/>
          <w:szCs w:val="24"/>
        </w:rPr>
        <w:t>Though figure 3 depicts a situation of a plume front (figure 1, top)</w:t>
      </w:r>
      <w:r w:rsidR="00F617C1">
        <w:rPr>
          <w:rFonts w:cs="Times New Roman"/>
          <w:sz w:val="24"/>
          <w:szCs w:val="24"/>
        </w:rPr>
        <w:t>,</w:t>
      </w:r>
      <w:r w:rsidR="00F554CD">
        <w:rPr>
          <w:rFonts w:cs="Times New Roman"/>
          <w:sz w:val="24"/>
          <w:szCs w:val="24"/>
        </w:rPr>
        <w:t xml:space="preserve"> the results of the following analysis are the same for a plume tail.</w:t>
      </w:r>
    </w:p>
    <w:p w14:paraId="29E883AD" w14:textId="77777777" w:rsidR="00F617C1" w:rsidRDefault="00F617C1" w:rsidP="00B942D7">
      <w:pPr>
        <w:rPr>
          <w:rFonts w:cs="Times New Roman"/>
          <w:sz w:val="24"/>
          <w:szCs w:val="24"/>
        </w:rPr>
      </w:pPr>
    </w:p>
    <w:p w14:paraId="76E96932" w14:textId="581C3968" w:rsidR="00562027" w:rsidRDefault="00562027" w:rsidP="00B942D7">
      <w:pPr>
        <w:rPr>
          <w:rFonts w:cs="Times New Roman"/>
          <w:sz w:val="24"/>
          <w:szCs w:val="24"/>
        </w:rPr>
      </w:pPr>
      <w:r>
        <w:rPr>
          <w:rFonts w:cs="Times New Roman"/>
          <w:sz w:val="24"/>
          <w:szCs w:val="24"/>
        </w:rPr>
        <w:t>In addition to the transport by advection at average velocity</w:t>
      </w:r>
      <w:r w:rsidRPr="00FE3E1F">
        <w:rPr>
          <w:rFonts w:cs="Times New Roman"/>
          <w:sz w:val="24"/>
          <w:szCs w:val="24"/>
        </w:rPr>
        <w:t xml:space="preserve"> (figure 3, bottom)</w:t>
      </w:r>
      <w:r w:rsidR="00C22CB2" w:rsidRPr="00FE3E1F">
        <w:rPr>
          <w:rFonts w:cs="Times New Roman"/>
          <w:sz w:val="24"/>
          <w:szCs w:val="24"/>
        </w:rPr>
        <w:t>, m</w:t>
      </w:r>
      <w:r w:rsidR="007D487D" w:rsidRPr="00FE3E1F">
        <w:rPr>
          <w:rFonts w:cs="Times New Roman"/>
          <w:sz w:val="24"/>
          <w:szCs w:val="24"/>
        </w:rPr>
        <w:t xml:space="preserve">echanical dispersion generates </w:t>
      </w:r>
      <w:r w:rsidR="009D0284" w:rsidRPr="00FE3E1F">
        <w:rPr>
          <w:rFonts w:cs="Times New Roman"/>
          <w:sz w:val="24"/>
          <w:szCs w:val="24"/>
        </w:rPr>
        <w:t xml:space="preserve">shifts </w:t>
      </w:r>
      <w:r>
        <w:rPr>
          <w:rFonts w:cs="Times New Roman"/>
          <w:sz w:val="24"/>
          <w:szCs w:val="24"/>
        </w:rPr>
        <w:t>of</w:t>
      </w:r>
      <w:r w:rsidR="009D0284" w:rsidRPr="00FE3E1F">
        <w:rPr>
          <w:rFonts w:cs="Times New Roman"/>
          <w:sz w:val="24"/>
          <w:szCs w:val="24"/>
        </w:rPr>
        <w:t xml:space="preserve"> </w:t>
      </w:r>
      <w:r w:rsidR="001A69D9" w:rsidRPr="00FE3E1F">
        <w:rPr>
          <w:rFonts w:cs="Times New Roman"/>
          <w:sz w:val="24"/>
          <w:szCs w:val="24"/>
        </w:rPr>
        <w:t xml:space="preserve">equal </w:t>
      </w:r>
      <w:r w:rsidR="007D487D" w:rsidRPr="00FE3E1F">
        <w:rPr>
          <w:rFonts w:cs="Times New Roman"/>
          <w:sz w:val="24"/>
          <w:szCs w:val="24"/>
        </w:rPr>
        <w:t>volume</w:t>
      </w:r>
      <w:r w:rsidR="008107DF" w:rsidRPr="00FE3E1F">
        <w:rPr>
          <w:rFonts w:cs="Times New Roman"/>
          <w:sz w:val="24"/>
          <w:szCs w:val="24"/>
        </w:rPr>
        <w:t>s</w:t>
      </w:r>
      <w:r w:rsidR="007D487D" w:rsidRPr="00FE3E1F">
        <w:rPr>
          <w:rFonts w:cs="Times New Roman"/>
          <w:sz w:val="24"/>
          <w:szCs w:val="24"/>
        </w:rPr>
        <w:t xml:space="preserve"> </w:t>
      </w:r>
      <w:r w:rsidR="008107DF" w:rsidRPr="00FE3E1F">
        <w:rPr>
          <w:rFonts w:cs="Times New Roman"/>
          <w:sz w:val="24"/>
          <w:szCs w:val="24"/>
        </w:rPr>
        <w:t>of</w:t>
      </w:r>
      <w:r w:rsidR="00C22CB2" w:rsidRPr="00FE3E1F">
        <w:rPr>
          <w:rFonts w:cs="Times New Roman"/>
          <w:sz w:val="24"/>
          <w:szCs w:val="24"/>
        </w:rPr>
        <w:t xml:space="preserve"> drift and reflux</w:t>
      </w:r>
      <w:r w:rsidR="007D487D" w:rsidRPr="00FE3E1F">
        <w:rPr>
          <w:rFonts w:cs="Times New Roman"/>
          <w:sz w:val="24"/>
          <w:szCs w:val="24"/>
        </w:rPr>
        <w:t xml:space="preserve"> across a cell boundary</w:t>
      </w:r>
      <w:r w:rsidR="006116FF" w:rsidRPr="00FE3E1F">
        <w:rPr>
          <w:rFonts w:cs="Times New Roman"/>
          <w:sz w:val="24"/>
          <w:szCs w:val="24"/>
        </w:rPr>
        <w:t>,</w:t>
      </w:r>
      <w:r w:rsidR="007D487D" w:rsidRPr="00FE3E1F">
        <w:rPr>
          <w:rFonts w:cs="Times New Roman"/>
          <w:sz w:val="24"/>
          <w:szCs w:val="24"/>
        </w:rPr>
        <w:t xml:space="preserve"> comparable to </w:t>
      </w:r>
      <w:r w:rsidR="00C22CB2" w:rsidRPr="00FE3E1F">
        <w:rPr>
          <w:rFonts w:cs="Times New Roman"/>
          <w:sz w:val="24"/>
          <w:szCs w:val="24"/>
        </w:rPr>
        <w:t xml:space="preserve">those </w:t>
      </w:r>
      <w:r w:rsidR="000971BB" w:rsidRPr="00FE3E1F">
        <w:rPr>
          <w:rFonts w:cs="Times New Roman"/>
          <w:sz w:val="24"/>
          <w:szCs w:val="24"/>
        </w:rPr>
        <w:t>across</w:t>
      </w:r>
      <w:r w:rsidR="00C22CB2" w:rsidRPr="00FE3E1F">
        <w:rPr>
          <w:rFonts w:cs="Times New Roman"/>
          <w:sz w:val="24"/>
          <w:szCs w:val="24"/>
        </w:rPr>
        <w:t xml:space="preserve"> </w:t>
      </w:r>
      <w:r w:rsidR="007D487D" w:rsidRPr="00FE3E1F">
        <w:rPr>
          <w:rFonts w:cs="Times New Roman"/>
          <w:sz w:val="24"/>
          <w:szCs w:val="24"/>
        </w:rPr>
        <w:t xml:space="preserve">the boundary of </w:t>
      </w:r>
      <w:r w:rsidR="006116FF" w:rsidRPr="00FE3E1F">
        <w:rPr>
          <w:rFonts w:cs="Times New Roman"/>
          <w:sz w:val="24"/>
          <w:szCs w:val="24"/>
        </w:rPr>
        <w:t xml:space="preserve">a </w:t>
      </w:r>
      <w:r w:rsidR="007D487D" w:rsidRPr="00FE3E1F">
        <w:rPr>
          <w:rFonts w:cs="Times New Roman"/>
          <w:sz w:val="24"/>
          <w:szCs w:val="24"/>
        </w:rPr>
        <w:t xml:space="preserve">domain A in figure 2. </w:t>
      </w:r>
      <w:r w:rsidR="00510F7C" w:rsidRPr="00FE3E1F">
        <w:rPr>
          <w:rFonts w:cs="Times New Roman"/>
          <w:sz w:val="24"/>
          <w:szCs w:val="24"/>
        </w:rPr>
        <w:t xml:space="preserve">The grey scale </w:t>
      </w:r>
      <w:r w:rsidR="006116FF" w:rsidRPr="00FE3E1F">
        <w:rPr>
          <w:rFonts w:cs="Times New Roman"/>
          <w:sz w:val="24"/>
          <w:szCs w:val="24"/>
        </w:rPr>
        <w:t xml:space="preserve">in figure 3 </w:t>
      </w:r>
      <w:r w:rsidR="00510F7C" w:rsidRPr="00FE3E1F">
        <w:rPr>
          <w:rFonts w:cs="Times New Roman"/>
          <w:sz w:val="24"/>
          <w:szCs w:val="24"/>
        </w:rPr>
        <w:t>indicates the concentration descending from left to right</w:t>
      </w:r>
      <w:r w:rsidR="000971BB" w:rsidRPr="00FE3E1F">
        <w:rPr>
          <w:rFonts w:cs="Times New Roman"/>
          <w:sz w:val="24"/>
          <w:szCs w:val="24"/>
        </w:rPr>
        <w:t xml:space="preserve"> as interpolated</w:t>
      </w:r>
      <w:r w:rsidR="00047642" w:rsidRPr="00FE3E1F">
        <w:rPr>
          <w:rFonts w:cs="Times New Roman"/>
          <w:sz w:val="24"/>
          <w:szCs w:val="24"/>
        </w:rPr>
        <w:t xml:space="preserve"> </w:t>
      </w:r>
      <w:r w:rsidR="000971BB" w:rsidRPr="00FE3E1F">
        <w:rPr>
          <w:rFonts w:cs="Times New Roman"/>
          <w:sz w:val="24"/>
          <w:szCs w:val="24"/>
        </w:rPr>
        <w:t xml:space="preserve">in </w:t>
      </w:r>
      <w:r w:rsidR="00047642" w:rsidRPr="00FE3E1F">
        <w:rPr>
          <w:rFonts w:cs="Times New Roman"/>
          <w:sz w:val="24"/>
          <w:szCs w:val="24"/>
        </w:rPr>
        <w:t>between the calculation nodes</w:t>
      </w:r>
      <w:r w:rsidR="00641E6C" w:rsidRPr="00FE3E1F">
        <w:rPr>
          <w:rFonts w:cs="Times New Roman"/>
          <w:sz w:val="24"/>
          <w:szCs w:val="24"/>
        </w:rPr>
        <w:t xml:space="preserve"> in </w:t>
      </w:r>
      <w:r>
        <w:rPr>
          <w:rFonts w:cs="Times New Roman"/>
          <w:sz w:val="24"/>
          <w:szCs w:val="24"/>
        </w:rPr>
        <w:t>the two</w:t>
      </w:r>
      <w:r w:rsidR="00641E6C" w:rsidRPr="00FE3E1F">
        <w:rPr>
          <w:rFonts w:cs="Times New Roman"/>
          <w:sz w:val="24"/>
          <w:szCs w:val="24"/>
        </w:rPr>
        <w:t xml:space="preserve"> cells</w:t>
      </w:r>
      <w:r w:rsidR="00510F7C" w:rsidRPr="00FE3E1F">
        <w:rPr>
          <w:rFonts w:cs="Times New Roman"/>
          <w:sz w:val="24"/>
          <w:szCs w:val="24"/>
        </w:rPr>
        <w:t>.</w:t>
      </w:r>
      <w:r w:rsidR="000971BB" w:rsidRPr="00FE3E1F">
        <w:rPr>
          <w:rFonts w:cs="Times New Roman"/>
          <w:sz w:val="24"/>
          <w:szCs w:val="24"/>
        </w:rPr>
        <w:t xml:space="preserve"> The volume</w:t>
      </w:r>
      <w:r>
        <w:rPr>
          <w:rFonts w:cs="Times New Roman"/>
          <w:sz w:val="24"/>
          <w:szCs w:val="24"/>
        </w:rPr>
        <w:t xml:space="preserve">s and </w:t>
      </w:r>
      <w:r w:rsidR="000971BB" w:rsidRPr="00FE3E1F">
        <w:rPr>
          <w:rFonts w:cs="Times New Roman"/>
          <w:sz w:val="24"/>
          <w:szCs w:val="24"/>
        </w:rPr>
        <w:t>s</w:t>
      </w:r>
      <w:r>
        <w:rPr>
          <w:rFonts w:cs="Times New Roman"/>
          <w:sz w:val="24"/>
          <w:szCs w:val="24"/>
        </w:rPr>
        <w:t>hifts</w:t>
      </w:r>
      <w:r w:rsidR="000971BB" w:rsidRPr="00FE3E1F">
        <w:rPr>
          <w:rFonts w:cs="Times New Roman"/>
          <w:sz w:val="24"/>
          <w:szCs w:val="24"/>
        </w:rPr>
        <w:t xml:space="preserve"> are represented by </w:t>
      </w:r>
      <w:r>
        <w:rPr>
          <w:rFonts w:cs="Times New Roman"/>
          <w:sz w:val="24"/>
          <w:szCs w:val="24"/>
        </w:rPr>
        <w:t xml:space="preserve">the </w:t>
      </w:r>
      <w:r w:rsidR="000971BB" w:rsidRPr="00FE3E1F">
        <w:rPr>
          <w:rFonts w:cs="Times New Roman"/>
          <w:sz w:val="24"/>
          <w:szCs w:val="24"/>
        </w:rPr>
        <w:t>rectangles</w:t>
      </w:r>
      <w:r>
        <w:rPr>
          <w:rFonts w:cs="Times New Roman"/>
          <w:sz w:val="24"/>
          <w:szCs w:val="24"/>
        </w:rPr>
        <w:t xml:space="preserve"> and arrows respectively</w:t>
      </w:r>
      <w:r w:rsidR="000971BB" w:rsidRPr="00FE3E1F">
        <w:rPr>
          <w:rFonts w:cs="Times New Roman"/>
          <w:sz w:val="24"/>
          <w:szCs w:val="24"/>
        </w:rPr>
        <w:t xml:space="preserve">. </w:t>
      </w:r>
    </w:p>
    <w:p w14:paraId="17235FA6" w14:textId="12E667E9" w:rsidR="000971BB" w:rsidRDefault="00562027" w:rsidP="00B942D7">
      <w:pPr>
        <w:rPr>
          <w:rFonts w:cs="Times New Roman"/>
          <w:sz w:val="24"/>
          <w:szCs w:val="24"/>
        </w:rPr>
      </w:pPr>
      <w:r>
        <w:rPr>
          <w:rFonts w:cs="Times New Roman"/>
          <w:sz w:val="24"/>
          <w:szCs w:val="24"/>
        </w:rPr>
        <w:t xml:space="preserve">In </w:t>
      </w:r>
      <w:r w:rsidRPr="00FE3E1F">
        <w:rPr>
          <w:rFonts w:cs="Times New Roman"/>
          <w:sz w:val="24"/>
          <w:szCs w:val="24"/>
        </w:rPr>
        <w:t>figure 3, middle</w:t>
      </w:r>
      <w:r>
        <w:rPr>
          <w:rFonts w:cs="Times New Roman"/>
          <w:sz w:val="24"/>
          <w:szCs w:val="24"/>
        </w:rPr>
        <w:t xml:space="preserve"> picture, t</w:t>
      </w:r>
      <w:r w:rsidR="00C47677" w:rsidRPr="00FE3E1F">
        <w:rPr>
          <w:rFonts w:cs="Times New Roman"/>
          <w:sz w:val="24"/>
          <w:szCs w:val="24"/>
        </w:rPr>
        <w:t>he</w:t>
      </w:r>
      <w:r w:rsidR="00C22CB2" w:rsidRPr="00FE3E1F">
        <w:rPr>
          <w:rFonts w:cs="Times New Roman"/>
          <w:sz w:val="24"/>
          <w:szCs w:val="24"/>
        </w:rPr>
        <w:t xml:space="preserve"> </w:t>
      </w:r>
      <w:r w:rsidR="00E7447B" w:rsidRPr="00FE3E1F">
        <w:rPr>
          <w:rFonts w:cs="Times New Roman"/>
          <w:sz w:val="24"/>
          <w:szCs w:val="24"/>
        </w:rPr>
        <w:t xml:space="preserve">downstream </w:t>
      </w:r>
      <w:r w:rsidR="00C47677" w:rsidRPr="00FE3E1F">
        <w:rPr>
          <w:rFonts w:cs="Times New Roman"/>
          <w:sz w:val="24"/>
          <w:szCs w:val="24"/>
        </w:rPr>
        <w:t>cell</w:t>
      </w:r>
      <w:r w:rsidR="000F2048">
        <w:rPr>
          <w:rFonts w:cs="Times New Roman"/>
          <w:sz w:val="24"/>
          <w:szCs w:val="24"/>
        </w:rPr>
        <w:t xml:space="preserve"> (at right)</w:t>
      </w:r>
      <w:r w:rsidR="00C22CB2" w:rsidRPr="00FE3E1F">
        <w:rPr>
          <w:rFonts w:cs="Times New Roman"/>
          <w:sz w:val="24"/>
          <w:szCs w:val="24"/>
        </w:rPr>
        <w:t xml:space="preserve"> </w:t>
      </w:r>
      <w:r w:rsidR="00546FBC">
        <w:rPr>
          <w:rFonts w:cs="Times New Roman"/>
          <w:sz w:val="24"/>
          <w:szCs w:val="24"/>
        </w:rPr>
        <w:t>“</w:t>
      </w:r>
      <w:r w:rsidR="000F2048">
        <w:rPr>
          <w:rFonts w:cs="Times New Roman"/>
          <w:sz w:val="24"/>
          <w:szCs w:val="24"/>
        </w:rPr>
        <w:t>imports</w:t>
      </w:r>
      <w:r w:rsidR="00546FBC">
        <w:rPr>
          <w:rFonts w:cs="Times New Roman"/>
          <w:sz w:val="24"/>
          <w:szCs w:val="24"/>
        </w:rPr>
        <w:t>”</w:t>
      </w:r>
      <w:r>
        <w:rPr>
          <w:rFonts w:cs="Times New Roman"/>
          <w:sz w:val="24"/>
          <w:szCs w:val="24"/>
        </w:rPr>
        <w:t xml:space="preserve"> </w:t>
      </w:r>
      <w:r w:rsidR="00C47677" w:rsidRPr="00FE3E1F">
        <w:rPr>
          <w:rFonts w:cs="Times New Roman"/>
          <w:sz w:val="24"/>
          <w:szCs w:val="24"/>
        </w:rPr>
        <w:t xml:space="preserve">mass </w:t>
      </w:r>
      <w:r w:rsidR="000F2048">
        <w:rPr>
          <w:rFonts w:cs="Times New Roman"/>
          <w:sz w:val="24"/>
          <w:szCs w:val="24"/>
        </w:rPr>
        <w:t xml:space="preserve">from the upstream cell </w:t>
      </w:r>
      <w:r w:rsidR="00C47677" w:rsidRPr="00FE3E1F">
        <w:rPr>
          <w:rFonts w:cs="Times New Roman"/>
          <w:sz w:val="24"/>
          <w:szCs w:val="24"/>
        </w:rPr>
        <w:t>and</w:t>
      </w:r>
      <w:r w:rsidR="00C22CB2" w:rsidRPr="00FE3E1F">
        <w:rPr>
          <w:rFonts w:cs="Times New Roman"/>
          <w:sz w:val="24"/>
          <w:szCs w:val="24"/>
        </w:rPr>
        <w:t xml:space="preserve"> </w:t>
      </w:r>
      <w:r w:rsidR="000F2048">
        <w:rPr>
          <w:rFonts w:cs="Times New Roman"/>
          <w:sz w:val="24"/>
          <w:szCs w:val="24"/>
        </w:rPr>
        <w:t xml:space="preserve">vice versa </w:t>
      </w:r>
      <w:r w:rsidR="00546FBC">
        <w:rPr>
          <w:rFonts w:cs="Times New Roman"/>
          <w:sz w:val="24"/>
          <w:szCs w:val="24"/>
        </w:rPr>
        <w:t>“</w:t>
      </w:r>
      <w:r w:rsidR="000F2048">
        <w:rPr>
          <w:rFonts w:cs="Times New Roman"/>
          <w:sz w:val="24"/>
          <w:szCs w:val="24"/>
        </w:rPr>
        <w:t>exports</w:t>
      </w:r>
      <w:r w:rsidR="00546FBC">
        <w:rPr>
          <w:rFonts w:cs="Times New Roman"/>
          <w:sz w:val="24"/>
          <w:szCs w:val="24"/>
        </w:rPr>
        <w:t>”</w:t>
      </w:r>
      <w:r w:rsidR="00C47677" w:rsidRPr="00FE3E1F">
        <w:rPr>
          <w:rFonts w:cs="Times New Roman"/>
          <w:sz w:val="24"/>
          <w:szCs w:val="24"/>
        </w:rPr>
        <w:t xml:space="preserve"> mass by the reflux. </w:t>
      </w:r>
      <w:r w:rsidR="00A76B32" w:rsidRPr="00FE3E1F">
        <w:rPr>
          <w:rFonts w:cs="Times New Roman"/>
          <w:sz w:val="24"/>
          <w:szCs w:val="24"/>
        </w:rPr>
        <w:t xml:space="preserve">The reverse occurs in the </w:t>
      </w:r>
      <w:r w:rsidR="00E7447B" w:rsidRPr="00FE3E1F">
        <w:rPr>
          <w:rFonts w:cs="Times New Roman"/>
          <w:sz w:val="24"/>
          <w:szCs w:val="24"/>
        </w:rPr>
        <w:t xml:space="preserve">upstream </w:t>
      </w:r>
      <w:r w:rsidR="00A76B32" w:rsidRPr="00FE3E1F">
        <w:rPr>
          <w:rFonts w:cs="Times New Roman"/>
          <w:sz w:val="24"/>
          <w:szCs w:val="24"/>
        </w:rPr>
        <w:t xml:space="preserve">cell. </w:t>
      </w:r>
      <w:r w:rsidR="000802A0">
        <w:rPr>
          <w:rFonts w:cs="Times New Roman"/>
          <w:sz w:val="24"/>
          <w:szCs w:val="24"/>
        </w:rPr>
        <w:t>So</w:t>
      </w:r>
      <w:r w:rsidR="000971BB" w:rsidRPr="00FE3E1F">
        <w:rPr>
          <w:rFonts w:cs="Times New Roman"/>
          <w:sz w:val="24"/>
          <w:szCs w:val="24"/>
        </w:rPr>
        <w:t>,</w:t>
      </w:r>
      <w:r w:rsidR="00F750BE">
        <w:rPr>
          <w:rFonts w:cs="Times New Roman"/>
          <w:sz w:val="24"/>
          <w:szCs w:val="24"/>
        </w:rPr>
        <w:t xml:space="preserve"> </w:t>
      </w:r>
      <w:r w:rsidR="00546FBC">
        <w:rPr>
          <w:rFonts w:cstheme="minorHAnsi"/>
          <w:bCs/>
          <w:sz w:val="24"/>
          <w:szCs w:val="24"/>
        </w:rPr>
        <w:t>in addition to</w:t>
      </w:r>
      <w:r w:rsidR="00F750BE">
        <w:rPr>
          <w:rFonts w:cstheme="minorHAnsi"/>
          <w:bCs/>
          <w:sz w:val="24"/>
          <w:szCs w:val="24"/>
        </w:rPr>
        <w:t xml:space="preserve"> advection,</w:t>
      </w:r>
      <w:r w:rsidR="00546FBC">
        <w:rPr>
          <w:rFonts w:cstheme="minorHAnsi"/>
          <w:bCs/>
          <w:sz w:val="24"/>
          <w:szCs w:val="24"/>
        </w:rPr>
        <w:t xml:space="preserve"> mechanical dispersion causes </w:t>
      </w:r>
      <w:r w:rsidR="000F2048">
        <w:rPr>
          <w:rFonts w:cstheme="minorHAnsi"/>
          <w:bCs/>
          <w:sz w:val="24"/>
          <w:szCs w:val="24"/>
        </w:rPr>
        <w:t xml:space="preserve">gain </w:t>
      </w:r>
      <w:r w:rsidR="00546FBC">
        <w:rPr>
          <w:rFonts w:cstheme="minorHAnsi"/>
          <w:bCs/>
          <w:sz w:val="24"/>
          <w:szCs w:val="24"/>
        </w:rPr>
        <w:t>of</w:t>
      </w:r>
      <w:r w:rsidR="000802A0" w:rsidRPr="00FE3E1F">
        <w:rPr>
          <w:rFonts w:cs="Times New Roman"/>
          <w:sz w:val="24"/>
          <w:szCs w:val="24"/>
        </w:rPr>
        <w:t xml:space="preserve"> mass</w:t>
      </w:r>
      <w:r w:rsidR="000802A0">
        <w:rPr>
          <w:rFonts w:cstheme="minorHAnsi"/>
          <w:bCs/>
          <w:sz w:val="24"/>
          <w:szCs w:val="24"/>
        </w:rPr>
        <w:t xml:space="preserve"> </w:t>
      </w:r>
      <w:r w:rsidR="000971BB" w:rsidRPr="00FE3E1F">
        <w:rPr>
          <w:rFonts w:cs="Times New Roman"/>
          <w:sz w:val="24"/>
          <w:szCs w:val="24"/>
        </w:rPr>
        <w:t xml:space="preserve">at </w:t>
      </w:r>
      <w:r w:rsidR="00546FBC">
        <w:rPr>
          <w:rFonts w:cs="Times New Roman"/>
          <w:sz w:val="24"/>
          <w:szCs w:val="24"/>
        </w:rPr>
        <w:t>the</w:t>
      </w:r>
      <w:r w:rsidR="000971BB" w:rsidRPr="00FE3E1F">
        <w:rPr>
          <w:rFonts w:cs="Times New Roman"/>
          <w:sz w:val="24"/>
          <w:szCs w:val="24"/>
        </w:rPr>
        <w:t xml:space="preserve"> upstream boundary and loss</w:t>
      </w:r>
      <w:r w:rsidR="00546FBC">
        <w:rPr>
          <w:rFonts w:cs="Times New Roman"/>
          <w:sz w:val="24"/>
          <w:szCs w:val="24"/>
        </w:rPr>
        <w:t xml:space="preserve"> of</w:t>
      </w:r>
      <w:r w:rsidR="000971BB" w:rsidRPr="00FE3E1F">
        <w:rPr>
          <w:rFonts w:cs="Times New Roman"/>
          <w:sz w:val="24"/>
          <w:szCs w:val="24"/>
        </w:rPr>
        <w:t xml:space="preserve"> mass at </w:t>
      </w:r>
      <w:r w:rsidR="00546FBC">
        <w:rPr>
          <w:rFonts w:cs="Times New Roman"/>
          <w:sz w:val="24"/>
          <w:szCs w:val="24"/>
        </w:rPr>
        <w:t>the</w:t>
      </w:r>
      <w:r w:rsidR="000971BB" w:rsidRPr="00FE3E1F">
        <w:rPr>
          <w:rFonts w:cs="Times New Roman"/>
          <w:sz w:val="24"/>
          <w:szCs w:val="24"/>
        </w:rPr>
        <w:t xml:space="preserve"> downstream boundary</w:t>
      </w:r>
      <w:r w:rsidR="00546FBC">
        <w:rPr>
          <w:rFonts w:cs="Times New Roman"/>
          <w:sz w:val="24"/>
          <w:szCs w:val="24"/>
        </w:rPr>
        <w:t xml:space="preserve"> of a cell</w:t>
      </w:r>
      <w:r w:rsidR="000971BB" w:rsidRPr="00FE3E1F">
        <w:rPr>
          <w:rFonts w:cs="Times New Roman"/>
          <w:sz w:val="24"/>
          <w:szCs w:val="24"/>
        </w:rPr>
        <w:t>.</w:t>
      </w:r>
    </w:p>
    <w:p w14:paraId="540647FE" w14:textId="5599AF20" w:rsidR="000F2048" w:rsidRDefault="00887C23" w:rsidP="00B942D7">
      <w:pPr>
        <w:rPr>
          <w:rFonts w:cs="Times New Roman"/>
          <w:sz w:val="24"/>
          <w:szCs w:val="24"/>
        </w:rPr>
      </w:pPr>
      <w:r>
        <w:rPr>
          <w:rFonts w:cs="Times New Roman"/>
          <w:sz w:val="24"/>
          <w:szCs w:val="24"/>
        </w:rPr>
        <w:t>To determine the mass flux by the shifted volumes, f</w:t>
      </w:r>
      <w:r w:rsidR="000F2048">
        <w:rPr>
          <w:rFonts w:cs="Times New Roman"/>
          <w:sz w:val="24"/>
          <w:szCs w:val="24"/>
        </w:rPr>
        <w:t>igure 3</w:t>
      </w:r>
      <w:r w:rsidR="00FB46DC">
        <w:rPr>
          <w:rFonts w:cs="Times New Roman"/>
          <w:sz w:val="24"/>
          <w:szCs w:val="24"/>
        </w:rPr>
        <w:t>,</w:t>
      </w:r>
      <w:r w:rsidR="000F2048">
        <w:rPr>
          <w:rFonts w:cs="Times New Roman"/>
          <w:sz w:val="24"/>
          <w:szCs w:val="24"/>
        </w:rPr>
        <w:t xml:space="preserve"> top</w:t>
      </w:r>
      <w:r w:rsidR="00FB46DC">
        <w:rPr>
          <w:rFonts w:cs="Times New Roman"/>
          <w:sz w:val="24"/>
          <w:szCs w:val="24"/>
        </w:rPr>
        <w:t xml:space="preserve"> shows</w:t>
      </w:r>
      <w:r w:rsidR="000F2048">
        <w:rPr>
          <w:rFonts w:cs="Times New Roman"/>
          <w:sz w:val="24"/>
          <w:szCs w:val="24"/>
        </w:rPr>
        <w:t xml:space="preserve"> the</w:t>
      </w:r>
      <w:r w:rsidR="00FB46DC">
        <w:rPr>
          <w:rFonts w:cs="Times New Roman"/>
          <w:sz w:val="24"/>
          <w:szCs w:val="24"/>
        </w:rPr>
        <w:t xml:space="preserve"> shifts in the concentration gradient </w:t>
      </w:r>
      <w:proofErr w:type="gramStart"/>
      <w:r w:rsidR="00BE76E4">
        <w:rPr>
          <w:rFonts w:cs="Times New Roman"/>
          <w:sz w:val="24"/>
          <w:szCs w:val="24"/>
        </w:rPr>
        <w:t>as a result of</w:t>
      </w:r>
      <w:proofErr w:type="gramEnd"/>
      <w:r w:rsidR="00FB46DC">
        <w:rPr>
          <w:rFonts w:cs="Times New Roman"/>
          <w:sz w:val="24"/>
          <w:szCs w:val="24"/>
        </w:rPr>
        <w:t xml:space="preserve"> the drift </w:t>
      </w:r>
      <w:r w:rsidR="002C5732">
        <w:rPr>
          <w:rFonts w:cs="Times New Roman"/>
          <w:sz w:val="24"/>
          <w:szCs w:val="24"/>
        </w:rPr>
        <w:t xml:space="preserve">(black) </w:t>
      </w:r>
      <w:r w:rsidR="00FB46DC">
        <w:rPr>
          <w:rFonts w:cs="Times New Roman"/>
          <w:sz w:val="24"/>
          <w:szCs w:val="24"/>
        </w:rPr>
        <w:t>and reflux</w:t>
      </w:r>
      <w:r w:rsidR="002C5732">
        <w:rPr>
          <w:rFonts w:cs="Times New Roman"/>
          <w:sz w:val="24"/>
          <w:szCs w:val="24"/>
        </w:rPr>
        <w:t xml:space="preserve"> (light grey)</w:t>
      </w:r>
      <w:r w:rsidR="00FB46DC">
        <w:rPr>
          <w:rFonts w:cs="Times New Roman"/>
          <w:sz w:val="24"/>
          <w:szCs w:val="24"/>
        </w:rPr>
        <w:t xml:space="preserve">. </w:t>
      </w:r>
    </w:p>
    <w:p w14:paraId="7661EC97" w14:textId="77777777" w:rsidR="00E83896" w:rsidRDefault="00E83896" w:rsidP="00B942D7">
      <w:pPr>
        <w:rPr>
          <w:rFonts w:cs="Times New Roman"/>
          <w:sz w:val="24"/>
          <w:szCs w:val="24"/>
        </w:rPr>
      </w:pPr>
    </w:p>
    <w:p w14:paraId="69E3DFB3" w14:textId="77777777" w:rsidR="00E83896" w:rsidRDefault="00E83896" w:rsidP="00E83896">
      <w:pPr>
        <w:rPr>
          <w:rFonts w:cs="Times New Roman"/>
          <w:sz w:val="24"/>
          <w:szCs w:val="24"/>
        </w:rPr>
      </w:pPr>
      <w:r>
        <w:rPr>
          <w:rFonts w:cs="Times New Roman"/>
          <w:sz w:val="24"/>
          <w:szCs w:val="24"/>
        </w:rPr>
        <w:t>Next, consider mechanical dispersion d</w:t>
      </w:r>
      <w:r w:rsidRPr="00FE3E1F">
        <w:rPr>
          <w:rFonts w:cs="Times New Roman"/>
          <w:sz w:val="24"/>
          <w:szCs w:val="24"/>
        </w:rPr>
        <w:t>uring</w:t>
      </w:r>
      <w:r>
        <w:rPr>
          <w:rFonts w:cs="Times New Roman"/>
          <w:sz w:val="24"/>
          <w:szCs w:val="24"/>
        </w:rPr>
        <w:t xml:space="preserve"> an arbitrary</w:t>
      </w:r>
      <w:r w:rsidRPr="00FE3E1F">
        <w:rPr>
          <w:rFonts w:cs="Times New Roman"/>
          <w:sz w:val="24"/>
          <w:szCs w:val="24"/>
        </w:rPr>
        <w:t xml:space="preserve"> time step </w:t>
      </w:r>
      <w:r w:rsidRPr="007D1A42">
        <w:rPr>
          <w:rFonts w:cstheme="minorHAnsi"/>
          <w:i/>
          <w:iCs/>
          <w:sz w:val="24"/>
          <w:szCs w:val="24"/>
        </w:rPr>
        <w:t>∆</w:t>
      </w:r>
      <w:r w:rsidRPr="007D1A42">
        <w:rPr>
          <w:rFonts w:cs="Times New Roman"/>
          <w:i/>
          <w:iCs/>
          <w:sz w:val="24"/>
          <w:szCs w:val="24"/>
        </w:rPr>
        <w:t>T</w:t>
      </w:r>
      <w:r w:rsidRPr="002C5732">
        <w:rPr>
          <w:rFonts w:cs="Times New Roman"/>
          <w:sz w:val="24"/>
          <w:szCs w:val="24"/>
        </w:rPr>
        <w:t xml:space="preserve"> in addition</w:t>
      </w:r>
      <w:r>
        <w:rPr>
          <w:rFonts w:cstheme="minorHAnsi"/>
          <w:bCs/>
          <w:sz w:val="24"/>
          <w:szCs w:val="24"/>
        </w:rPr>
        <w:t xml:space="preserve"> to the result of advection. I</w:t>
      </w:r>
      <w:r>
        <w:rPr>
          <w:rFonts w:cs="Times New Roman"/>
          <w:sz w:val="24"/>
          <w:szCs w:val="24"/>
        </w:rPr>
        <w:t>n figure 3, t</w:t>
      </w:r>
      <w:r>
        <w:rPr>
          <w:rFonts w:cstheme="minorHAnsi"/>
          <w:bCs/>
          <w:sz w:val="24"/>
          <w:szCs w:val="24"/>
        </w:rPr>
        <w:t>he</w:t>
      </w:r>
      <w:r w:rsidRPr="00FE3E1F">
        <w:rPr>
          <w:rFonts w:cs="Times New Roman"/>
          <w:sz w:val="24"/>
          <w:szCs w:val="24"/>
        </w:rPr>
        <w:t xml:space="preserve"> volume</w:t>
      </w:r>
      <w:r>
        <w:rPr>
          <w:rFonts w:cs="Times New Roman"/>
          <w:sz w:val="24"/>
          <w:szCs w:val="24"/>
        </w:rPr>
        <w:t>s of drift and reflux are</w:t>
      </w:r>
      <w:r w:rsidRPr="00FE3E1F">
        <w:rPr>
          <w:rFonts w:cstheme="minorHAnsi"/>
          <w:bCs/>
          <w:sz w:val="24"/>
          <w:szCs w:val="24"/>
        </w:rPr>
        <w:t xml:space="preserve"> </w:t>
      </w:r>
      <w:r w:rsidRPr="00FE3E1F">
        <w:rPr>
          <w:rFonts w:cs="Times New Roman"/>
          <w:sz w:val="24"/>
          <w:szCs w:val="24"/>
        </w:rPr>
        <w:t xml:space="preserve">shifted over </w:t>
      </w:r>
      <w:r>
        <w:rPr>
          <w:rFonts w:cs="Times New Roman"/>
          <w:sz w:val="24"/>
          <w:szCs w:val="24"/>
        </w:rPr>
        <w:t>a</w:t>
      </w:r>
      <w:r w:rsidRPr="00FE3E1F">
        <w:rPr>
          <w:rFonts w:cs="Times New Roman"/>
          <w:sz w:val="24"/>
          <w:szCs w:val="24"/>
        </w:rPr>
        <w:t xml:space="preserve"> spread </w:t>
      </w: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Calibri"/>
                <w:sz w:val="24"/>
                <w:szCs w:val="24"/>
              </w:rPr>
              <m:t>∆</m:t>
            </m:r>
            <m:r>
              <w:rPr>
                <w:rFonts w:ascii="Cambria Math" w:cs="Times New Roman"/>
                <w:sz w:val="24"/>
                <w:szCs w:val="24"/>
              </w:rPr>
              <m:t>T,j,k</m:t>
            </m:r>
          </m:sub>
        </m:sSub>
      </m:oMath>
      <w:r w:rsidRPr="00FE3E1F">
        <w:rPr>
          <w:rFonts w:eastAsiaTheme="minorEastAsia" w:cs="Times New Roman"/>
          <w:sz w:val="24"/>
          <w:szCs w:val="24"/>
        </w:rPr>
        <w:t xml:space="preserve"> </w:t>
      </w:r>
      <w:r w:rsidRPr="00FE3E1F">
        <w:rPr>
          <w:rFonts w:cs="Times New Roman"/>
          <w:sz w:val="24"/>
          <w:szCs w:val="24"/>
        </w:rPr>
        <w:t xml:space="preserve"> where</w:t>
      </w:r>
      <w:r>
        <w:rPr>
          <w:rFonts w:cs="Times New Roman"/>
          <w:sz w:val="24"/>
          <w:szCs w:val="24"/>
        </w:rPr>
        <w:t xml:space="preserve"> the index</w:t>
      </w:r>
      <w:r w:rsidRPr="00FE3E1F">
        <w:rPr>
          <w:rFonts w:cs="Times New Roman"/>
          <w:sz w:val="24"/>
          <w:szCs w:val="24"/>
        </w:rPr>
        <w:t xml:space="preserve"> </w:t>
      </w:r>
      <w:r w:rsidRPr="00145D66">
        <w:rPr>
          <w:rFonts w:cs="Times New Roman"/>
          <w:i/>
          <w:iCs/>
          <w:sz w:val="24"/>
          <w:szCs w:val="24"/>
        </w:rPr>
        <w:t>k</w:t>
      </w:r>
      <w:r w:rsidRPr="00FE3E1F">
        <w:rPr>
          <w:rFonts w:cs="Times New Roman"/>
          <w:sz w:val="24"/>
          <w:szCs w:val="24"/>
        </w:rPr>
        <w:t xml:space="preserve"> </w:t>
      </w:r>
      <w:r>
        <w:rPr>
          <w:rFonts w:cs="Times New Roman"/>
          <w:sz w:val="24"/>
          <w:szCs w:val="24"/>
        </w:rPr>
        <w:t>points at</w:t>
      </w:r>
      <w:r w:rsidRPr="00FE3E1F">
        <w:rPr>
          <w:rFonts w:cs="Times New Roman"/>
          <w:sz w:val="24"/>
          <w:szCs w:val="24"/>
        </w:rPr>
        <w:t xml:space="preserve"> the drift (</w:t>
      </w:r>
      <w:r w:rsidRPr="00081F1D">
        <w:rPr>
          <w:rFonts w:cs="Times New Roman"/>
          <w:i/>
          <w:iCs/>
          <w:sz w:val="24"/>
          <w:szCs w:val="24"/>
        </w:rPr>
        <w:t>dr</w:t>
      </w:r>
      <w:r w:rsidRPr="00FE3E1F">
        <w:rPr>
          <w:rFonts w:cs="Times New Roman"/>
          <w:sz w:val="24"/>
          <w:szCs w:val="24"/>
        </w:rPr>
        <w:t>) or the reflux (</w:t>
      </w:r>
      <w:r w:rsidRPr="00081F1D">
        <w:rPr>
          <w:rFonts w:cs="Times New Roman"/>
          <w:i/>
          <w:iCs/>
          <w:sz w:val="24"/>
          <w:szCs w:val="24"/>
        </w:rPr>
        <w:t>r</w:t>
      </w:r>
      <w:r>
        <w:rPr>
          <w:rFonts w:cs="Times New Roman"/>
          <w:i/>
          <w:iCs/>
          <w:sz w:val="24"/>
          <w:szCs w:val="24"/>
        </w:rPr>
        <w:t>ef</w:t>
      </w:r>
      <w:r w:rsidRPr="00FE3E1F">
        <w:rPr>
          <w:rFonts w:cs="Times New Roman"/>
          <w:sz w:val="24"/>
          <w:szCs w:val="24"/>
        </w:rPr>
        <w:t>). The concentration</w:t>
      </w:r>
      <w:r>
        <w:rPr>
          <w:rFonts w:cs="Times New Roman"/>
          <w:sz w:val="24"/>
          <w:szCs w:val="24"/>
        </w:rPr>
        <w:t xml:space="preserve"> </w:t>
      </w:r>
      <w:r w:rsidRPr="00FE3E1F">
        <w:rPr>
          <w:rFonts w:cs="Times New Roman"/>
          <w:sz w:val="24"/>
          <w:szCs w:val="24"/>
        </w:rPr>
        <w:t xml:space="preserve">is shifted </w:t>
      </w:r>
      <w:r>
        <w:rPr>
          <w:rFonts w:cs="Times New Roman"/>
          <w:sz w:val="24"/>
          <w:szCs w:val="24"/>
        </w:rPr>
        <w:t xml:space="preserve">upward and downward </w:t>
      </w:r>
      <w:r w:rsidRPr="00FE3E1F">
        <w:rPr>
          <w:rFonts w:cs="Times New Roman"/>
          <w:sz w:val="24"/>
          <w:szCs w:val="24"/>
        </w:rPr>
        <w:t>accordingly in figure 3, top.</w:t>
      </w:r>
      <w:r>
        <w:rPr>
          <w:rFonts w:cs="Times New Roman"/>
          <w:sz w:val="24"/>
          <w:szCs w:val="24"/>
        </w:rPr>
        <w:t xml:space="preserve"> The gradient of the concentration does not change due to the shifts.</w:t>
      </w:r>
    </w:p>
    <w:p w14:paraId="10A3759E" w14:textId="77777777" w:rsidR="00E83896" w:rsidRPr="00FE3E1F" w:rsidRDefault="00E83896" w:rsidP="00B942D7">
      <w:pPr>
        <w:rPr>
          <w:rFonts w:cs="Times New Roman"/>
          <w:sz w:val="24"/>
          <w:szCs w:val="24"/>
        </w:rPr>
      </w:pPr>
    </w:p>
    <w:p w14:paraId="1654FE7D" w14:textId="01EC21CD" w:rsidR="00A76B32" w:rsidRPr="00FE3E1F" w:rsidRDefault="006C7326" w:rsidP="00B942D7">
      <w:pPr>
        <w:rPr>
          <w:rFonts w:cs="Times New Roman"/>
          <w:sz w:val="24"/>
          <w:szCs w:val="24"/>
        </w:rPr>
      </w:pPr>
      <w:r w:rsidRPr="00FE3E1F">
        <w:rPr>
          <w:noProof/>
        </w:rPr>
        <w:drawing>
          <wp:inline distT="0" distB="0" distL="0" distR="0" wp14:anchorId="2C076C58" wp14:editId="735AC7DD">
            <wp:extent cx="3947160" cy="2549517"/>
            <wp:effectExtent l="0" t="0" r="0" b="0"/>
            <wp:docPr id="4748717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7245" cy="2556031"/>
                    </a:xfrm>
                    <a:prstGeom prst="rect">
                      <a:avLst/>
                    </a:prstGeom>
                    <a:noFill/>
                    <a:ln>
                      <a:noFill/>
                    </a:ln>
                  </pic:spPr>
                </pic:pic>
              </a:graphicData>
            </a:graphic>
          </wp:inline>
        </w:drawing>
      </w:r>
    </w:p>
    <w:p w14:paraId="29D961F2" w14:textId="0F2972D1" w:rsidR="007557B8" w:rsidRPr="00FE3E1F" w:rsidRDefault="00BF641A" w:rsidP="00A82981">
      <w:pPr>
        <w:rPr>
          <w:rFonts w:cstheme="minorHAnsi"/>
          <w:sz w:val="24"/>
          <w:szCs w:val="24"/>
        </w:rPr>
      </w:pPr>
      <w:r w:rsidRPr="00FE3E1F">
        <w:rPr>
          <w:rFonts w:cstheme="minorHAnsi"/>
          <w:b/>
          <w:sz w:val="24"/>
          <w:szCs w:val="24"/>
        </w:rPr>
        <w:t>Figure 3.</w:t>
      </w:r>
      <w:r w:rsidR="000D3482">
        <w:rPr>
          <w:rFonts w:cstheme="minorHAnsi"/>
          <w:b/>
          <w:sz w:val="24"/>
          <w:szCs w:val="24"/>
        </w:rPr>
        <w:t xml:space="preserve"> </w:t>
      </w:r>
      <w:r w:rsidR="00A82981" w:rsidRPr="00FE3E1F">
        <w:rPr>
          <w:rFonts w:cstheme="minorHAnsi"/>
          <w:bCs/>
          <w:sz w:val="24"/>
          <w:szCs w:val="24"/>
        </w:rPr>
        <w:t xml:space="preserve">Vertical section. </w:t>
      </w:r>
      <w:r w:rsidR="00FF68FB" w:rsidRPr="00FE3E1F">
        <w:rPr>
          <w:rFonts w:cstheme="minorHAnsi"/>
          <w:bCs/>
          <w:sz w:val="24"/>
          <w:szCs w:val="24"/>
        </w:rPr>
        <w:t>Impact of m</w:t>
      </w:r>
      <w:r w:rsidR="00A82981" w:rsidRPr="00FE3E1F">
        <w:rPr>
          <w:rFonts w:cstheme="minorHAnsi"/>
          <w:bCs/>
          <w:sz w:val="24"/>
          <w:szCs w:val="24"/>
        </w:rPr>
        <w:t>echanical dispersion</w:t>
      </w:r>
      <w:r w:rsidR="00FF68FB" w:rsidRPr="00FE3E1F">
        <w:rPr>
          <w:rFonts w:cstheme="minorHAnsi"/>
          <w:bCs/>
          <w:sz w:val="24"/>
          <w:szCs w:val="24"/>
        </w:rPr>
        <w:t xml:space="preserve"> (middle)</w:t>
      </w:r>
      <w:r w:rsidR="00510F7C" w:rsidRPr="00FE3E1F">
        <w:rPr>
          <w:rFonts w:cstheme="minorHAnsi"/>
          <w:bCs/>
          <w:sz w:val="24"/>
          <w:szCs w:val="24"/>
        </w:rPr>
        <w:t xml:space="preserve"> in addition to advective transport (bottom)</w:t>
      </w:r>
      <w:r w:rsidR="00FF68FB" w:rsidRPr="00FE3E1F">
        <w:rPr>
          <w:rFonts w:cstheme="minorHAnsi"/>
          <w:bCs/>
          <w:sz w:val="24"/>
          <w:szCs w:val="24"/>
        </w:rPr>
        <w:t>.</w:t>
      </w:r>
      <w:r w:rsidR="00583A97" w:rsidRPr="00FE3E1F">
        <w:rPr>
          <w:rFonts w:cstheme="minorHAnsi"/>
          <w:bCs/>
          <w:sz w:val="24"/>
          <w:szCs w:val="24"/>
        </w:rPr>
        <w:t xml:space="preserve"> </w:t>
      </w:r>
      <w:r w:rsidR="00FF68FB" w:rsidRPr="00FE3E1F">
        <w:rPr>
          <w:rFonts w:cstheme="minorHAnsi"/>
          <w:bCs/>
          <w:sz w:val="24"/>
          <w:szCs w:val="24"/>
        </w:rPr>
        <w:t>The</w:t>
      </w:r>
      <w:r w:rsidR="00510F7C" w:rsidRPr="00FE3E1F">
        <w:rPr>
          <w:rFonts w:cstheme="minorHAnsi"/>
          <w:bCs/>
          <w:sz w:val="24"/>
          <w:szCs w:val="24"/>
        </w:rPr>
        <w:t xml:space="preserve"> grey scale</w:t>
      </w:r>
      <w:r w:rsidR="003A1B6C" w:rsidRPr="00FE3E1F">
        <w:rPr>
          <w:rFonts w:cstheme="minorHAnsi"/>
          <w:bCs/>
          <w:sz w:val="24"/>
          <w:szCs w:val="24"/>
        </w:rPr>
        <w:t xml:space="preserve"> descending from left to right</w:t>
      </w:r>
      <w:r w:rsidR="00646A62">
        <w:rPr>
          <w:rFonts w:cstheme="minorHAnsi"/>
          <w:bCs/>
          <w:sz w:val="24"/>
          <w:szCs w:val="24"/>
        </w:rPr>
        <w:t xml:space="preserve"> in the direction of flow </w:t>
      </w:r>
      <w:r w:rsidR="00FF68FB" w:rsidRPr="00FE3E1F">
        <w:rPr>
          <w:rFonts w:cstheme="minorHAnsi"/>
          <w:bCs/>
          <w:sz w:val="24"/>
          <w:szCs w:val="24"/>
        </w:rPr>
        <w:t>represents the concentration</w:t>
      </w:r>
      <w:r w:rsidR="00510F7C" w:rsidRPr="00FE3E1F">
        <w:rPr>
          <w:rFonts w:cstheme="minorHAnsi"/>
          <w:bCs/>
          <w:sz w:val="24"/>
          <w:szCs w:val="24"/>
        </w:rPr>
        <w:t xml:space="preserve"> </w:t>
      </w:r>
      <w:r w:rsidR="000971BB" w:rsidRPr="00FE3E1F">
        <w:rPr>
          <w:rFonts w:cstheme="minorHAnsi"/>
          <w:bCs/>
          <w:sz w:val="24"/>
          <w:szCs w:val="24"/>
        </w:rPr>
        <w:t xml:space="preserve">interpolated in </w:t>
      </w:r>
      <w:r w:rsidR="00510F7C" w:rsidRPr="00FE3E1F">
        <w:rPr>
          <w:rFonts w:cstheme="minorHAnsi"/>
          <w:bCs/>
          <w:sz w:val="24"/>
          <w:szCs w:val="24"/>
        </w:rPr>
        <w:t>between calculation nodes (circles)</w:t>
      </w:r>
      <w:r w:rsidR="00A82981" w:rsidRPr="00FE3E1F">
        <w:rPr>
          <w:rFonts w:cstheme="minorHAnsi"/>
          <w:bCs/>
          <w:sz w:val="24"/>
          <w:szCs w:val="24"/>
        </w:rPr>
        <w:t>.</w:t>
      </w:r>
      <w:r w:rsidR="007557B8" w:rsidRPr="00FE3E1F">
        <w:rPr>
          <w:rFonts w:cstheme="minorHAnsi"/>
          <w:sz w:val="24"/>
          <w:szCs w:val="24"/>
        </w:rPr>
        <w:t xml:space="preserve"> </w:t>
      </w:r>
      <w:r w:rsidR="00646A62">
        <w:rPr>
          <w:rFonts w:cstheme="minorHAnsi"/>
          <w:sz w:val="24"/>
          <w:szCs w:val="24"/>
        </w:rPr>
        <w:t xml:space="preserve">After a </w:t>
      </w:r>
      <w:proofErr w:type="gramStart"/>
      <w:r w:rsidR="00646A62">
        <w:rPr>
          <w:rFonts w:cstheme="minorHAnsi"/>
          <w:sz w:val="24"/>
          <w:szCs w:val="24"/>
        </w:rPr>
        <w:t>time</w:t>
      </w:r>
      <w:proofErr w:type="gramEnd"/>
      <w:r w:rsidR="00646A62">
        <w:rPr>
          <w:rFonts w:cstheme="minorHAnsi"/>
          <w:sz w:val="24"/>
          <w:szCs w:val="24"/>
        </w:rPr>
        <w:t xml:space="preserve"> step </w:t>
      </w:r>
      <w:r w:rsidR="00646A62" w:rsidRPr="007D1A42">
        <w:rPr>
          <w:rFonts w:cstheme="minorHAnsi"/>
          <w:i/>
          <w:iCs/>
          <w:sz w:val="24"/>
          <w:szCs w:val="24"/>
        </w:rPr>
        <w:t>∆T</w:t>
      </w:r>
      <w:r w:rsidR="00646A62">
        <w:rPr>
          <w:rFonts w:cstheme="minorHAnsi"/>
          <w:sz w:val="24"/>
          <w:szCs w:val="24"/>
        </w:rPr>
        <w:t>, t</w:t>
      </w:r>
      <w:r w:rsidR="00C97AF6" w:rsidRPr="00FE3E1F">
        <w:rPr>
          <w:rFonts w:cstheme="minorHAnsi"/>
          <w:bCs/>
          <w:sz w:val="24"/>
          <w:szCs w:val="24"/>
        </w:rPr>
        <w:t>he volumes of drift and reflux are</w:t>
      </w:r>
      <w:r w:rsidR="000D3482">
        <w:rPr>
          <w:rFonts w:cstheme="minorHAnsi"/>
          <w:bCs/>
          <w:sz w:val="24"/>
          <w:szCs w:val="24"/>
        </w:rPr>
        <w:t>, relatively to the result of advection,</w:t>
      </w:r>
      <w:r w:rsidR="00C97AF6" w:rsidRPr="00FE3E1F">
        <w:rPr>
          <w:rFonts w:cstheme="minorHAnsi"/>
          <w:bCs/>
          <w:sz w:val="24"/>
          <w:szCs w:val="24"/>
        </w:rPr>
        <w:t xml:space="preserve"> shifted across the cell boundary</w:t>
      </w:r>
      <w:r w:rsidR="00646A62">
        <w:rPr>
          <w:rFonts w:cstheme="minorHAnsi"/>
          <w:bCs/>
          <w:sz w:val="24"/>
          <w:szCs w:val="24"/>
        </w:rPr>
        <w:t xml:space="preserve"> </w:t>
      </w:r>
      <w:r w:rsidR="00C97AF6" w:rsidRPr="00FE3E1F">
        <w:rPr>
          <w:rFonts w:cstheme="minorHAnsi"/>
          <w:bCs/>
          <w:sz w:val="24"/>
          <w:szCs w:val="24"/>
        </w:rPr>
        <w:t>causing</w:t>
      </w:r>
      <w:r w:rsidR="000D3482">
        <w:rPr>
          <w:rFonts w:cstheme="minorHAnsi"/>
          <w:bCs/>
          <w:sz w:val="24"/>
          <w:szCs w:val="24"/>
        </w:rPr>
        <w:t xml:space="preserve"> </w:t>
      </w:r>
      <w:r w:rsidR="00C97AF6" w:rsidRPr="00FE3E1F">
        <w:rPr>
          <w:rFonts w:cstheme="minorHAnsi"/>
          <w:bCs/>
          <w:sz w:val="24"/>
          <w:szCs w:val="24"/>
        </w:rPr>
        <w:t>import and export of mass in the downstream cell</w:t>
      </w:r>
      <w:r w:rsidR="000D3482">
        <w:rPr>
          <w:rFonts w:cstheme="minorHAnsi"/>
          <w:bCs/>
          <w:sz w:val="24"/>
          <w:szCs w:val="24"/>
        </w:rPr>
        <w:t xml:space="preserve"> in addition to advection</w:t>
      </w:r>
      <w:r w:rsidR="00C97AF6" w:rsidRPr="00FE3E1F">
        <w:rPr>
          <w:rFonts w:cstheme="minorHAnsi"/>
          <w:bCs/>
          <w:sz w:val="24"/>
          <w:szCs w:val="24"/>
        </w:rPr>
        <w:t>.</w:t>
      </w:r>
    </w:p>
    <w:p w14:paraId="7D9F2F86" w14:textId="77777777" w:rsidR="007557B8" w:rsidRPr="00FE3E1F" w:rsidRDefault="007557B8" w:rsidP="00B942D7">
      <w:pPr>
        <w:rPr>
          <w:rFonts w:cstheme="minorHAnsi"/>
          <w:sz w:val="24"/>
          <w:szCs w:val="24"/>
        </w:rPr>
      </w:pPr>
    </w:p>
    <w:p w14:paraId="234921CC" w14:textId="61DD6FBE" w:rsidR="00317083" w:rsidRPr="00FE3E1F" w:rsidRDefault="00F70934" w:rsidP="00B942D7">
      <w:pPr>
        <w:rPr>
          <w:rFonts w:cs="Times New Roman"/>
          <w:sz w:val="24"/>
          <w:szCs w:val="24"/>
        </w:rPr>
      </w:pPr>
      <w:r w:rsidRPr="00FE3E1F">
        <w:rPr>
          <w:rFonts w:cs="Times New Roman"/>
          <w:sz w:val="24"/>
          <w:szCs w:val="24"/>
        </w:rPr>
        <w:t>The downstream cell gains mass</w:t>
      </w:r>
      <w:r w:rsidR="00E860E8">
        <w:rPr>
          <w:rFonts w:cstheme="minorHAnsi"/>
          <w:bCs/>
          <w:sz w:val="24"/>
          <w:szCs w:val="24"/>
        </w:rPr>
        <w:t>,</w:t>
      </w:r>
      <w:r w:rsidR="00E860E8" w:rsidRPr="00FE3E1F">
        <w:rPr>
          <w:rFonts w:cstheme="minorHAnsi"/>
          <w:bCs/>
          <w:sz w:val="24"/>
          <w:szCs w:val="24"/>
        </w:rPr>
        <w:t xml:space="preserve"> </w:t>
      </w:r>
      <w:r w:rsidRPr="00FE3E1F">
        <w:rPr>
          <w:rFonts w:cs="Times New Roman"/>
          <w:sz w:val="24"/>
          <w:szCs w:val="24"/>
        </w:rPr>
        <w:t>from the shift of the drift in direction of the flow (positive) and the increase of the concentration (positive) leading to a positive mass flux</w:t>
      </w:r>
      <w:r w:rsidR="00E64852">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r>
          <w:rPr>
            <w:rFonts w:asci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Calibri"/>
                <w:sz w:val="24"/>
                <w:szCs w:val="24"/>
              </w:rPr>
              <m:t>∆</m:t>
            </m:r>
            <m:r>
              <w:rPr>
                <w:rFonts w:ascii="Cambria Math" w:cs="Times New Roman"/>
                <w:sz w:val="24"/>
                <w:szCs w:val="24"/>
              </w:rPr>
              <m:t>T,j,dr</m:t>
            </m:r>
          </m:sub>
        </m:sSub>
      </m:oMath>
      <w:r w:rsidR="00E64852">
        <w:rPr>
          <w:rFonts w:cs="Times New Roman"/>
          <w:sz w:val="24"/>
          <w:szCs w:val="24"/>
        </w:rPr>
        <w:t>)</w:t>
      </w:r>
      <w:r w:rsidRPr="00FE3E1F">
        <w:rPr>
          <w:rFonts w:cs="Times New Roman"/>
          <w:sz w:val="24"/>
          <w:szCs w:val="24"/>
        </w:rPr>
        <w:t xml:space="preserve">. The downstream cell </w:t>
      </w:r>
      <w:proofErr w:type="gramStart"/>
      <w:r w:rsidRPr="00FE3E1F">
        <w:rPr>
          <w:rFonts w:cs="Times New Roman"/>
          <w:sz w:val="24"/>
          <w:szCs w:val="24"/>
        </w:rPr>
        <w:t>looses</w:t>
      </w:r>
      <w:proofErr w:type="gramEnd"/>
      <w:r w:rsidRPr="00FE3E1F">
        <w:rPr>
          <w:rFonts w:cs="Times New Roman"/>
          <w:sz w:val="24"/>
          <w:szCs w:val="24"/>
        </w:rPr>
        <w:t xml:space="preserve"> mass</w:t>
      </w:r>
      <w:r w:rsidR="00E860E8" w:rsidRPr="00FE3E1F">
        <w:rPr>
          <w:rFonts w:cstheme="minorHAnsi"/>
          <w:bCs/>
          <w:sz w:val="24"/>
          <w:szCs w:val="24"/>
        </w:rPr>
        <w:t xml:space="preserve"> </w:t>
      </w:r>
      <w:r w:rsidRPr="00FE3E1F">
        <w:rPr>
          <w:rFonts w:cs="Times New Roman"/>
          <w:sz w:val="24"/>
          <w:szCs w:val="24"/>
        </w:rPr>
        <w:t>from the shift of the reflux in direction opposite to that of the flow (negative) and the decrease of the concentration (negative) leading to a positive mass flux</w:t>
      </w:r>
      <w:r w:rsidR="00E64852">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Calibri"/>
                <w:sz w:val="24"/>
                <w:szCs w:val="24"/>
              </w:rPr>
              <m:t>∆</m:t>
            </m:r>
            <m:r>
              <w:rPr>
                <w:rFonts w:ascii="Cambria Math" w:cs="Times New Roman"/>
                <w:sz w:val="24"/>
                <w:szCs w:val="24"/>
              </w:rPr>
              <m:t>T,j,ref</m:t>
            </m:r>
          </m:sub>
        </m:sSub>
      </m:oMath>
      <w:r w:rsidR="00E64852">
        <w:rPr>
          <w:rFonts w:cs="Times New Roman"/>
          <w:sz w:val="24"/>
          <w:szCs w:val="24"/>
        </w:rPr>
        <w:t>)</w:t>
      </w:r>
      <w:r w:rsidR="009874E5">
        <w:rPr>
          <w:rFonts w:cs="Times New Roman"/>
          <w:sz w:val="24"/>
          <w:szCs w:val="24"/>
        </w:rPr>
        <w:t>. The</w:t>
      </w:r>
      <w:r w:rsidR="009A0FAB">
        <w:rPr>
          <w:rFonts w:cs="Times New Roman"/>
          <w:sz w:val="24"/>
          <w:szCs w:val="24"/>
        </w:rPr>
        <w:t xml:space="preserve"> total mass flux </w:t>
      </w:r>
      <w:r w:rsidR="009874E5">
        <w:rPr>
          <w:rFonts w:cs="Times New Roman"/>
          <w:sz w:val="24"/>
          <w:szCs w:val="24"/>
        </w:rPr>
        <w:t>across the boundary becomes equal to</w:t>
      </w:r>
      <w:r w:rsidR="009A0FAB">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Calibri"/>
                    <w:sz w:val="24"/>
                    <w:szCs w:val="24"/>
                  </w:rPr>
                  <m:t>∆</m:t>
                </m:r>
                <m:r>
                  <w:rPr>
                    <w:rFonts w:ascii="Cambria Math" w:cs="Times New Roman"/>
                    <w:sz w:val="24"/>
                    <w:szCs w:val="24"/>
                  </w:rPr>
                  <m:t>T,j,dr</m:t>
                </m:r>
              </m:sub>
            </m:sSub>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Calibri"/>
                    <w:sz w:val="24"/>
                    <w:szCs w:val="24"/>
                  </w:rPr>
                  <m:t>∆</m:t>
                </m:r>
                <m:r>
                  <w:rPr>
                    <w:rFonts w:ascii="Cambria Math" w:cs="Times New Roman"/>
                    <w:sz w:val="24"/>
                    <w:szCs w:val="24"/>
                  </w:rPr>
                  <m:t>T,j,ref</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Calibri"/>
                    <w:sz w:val="24"/>
                    <w:szCs w:val="24"/>
                  </w:rPr>
                  <m:t>∆</m:t>
                </m:r>
                <m:r>
                  <w:rPr>
                    <w:rFonts w:ascii="Cambria Math" w:cs="Times New Roman"/>
                    <w:sz w:val="24"/>
                    <w:szCs w:val="24"/>
                  </w:rPr>
                  <m:t>T,j</m:t>
                </m:r>
              </m:sub>
            </m:sSub>
          </m:e>
        </m:d>
      </m:oMath>
      <w:r w:rsidR="009A0FAB">
        <w:rPr>
          <w:rFonts w:cs="Times New Roman"/>
          <w:sz w:val="24"/>
          <w:szCs w:val="24"/>
        </w:rPr>
        <w:t>)</w:t>
      </w:r>
      <w:r w:rsidRPr="00FE3E1F">
        <w:rPr>
          <w:rFonts w:cs="Times New Roman"/>
          <w:sz w:val="24"/>
          <w:szCs w:val="24"/>
        </w:rPr>
        <w:t xml:space="preserve">. </w:t>
      </w:r>
      <w:r w:rsidR="00372C3B" w:rsidRPr="00FE3E1F">
        <w:rPr>
          <w:rFonts w:cs="Times New Roman"/>
          <w:sz w:val="24"/>
          <w:szCs w:val="24"/>
        </w:rPr>
        <w:t xml:space="preserve">The </w:t>
      </w:r>
      <w:r w:rsidR="009A0DF7">
        <w:rPr>
          <w:rFonts w:cs="Times New Roman"/>
          <w:sz w:val="24"/>
          <w:szCs w:val="24"/>
        </w:rPr>
        <w:t xml:space="preserve">concentration difference </w:t>
      </w: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Calibri"/>
                <w:sz w:val="24"/>
                <w:szCs w:val="24"/>
              </w:rPr>
              <m:t>∆</m:t>
            </m:r>
            <m:r>
              <w:rPr>
                <w:rFonts w:ascii="Cambria Math" w:cs="Times New Roman"/>
                <w:sz w:val="24"/>
                <w:szCs w:val="24"/>
              </w:rPr>
              <m:t>T,j</m:t>
            </m:r>
          </m:sub>
        </m:sSub>
      </m:oMath>
      <w:r w:rsidR="009A0DF7">
        <w:rPr>
          <w:rFonts w:eastAsiaTheme="minorEastAsia" w:cs="Times New Roman"/>
          <w:sz w:val="24"/>
          <w:szCs w:val="24"/>
        </w:rPr>
        <w:t xml:space="preserve"> </w:t>
      </w:r>
      <w:r w:rsidR="009A0FAB">
        <w:rPr>
          <w:rFonts w:cs="Times New Roman"/>
          <w:sz w:val="24"/>
          <w:szCs w:val="24"/>
        </w:rPr>
        <w:t xml:space="preserve">follows </w:t>
      </w:r>
      <w:r w:rsidR="002078C3">
        <w:rPr>
          <w:rFonts w:cs="Times New Roman"/>
          <w:sz w:val="24"/>
          <w:szCs w:val="24"/>
        </w:rPr>
        <w:t xml:space="preserve">directly </w:t>
      </w:r>
      <w:r w:rsidR="009A0FAB">
        <w:rPr>
          <w:rFonts w:cs="Times New Roman"/>
          <w:sz w:val="24"/>
          <w:szCs w:val="24"/>
        </w:rPr>
        <w:t>from</w:t>
      </w:r>
      <w:r w:rsidR="009A0FAB">
        <w:rPr>
          <w:rFonts w:eastAsiaTheme="minorEastAsia" w:cs="Times New Roman"/>
          <w:sz w:val="24"/>
          <w:szCs w:val="24"/>
        </w:rPr>
        <w:t xml:space="preserve"> t</w:t>
      </w:r>
      <w:r w:rsidR="009A0FAB" w:rsidRPr="00FE3E1F">
        <w:rPr>
          <w:rFonts w:eastAsiaTheme="minorEastAsia" w:cs="Times New Roman"/>
          <w:sz w:val="24"/>
          <w:szCs w:val="24"/>
        </w:rPr>
        <w:t xml:space="preserve">he </w:t>
      </w:r>
      <w:r w:rsidR="009A0FAB">
        <w:rPr>
          <w:rFonts w:eastAsiaTheme="minorEastAsia" w:cs="Times New Roman"/>
          <w:sz w:val="24"/>
          <w:szCs w:val="24"/>
        </w:rPr>
        <w:t>concentration gradient</w:t>
      </w:r>
      <w:r w:rsidR="009A0FAB" w:rsidRPr="00FE3E1F">
        <w:rPr>
          <w:rFonts w:eastAsiaTheme="minorEastAsia" w:cs="Times New Roman"/>
          <w:sz w:val="24"/>
          <w:szCs w:val="24"/>
        </w:rPr>
        <w:t xml:space="preserve"> between two calculation nodes</w:t>
      </w:r>
      <w:r w:rsidR="00F27F07">
        <w:rPr>
          <w:rFonts w:eastAsiaTheme="minorEastAsia"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nodes</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nodes</m:t>
                </m:r>
              </m:sub>
            </m:sSub>
          </m:den>
        </m:f>
      </m:oMath>
      <w:r w:rsidR="009E31AD">
        <w:rPr>
          <w:rFonts w:eastAsiaTheme="minorEastAsia" w:cs="Times New Roman"/>
          <w:sz w:val="24"/>
          <w:szCs w:val="24"/>
        </w:rPr>
        <w:t xml:space="preserve"> and the spread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Calibri"/>
                <w:sz w:val="24"/>
                <w:szCs w:val="24"/>
              </w:rPr>
              <m:t>∆</m:t>
            </m:r>
            <m:r>
              <w:rPr>
                <w:rFonts w:ascii="Cambria Math" w:cs="Times New Roman"/>
                <w:sz w:val="24"/>
                <w:szCs w:val="24"/>
              </w:rPr>
              <m:t>T,j</m:t>
            </m:r>
          </m:sub>
        </m:sSub>
      </m:oMath>
      <w:r w:rsidR="00F27F07">
        <w:rPr>
          <w:rFonts w:eastAsiaTheme="minorEastAsia" w:cs="Times New Roman"/>
          <w:sz w:val="24"/>
          <w:szCs w:val="24"/>
        </w:rPr>
        <w:t xml:space="preserve">. </w:t>
      </w:r>
      <w:r w:rsidR="009E31AD">
        <w:rPr>
          <w:rFonts w:cs="Times New Roman"/>
          <w:sz w:val="24"/>
          <w:szCs w:val="24"/>
        </w:rPr>
        <w:t>Then</w:t>
      </w:r>
      <w:r w:rsidR="001A69D9" w:rsidRPr="00FE3E1F">
        <w:rPr>
          <w:rFonts w:eastAsiaTheme="minorEastAsia" w:cs="Times New Roman"/>
          <w:sz w:val="24"/>
          <w:szCs w:val="24"/>
        </w:rPr>
        <w:t>, t</w:t>
      </w:r>
      <w:r w:rsidR="001F1700" w:rsidRPr="00FE3E1F">
        <w:rPr>
          <w:rFonts w:eastAsiaTheme="minorEastAsia" w:cs="Times New Roman"/>
          <w:sz w:val="24"/>
          <w:szCs w:val="24"/>
        </w:rPr>
        <w:t>h</w:t>
      </w:r>
      <w:r w:rsidR="00A76B32" w:rsidRPr="00FE3E1F">
        <w:rPr>
          <w:rFonts w:eastAsiaTheme="minorEastAsia" w:cs="Times New Roman"/>
          <w:sz w:val="24"/>
          <w:szCs w:val="24"/>
        </w:rPr>
        <w:t>e</w:t>
      </w:r>
      <w:r w:rsidR="001F1700" w:rsidRPr="00FE3E1F">
        <w:rPr>
          <w:rFonts w:eastAsiaTheme="minorEastAsia" w:cs="Times New Roman"/>
          <w:sz w:val="24"/>
          <w:szCs w:val="24"/>
        </w:rPr>
        <w:t xml:space="preserve"> shifted mass</w:t>
      </w:r>
      <w:r w:rsidR="00C47677" w:rsidRPr="00FE3E1F">
        <w:rPr>
          <w:rFonts w:eastAsiaTheme="minorEastAsia" w:cs="Times New Roman"/>
          <w:sz w:val="24"/>
          <w:szCs w:val="24"/>
        </w:rPr>
        <w:t xml:space="preserve"> </w:t>
      </w:r>
      <w:r w:rsidR="009A0FAB">
        <w:rPr>
          <w:rFonts w:eastAsiaTheme="minorEastAsia"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∆T,j</m:t>
            </m:r>
          </m:sub>
        </m:sSub>
      </m:oMath>
      <w:r w:rsidR="009A0FAB" w:rsidRPr="00FE3E1F">
        <w:rPr>
          <w:rFonts w:eastAsiaTheme="minorEastAsia" w:cs="Times New Roman"/>
          <w:sz w:val="24"/>
          <w:szCs w:val="24"/>
        </w:rPr>
        <w:t xml:space="preserve"> </w:t>
      </w:r>
      <w:r w:rsidR="009A0FAB">
        <w:rPr>
          <w:rFonts w:eastAsiaTheme="minorEastAsia" w:cs="Times New Roman"/>
          <w:sz w:val="24"/>
          <w:szCs w:val="24"/>
        </w:rPr>
        <w:t>across the cell boundary in time step</w:t>
      </w:r>
      <w:r w:rsidR="009A0FAB" w:rsidRPr="00FE3E1F">
        <w:rPr>
          <w:rFonts w:cs="Times New Roman"/>
          <w:sz w:val="24"/>
          <w:szCs w:val="24"/>
        </w:rPr>
        <w:t xml:space="preserve"> </w:t>
      </w:r>
      <w:r w:rsidR="009A0FAB" w:rsidRPr="007D1A42">
        <w:rPr>
          <w:rFonts w:cstheme="minorHAnsi"/>
          <w:i/>
          <w:iCs/>
          <w:sz w:val="24"/>
          <w:szCs w:val="24"/>
        </w:rPr>
        <w:t>∆</w:t>
      </w:r>
      <w:r w:rsidR="009A0FAB" w:rsidRPr="007D1A42">
        <w:rPr>
          <w:rFonts w:cs="Times New Roman"/>
          <w:i/>
          <w:iCs/>
          <w:sz w:val="24"/>
          <w:szCs w:val="24"/>
        </w:rPr>
        <w:t>T</w:t>
      </w:r>
      <w:r w:rsidR="009A0FAB" w:rsidRPr="002C5732">
        <w:rPr>
          <w:rFonts w:cs="Times New Roman"/>
          <w:sz w:val="24"/>
          <w:szCs w:val="24"/>
        </w:rPr>
        <w:t xml:space="preserve"> </w:t>
      </w:r>
      <w:r w:rsidR="009A0FAB">
        <w:rPr>
          <w:rFonts w:cs="Times New Roman"/>
          <w:sz w:val="24"/>
          <w:szCs w:val="24"/>
        </w:rPr>
        <w:t>become</w:t>
      </w:r>
      <w:r w:rsidR="001E7FDC">
        <w:rPr>
          <w:rFonts w:eastAsiaTheme="minorEastAsia" w:cs="Times New Roman"/>
          <w:sz w:val="24"/>
          <w:szCs w:val="24"/>
        </w:rPr>
        <w:t>s</w:t>
      </w:r>
      <w:r w:rsidR="001F1700" w:rsidRPr="00FE3E1F">
        <w:rPr>
          <w:rFonts w:cs="Times New Roman"/>
          <w:sz w:val="24"/>
          <w:szCs w:val="24"/>
        </w:rPr>
        <w:t>:</w:t>
      </w:r>
    </w:p>
    <w:bookmarkEnd w:id="310"/>
    <w:p w14:paraId="7FB03DC1" w14:textId="77777777" w:rsidR="00F569C0" w:rsidRPr="00FE3E1F" w:rsidRDefault="00F569C0" w:rsidP="00F569C0">
      <w:pPr>
        <w:rPr>
          <w:rFonts w:eastAsiaTheme="minorEastAsia" w:cstheme="minorHAnsi"/>
          <w:sz w:val="24"/>
          <w:szCs w:val="24"/>
        </w:rPr>
      </w:pPr>
    </w:p>
    <w:p w14:paraId="4A90EC1D" w14:textId="63DD8DE6" w:rsidR="00F569C0" w:rsidRPr="00FE3E1F" w:rsidRDefault="00000000" w:rsidP="00F569C0">
      <w:pPr>
        <w:ind w:firstLine="708"/>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Calibri"/>
                <w:sz w:val="24"/>
                <w:szCs w:val="24"/>
              </w:rPr>
              <m:t>∆</m:t>
            </m:r>
            <m:r>
              <w:rPr>
                <w:rFonts w:ascii="Cambria Math" w:cs="Times New Roman"/>
                <w:sz w:val="24"/>
                <w:szCs w:val="24"/>
              </w:rPr>
              <m:t>T,j</m:t>
            </m:r>
          </m:sub>
        </m:sSub>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nodes</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nodes</m:t>
                </m:r>
              </m:sub>
            </m:sSub>
          </m:den>
        </m:f>
      </m:oMath>
      <w:r w:rsidR="00F569C0" w:rsidRPr="00FE3E1F">
        <w:rPr>
          <w:rFonts w:cs="Times New Roman"/>
          <w:sz w:val="24"/>
          <w:szCs w:val="24"/>
        </w:rPr>
        <w:tab/>
      </w:r>
      <w:r w:rsidR="00A76B32" w:rsidRPr="00FE3E1F">
        <w:rPr>
          <w:rFonts w:cs="Times New Roman"/>
          <w:sz w:val="24"/>
          <w:szCs w:val="24"/>
        </w:rPr>
        <w:tab/>
      </w:r>
      <w:r w:rsidR="00A76B32" w:rsidRPr="00FE3E1F">
        <w:rPr>
          <w:rFonts w:cs="Times New Roman"/>
          <w:sz w:val="24"/>
          <w:szCs w:val="24"/>
        </w:rPr>
        <w:tab/>
      </w:r>
      <w:r w:rsidR="00F569C0" w:rsidRPr="00FE3E1F">
        <w:rPr>
          <w:rFonts w:cs="Times New Roman"/>
          <w:sz w:val="24"/>
          <w:szCs w:val="24"/>
        </w:rPr>
        <w:tab/>
        <w:t>(9)</w:t>
      </w:r>
    </w:p>
    <w:p w14:paraId="273E1458" w14:textId="34BEE862" w:rsidR="00F569C0" w:rsidRPr="00FE3E1F" w:rsidRDefault="00F569C0" w:rsidP="00F569C0">
      <w:pPr>
        <w:ind w:firstLine="708"/>
        <w:rPr>
          <w:rFonts w:cstheme="minorHAnsi"/>
          <w:sz w:val="24"/>
          <w:szCs w:val="24"/>
        </w:rPr>
      </w:pPr>
      <w:r w:rsidRPr="00FE3E1F">
        <w:rPr>
          <w:rFonts w:cs="Times New Roman"/>
          <w:sz w:val="24"/>
          <w:szCs w:val="24"/>
        </w:rPr>
        <w:tab/>
      </w:r>
    </w:p>
    <w:p w14:paraId="1B884585" w14:textId="5CA6A70D" w:rsidR="00AF7794" w:rsidRPr="00FE3E1F" w:rsidRDefault="00920460" w:rsidP="00AF7794">
      <w:pPr>
        <w:rPr>
          <w:rFonts w:cs="Times New Roman"/>
          <w:sz w:val="24"/>
          <w:szCs w:val="24"/>
        </w:rPr>
      </w:pPr>
      <w:r w:rsidRPr="00FE3E1F">
        <w:rPr>
          <w:rFonts w:eastAsiaTheme="minorEastAsia" w:cs="Times New Roman"/>
          <w:sz w:val="24"/>
          <w:szCs w:val="24"/>
        </w:rPr>
        <w:t>T</w:t>
      </w:r>
      <w:r w:rsidRPr="00FE3E1F">
        <w:rPr>
          <w:rFonts w:cs="Times New Roman"/>
          <w:sz w:val="24"/>
          <w:szCs w:val="24"/>
        </w:rPr>
        <w:t xml:space="preserve">he spread </w:t>
      </w: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Calibri"/>
                <w:sz w:val="24"/>
                <w:szCs w:val="24"/>
              </w:rPr>
              <m:t>∆</m:t>
            </m:r>
            <m:r>
              <w:rPr>
                <w:rFonts w:ascii="Cambria Math" w:cs="Times New Roman"/>
                <w:sz w:val="24"/>
                <w:szCs w:val="24"/>
              </w:rPr>
              <m:t>T,j</m:t>
            </m:r>
          </m:sub>
        </m:sSub>
      </m:oMath>
      <w:r w:rsidRPr="00FE3E1F">
        <w:rPr>
          <w:rFonts w:eastAsiaTheme="minorEastAsia" w:cs="Times New Roman"/>
          <w:sz w:val="24"/>
          <w:szCs w:val="24"/>
        </w:rPr>
        <w:t xml:space="preserve"> </w:t>
      </w:r>
      <w:r w:rsidRPr="00FE3E1F">
        <w:rPr>
          <w:rFonts w:cs="Times New Roman"/>
          <w:sz w:val="24"/>
          <w:szCs w:val="24"/>
        </w:rPr>
        <w:t xml:space="preserve">over time step </w:t>
      </w:r>
      <w:r w:rsidRPr="00FE3E1F">
        <w:rPr>
          <w:rFonts w:cstheme="minorHAnsi"/>
          <w:sz w:val="24"/>
          <w:szCs w:val="24"/>
        </w:rPr>
        <w:t>∆</w:t>
      </w:r>
      <w:r w:rsidRPr="00FE3E1F">
        <w:rPr>
          <w:rFonts w:cs="Times New Roman"/>
          <w:sz w:val="24"/>
          <w:szCs w:val="24"/>
        </w:rPr>
        <w:t xml:space="preserve">T </w:t>
      </w:r>
      <w:r w:rsidR="00306216" w:rsidRPr="00FE3E1F">
        <w:rPr>
          <w:rFonts w:cs="Times New Roman"/>
          <w:sz w:val="24"/>
          <w:szCs w:val="24"/>
        </w:rPr>
        <w:t>is derived from</w:t>
      </w:r>
      <w:r w:rsidR="006907F8" w:rsidRPr="00FE3E1F">
        <w:rPr>
          <w:rFonts w:cs="Times New Roman"/>
          <w:sz w:val="24"/>
          <w:szCs w:val="24"/>
        </w:rPr>
        <w:t xml:space="preserve"> </w:t>
      </w:r>
      <w:r w:rsidR="00317F2A" w:rsidRPr="00FE3E1F">
        <w:rPr>
          <w:rFonts w:cs="Times New Roman"/>
          <w:sz w:val="24"/>
          <w:szCs w:val="24"/>
        </w:rPr>
        <w:t xml:space="preserve">the spread </w:t>
      </w:r>
      <w:r w:rsidR="00306216" w:rsidRPr="00FE3E1F">
        <w:rPr>
          <w:rFonts w:cs="Times New Roman"/>
          <w:sz w:val="24"/>
          <w:szCs w:val="24"/>
        </w:rPr>
        <w:t xml:space="preserve">in domain A </w:t>
      </w:r>
      <w:r w:rsidR="00317F2A" w:rsidRPr="00FE3E1F">
        <w:rPr>
          <w:rFonts w:cs="Times New Roman"/>
          <w:sz w:val="24"/>
          <w:szCs w:val="24"/>
        </w:rPr>
        <w:t xml:space="preserve">in </w:t>
      </w:r>
      <w:r w:rsidRPr="00FE3E1F">
        <w:rPr>
          <w:rFonts w:cs="Times New Roman"/>
          <w:sz w:val="24"/>
          <w:szCs w:val="24"/>
        </w:rPr>
        <w:t>(</w:t>
      </w:r>
      <w:r w:rsidR="00953338" w:rsidRPr="00FE3E1F">
        <w:rPr>
          <w:rFonts w:cs="Times New Roman"/>
          <w:sz w:val="24"/>
          <w:szCs w:val="24"/>
        </w:rPr>
        <w:t>1</w:t>
      </w:r>
      <w:r w:rsidRPr="00FE3E1F">
        <w:rPr>
          <w:rFonts w:cs="Times New Roman"/>
          <w:sz w:val="24"/>
          <w:szCs w:val="24"/>
        </w:rPr>
        <w:t>)</w:t>
      </w:r>
      <w:r w:rsidR="006907F8" w:rsidRPr="00FE3E1F">
        <w:rPr>
          <w:rFonts w:cs="Times New Roman"/>
          <w:sz w:val="24"/>
          <w:szCs w:val="24"/>
        </w:rPr>
        <w:t xml:space="preserve"> </w:t>
      </w:r>
      <w:r w:rsidR="00D52EA5">
        <w:rPr>
          <w:rFonts w:cs="Times New Roman"/>
          <w:sz w:val="24"/>
          <w:szCs w:val="24"/>
        </w:rPr>
        <w:t xml:space="preserve">using the </w:t>
      </w:r>
      <w:r w:rsidR="00306216" w:rsidRPr="00FE3E1F">
        <w:rPr>
          <w:rFonts w:cs="Times New Roman"/>
          <w:sz w:val="24"/>
          <w:szCs w:val="24"/>
        </w:rPr>
        <w:t xml:space="preserve"> </w:t>
      </w:r>
      <w:r w:rsidR="006907F8" w:rsidRPr="00FE3E1F">
        <w:rPr>
          <w:rFonts w:cs="Times New Roman"/>
          <w:sz w:val="24"/>
          <w:szCs w:val="24"/>
        </w:rPr>
        <w:t>linear grow</w:t>
      </w:r>
      <w:r w:rsidR="00306216" w:rsidRPr="00FE3E1F">
        <w:rPr>
          <w:rFonts w:cs="Times New Roman"/>
          <w:sz w:val="24"/>
          <w:szCs w:val="24"/>
        </w:rPr>
        <w:t>th</w:t>
      </w:r>
      <w:r w:rsidR="00317F2A" w:rsidRPr="00FE3E1F">
        <w:rPr>
          <w:rFonts w:cs="Times New Roman"/>
          <w:sz w:val="24"/>
          <w:szCs w:val="24"/>
        </w:rPr>
        <w:t xml:space="preserve"> with the traveled distance </w:t>
      </w:r>
      <m:oMath>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00306216" w:rsidRPr="00FE3E1F">
        <w:rPr>
          <w:rFonts w:eastAsiaTheme="minorEastAsia" w:cs="Times New Roman"/>
          <w:sz w:val="24"/>
          <w:szCs w:val="24"/>
        </w:rPr>
        <w:t xml:space="preserve"> </w:t>
      </w:r>
      <w:r w:rsidR="00B319DA">
        <w:rPr>
          <w:rFonts w:eastAsiaTheme="minorEastAsia" w:cs="Times New Roman"/>
          <w:sz w:val="24"/>
          <w:szCs w:val="24"/>
        </w:rPr>
        <w:t>over</w:t>
      </w:r>
      <w:r w:rsidR="00D52EA5">
        <w:rPr>
          <w:rFonts w:eastAsiaTheme="minorEastAsia" w:cs="Times New Roman"/>
          <w:sz w:val="24"/>
          <w:szCs w:val="24"/>
        </w:rPr>
        <w:t xml:space="preserve"> the length of domain A</w:t>
      </w:r>
      <w:r w:rsidR="00306216" w:rsidRPr="00FE3E1F">
        <w:rPr>
          <w:rFonts w:eastAsiaTheme="minorEastAsia" w:cs="Times New Roman"/>
          <w:sz w:val="24"/>
          <w:szCs w:val="24"/>
        </w:rPr>
        <w:t xml:space="preserve"> </w:t>
      </w:r>
      <w:r w:rsidR="00306216" w:rsidRPr="007D1A42">
        <w:rPr>
          <w:rFonts w:eastAsiaTheme="minorEastAsia" w:cs="Times New Roman"/>
          <w:i/>
          <w:iCs/>
          <w:sz w:val="24"/>
          <w:szCs w:val="24"/>
        </w:rPr>
        <w:t>L</w:t>
      </w:r>
      <w:r w:rsidR="00306216" w:rsidRPr="007D1A42">
        <w:rPr>
          <w:rFonts w:eastAsiaTheme="minorEastAsia" w:cs="Times New Roman"/>
          <w:i/>
          <w:iCs/>
          <w:sz w:val="24"/>
          <w:szCs w:val="24"/>
          <w:vertAlign w:val="subscript"/>
        </w:rPr>
        <w:t>A</w:t>
      </w:r>
      <w:r w:rsidR="00306216" w:rsidRPr="00FE3E1F">
        <w:rPr>
          <w:rFonts w:eastAsiaTheme="minorEastAsia" w:cs="Times New Roman"/>
          <w:sz w:val="24"/>
          <w:szCs w:val="24"/>
        </w:rPr>
        <w:t>:</w:t>
      </w:r>
    </w:p>
    <w:p w14:paraId="0E0F3457" w14:textId="77777777" w:rsidR="00AF7794" w:rsidRPr="00FE3E1F" w:rsidRDefault="00AF7794" w:rsidP="00AF7794">
      <w:pPr>
        <w:rPr>
          <w:rFonts w:cs="Times New Roman"/>
          <w:sz w:val="24"/>
          <w:szCs w:val="24"/>
        </w:rPr>
      </w:pPr>
    </w:p>
    <w:p w14:paraId="5253730D" w14:textId="2425F49D" w:rsidR="00AF7794" w:rsidRPr="00FE3E1F" w:rsidRDefault="00AF7794" w:rsidP="009D6FBF">
      <w:pPr>
        <w:ind w:firstLine="708"/>
        <w:rPr>
          <w:rFonts w:cs="Times New Roman"/>
          <w:sz w:val="24"/>
          <w:szCs w:val="24"/>
        </w:rPr>
      </w:pPr>
      <w:r w:rsidRPr="00FE3E1F">
        <w:rPr>
          <w:rFonts w:cs="Times New Roman"/>
          <w:sz w:val="24"/>
          <w:szCs w:val="24"/>
        </w:rPr>
        <w:t xml:space="preserve"> </w:t>
      </w: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Times New Roman"/>
                <w:sz w:val="24"/>
                <w:szCs w:val="24"/>
              </w:rPr>
              <m:t>∆T</m:t>
            </m:r>
            <m:r>
              <w:rPr>
                <w:rFonts w:ascii="Cambria Math" w:cs="Times New Roman"/>
                <w:sz w:val="24"/>
                <w:szCs w:val="24"/>
              </w:rPr>
              <m:t>,j</m:t>
            </m:r>
          </m:sub>
        </m:sSub>
        <m: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den>
        </m:f>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Times New Roman"/>
                <w:sz w:val="24"/>
                <w:szCs w:val="24"/>
              </w:rPr>
              <m:t>A</m:t>
            </m:r>
            <m:r>
              <w:rPr>
                <w:rFonts w:ascii="Cambria Math" w:cs="Times New Roman"/>
                <w:sz w:val="24"/>
                <w:szCs w:val="24"/>
              </w:rPr>
              <m:t>,j</m:t>
            </m:r>
          </m:sub>
        </m:sSub>
      </m:oMath>
      <w:r w:rsidR="009D6FBF" w:rsidRPr="00FE3E1F">
        <w:rPr>
          <w:rFonts w:eastAsiaTheme="minorEastAsia" w:cs="Times New Roman"/>
          <w:sz w:val="24"/>
          <w:szCs w:val="24"/>
        </w:rPr>
        <w:tab/>
      </w:r>
      <w:r w:rsidR="009D6FBF" w:rsidRPr="00FE3E1F">
        <w:rPr>
          <w:rFonts w:eastAsiaTheme="minorEastAsia" w:cs="Times New Roman"/>
          <w:sz w:val="24"/>
          <w:szCs w:val="24"/>
        </w:rPr>
        <w:tab/>
      </w:r>
      <w:r w:rsidR="009D6FBF" w:rsidRPr="00FE3E1F">
        <w:rPr>
          <w:rFonts w:cs="Times New Roman"/>
          <w:sz w:val="24"/>
          <w:szCs w:val="24"/>
        </w:rPr>
        <w:tab/>
      </w:r>
      <w:r w:rsidR="009D6FBF" w:rsidRPr="00FE3E1F">
        <w:rPr>
          <w:rFonts w:cs="Times New Roman"/>
          <w:sz w:val="24"/>
          <w:szCs w:val="24"/>
        </w:rPr>
        <w:tab/>
      </w:r>
      <w:r w:rsidR="009D6FBF" w:rsidRPr="00FE3E1F">
        <w:rPr>
          <w:rFonts w:cs="Times New Roman"/>
          <w:sz w:val="24"/>
          <w:szCs w:val="24"/>
        </w:rPr>
        <w:tab/>
      </w:r>
      <w:r w:rsidR="009D6FBF" w:rsidRPr="00FE3E1F">
        <w:rPr>
          <w:rFonts w:cs="Times New Roman"/>
          <w:sz w:val="24"/>
          <w:szCs w:val="24"/>
        </w:rPr>
        <w:tab/>
        <w:t>(10)</w:t>
      </w:r>
    </w:p>
    <w:p w14:paraId="7F345DC9" w14:textId="77777777" w:rsidR="00601813" w:rsidRPr="00FE3E1F" w:rsidRDefault="00601813" w:rsidP="0000338D">
      <w:pPr>
        <w:rPr>
          <w:rFonts w:cstheme="minorHAnsi"/>
          <w:sz w:val="24"/>
          <w:szCs w:val="24"/>
        </w:rPr>
      </w:pPr>
    </w:p>
    <w:p w14:paraId="6B6A8C38" w14:textId="690F7CCB" w:rsidR="0023299E" w:rsidRPr="00FE3E1F" w:rsidRDefault="0079099B" w:rsidP="0000338D">
      <w:pPr>
        <w:rPr>
          <w:rFonts w:cstheme="minorHAnsi"/>
          <w:sz w:val="24"/>
          <w:szCs w:val="24"/>
        </w:rPr>
      </w:pPr>
      <w:r w:rsidRPr="00FE3E1F">
        <w:rPr>
          <w:rFonts w:cstheme="minorHAnsi"/>
          <w:sz w:val="24"/>
          <w:szCs w:val="24"/>
        </w:rPr>
        <w:t xml:space="preserve">For time step </w:t>
      </w:r>
      <w:r w:rsidRPr="00FE3E1F">
        <w:rPr>
          <w:rFonts w:cs="Times New Roman"/>
          <w:sz w:val="24"/>
          <w:szCs w:val="24"/>
        </w:rPr>
        <w:t>∆T</w:t>
      </w:r>
      <w:r w:rsidR="00DB11D0" w:rsidRPr="00FE3E1F">
        <w:rPr>
          <w:rFonts w:cstheme="minorHAnsi"/>
          <w:sz w:val="24"/>
          <w:szCs w:val="24"/>
        </w:rPr>
        <w:t xml:space="preserve"> and</w:t>
      </w:r>
      <w:r w:rsidR="00AA6860" w:rsidRPr="00FE3E1F">
        <w:rPr>
          <w:rFonts w:cstheme="minorHAnsi"/>
          <w:sz w:val="24"/>
          <w:szCs w:val="24"/>
        </w:rPr>
        <w:t xml:space="preserve"> </w:t>
      </w:r>
      <w:r w:rsidR="00DB11D0" w:rsidRPr="00FE3E1F">
        <w:rPr>
          <w:rFonts w:cstheme="minorHAnsi"/>
          <w:sz w:val="24"/>
          <w:szCs w:val="24"/>
        </w:rPr>
        <w:t>u</w:t>
      </w:r>
      <w:r w:rsidR="00AA6860" w:rsidRPr="00FE3E1F">
        <w:rPr>
          <w:rFonts w:cstheme="minorHAnsi"/>
          <w:sz w:val="24"/>
          <w:szCs w:val="24"/>
        </w:rPr>
        <w:t xml:space="preserve">sing </w:t>
      </w:r>
      <m:oMath>
        <m:sSub>
          <m:sSubPr>
            <m:ctrlPr>
              <w:rPr>
                <w:rFonts w:ascii="Cambria Math" w:hAnsi="Cambria Math" w:cs="Times New Roman"/>
                <w:i/>
                <w:sz w:val="24"/>
                <w:szCs w:val="24"/>
              </w:rPr>
            </m:ctrlPr>
          </m:sSubPr>
          <m:e>
            <m:r>
              <w:rPr>
                <w:rFonts w:ascii="Cambria Math" w:cs="Times New Roman"/>
                <w:sz w:val="24"/>
                <w:szCs w:val="24"/>
              </w:rPr>
              <m:t>u</m:t>
            </m:r>
          </m:e>
          <m:sub>
            <m:r>
              <w:rPr>
                <w:rFonts w:ascii="Cambria Math" w:cs="Times New Roman"/>
                <w:sz w:val="24"/>
                <w:szCs w:val="24"/>
              </w:rPr>
              <m:t>a</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oMath>
      <w:r w:rsidR="007111ED" w:rsidRPr="00FE3E1F">
        <w:rPr>
          <w:rFonts w:eastAsiaTheme="minorEastAsia" w:cs="Times New Roman"/>
          <w:sz w:val="24"/>
          <w:szCs w:val="24"/>
        </w:rPr>
        <w:t xml:space="preserve">, </w:t>
      </w:r>
      <w:r w:rsidRPr="00FE3E1F">
        <w:rPr>
          <w:rFonts w:cstheme="minorHAnsi"/>
          <w:sz w:val="24"/>
          <w:szCs w:val="24"/>
        </w:rPr>
        <w:t>the</w:t>
      </w:r>
      <w:r w:rsidR="0023299E" w:rsidRPr="00FE3E1F">
        <w:rPr>
          <w:rFonts w:cstheme="minorHAnsi"/>
          <w:sz w:val="24"/>
          <w:szCs w:val="24"/>
        </w:rPr>
        <w:t xml:space="preserve"> dispersive mass flux</w:t>
      </w:r>
      <w:r w:rsidRPr="00FE3E1F">
        <w:rPr>
          <w:rFonts w:cstheme="minorHAnsi"/>
          <w:sz w:val="24"/>
          <w:szCs w:val="24"/>
        </w:rPr>
        <w:t xml:space="preserve"> in the aquifer</w:t>
      </w:r>
      <w:r w:rsidR="00E434B9" w:rsidRPr="00FE3E1F">
        <w:rPr>
          <w:rFonts w:cstheme="minorHAnsi"/>
          <w:sz w:val="24"/>
          <w:szCs w:val="24"/>
        </w:rPr>
        <w:t xml:space="preserve"> </w:t>
      </w:r>
      <w:r w:rsidR="0023299E" w:rsidRPr="00FE3E1F">
        <w:rPr>
          <w:rFonts w:cstheme="minorHAnsi"/>
          <w:sz w:val="24"/>
          <w:szCs w:val="24"/>
        </w:rPr>
        <w:t xml:space="preserve">becomes, </w:t>
      </w:r>
    </w:p>
    <w:p w14:paraId="2F0C74AF" w14:textId="77777777" w:rsidR="00E434B9" w:rsidRPr="00FE3E1F" w:rsidRDefault="00E434B9" w:rsidP="0000338D">
      <w:pPr>
        <w:rPr>
          <w:rFonts w:cstheme="minorHAnsi"/>
          <w:sz w:val="24"/>
          <w:szCs w:val="24"/>
        </w:rPr>
      </w:pPr>
    </w:p>
    <w:p w14:paraId="48F066B6" w14:textId="7F70E6C2" w:rsidR="0023299E" w:rsidRPr="00FE3E1F" w:rsidRDefault="00000000" w:rsidP="0023299E">
      <w:pPr>
        <w:ind w:firstLine="708"/>
        <w:rPr>
          <w:rFonts w:cs="Times New Roman"/>
          <w:sz w:val="24"/>
          <w:szCs w:val="24"/>
        </w:rPr>
      </w:pPr>
      <m:oMath>
        <m:sSub>
          <m:sSubPr>
            <m:ctrlPr>
              <w:rPr>
                <w:rFonts w:ascii="Cambria Math" w:hAnsi="Cambria Math" w:cs="Times New Roman"/>
                <w:i/>
                <w:sz w:val="24"/>
                <w:szCs w:val="24"/>
              </w:rPr>
            </m:ctrlPr>
          </m:sSubPr>
          <m:e>
            <m:r>
              <w:rPr>
                <w:rFonts w:ascii="Cambria Math" w:cs="Times New Roman"/>
                <w:sz w:val="24"/>
                <w:szCs w:val="24"/>
              </w:rPr>
              <m:t>F</m:t>
            </m:r>
          </m:e>
          <m:sub>
            <m:r>
              <w:rPr>
                <w:rFonts w:ascii="Cambria Math" w:hAnsi="Cambria Math" w:cs="Calibri"/>
                <w:sz w:val="24"/>
                <w:szCs w:val="24"/>
              </w:rPr>
              <m:t>∆</m:t>
            </m:r>
            <m:r>
              <w:rPr>
                <w:rFonts w:ascii="Cambria Math" w:cs="Times New Roman"/>
                <w:sz w:val="24"/>
                <w:szCs w:val="24"/>
              </w:rPr>
              <m:t>T,j</m:t>
            </m:r>
          </m:sub>
        </m:sSub>
        <m:r>
          <w:rPr>
            <w:rFonts w:asci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∆T,j</m:t>
                </m:r>
              </m:sub>
            </m:sSub>
          </m:num>
          <m:den>
            <m:r>
              <w:rPr>
                <w:rFonts w:ascii="Cambria Math" w:hAnsi="Cambria Math" w:cs="Calibri"/>
                <w:sz w:val="24"/>
                <w:szCs w:val="24"/>
              </w:rPr>
              <m:t>∆</m:t>
            </m:r>
            <m:r>
              <w:rPr>
                <w:rFonts w:ascii="Cambria Math" w:cs="Times New Roman"/>
                <w:sz w:val="24"/>
                <w:szCs w:val="24"/>
              </w:rPr>
              <m:t>T</m:t>
            </m:r>
          </m:den>
        </m:f>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nodes</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nodes</m:t>
                </m:r>
              </m:sub>
            </m:sSub>
          </m:den>
        </m:f>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u</m:t>
            </m:r>
          </m:e>
          <m:sub>
            <m:r>
              <w:rPr>
                <w:rFonts w:ascii="Cambria Math" w:cs="Times New Roman"/>
                <w:sz w:val="24"/>
                <w:szCs w:val="24"/>
              </w:rPr>
              <m:t>a</m:t>
            </m:r>
          </m:sub>
        </m:sSub>
      </m:oMath>
      <w:r w:rsidR="0023299E" w:rsidRPr="00FE3E1F">
        <w:rPr>
          <w:rFonts w:cs="Times New Roman"/>
          <w:sz w:val="24"/>
          <w:szCs w:val="24"/>
        </w:rPr>
        <w:tab/>
      </w:r>
      <w:r w:rsidR="0023299E" w:rsidRPr="00FE3E1F">
        <w:rPr>
          <w:rFonts w:cs="Times New Roman"/>
          <w:sz w:val="24"/>
          <w:szCs w:val="24"/>
        </w:rPr>
        <w:tab/>
      </w:r>
      <w:r w:rsidR="0023299E" w:rsidRPr="00FE3E1F">
        <w:rPr>
          <w:rFonts w:cs="Times New Roman"/>
          <w:sz w:val="24"/>
          <w:szCs w:val="24"/>
        </w:rPr>
        <w:tab/>
      </w:r>
      <w:r w:rsidR="0023299E" w:rsidRPr="00FE3E1F">
        <w:rPr>
          <w:rFonts w:cs="Times New Roman"/>
          <w:sz w:val="24"/>
          <w:szCs w:val="24"/>
        </w:rPr>
        <w:tab/>
        <w:t>(1</w:t>
      </w:r>
      <w:r w:rsidR="00CF6318" w:rsidRPr="00FE3E1F">
        <w:rPr>
          <w:rFonts w:cs="Times New Roman"/>
          <w:sz w:val="24"/>
          <w:szCs w:val="24"/>
        </w:rPr>
        <w:t>1</w:t>
      </w:r>
      <w:r w:rsidR="0023299E" w:rsidRPr="00FE3E1F">
        <w:rPr>
          <w:rFonts w:cs="Times New Roman"/>
          <w:sz w:val="24"/>
          <w:szCs w:val="24"/>
        </w:rPr>
        <w:t>)</w:t>
      </w:r>
    </w:p>
    <w:p w14:paraId="2536F8B8" w14:textId="77777777" w:rsidR="0023299E" w:rsidRPr="00FE3E1F" w:rsidRDefault="0023299E" w:rsidP="0000338D">
      <w:pPr>
        <w:rPr>
          <w:rFonts w:cstheme="minorHAnsi"/>
          <w:sz w:val="24"/>
          <w:szCs w:val="24"/>
        </w:rPr>
      </w:pPr>
    </w:p>
    <w:p w14:paraId="269FA773" w14:textId="763C5B00" w:rsidR="00F1046C" w:rsidRPr="00FE3E1F" w:rsidRDefault="00C44C36" w:rsidP="00F1046C">
      <w:pPr>
        <w:rPr>
          <w:rFonts w:cs="Times New Roman"/>
          <w:sz w:val="24"/>
          <w:szCs w:val="24"/>
        </w:rPr>
      </w:pPr>
      <w:r w:rsidRPr="00FE3E1F">
        <w:rPr>
          <w:rFonts w:cstheme="minorHAnsi"/>
          <w:sz w:val="24"/>
          <w:szCs w:val="24"/>
        </w:rPr>
        <w:t>In which</w:t>
      </w:r>
      <w:r w:rsidR="00561345" w:rsidRPr="00FE3E1F">
        <w:rPr>
          <w:rFonts w:cstheme="minorHAns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oMath>
      <w:r w:rsidR="00561345" w:rsidRPr="00FE3E1F">
        <w:rPr>
          <w:rFonts w:eastAsiaTheme="minorEastAsia" w:cstheme="minorHAnsi"/>
          <w:sz w:val="24"/>
          <w:szCs w:val="24"/>
        </w:rPr>
        <w:t xml:space="preserve"> is defined as</w:t>
      </w:r>
      <w:r w:rsidR="00F1046C" w:rsidRPr="00FE3E1F">
        <w:rPr>
          <w:rFonts w:cstheme="minorHAnsi"/>
          <w:sz w:val="24"/>
          <w:szCs w:val="24"/>
        </w:rPr>
        <w:t xml:space="preserve"> the </w:t>
      </w:r>
      <w:r w:rsidR="006D22A1" w:rsidRPr="00FE3E1F">
        <w:rPr>
          <w:rFonts w:cstheme="minorHAnsi"/>
          <w:i/>
          <w:iCs/>
          <w:sz w:val="24"/>
          <w:szCs w:val="24"/>
        </w:rPr>
        <w:t>dis</w:t>
      </w:r>
      <w:r w:rsidRPr="00FE3E1F">
        <w:rPr>
          <w:rFonts w:cstheme="minorHAnsi"/>
          <w:i/>
          <w:iCs/>
          <w:sz w:val="24"/>
          <w:szCs w:val="24"/>
        </w:rPr>
        <w:t>p</w:t>
      </w:r>
      <w:r w:rsidR="006D22A1" w:rsidRPr="00FE3E1F">
        <w:rPr>
          <w:rFonts w:cstheme="minorHAnsi"/>
          <w:i/>
          <w:iCs/>
          <w:sz w:val="24"/>
          <w:szCs w:val="24"/>
        </w:rPr>
        <w:t>ers</w:t>
      </w:r>
      <w:r w:rsidR="00F1046C" w:rsidRPr="00FE3E1F">
        <w:rPr>
          <w:rFonts w:cstheme="minorHAnsi"/>
          <w:i/>
          <w:iCs/>
          <w:sz w:val="24"/>
          <w:szCs w:val="24"/>
        </w:rPr>
        <w:t>ive volume shift</w:t>
      </w:r>
      <w:r w:rsidRPr="00FE3E1F">
        <w:rPr>
          <w:rFonts w:eastAsiaTheme="minorEastAsia" w:cstheme="minorHAnsi"/>
          <w:sz w:val="24"/>
          <w:szCs w:val="24"/>
        </w:rPr>
        <w:t xml:space="preserve"> </w:t>
      </w:r>
      <w:r w:rsidR="001E7C2F" w:rsidRPr="00FE3E1F">
        <w:rPr>
          <w:rFonts w:eastAsiaTheme="minorEastAsia" w:cstheme="minorHAnsi"/>
          <w:sz w:val="24"/>
          <w:szCs w:val="24"/>
        </w:rPr>
        <w:t xml:space="preserve">given </w:t>
      </w:r>
      <w:r w:rsidRPr="00FE3E1F">
        <w:rPr>
          <w:rFonts w:eastAsiaTheme="minorEastAsia" w:cstheme="minorHAnsi"/>
          <w:sz w:val="24"/>
          <w:szCs w:val="24"/>
        </w:rPr>
        <w:t>by</w:t>
      </w:r>
      <w:r w:rsidR="00F1046C" w:rsidRPr="00FE3E1F">
        <w:rPr>
          <w:rFonts w:eastAsiaTheme="minorEastAsia" w:cstheme="minorHAnsi"/>
          <w:sz w:val="24"/>
          <w:szCs w:val="24"/>
        </w:rPr>
        <w:t xml:space="preserve">: </w:t>
      </w:r>
      <w:r w:rsidR="00F1046C" w:rsidRPr="00FE3E1F">
        <w:rPr>
          <w:rFonts w:cstheme="minorHAnsi"/>
          <w:sz w:val="24"/>
          <w:szCs w:val="24"/>
        </w:rPr>
        <w:t xml:space="preserve"> </w:t>
      </w:r>
      <w:r w:rsidR="00F1046C" w:rsidRPr="00FE3E1F">
        <w:rPr>
          <w:rFonts w:cs="Times New Roman"/>
          <w:sz w:val="24"/>
          <w:szCs w:val="24"/>
        </w:rPr>
        <w:t xml:space="preserve"> </w:t>
      </w:r>
    </w:p>
    <w:p w14:paraId="55E7C111" w14:textId="77777777" w:rsidR="00F1046C" w:rsidRPr="00FE3E1F" w:rsidRDefault="00F1046C" w:rsidP="00F1046C">
      <w:pPr>
        <w:rPr>
          <w:rFonts w:cs="Times New Roman"/>
          <w:sz w:val="24"/>
          <w:szCs w:val="24"/>
        </w:rPr>
      </w:pPr>
    </w:p>
    <w:p w14:paraId="36E67E4C" w14:textId="44070A54" w:rsidR="00F1046C" w:rsidRPr="00FE3E1F" w:rsidRDefault="00000000" w:rsidP="00F1046C">
      <w:pPr>
        <w:ind w:firstLine="708"/>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hAnsi="Cambria Math" w:cs="Times New Roman"/>
                <w:sz w:val="24"/>
                <w:szCs w:val="24"/>
              </w:rPr>
              <m:t>j</m:t>
            </m:r>
          </m:sub>
        </m:sSub>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00F1046C" w:rsidRPr="00FE3E1F">
        <w:rPr>
          <w:rFonts w:eastAsiaTheme="minorEastAsia" w:cs="Times New Roman"/>
          <w:sz w:val="24"/>
          <w:szCs w:val="24"/>
        </w:rPr>
        <w:t xml:space="preserve">  </w:t>
      </w:r>
      <w:r w:rsidR="00F1046C" w:rsidRPr="00FE3E1F">
        <w:rPr>
          <w:rFonts w:eastAsiaTheme="minorEastAsia" w:cs="Times New Roman"/>
          <w:sz w:val="24"/>
          <w:szCs w:val="24"/>
        </w:rPr>
        <w:tab/>
      </w:r>
      <w:r w:rsidR="00F1046C" w:rsidRPr="00FE3E1F">
        <w:rPr>
          <w:rFonts w:cstheme="minorHAnsi"/>
          <w:sz w:val="24"/>
          <w:szCs w:val="24"/>
        </w:rPr>
        <w:tab/>
      </w:r>
      <w:r w:rsidR="00F1046C" w:rsidRPr="00FE3E1F">
        <w:rPr>
          <w:rFonts w:cstheme="minorHAnsi"/>
          <w:sz w:val="24"/>
          <w:szCs w:val="24"/>
        </w:rPr>
        <w:tab/>
      </w:r>
      <w:r w:rsidR="00F1046C" w:rsidRPr="00FE3E1F">
        <w:rPr>
          <w:rFonts w:cstheme="minorHAnsi"/>
          <w:sz w:val="24"/>
          <w:szCs w:val="24"/>
        </w:rPr>
        <w:tab/>
      </w:r>
      <w:r w:rsidR="00F1046C" w:rsidRPr="00FE3E1F">
        <w:rPr>
          <w:rFonts w:cstheme="minorHAnsi"/>
          <w:sz w:val="24"/>
          <w:szCs w:val="24"/>
        </w:rPr>
        <w:tab/>
      </w:r>
      <w:r w:rsidR="00F1046C" w:rsidRPr="00FE3E1F">
        <w:rPr>
          <w:rFonts w:cstheme="minorHAnsi"/>
          <w:sz w:val="24"/>
          <w:szCs w:val="24"/>
        </w:rPr>
        <w:tab/>
        <w:t>(</w:t>
      </w:r>
      <w:r w:rsidR="006F745B" w:rsidRPr="00FE3E1F">
        <w:rPr>
          <w:rFonts w:cstheme="minorHAnsi"/>
          <w:sz w:val="24"/>
          <w:szCs w:val="24"/>
        </w:rPr>
        <w:t>12</w:t>
      </w:r>
      <w:r w:rsidR="00F1046C" w:rsidRPr="00FE3E1F">
        <w:rPr>
          <w:rFonts w:cstheme="minorHAnsi"/>
          <w:sz w:val="24"/>
          <w:szCs w:val="24"/>
        </w:rPr>
        <w:t>)</w:t>
      </w:r>
    </w:p>
    <w:p w14:paraId="4387EA46" w14:textId="77777777" w:rsidR="00F1046C" w:rsidRPr="00FE3E1F" w:rsidRDefault="00F1046C" w:rsidP="00F1046C">
      <w:pPr>
        <w:rPr>
          <w:rFonts w:cs="Times New Roman"/>
          <w:sz w:val="24"/>
          <w:szCs w:val="24"/>
        </w:rPr>
      </w:pPr>
    </w:p>
    <w:p w14:paraId="0FACA9DB" w14:textId="22892854" w:rsidR="007059A4" w:rsidRPr="00FE3E1F" w:rsidRDefault="009B0072">
      <w:pPr>
        <w:rPr>
          <w:rFonts w:cstheme="minorHAnsi"/>
          <w:b/>
          <w:sz w:val="28"/>
          <w:szCs w:val="28"/>
        </w:rPr>
      </w:pPr>
      <w:r w:rsidRPr="00FE3E1F">
        <w:rPr>
          <w:rFonts w:cs="Times New Roman"/>
          <w:sz w:val="24"/>
          <w:szCs w:val="24"/>
        </w:rPr>
        <w:t xml:space="preserve">which differs from </w:t>
      </w:r>
      <w:r w:rsidR="00517CEE" w:rsidRPr="00FE3E1F">
        <w:rPr>
          <w:rFonts w:cs="Times New Roman"/>
          <w:sz w:val="24"/>
          <w:szCs w:val="24"/>
        </w:rPr>
        <w:t xml:space="preserve">and replaces </w:t>
      </w:r>
      <w:r w:rsidRPr="00FE3E1F">
        <w:rPr>
          <w:rFonts w:cs="Times New Roman"/>
          <w:sz w:val="24"/>
          <w:szCs w:val="24"/>
        </w:rPr>
        <w:t xml:space="preserve">the description given in </w:t>
      </w:r>
      <w:r w:rsidR="00285CF2" w:rsidRPr="00FE3E1F">
        <w:rPr>
          <w:rFonts w:cs="Times New Roman"/>
          <w:sz w:val="24"/>
          <w:szCs w:val="24"/>
        </w:rPr>
        <w:t>(</w:t>
      </w:r>
      <w:r w:rsidRPr="00FE3E1F">
        <w:rPr>
          <w:rFonts w:cs="Times New Roman"/>
          <w:sz w:val="24"/>
          <w:szCs w:val="24"/>
        </w:rPr>
        <w:t>De Lange 2020</w:t>
      </w:r>
      <w:r w:rsidR="00285CF2" w:rsidRPr="00FE3E1F">
        <w:rPr>
          <w:rFonts w:cs="Times New Roman"/>
          <w:sz w:val="24"/>
          <w:szCs w:val="24"/>
        </w:rPr>
        <w:t>)</w:t>
      </w:r>
      <w:r w:rsidRPr="00FE3E1F">
        <w:rPr>
          <w:rFonts w:cs="Times New Roman"/>
          <w:sz w:val="24"/>
          <w:szCs w:val="24"/>
        </w:rPr>
        <w:t xml:space="preserve">. </w:t>
      </w:r>
      <w:r w:rsidR="009F0D29" w:rsidRPr="00FE3E1F">
        <w:rPr>
          <w:rFonts w:cs="Times New Roman"/>
          <w:sz w:val="24"/>
          <w:szCs w:val="24"/>
        </w:rPr>
        <w:t xml:space="preserve">Apart from the traveled distance </w:t>
      </w:r>
      <m:oMath>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009F0D29" w:rsidRPr="00FE3E1F">
        <w:rPr>
          <w:rFonts w:eastAsiaTheme="minorEastAsia" w:cs="Times New Roman"/>
          <w:sz w:val="24"/>
          <w:szCs w:val="24"/>
        </w:rPr>
        <w:t xml:space="preserve"> in (10)</w:t>
      </w:r>
      <w:r w:rsidR="00D52EA5">
        <w:rPr>
          <w:rFonts w:eastAsiaTheme="minorEastAsia" w:cs="Times New Roman"/>
          <w:sz w:val="24"/>
          <w:szCs w:val="24"/>
        </w:rPr>
        <w:t xml:space="preserve"> that comes from the numerical model</w:t>
      </w:r>
      <w:r w:rsidR="007D7B42" w:rsidRPr="00FE3E1F">
        <w:rPr>
          <w:rFonts w:eastAsiaTheme="minorEastAsia" w:cs="Times New Roman"/>
          <w:sz w:val="24"/>
          <w:szCs w:val="24"/>
        </w:rPr>
        <w:t>,</w:t>
      </w:r>
      <w:r w:rsidR="009F0D29" w:rsidRPr="00FE3E1F">
        <w:rPr>
          <w:rFonts w:cstheme="minorHAns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oMath>
      <w:r w:rsidR="009F0D29" w:rsidRPr="00FE3E1F">
        <w:rPr>
          <w:rFonts w:eastAsiaTheme="minorEastAsia" w:cstheme="minorHAnsi"/>
          <w:sz w:val="24"/>
          <w:szCs w:val="24"/>
        </w:rPr>
        <w:t xml:space="preserve"> is determined only by stochastic properties for the aquifer heterogeneity. </w:t>
      </w:r>
      <w:r w:rsidR="008358AF" w:rsidRPr="00FE3E1F">
        <w:rPr>
          <w:rFonts w:cs="Times New Roman"/>
          <w:sz w:val="24"/>
          <w:szCs w:val="24"/>
        </w:rPr>
        <w:t>The dispersive mass flux</w:t>
      </w:r>
      <w:r w:rsidR="00123E26" w:rsidRPr="00FE3E1F">
        <w:rPr>
          <w:rFonts w:cs="Times New Roman"/>
          <w:sz w:val="24"/>
          <w:szCs w:val="24"/>
        </w:rPr>
        <w:t xml:space="preserve"> </w:t>
      </w:r>
      <w:r w:rsidR="0079099B" w:rsidRPr="00FE3E1F">
        <w:rPr>
          <w:rFonts w:cs="Times New Roman"/>
          <w:sz w:val="24"/>
          <w:szCs w:val="24"/>
        </w:rPr>
        <w:t xml:space="preserve">in </w:t>
      </w:r>
      <w:r w:rsidR="00123E26" w:rsidRPr="00FE3E1F">
        <w:rPr>
          <w:rFonts w:cs="Times New Roman"/>
          <w:sz w:val="24"/>
          <w:szCs w:val="24"/>
        </w:rPr>
        <w:t>(1</w:t>
      </w:r>
      <w:r w:rsidR="006D22A1" w:rsidRPr="00FE3E1F">
        <w:rPr>
          <w:rFonts w:cs="Times New Roman"/>
          <w:sz w:val="24"/>
          <w:szCs w:val="24"/>
        </w:rPr>
        <w:t>1</w:t>
      </w:r>
      <w:r w:rsidR="00123E26" w:rsidRPr="00FE3E1F">
        <w:rPr>
          <w:rFonts w:cs="Times New Roman"/>
          <w:sz w:val="24"/>
          <w:szCs w:val="24"/>
        </w:rPr>
        <w:t xml:space="preserve">) is </w:t>
      </w:r>
      <w:r w:rsidR="0079099B" w:rsidRPr="00FE3E1F">
        <w:rPr>
          <w:rFonts w:cs="Times New Roman"/>
          <w:sz w:val="24"/>
          <w:szCs w:val="24"/>
        </w:rPr>
        <w:t>comparable</w:t>
      </w:r>
      <w:r w:rsidR="00123E26" w:rsidRPr="00FE3E1F">
        <w:rPr>
          <w:rFonts w:cs="Times New Roman"/>
          <w:sz w:val="24"/>
          <w:szCs w:val="24"/>
        </w:rPr>
        <w:t xml:space="preserve"> to the term describing mechanical dispersion in the classic PDE</w:t>
      </w:r>
      <w:r w:rsidR="000A750E" w:rsidRPr="00FE3E1F">
        <w:rPr>
          <w:rFonts w:cs="Times New Roman"/>
          <w:sz w:val="24"/>
          <w:szCs w:val="24"/>
        </w:rPr>
        <w:t xml:space="preserve"> used in modeling</w:t>
      </w:r>
      <w:r w:rsidR="00036F96" w:rsidRPr="00FE3E1F">
        <w:rPr>
          <w:rFonts w:cs="Times New Roman"/>
          <w:sz w:val="24"/>
          <w:szCs w:val="24"/>
        </w:rPr>
        <w:t xml:space="preserve"> (</w:t>
      </w:r>
      <w:r w:rsidR="00036F96" w:rsidRPr="00FE3E1F">
        <w:rPr>
          <w:rFonts w:cs="Times New Roman"/>
          <w:sz w:val="24"/>
          <w:szCs w:val="24"/>
          <w:highlight w:val="yellow"/>
        </w:rPr>
        <w:t>REF</w:t>
      </w:r>
      <w:r w:rsidR="00036F96" w:rsidRPr="00FE3E1F">
        <w:rPr>
          <w:rFonts w:cs="Times New Roman"/>
          <w:sz w:val="24"/>
          <w:szCs w:val="24"/>
        </w:rPr>
        <w:t>)</w:t>
      </w:r>
      <w:r w:rsidR="00123E26" w:rsidRPr="00FE3E1F">
        <w:rPr>
          <w:rFonts w:eastAsiaTheme="minorEastAsia" w:cstheme="minorHAnsi"/>
          <w:sz w:val="24"/>
          <w:szCs w:val="24"/>
        </w:rPr>
        <w:t xml:space="preserve">. </w:t>
      </w:r>
    </w:p>
    <w:p w14:paraId="2035A5D8" w14:textId="77777777" w:rsidR="001D7CD0" w:rsidRPr="00FE3E1F" w:rsidRDefault="001D7CD0" w:rsidP="00635F55">
      <w:pPr>
        <w:rPr>
          <w:rFonts w:cstheme="minorHAnsi"/>
          <w:bCs/>
          <w:iCs/>
          <w:sz w:val="24"/>
          <w:szCs w:val="24"/>
        </w:rPr>
      </w:pPr>
    </w:p>
    <w:p w14:paraId="63EA474C" w14:textId="4F2572BD" w:rsidR="002F1655" w:rsidRPr="00FE3E1F" w:rsidRDefault="002F1655" w:rsidP="00635F55">
      <w:pPr>
        <w:rPr>
          <w:rFonts w:cstheme="minorHAnsi"/>
          <w:bCs/>
          <w:iCs/>
          <w:sz w:val="24"/>
          <w:szCs w:val="24"/>
          <w:u w:val="single"/>
        </w:rPr>
      </w:pPr>
      <w:r w:rsidRPr="00FE3E1F">
        <w:rPr>
          <w:rFonts w:cstheme="minorHAnsi"/>
          <w:bCs/>
          <w:iCs/>
          <w:sz w:val="24"/>
          <w:szCs w:val="24"/>
          <w:u w:val="single"/>
        </w:rPr>
        <w:t>Equations for modeling</w:t>
      </w:r>
    </w:p>
    <w:p w14:paraId="2911DE21" w14:textId="06A8A7F9" w:rsidR="00C74F29" w:rsidRPr="00FE3E1F" w:rsidRDefault="00C74F29" w:rsidP="00635F55">
      <w:pPr>
        <w:rPr>
          <w:rFonts w:cs="Times New Roman"/>
          <w:sz w:val="24"/>
          <w:szCs w:val="24"/>
        </w:rPr>
      </w:pPr>
      <w:r w:rsidRPr="00FE3E1F">
        <w:rPr>
          <w:rFonts w:cstheme="minorHAnsi"/>
          <w:bCs/>
          <w:sz w:val="24"/>
          <w:szCs w:val="24"/>
        </w:rPr>
        <w:t>In</w:t>
      </w:r>
      <w:r w:rsidR="002260FD" w:rsidRPr="00FE3E1F">
        <w:rPr>
          <w:rFonts w:cstheme="minorHAnsi"/>
          <w:bCs/>
          <w:sz w:val="24"/>
          <w:szCs w:val="24"/>
        </w:rPr>
        <w:t xml:space="preserve"> the </w:t>
      </w:r>
      <w:r w:rsidR="004F7B28" w:rsidRPr="00FE3E1F">
        <w:rPr>
          <w:rFonts w:cstheme="minorHAnsi"/>
          <w:bCs/>
          <w:sz w:val="24"/>
          <w:szCs w:val="24"/>
        </w:rPr>
        <w:t>demonstration</w:t>
      </w:r>
      <w:r w:rsidR="009E74DD" w:rsidRPr="00FE3E1F">
        <w:rPr>
          <w:rFonts w:cstheme="minorHAnsi"/>
          <w:bCs/>
          <w:sz w:val="24"/>
          <w:szCs w:val="24"/>
        </w:rPr>
        <w:t xml:space="preserve"> following</w:t>
      </w:r>
      <w:r w:rsidR="002260FD" w:rsidRPr="00FE3E1F">
        <w:rPr>
          <w:rFonts w:cstheme="minorHAnsi"/>
          <w:bCs/>
          <w:sz w:val="24"/>
          <w:szCs w:val="24"/>
        </w:rPr>
        <w:t>,</w:t>
      </w:r>
      <w:r w:rsidR="00635F55" w:rsidRPr="00FE3E1F">
        <w:rPr>
          <w:rFonts w:cstheme="minorHAnsi"/>
          <w:bCs/>
          <w:sz w:val="24"/>
          <w:szCs w:val="24"/>
        </w:rPr>
        <w:t xml:space="preserve"> </w:t>
      </w:r>
      <w:r w:rsidRPr="00FE3E1F">
        <w:rPr>
          <w:rFonts w:cstheme="minorHAnsi"/>
          <w:bCs/>
          <w:sz w:val="24"/>
          <w:szCs w:val="24"/>
        </w:rPr>
        <w:t>mechanical dispersion is computed</w:t>
      </w:r>
      <w:r w:rsidR="00635F55" w:rsidRPr="00FE3E1F">
        <w:rPr>
          <w:rFonts w:cstheme="minorHAnsi"/>
          <w:bCs/>
          <w:sz w:val="24"/>
          <w:szCs w:val="24"/>
        </w:rPr>
        <w:t xml:space="preserve"> in a Lagrangian framework</w:t>
      </w:r>
      <w:r w:rsidR="001D7CD0" w:rsidRPr="00FE3E1F">
        <w:rPr>
          <w:rFonts w:cstheme="minorHAnsi"/>
          <w:bCs/>
          <w:sz w:val="24"/>
          <w:szCs w:val="24"/>
        </w:rPr>
        <w:t xml:space="preserve"> (Bear 1979, p599)</w:t>
      </w:r>
      <w:r w:rsidR="00635F55" w:rsidRPr="00FE3E1F">
        <w:rPr>
          <w:rFonts w:cstheme="minorHAnsi"/>
          <w:bCs/>
          <w:sz w:val="24"/>
          <w:szCs w:val="24"/>
        </w:rPr>
        <w:t xml:space="preserve">, </w:t>
      </w:r>
      <w:r w:rsidR="006A56DE">
        <w:rPr>
          <w:rFonts w:cstheme="minorHAnsi"/>
          <w:bCs/>
          <w:sz w:val="24"/>
          <w:szCs w:val="24"/>
        </w:rPr>
        <w:t>that is</w:t>
      </w:r>
      <w:r w:rsidR="00635F55" w:rsidRPr="00FE3E1F">
        <w:rPr>
          <w:rFonts w:cstheme="minorHAnsi"/>
          <w:bCs/>
          <w:sz w:val="24"/>
          <w:szCs w:val="24"/>
        </w:rPr>
        <w:t xml:space="preserve"> for a </w:t>
      </w:r>
      <w:r w:rsidR="006A56DE">
        <w:rPr>
          <w:rFonts w:cstheme="minorHAnsi"/>
          <w:bCs/>
          <w:sz w:val="24"/>
          <w:szCs w:val="24"/>
        </w:rPr>
        <w:t>chain of</w:t>
      </w:r>
      <w:r w:rsidR="002260FD" w:rsidRPr="00FE3E1F">
        <w:rPr>
          <w:rFonts w:cstheme="minorHAnsi"/>
          <w:bCs/>
          <w:sz w:val="24"/>
          <w:szCs w:val="24"/>
        </w:rPr>
        <w:t xml:space="preserve"> </w:t>
      </w:r>
      <w:r w:rsidR="00635F55" w:rsidRPr="00FE3E1F">
        <w:rPr>
          <w:rFonts w:cstheme="minorHAnsi"/>
          <w:bCs/>
          <w:sz w:val="24"/>
          <w:szCs w:val="24"/>
        </w:rPr>
        <w:t xml:space="preserve">cells moving with average </w:t>
      </w:r>
      <w:r w:rsidR="002260FD" w:rsidRPr="00FE3E1F">
        <w:rPr>
          <w:rFonts w:cstheme="minorHAnsi"/>
          <w:bCs/>
          <w:sz w:val="24"/>
          <w:szCs w:val="24"/>
        </w:rPr>
        <w:t xml:space="preserve">aquifer </w:t>
      </w:r>
      <w:r w:rsidR="00635F55" w:rsidRPr="00FE3E1F">
        <w:rPr>
          <w:rFonts w:cstheme="minorHAnsi"/>
          <w:bCs/>
          <w:sz w:val="24"/>
          <w:szCs w:val="24"/>
        </w:rPr>
        <w:t xml:space="preserve">velocity </w:t>
      </w:r>
      <w:proofErr w:type="spellStart"/>
      <w:r w:rsidR="00635F55" w:rsidRPr="00FE3E1F">
        <w:rPr>
          <w:rFonts w:cstheme="minorHAnsi"/>
          <w:bCs/>
          <w:i/>
          <w:iCs/>
          <w:sz w:val="24"/>
          <w:szCs w:val="24"/>
        </w:rPr>
        <w:t>u</w:t>
      </w:r>
      <w:r w:rsidR="00635F55" w:rsidRPr="00FE3E1F">
        <w:rPr>
          <w:rFonts w:cstheme="minorHAnsi"/>
          <w:bCs/>
          <w:i/>
          <w:iCs/>
          <w:sz w:val="24"/>
          <w:szCs w:val="24"/>
          <w:vertAlign w:val="subscript"/>
        </w:rPr>
        <w:t>a</w:t>
      </w:r>
      <w:proofErr w:type="spellEnd"/>
      <w:r w:rsidR="00635F55" w:rsidRPr="00FE3E1F">
        <w:rPr>
          <w:rFonts w:cstheme="minorHAnsi"/>
          <w:bCs/>
          <w:i/>
          <w:iCs/>
          <w:sz w:val="24"/>
          <w:szCs w:val="24"/>
        </w:rPr>
        <w:t>.</w:t>
      </w:r>
      <w:r w:rsidR="00CC07C8" w:rsidRPr="00FE3E1F">
        <w:rPr>
          <w:rFonts w:cstheme="minorHAnsi"/>
          <w:bCs/>
          <w:sz w:val="24"/>
          <w:szCs w:val="24"/>
        </w:rPr>
        <w:t xml:space="preserve"> </w:t>
      </w:r>
    </w:p>
    <w:p w14:paraId="3FA22285" w14:textId="77777777" w:rsidR="00635F55" w:rsidRPr="00FE3E1F" w:rsidRDefault="00635F55" w:rsidP="00635F55">
      <w:pPr>
        <w:rPr>
          <w:rFonts w:eastAsia="Times New Roman" w:cstheme="minorHAnsi"/>
          <w:sz w:val="24"/>
          <w:szCs w:val="24"/>
        </w:rPr>
      </w:pPr>
      <w:r w:rsidRPr="00FE3E1F">
        <w:rPr>
          <w:noProof/>
        </w:rPr>
        <w:drawing>
          <wp:inline distT="0" distB="0" distL="0" distR="0" wp14:anchorId="5BEF803E" wp14:editId="16619210">
            <wp:extent cx="3271157" cy="972034"/>
            <wp:effectExtent l="0" t="0" r="5715" b="0"/>
            <wp:docPr id="16872481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349" cy="973577"/>
                    </a:xfrm>
                    <a:prstGeom prst="rect">
                      <a:avLst/>
                    </a:prstGeom>
                    <a:noFill/>
                    <a:ln>
                      <a:noFill/>
                    </a:ln>
                  </pic:spPr>
                </pic:pic>
              </a:graphicData>
            </a:graphic>
          </wp:inline>
        </w:drawing>
      </w:r>
    </w:p>
    <w:p w14:paraId="4A1327ED" w14:textId="1488FCE9" w:rsidR="00635F55" w:rsidRPr="00FE3E1F" w:rsidRDefault="00635F55" w:rsidP="00635F55">
      <w:pPr>
        <w:rPr>
          <w:rFonts w:cs="Times New Roman"/>
          <w:sz w:val="24"/>
          <w:szCs w:val="24"/>
        </w:rPr>
      </w:pPr>
      <w:r w:rsidRPr="00FE3E1F">
        <w:rPr>
          <w:rFonts w:eastAsia="Times New Roman" w:cstheme="minorHAnsi"/>
          <w:b/>
          <w:bCs/>
          <w:sz w:val="24"/>
          <w:szCs w:val="24"/>
        </w:rPr>
        <w:t xml:space="preserve">Figure </w:t>
      </w:r>
      <w:r w:rsidR="007557B8" w:rsidRPr="00FE3E1F">
        <w:rPr>
          <w:rFonts w:eastAsia="Times New Roman" w:cstheme="minorHAnsi"/>
          <w:b/>
          <w:bCs/>
          <w:sz w:val="24"/>
          <w:szCs w:val="24"/>
        </w:rPr>
        <w:t>4</w:t>
      </w:r>
      <w:r w:rsidRPr="00FE3E1F">
        <w:rPr>
          <w:rFonts w:eastAsia="Times New Roman" w:cstheme="minorHAnsi"/>
          <w:sz w:val="24"/>
          <w:szCs w:val="24"/>
        </w:rPr>
        <w:t xml:space="preserve">  Vertical section. Mass exchange across</w:t>
      </w:r>
      <w:r w:rsidR="001F6EF9" w:rsidRPr="00FE3E1F">
        <w:rPr>
          <w:rFonts w:eastAsia="Times New Roman" w:cstheme="minorHAnsi"/>
          <w:sz w:val="24"/>
          <w:szCs w:val="24"/>
        </w:rPr>
        <w:t xml:space="preserve"> the</w:t>
      </w:r>
      <w:r w:rsidRPr="00FE3E1F">
        <w:rPr>
          <w:rFonts w:eastAsia="Times New Roman" w:cstheme="minorHAnsi"/>
          <w:sz w:val="24"/>
          <w:szCs w:val="24"/>
        </w:rPr>
        <w:t xml:space="preserve"> boundaries</w:t>
      </w:r>
      <w:r w:rsidR="001F6EF9" w:rsidRPr="00FE3E1F">
        <w:rPr>
          <w:rFonts w:eastAsia="Times New Roman" w:cstheme="minorHAnsi"/>
          <w:sz w:val="24"/>
          <w:szCs w:val="24"/>
        </w:rPr>
        <w:t xml:space="preserve"> of a cell moving with average aquifer velocity</w:t>
      </w:r>
      <w:r w:rsidRPr="00FE3E1F">
        <w:rPr>
          <w:rFonts w:eastAsia="Times New Roman" w:cstheme="minorHAnsi"/>
          <w:sz w:val="24"/>
          <w:szCs w:val="24"/>
        </w:rPr>
        <w:t>.</w:t>
      </w:r>
    </w:p>
    <w:p w14:paraId="6493E08A" w14:textId="77777777" w:rsidR="00635F55" w:rsidRPr="00FE3E1F" w:rsidRDefault="00635F55" w:rsidP="00635F55">
      <w:pPr>
        <w:rPr>
          <w:rFonts w:cstheme="minorHAnsi"/>
          <w:bCs/>
          <w:sz w:val="24"/>
          <w:szCs w:val="24"/>
        </w:rPr>
      </w:pPr>
    </w:p>
    <w:p w14:paraId="086F2C81" w14:textId="1EB1B86D" w:rsidR="005A5968" w:rsidRPr="00FE3E1F" w:rsidRDefault="009E74DD" w:rsidP="00F561D7">
      <w:pPr>
        <w:rPr>
          <w:rFonts w:eastAsiaTheme="minorEastAsia" w:cs="Times New Roman"/>
          <w:sz w:val="24"/>
          <w:szCs w:val="24"/>
        </w:rPr>
      </w:pPr>
      <w:r w:rsidRPr="00FE3E1F">
        <w:rPr>
          <w:rFonts w:cs="Times New Roman"/>
          <w:sz w:val="24"/>
          <w:szCs w:val="24"/>
        </w:rPr>
        <w:t>Figure 4 shows the calculation scheme for a cell</w:t>
      </w:r>
      <w:r w:rsidR="009823F8">
        <w:rPr>
          <w:rFonts w:cs="Times New Roman"/>
          <w:sz w:val="24"/>
          <w:szCs w:val="24"/>
        </w:rPr>
        <w:t xml:space="preserve"> in a Lagrangian fram</w:t>
      </w:r>
      <w:r w:rsidR="0004007E">
        <w:rPr>
          <w:rFonts w:cs="Times New Roman"/>
          <w:sz w:val="24"/>
          <w:szCs w:val="24"/>
        </w:rPr>
        <w:t>e</w:t>
      </w:r>
      <w:r w:rsidR="009823F8">
        <w:rPr>
          <w:rFonts w:cs="Times New Roman"/>
          <w:sz w:val="24"/>
          <w:szCs w:val="24"/>
        </w:rPr>
        <w:t>work</w:t>
      </w:r>
      <w:r w:rsidRPr="00FE3E1F">
        <w:rPr>
          <w:rFonts w:cs="Times New Roman"/>
          <w:sz w:val="24"/>
          <w:szCs w:val="24"/>
        </w:rPr>
        <w:t>. For</w:t>
      </w:r>
      <w:r w:rsidR="00005789" w:rsidRPr="00FE3E1F">
        <w:rPr>
          <w:rFonts w:cs="Times New Roman"/>
          <w:sz w:val="24"/>
          <w:szCs w:val="24"/>
        </w:rPr>
        <w:t xml:space="preserve"> </w:t>
      </w:r>
      <w:r w:rsidR="00CC07C8" w:rsidRPr="00FE3E1F">
        <w:rPr>
          <w:rFonts w:cs="Times New Roman"/>
          <w:sz w:val="24"/>
          <w:szCs w:val="24"/>
        </w:rPr>
        <w:t>each</w:t>
      </w:r>
      <w:r w:rsidR="00005789" w:rsidRPr="00FE3E1F">
        <w:rPr>
          <w:rFonts w:cs="Times New Roman"/>
          <w:sz w:val="24"/>
          <w:szCs w:val="24"/>
        </w:rPr>
        <w:t xml:space="preserve"> boundary of </w:t>
      </w:r>
      <w:r w:rsidRPr="00FE3E1F">
        <w:rPr>
          <w:rFonts w:cs="Times New Roman"/>
          <w:sz w:val="24"/>
          <w:szCs w:val="24"/>
        </w:rPr>
        <w:t>a</w:t>
      </w:r>
      <w:r w:rsidR="00005789" w:rsidRPr="00FE3E1F">
        <w:rPr>
          <w:rFonts w:cs="Times New Roman"/>
          <w:sz w:val="24"/>
          <w:szCs w:val="24"/>
        </w:rPr>
        <w:t xml:space="preserve"> cell</w:t>
      </w:r>
      <w:r w:rsidR="001A40F6" w:rsidRPr="00FE3E1F">
        <w:rPr>
          <w:rFonts w:cs="Times New Roman"/>
          <w:sz w:val="24"/>
          <w:szCs w:val="24"/>
        </w:rPr>
        <w:t xml:space="preserve">, the local concentration </w:t>
      </w:r>
      <w:r w:rsidR="00630F3E" w:rsidRPr="00FE3E1F">
        <w:rPr>
          <w:rFonts w:cs="Times New Roman"/>
          <w:sz w:val="24"/>
          <w:szCs w:val="24"/>
        </w:rPr>
        <w:t>gradient</w:t>
      </w:r>
      <w:r w:rsidR="001A40F6" w:rsidRPr="00FE3E1F">
        <w:rPr>
          <w:rFonts w:cs="Times New Roman"/>
          <w:sz w:val="24"/>
          <w:szCs w:val="24"/>
        </w:rPr>
        <w:t xml:space="preserve"> </w:t>
      </w:r>
      <w:r w:rsidR="00265E6E" w:rsidRPr="00FE3E1F">
        <w:rPr>
          <w:rFonts w:eastAsiaTheme="minorEastAsia" w:cs="Times New Roman"/>
          <w:sz w:val="24"/>
          <w:szCs w:val="24"/>
        </w:rPr>
        <w:t>follow</w:t>
      </w:r>
      <w:r w:rsidR="001A40F6" w:rsidRPr="00FE3E1F">
        <w:rPr>
          <w:rFonts w:cs="Times New Roman"/>
          <w:sz w:val="24"/>
          <w:szCs w:val="24"/>
        </w:rPr>
        <w:t xml:space="preserve">s from the concentrations at the </w:t>
      </w:r>
      <w:r w:rsidRPr="00FE3E1F">
        <w:rPr>
          <w:rFonts w:cs="Times New Roman"/>
          <w:sz w:val="24"/>
          <w:szCs w:val="24"/>
        </w:rPr>
        <w:t>calculation</w:t>
      </w:r>
      <w:r w:rsidR="007510C6" w:rsidRPr="00FE3E1F">
        <w:rPr>
          <w:rFonts w:cs="Times New Roman"/>
          <w:sz w:val="24"/>
          <w:szCs w:val="24"/>
        </w:rPr>
        <w:t xml:space="preserve"> </w:t>
      </w:r>
      <w:r w:rsidR="001A40F6" w:rsidRPr="00FE3E1F">
        <w:rPr>
          <w:rFonts w:cs="Times New Roman"/>
          <w:sz w:val="24"/>
          <w:szCs w:val="24"/>
        </w:rPr>
        <w:t>nodes</w:t>
      </w:r>
      <w:r w:rsidR="00265E6E" w:rsidRPr="00FE3E1F">
        <w:rPr>
          <w:rFonts w:cs="Times New Roman"/>
          <w:sz w:val="24"/>
          <w:szCs w:val="24"/>
        </w:rPr>
        <w:t>.</w:t>
      </w:r>
      <w:r w:rsidR="00CC07C8" w:rsidRPr="00FE3E1F">
        <w:rPr>
          <w:rFonts w:cs="Times New Roman"/>
          <w:sz w:val="24"/>
          <w:szCs w:val="24"/>
        </w:rPr>
        <w:t xml:space="preserve"> </w:t>
      </w:r>
      <w:r w:rsidR="002F5D8E" w:rsidRPr="00FE3E1F">
        <w:rPr>
          <w:rFonts w:cstheme="minorHAnsi"/>
          <w:bCs/>
          <w:sz w:val="24"/>
          <w:szCs w:val="24"/>
        </w:rPr>
        <w:t xml:space="preserve">For </w:t>
      </w:r>
      <w:r w:rsidRPr="00FE3E1F">
        <w:rPr>
          <w:rFonts w:cstheme="minorHAnsi"/>
          <w:bCs/>
          <w:sz w:val="24"/>
          <w:szCs w:val="24"/>
        </w:rPr>
        <w:t>the</w:t>
      </w:r>
      <w:r w:rsidR="002F5D8E" w:rsidRPr="00FE3E1F">
        <w:rPr>
          <w:rFonts w:cstheme="minorHAnsi"/>
          <w:bCs/>
          <w:sz w:val="24"/>
          <w:szCs w:val="24"/>
        </w:rPr>
        <w:t xml:space="preserve"> cell</w:t>
      </w:r>
      <w:r w:rsidRPr="00FE3E1F">
        <w:rPr>
          <w:rFonts w:cstheme="minorHAnsi"/>
          <w:bCs/>
          <w:sz w:val="24"/>
          <w:szCs w:val="24"/>
        </w:rPr>
        <w:t xml:space="preserve"> at the center</w:t>
      </w:r>
      <w:r w:rsidR="00426A99" w:rsidRPr="00FE3E1F">
        <w:rPr>
          <w:rFonts w:cstheme="minorHAnsi"/>
          <w:bCs/>
          <w:sz w:val="24"/>
          <w:szCs w:val="24"/>
        </w:rPr>
        <w:t xml:space="preserve">, the mass exchange </w:t>
      </w:r>
      <w:r w:rsidR="002F5D8E" w:rsidRPr="00FE3E1F">
        <w:rPr>
          <w:rFonts w:eastAsiaTheme="minorEastAsia" w:cs="Times New Roman"/>
          <w:sz w:val="24"/>
          <w:szCs w:val="24"/>
        </w:rPr>
        <w:t xml:space="preserve">over both </w:t>
      </w:r>
      <w:r w:rsidR="0011545E" w:rsidRPr="00FE3E1F">
        <w:rPr>
          <w:rFonts w:eastAsiaTheme="minorEastAsia" w:cs="Times New Roman"/>
          <w:sz w:val="24"/>
          <w:szCs w:val="24"/>
        </w:rPr>
        <w:t xml:space="preserve">cell </w:t>
      </w:r>
      <w:r w:rsidR="002F5D8E" w:rsidRPr="00FE3E1F">
        <w:rPr>
          <w:rFonts w:eastAsiaTheme="minorEastAsia" w:cs="Times New Roman"/>
          <w:sz w:val="24"/>
          <w:szCs w:val="24"/>
        </w:rPr>
        <w:t>boundaries</w:t>
      </w:r>
      <w:r w:rsidR="0011545E" w:rsidRPr="00FE3E1F">
        <w:rPr>
          <w:rFonts w:eastAsiaTheme="minorEastAsia" w:cs="Times New Roman"/>
          <w:sz w:val="24"/>
          <w:szCs w:val="24"/>
        </w:rPr>
        <w:t xml:space="preserve"> becomes</w:t>
      </w:r>
      <w:r w:rsidR="00426A99" w:rsidRPr="00FE3E1F">
        <w:rPr>
          <w:rFonts w:eastAsiaTheme="minorEastAsia" w:cs="Times New Roman"/>
          <w:sz w:val="24"/>
          <w:szCs w:val="24"/>
        </w:rPr>
        <w:t>:</w:t>
      </w:r>
    </w:p>
    <w:p w14:paraId="15FCED5D" w14:textId="77777777" w:rsidR="00244EB6" w:rsidRPr="00FE3E1F" w:rsidRDefault="00244EB6" w:rsidP="00EF1CFA">
      <w:pPr>
        <w:rPr>
          <w:rFonts w:cs="Times New Roman"/>
          <w:sz w:val="24"/>
          <w:szCs w:val="24"/>
        </w:rPr>
      </w:pPr>
    </w:p>
    <w:p w14:paraId="3865B4F2" w14:textId="495B363D" w:rsidR="00244EB6" w:rsidRPr="00FE3E1F" w:rsidRDefault="00244EB6" w:rsidP="00EF1CFA">
      <w:pPr>
        <w:rPr>
          <w:rFonts w:cs="Times New Roman"/>
          <w:sz w:val="24"/>
          <w:szCs w:val="24"/>
        </w:rPr>
      </w:pPr>
      <w:r w:rsidRPr="00FE3E1F">
        <w:rPr>
          <w:rFonts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Calibri"/>
                <w:sz w:val="24"/>
                <w:szCs w:val="24"/>
              </w:rPr>
              <m:t>∆</m:t>
            </m:r>
            <m:r>
              <w:rPr>
                <w:rFonts w:ascii="Cambria Math" w:cs="Times New Roman"/>
                <w:sz w:val="24"/>
                <w:szCs w:val="24"/>
              </w:rPr>
              <m:t>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i-1,i</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i,i+1</m:t>
                </m:r>
              </m:sub>
            </m:sSub>
          </m:den>
        </m:f>
        <m:r>
          <w:rPr>
            <w:rFonts w:ascii="Cambria Math" w:hAnsi="Cambria Math" w:cs="Times New Roman"/>
            <w:sz w:val="24"/>
            <w:szCs w:val="24"/>
          </w:rPr>
          <m:t>]</m:t>
        </m:r>
      </m:oMath>
      <w:r w:rsidR="007A4068" w:rsidRPr="00FE3E1F">
        <w:rPr>
          <w:rFonts w:cs="Times New Roman"/>
          <w:sz w:val="24"/>
          <w:szCs w:val="24"/>
        </w:rPr>
        <w:tab/>
      </w:r>
      <w:r w:rsidR="007A4068" w:rsidRPr="00FE3E1F">
        <w:rPr>
          <w:rFonts w:cs="Times New Roman"/>
          <w:sz w:val="24"/>
          <w:szCs w:val="24"/>
        </w:rPr>
        <w:tab/>
      </w:r>
      <w:r w:rsidR="00CC07C8" w:rsidRPr="00FE3E1F">
        <w:rPr>
          <w:rFonts w:cs="Times New Roman"/>
          <w:sz w:val="24"/>
          <w:szCs w:val="24"/>
        </w:rPr>
        <w:tab/>
      </w:r>
      <w:r w:rsidR="007A4068" w:rsidRPr="00FE3E1F">
        <w:rPr>
          <w:rFonts w:cs="Times New Roman"/>
          <w:sz w:val="24"/>
          <w:szCs w:val="24"/>
        </w:rPr>
        <w:t>(1</w:t>
      </w:r>
      <w:r w:rsidR="00460040" w:rsidRPr="00FE3E1F">
        <w:rPr>
          <w:rFonts w:cs="Times New Roman"/>
          <w:sz w:val="24"/>
          <w:szCs w:val="24"/>
        </w:rPr>
        <w:t>3</w:t>
      </w:r>
      <w:r w:rsidR="007A4068" w:rsidRPr="00FE3E1F">
        <w:rPr>
          <w:rFonts w:cs="Times New Roman"/>
          <w:sz w:val="24"/>
          <w:szCs w:val="24"/>
        </w:rPr>
        <w:t>)</w:t>
      </w:r>
    </w:p>
    <w:p w14:paraId="6E80ECA1" w14:textId="77777777" w:rsidR="00244EB6" w:rsidRPr="00FE3E1F" w:rsidRDefault="00244EB6" w:rsidP="00EF1CFA">
      <w:pPr>
        <w:rPr>
          <w:rFonts w:cs="Times New Roman"/>
          <w:sz w:val="24"/>
          <w:szCs w:val="24"/>
        </w:rPr>
      </w:pPr>
    </w:p>
    <w:p w14:paraId="0ED9A249" w14:textId="77777777" w:rsidR="00460040" w:rsidRPr="00FE3E1F" w:rsidRDefault="00D71AB9" w:rsidP="00460040">
      <w:pPr>
        <w:rPr>
          <w:rFonts w:cs="Times New Roman"/>
          <w:sz w:val="24"/>
          <w:szCs w:val="24"/>
        </w:rPr>
      </w:pPr>
      <w:r w:rsidRPr="00FE3E1F">
        <w:rPr>
          <w:rFonts w:cstheme="minorHAnsi"/>
          <w:bCs/>
          <w:sz w:val="24"/>
          <w:szCs w:val="24"/>
        </w:rPr>
        <w:t xml:space="preserve">The </w:t>
      </w:r>
      <w:r w:rsidR="00EB3F05" w:rsidRPr="00FE3E1F">
        <w:rPr>
          <w:rFonts w:cs="Times New Roman"/>
          <w:sz w:val="24"/>
          <w:szCs w:val="24"/>
        </w:rPr>
        <w:t xml:space="preserve">concentration </w:t>
      </w:r>
      <w:proofErr w:type="gramStart"/>
      <w:r w:rsidR="00EB3F05" w:rsidRPr="00FE3E1F">
        <w:rPr>
          <w:rFonts w:cs="Times New Roman"/>
          <w:sz w:val="24"/>
          <w:szCs w:val="24"/>
        </w:rPr>
        <w:t>change</w:t>
      </w:r>
      <w:proofErr w:type="gramEnd"/>
      <w:r w:rsidRPr="00FE3E1F">
        <w:rPr>
          <w:rFonts w:cs="Times New Roman"/>
          <w:sz w:val="24"/>
          <w:szCs w:val="24"/>
        </w:rPr>
        <w:t xml:space="preserve"> at the node in the cell</w:t>
      </w:r>
      <w:r w:rsidR="00EB3F05" w:rsidRPr="00FE3E1F">
        <w:rPr>
          <w:rFonts w:cs="Times New Roman"/>
          <w:sz w:val="24"/>
          <w:szCs w:val="24"/>
        </w:rPr>
        <w:t xml:space="preserve"> after </w:t>
      </w:r>
      <w:r w:rsidR="00426A99" w:rsidRPr="00FE3E1F">
        <w:rPr>
          <w:rFonts w:cs="Times New Roman"/>
          <w:sz w:val="24"/>
          <w:szCs w:val="24"/>
        </w:rPr>
        <w:t xml:space="preserve">time step </w:t>
      </w:r>
      <w:r w:rsidR="00426A99" w:rsidRPr="007D1A42">
        <w:rPr>
          <w:rFonts w:cstheme="minorHAnsi"/>
          <w:i/>
          <w:iCs/>
          <w:sz w:val="24"/>
          <w:szCs w:val="24"/>
        </w:rPr>
        <w:t>∆</w:t>
      </w:r>
      <w:r w:rsidR="00426A99" w:rsidRPr="007D1A42">
        <w:rPr>
          <w:rFonts w:cs="Times New Roman"/>
          <w:i/>
          <w:iCs/>
          <w:sz w:val="24"/>
          <w:szCs w:val="24"/>
        </w:rPr>
        <w:t>T</w:t>
      </w:r>
      <w:r w:rsidRPr="00FE3E1F">
        <w:rPr>
          <w:rFonts w:cs="Times New Roman"/>
          <w:sz w:val="24"/>
          <w:szCs w:val="24"/>
        </w:rPr>
        <w:t xml:space="preserve"> follows from averaging</w:t>
      </w:r>
      <w:r w:rsidR="00426A99" w:rsidRPr="00FE3E1F">
        <w:rPr>
          <w:rFonts w:cs="Times New Roman"/>
          <w:sz w:val="24"/>
          <w:szCs w:val="24"/>
        </w:rPr>
        <w:t xml:space="preserve"> </w:t>
      </w:r>
      <w:r w:rsidRPr="00FE3E1F">
        <w:rPr>
          <w:rFonts w:cs="Times New Roman"/>
          <w:sz w:val="24"/>
          <w:szCs w:val="24"/>
        </w:rPr>
        <w:t>the mass change</w:t>
      </w:r>
      <w:r w:rsidR="00426A99" w:rsidRPr="00FE3E1F">
        <w:rPr>
          <w:rFonts w:cs="Times New Roman"/>
          <w:sz w:val="24"/>
          <w:szCs w:val="24"/>
        </w:rPr>
        <w:t xml:space="preserve"> over </w:t>
      </w:r>
      <w:r w:rsidRPr="00FE3E1F">
        <w:rPr>
          <w:rFonts w:cs="Times New Roman"/>
          <w:sz w:val="24"/>
          <w:szCs w:val="24"/>
        </w:rPr>
        <w:t xml:space="preserve">the </w:t>
      </w:r>
      <w:r w:rsidR="00426A99" w:rsidRPr="00FE3E1F">
        <w:rPr>
          <w:rFonts w:cs="Times New Roman"/>
          <w:sz w:val="24"/>
          <w:szCs w:val="24"/>
        </w:rPr>
        <w:t>cell</w:t>
      </w:r>
      <w:r w:rsidRPr="00FE3E1F">
        <w:rPr>
          <w:rFonts w:cs="Times New Roman"/>
          <w:sz w:val="24"/>
          <w:szCs w:val="24"/>
        </w:rPr>
        <w:t xml:space="preserve"> volume</w:t>
      </w:r>
      <w:r w:rsidR="00EB3F05" w:rsidRPr="00FE3E1F">
        <w:rPr>
          <w:rFonts w:cs="Times New Roman"/>
          <w:sz w:val="24"/>
          <w:szCs w:val="24"/>
        </w:rPr>
        <w:t xml:space="preserve">: </w:t>
      </w:r>
    </w:p>
    <w:p w14:paraId="274D5EA2" w14:textId="77777777" w:rsidR="00460040" w:rsidRPr="00FE3E1F" w:rsidRDefault="00460040" w:rsidP="00460040">
      <w:pPr>
        <w:rPr>
          <w:rFonts w:cs="Times New Roman"/>
          <w:sz w:val="24"/>
          <w:szCs w:val="24"/>
        </w:rPr>
      </w:pPr>
    </w:p>
    <w:p w14:paraId="5337F238" w14:textId="7002B49E" w:rsidR="00EF1CFA" w:rsidRPr="00FE3E1F" w:rsidRDefault="0056776E" w:rsidP="00460040">
      <w:pPr>
        <w:ind w:firstLine="708"/>
        <w:rPr>
          <w:rFonts w:cs="Times New Roman"/>
          <w:sz w:val="24"/>
          <w:szCs w:val="24"/>
        </w:rPr>
      </w:pPr>
      <w:r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m:t>
            </m:r>
            <m:r>
              <w:rPr>
                <w:rFonts w:ascii="Cambria Math" w:hAnsi="Cambria Math" w:cs="Calibri"/>
                <w:sz w:val="24"/>
                <w:szCs w:val="24"/>
              </w:rPr>
              <m:t>∆</m:t>
            </m:r>
            <m:r>
              <w:rPr>
                <w:rFonts w:ascii="Cambria Math" w:cs="Times New Roman"/>
                <w:sz w:val="24"/>
                <w:szCs w:val="24"/>
              </w:rPr>
              <m:t>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Calibri"/>
                    <w:sz w:val="24"/>
                    <w:szCs w:val="24"/>
                  </w:rPr>
                  <m:t>,∆</m:t>
                </m:r>
                <m:r>
                  <w:rPr>
                    <w:rFonts w:ascii="Cambria Math" w:cs="Times New Roman"/>
                    <w:sz w:val="24"/>
                    <w:szCs w:val="24"/>
                  </w:rPr>
                  <m:t>T,j</m:t>
                </m:r>
              </m:sub>
            </m:sSub>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cell</m:t>
                </m:r>
              </m:sub>
            </m:sSub>
          </m:den>
        </m:f>
      </m:oMath>
      <w:r w:rsidRPr="00FE3E1F">
        <w:rPr>
          <w:rFonts w:eastAsiaTheme="minorEastAsia" w:cs="Times New Roman"/>
          <w:sz w:val="24"/>
          <w:szCs w:val="24"/>
        </w:rPr>
        <w:tab/>
      </w:r>
      <w:r w:rsidRPr="00FE3E1F">
        <w:rPr>
          <w:rFonts w:cs="Times New Roman"/>
          <w:sz w:val="24"/>
          <w:szCs w:val="24"/>
        </w:rPr>
        <w:tab/>
      </w:r>
      <w:r w:rsidR="00EF1CFA" w:rsidRPr="00FE3E1F">
        <w:rPr>
          <w:rFonts w:cs="Times New Roman"/>
          <w:sz w:val="24"/>
          <w:szCs w:val="24"/>
        </w:rPr>
        <w:tab/>
      </w:r>
      <w:r w:rsidR="00EF1CFA" w:rsidRPr="00FE3E1F">
        <w:rPr>
          <w:rFonts w:cs="Times New Roman"/>
          <w:sz w:val="24"/>
          <w:szCs w:val="24"/>
        </w:rPr>
        <w:tab/>
      </w:r>
      <w:r w:rsidR="00460040" w:rsidRPr="00FE3E1F">
        <w:rPr>
          <w:rFonts w:cs="Times New Roman"/>
          <w:sz w:val="24"/>
          <w:szCs w:val="24"/>
        </w:rPr>
        <w:tab/>
      </w:r>
      <w:r w:rsidR="00907522" w:rsidRPr="00FE3E1F">
        <w:rPr>
          <w:rFonts w:cs="Times New Roman"/>
          <w:sz w:val="24"/>
          <w:szCs w:val="24"/>
        </w:rPr>
        <w:tab/>
      </w:r>
      <w:r w:rsidR="00EF1CFA" w:rsidRPr="00FE3E1F">
        <w:rPr>
          <w:rFonts w:cs="Times New Roman"/>
          <w:sz w:val="24"/>
          <w:szCs w:val="24"/>
        </w:rPr>
        <w:t>(1</w:t>
      </w:r>
      <w:r w:rsidR="00460040" w:rsidRPr="00FE3E1F">
        <w:rPr>
          <w:rFonts w:cs="Times New Roman"/>
          <w:sz w:val="24"/>
          <w:szCs w:val="24"/>
        </w:rPr>
        <w:t>4</w:t>
      </w:r>
      <w:r w:rsidR="00EF1CFA" w:rsidRPr="00FE3E1F">
        <w:rPr>
          <w:rFonts w:cs="Times New Roman"/>
          <w:sz w:val="24"/>
          <w:szCs w:val="24"/>
        </w:rPr>
        <w:t>)</w:t>
      </w:r>
      <w:r w:rsidR="00EF1CFA" w:rsidRPr="00FE3E1F">
        <w:rPr>
          <w:rFonts w:cs="Times New Roman"/>
          <w:sz w:val="24"/>
          <w:szCs w:val="24"/>
        </w:rPr>
        <w:tab/>
      </w:r>
    </w:p>
    <w:p w14:paraId="5201B8E1" w14:textId="150A3EF4" w:rsidR="00575F21" w:rsidRPr="00FE3E1F" w:rsidRDefault="00575F21" w:rsidP="006474B4">
      <w:pPr>
        <w:ind w:left="708" w:firstLine="708"/>
        <w:rPr>
          <w:rFonts w:eastAsiaTheme="minorEastAsia" w:cs="Times New Roman"/>
          <w:sz w:val="24"/>
          <w:szCs w:val="24"/>
        </w:rPr>
      </w:pPr>
    </w:p>
    <w:p w14:paraId="3593917C" w14:textId="59387047" w:rsidR="0037084F" w:rsidRPr="00FE3E1F" w:rsidRDefault="009E74DD" w:rsidP="00861167">
      <w:pPr>
        <w:rPr>
          <w:rFonts w:cs="Times New Roman"/>
          <w:sz w:val="24"/>
          <w:szCs w:val="24"/>
        </w:rPr>
      </w:pPr>
      <w:r w:rsidRPr="00FE3E1F">
        <w:rPr>
          <w:rFonts w:cs="Times New Roman"/>
          <w:sz w:val="24"/>
          <w:szCs w:val="24"/>
        </w:rPr>
        <w:t xml:space="preserve">The demonstration concerns a </w:t>
      </w:r>
      <w:r w:rsidR="0037084F" w:rsidRPr="00FE3E1F">
        <w:rPr>
          <w:rFonts w:cs="Times New Roman"/>
          <w:sz w:val="24"/>
          <w:szCs w:val="24"/>
        </w:rPr>
        <w:t>plume</w:t>
      </w:r>
      <w:r w:rsidR="00A56122" w:rsidRPr="00FE3E1F">
        <w:rPr>
          <w:rFonts w:cs="Times New Roman"/>
          <w:sz w:val="24"/>
          <w:szCs w:val="24"/>
        </w:rPr>
        <w:t xml:space="preserve"> traveling with average aquifer velocity</w:t>
      </w:r>
      <w:r w:rsidRPr="00FE3E1F">
        <w:rPr>
          <w:rFonts w:cs="Times New Roman"/>
          <w:sz w:val="24"/>
          <w:szCs w:val="24"/>
        </w:rPr>
        <w:t>. The cell moving with the plume</w:t>
      </w:r>
      <w:r w:rsidR="0037084F" w:rsidRPr="00FE3E1F">
        <w:rPr>
          <w:rFonts w:cs="Times New Roman"/>
          <w:sz w:val="24"/>
          <w:szCs w:val="24"/>
        </w:rPr>
        <w:t xml:space="preserve"> center </w:t>
      </w:r>
      <w:r w:rsidR="00A56122" w:rsidRPr="00FE3E1F">
        <w:rPr>
          <w:rFonts w:cs="Times New Roman"/>
          <w:sz w:val="24"/>
          <w:szCs w:val="24"/>
        </w:rPr>
        <w:t>cover</w:t>
      </w:r>
      <w:r w:rsidR="00D71AB9" w:rsidRPr="00FE3E1F">
        <w:rPr>
          <w:rFonts w:cs="Times New Roman"/>
          <w:sz w:val="24"/>
          <w:szCs w:val="24"/>
        </w:rPr>
        <w:t>s</w:t>
      </w:r>
      <w:r w:rsidRPr="00FE3E1F">
        <w:rPr>
          <w:rFonts w:cs="Times New Roman"/>
          <w:sz w:val="24"/>
          <w:szCs w:val="24"/>
        </w:rPr>
        <w:t xml:space="preserve"> the</w:t>
      </w:r>
      <w:r w:rsidR="00D71AB9" w:rsidRPr="00FE3E1F">
        <w:rPr>
          <w:rFonts w:cs="Times New Roman"/>
          <w:sz w:val="24"/>
          <w:szCs w:val="24"/>
        </w:rPr>
        <w:t xml:space="preserve"> </w:t>
      </w:r>
      <w:r w:rsidRPr="00FE3E1F">
        <w:rPr>
          <w:rFonts w:cs="Times New Roman"/>
          <w:sz w:val="24"/>
          <w:szCs w:val="24"/>
        </w:rPr>
        <w:t>remainder</w:t>
      </w:r>
      <w:r w:rsidR="00D71AB9" w:rsidRPr="00FE3E1F">
        <w:rPr>
          <w:rFonts w:cs="Times New Roman"/>
          <w:sz w:val="24"/>
          <w:szCs w:val="24"/>
        </w:rPr>
        <w:t xml:space="preserve"> of the original</w:t>
      </w:r>
      <w:r w:rsidR="00880D2A" w:rsidRPr="00FE3E1F">
        <w:rPr>
          <w:rFonts w:cs="Times New Roman"/>
          <w:sz w:val="24"/>
          <w:szCs w:val="24"/>
        </w:rPr>
        <w:t xml:space="preserve"> </w:t>
      </w:r>
      <w:r w:rsidRPr="00FE3E1F">
        <w:rPr>
          <w:rFonts w:cs="Times New Roman"/>
          <w:sz w:val="24"/>
          <w:szCs w:val="24"/>
        </w:rPr>
        <w:t>injection</w:t>
      </w:r>
      <w:r w:rsidR="00880D2A" w:rsidRPr="00FE3E1F">
        <w:rPr>
          <w:rFonts w:cs="Times New Roman"/>
          <w:sz w:val="24"/>
          <w:szCs w:val="24"/>
        </w:rPr>
        <w:t xml:space="preserve"> </w:t>
      </w:r>
      <w:r w:rsidRPr="00FE3E1F">
        <w:rPr>
          <w:rFonts w:cs="Times New Roman"/>
          <w:sz w:val="24"/>
          <w:szCs w:val="24"/>
        </w:rPr>
        <w:t>and</w:t>
      </w:r>
      <w:r w:rsidR="00880D2A" w:rsidRPr="00FE3E1F">
        <w:rPr>
          <w:rFonts w:cs="Times New Roman"/>
          <w:sz w:val="24"/>
          <w:szCs w:val="24"/>
        </w:rPr>
        <w:t xml:space="preserve"> </w:t>
      </w:r>
      <w:r w:rsidRPr="00FE3E1F">
        <w:rPr>
          <w:rFonts w:cs="Times New Roman"/>
          <w:sz w:val="24"/>
          <w:szCs w:val="24"/>
        </w:rPr>
        <w:t>acts</w:t>
      </w:r>
      <w:r w:rsidR="00880D2A" w:rsidRPr="00FE3E1F">
        <w:rPr>
          <w:rFonts w:cs="Times New Roman"/>
          <w:sz w:val="24"/>
          <w:szCs w:val="24"/>
        </w:rPr>
        <w:t xml:space="preserve"> as</w:t>
      </w:r>
      <w:r w:rsidRPr="00FE3E1F">
        <w:rPr>
          <w:rFonts w:cs="Times New Roman"/>
          <w:sz w:val="24"/>
          <w:szCs w:val="24"/>
        </w:rPr>
        <w:t xml:space="preserve"> a</w:t>
      </w:r>
      <w:r w:rsidR="00880D2A" w:rsidRPr="00FE3E1F">
        <w:rPr>
          <w:rFonts w:cs="Times New Roman"/>
          <w:sz w:val="24"/>
          <w:szCs w:val="24"/>
        </w:rPr>
        <w:t xml:space="preserve"> tail </w:t>
      </w:r>
      <w:r w:rsidR="00F17797" w:rsidRPr="007D1A42">
        <w:rPr>
          <w:rFonts w:cs="Times New Roman"/>
          <w:i/>
          <w:iCs/>
          <w:sz w:val="24"/>
          <w:szCs w:val="24"/>
        </w:rPr>
        <w:t>(j=t</w:t>
      </w:r>
      <w:r w:rsidR="00F17797" w:rsidRPr="00FE3E1F">
        <w:rPr>
          <w:rFonts w:cs="Times New Roman"/>
          <w:sz w:val="24"/>
          <w:szCs w:val="24"/>
        </w:rPr>
        <w:t xml:space="preserve">) </w:t>
      </w:r>
      <w:r w:rsidR="00880D2A" w:rsidRPr="00FE3E1F">
        <w:rPr>
          <w:rFonts w:cs="Times New Roman"/>
          <w:sz w:val="24"/>
          <w:szCs w:val="24"/>
        </w:rPr>
        <w:t xml:space="preserve">at the upstream boundary and </w:t>
      </w:r>
      <w:r w:rsidRPr="00FE3E1F">
        <w:rPr>
          <w:rFonts w:cs="Times New Roman"/>
          <w:sz w:val="24"/>
          <w:szCs w:val="24"/>
        </w:rPr>
        <w:t xml:space="preserve">as a </w:t>
      </w:r>
      <w:r w:rsidR="00880D2A" w:rsidRPr="00FE3E1F">
        <w:rPr>
          <w:rFonts w:cs="Times New Roman"/>
          <w:sz w:val="24"/>
          <w:szCs w:val="24"/>
        </w:rPr>
        <w:t>front</w:t>
      </w:r>
      <w:r w:rsidR="00F17797" w:rsidRPr="00FE3E1F">
        <w:rPr>
          <w:rFonts w:cs="Times New Roman"/>
          <w:sz w:val="24"/>
          <w:szCs w:val="24"/>
        </w:rPr>
        <w:t xml:space="preserve"> (</w:t>
      </w:r>
      <w:r w:rsidR="00F17797" w:rsidRPr="007D1A42">
        <w:rPr>
          <w:rFonts w:cs="Times New Roman"/>
          <w:i/>
          <w:iCs/>
          <w:sz w:val="24"/>
          <w:szCs w:val="24"/>
        </w:rPr>
        <w:t>j=f</w:t>
      </w:r>
      <w:r w:rsidR="00F17797" w:rsidRPr="00FE3E1F">
        <w:rPr>
          <w:rFonts w:cs="Times New Roman"/>
          <w:sz w:val="24"/>
          <w:szCs w:val="24"/>
        </w:rPr>
        <w:t>)</w:t>
      </w:r>
      <w:r w:rsidR="00880D2A" w:rsidRPr="00FE3E1F">
        <w:rPr>
          <w:rFonts w:cs="Times New Roman"/>
          <w:sz w:val="24"/>
          <w:szCs w:val="24"/>
        </w:rPr>
        <w:t xml:space="preserve"> at the downstream boundary, </w:t>
      </w:r>
      <w:r w:rsidR="0004007E">
        <w:rPr>
          <w:rFonts w:cs="Times New Roman"/>
          <w:sz w:val="24"/>
          <w:szCs w:val="24"/>
        </w:rPr>
        <w:t>for which the mass flux is compose</w:t>
      </w:r>
      <w:r w:rsidR="00314B57">
        <w:rPr>
          <w:rFonts w:cs="Times New Roman"/>
          <w:sz w:val="24"/>
          <w:szCs w:val="24"/>
        </w:rPr>
        <w:t>d</w:t>
      </w:r>
      <w:r w:rsidR="0004007E">
        <w:rPr>
          <w:rFonts w:cs="Times New Roman"/>
          <w:sz w:val="24"/>
          <w:szCs w:val="24"/>
        </w:rPr>
        <w:t xml:space="preserve"> of</w:t>
      </w:r>
      <w:r w:rsidR="00314B57">
        <w:rPr>
          <w:rFonts w:cs="Times New Roman"/>
          <w:sz w:val="24"/>
          <w:szCs w:val="24"/>
        </w:rPr>
        <w:t xml:space="preserve"> both</w:t>
      </w:r>
      <w:r w:rsidR="0004007E">
        <w:rPr>
          <w:rFonts w:cs="Times New Roman"/>
          <w:sz w:val="24"/>
          <w:szCs w:val="24"/>
        </w:rPr>
        <w:t xml:space="preserve"> front and tail, </w:t>
      </w:r>
      <w:r w:rsidR="00880D2A" w:rsidRPr="00FE3E1F">
        <w:rPr>
          <w:rFonts w:cs="Times New Roman"/>
          <w:sz w:val="24"/>
          <w:szCs w:val="24"/>
        </w:rPr>
        <w:t>according to</w:t>
      </w:r>
      <w:r w:rsidR="0037084F" w:rsidRPr="00FE3E1F">
        <w:rPr>
          <w:rFonts w:cs="Times New Roman"/>
          <w:sz w:val="24"/>
          <w:szCs w:val="24"/>
        </w:rPr>
        <w:t>:</w:t>
      </w:r>
    </w:p>
    <w:p w14:paraId="1CB33126" w14:textId="77777777" w:rsidR="0037084F" w:rsidRPr="00FE3E1F" w:rsidRDefault="0037084F" w:rsidP="0037084F">
      <w:pPr>
        <w:rPr>
          <w:rFonts w:cs="Times New Roman"/>
          <w:sz w:val="24"/>
          <w:szCs w:val="24"/>
        </w:rPr>
      </w:pPr>
    </w:p>
    <w:p w14:paraId="21713042" w14:textId="231A35DF" w:rsidR="0037084F" w:rsidRPr="00FE3E1F" w:rsidRDefault="0037084F" w:rsidP="0037084F">
      <w:pPr>
        <w:rPr>
          <w:rFonts w:cs="Times New Roman"/>
          <w:sz w:val="24"/>
          <w:szCs w:val="24"/>
        </w:rPr>
      </w:pPr>
      <w:r w:rsidRPr="00FE3E1F">
        <w:rPr>
          <w:rFonts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Calibri"/>
                <w:sz w:val="24"/>
                <w:szCs w:val="24"/>
              </w:rPr>
              <m:t>,∆</m:t>
            </m:r>
            <m:r>
              <w:rPr>
                <w:rFonts w:ascii="Cambria Math" w:cs="Times New Roman"/>
                <w:sz w:val="24"/>
                <w:szCs w:val="24"/>
              </w:rPr>
              <m:t>T,j</m:t>
            </m:r>
          </m:sub>
        </m:sSub>
        <m:r>
          <w:rPr>
            <w:rFonts w:asci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hAnsi="Cambria Math" w:cs="Times New Roman"/>
                    <w:sz w:val="24"/>
                    <w:szCs w:val="24"/>
                  </w:rPr>
                  <m:t>A,t</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i,i-1</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hAnsi="Cambria Math" w:cs="Times New Roman"/>
                    <w:sz w:val="24"/>
                    <w:szCs w:val="24"/>
                  </w:rPr>
                  <m:t>A,f</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i+1,i</m:t>
                    </m:r>
                  </m:sub>
                </m:sSub>
              </m:den>
            </m:f>
          </m:e>
        </m:d>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Pr="00FE3E1F">
        <w:rPr>
          <w:rFonts w:cs="Times New Roman"/>
          <w:sz w:val="24"/>
          <w:szCs w:val="24"/>
        </w:rPr>
        <w:tab/>
      </w:r>
      <w:r w:rsidR="00F17797" w:rsidRPr="00FE3E1F">
        <w:rPr>
          <w:rFonts w:cs="Times New Roman"/>
          <w:sz w:val="24"/>
          <w:szCs w:val="24"/>
        </w:rPr>
        <w:tab/>
      </w:r>
      <w:r w:rsidRPr="00FE3E1F">
        <w:rPr>
          <w:rFonts w:cs="Times New Roman"/>
          <w:sz w:val="24"/>
          <w:szCs w:val="24"/>
        </w:rPr>
        <w:t>(1</w:t>
      </w:r>
      <w:r w:rsidR="00460040" w:rsidRPr="00FE3E1F">
        <w:rPr>
          <w:rFonts w:cs="Times New Roman"/>
          <w:sz w:val="24"/>
          <w:szCs w:val="24"/>
        </w:rPr>
        <w:t>5</w:t>
      </w:r>
      <w:r w:rsidRPr="00FE3E1F">
        <w:rPr>
          <w:rFonts w:cs="Times New Roman"/>
          <w:sz w:val="24"/>
          <w:szCs w:val="24"/>
        </w:rPr>
        <w:t>)</w:t>
      </w:r>
    </w:p>
    <w:p w14:paraId="1F15A7EF" w14:textId="77777777" w:rsidR="0037084F" w:rsidRPr="00FE3E1F" w:rsidRDefault="0037084F" w:rsidP="0037084F">
      <w:pPr>
        <w:rPr>
          <w:rFonts w:cs="Times New Roman"/>
          <w:sz w:val="24"/>
          <w:szCs w:val="24"/>
        </w:rPr>
      </w:pPr>
    </w:p>
    <w:p w14:paraId="7E4DCBDA" w14:textId="4094A588" w:rsidR="000A396F" w:rsidRPr="00FE3E1F" w:rsidRDefault="00880D2A" w:rsidP="00664FAB">
      <w:pPr>
        <w:rPr>
          <w:rFonts w:cs="Times New Roman"/>
          <w:sz w:val="24"/>
          <w:szCs w:val="24"/>
        </w:rPr>
      </w:pPr>
      <w:r w:rsidRPr="00FE3E1F">
        <w:rPr>
          <w:rFonts w:cs="Times New Roman"/>
          <w:sz w:val="24"/>
          <w:szCs w:val="24"/>
        </w:rPr>
        <w:t>The</w:t>
      </w:r>
      <w:r w:rsidR="002F428E" w:rsidRPr="00FE3E1F">
        <w:rPr>
          <w:rFonts w:cs="Times New Roman"/>
          <w:sz w:val="24"/>
          <w:szCs w:val="24"/>
        </w:rPr>
        <w:t xml:space="preserve"> mass flux </w:t>
      </w:r>
      <w:r w:rsidRPr="00FE3E1F">
        <w:rPr>
          <w:rFonts w:cs="Times New Roman"/>
          <w:sz w:val="24"/>
          <w:szCs w:val="24"/>
        </w:rPr>
        <w:t>in the equations</w:t>
      </w:r>
      <w:r w:rsidR="00903FD9" w:rsidRPr="00FE3E1F">
        <w:rPr>
          <w:rFonts w:cs="Times New Roman"/>
          <w:sz w:val="24"/>
          <w:szCs w:val="24"/>
        </w:rPr>
        <w:t xml:space="preserve"> (13) and (15)</w:t>
      </w:r>
      <w:r w:rsidRPr="00FE3E1F">
        <w:rPr>
          <w:rFonts w:cs="Times New Roman"/>
          <w:sz w:val="24"/>
          <w:szCs w:val="24"/>
        </w:rPr>
        <w:t xml:space="preserve"> </w:t>
      </w:r>
      <w:r w:rsidR="00903FD9" w:rsidRPr="00FE3E1F">
        <w:rPr>
          <w:rFonts w:cs="Times New Roman"/>
          <w:sz w:val="24"/>
          <w:szCs w:val="24"/>
        </w:rPr>
        <w:t>hold</w:t>
      </w:r>
      <w:r w:rsidRPr="00FE3E1F">
        <w:rPr>
          <w:rFonts w:cs="Times New Roman"/>
          <w:sz w:val="24"/>
          <w:szCs w:val="24"/>
        </w:rPr>
        <w:t xml:space="preserve"> </w:t>
      </w:r>
      <w:r w:rsidR="002F428E" w:rsidRPr="00FE3E1F">
        <w:rPr>
          <w:rFonts w:cs="Times New Roman"/>
          <w:sz w:val="24"/>
          <w:szCs w:val="24"/>
        </w:rPr>
        <w:t xml:space="preserve">per unit area perpendicular to </w:t>
      </w:r>
      <w:r w:rsidR="00903FD9" w:rsidRPr="00FE3E1F">
        <w:rPr>
          <w:rFonts w:cs="Times New Roman"/>
          <w:sz w:val="24"/>
          <w:szCs w:val="24"/>
        </w:rPr>
        <w:t xml:space="preserve">the </w:t>
      </w:r>
      <w:r w:rsidR="002F428E" w:rsidRPr="00FE3E1F">
        <w:rPr>
          <w:rFonts w:cs="Times New Roman"/>
          <w:sz w:val="24"/>
          <w:szCs w:val="24"/>
        </w:rPr>
        <w:t xml:space="preserve">flow direction. </w:t>
      </w:r>
    </w:p>
    <w:p w14:paraId="4E45B5A2" w14:textId="77777777" w:rsidR="00FF2E30" w:rsidRPr="00FE3E1F" w:rsidRDefault="00FF2E30" w:rsidP="00664FAB">
      <w:pPr>
        <w:rPr>
          <w:rFonts w:cs="Times New Roman"/>
          <w:sz w:val="24"/>
          <w:szCs w:val="24"/>
        </w:rPr>
      </w:pPr>
    </w:p>
    <w:p w14:paraId="00C23A98" w14:textId="119C9854" w:rsidR="00AD4D3A" w:rsidRPr="00FE3E1F" w:rsidRDefault="00AD4D3A" w:rsidP="00664FAB">
      <w:pPr>
        <w:rPr>
          <w:rFonts w:eastAsiaTheme="minorEastAsia" w:cs="Times New Roman"/>
          <w:sz w:val="24"/>
          <w:szCs w:val="24"/>
        </w:rPr>
      </w:pPr>
      <w:r w:rsidRPr="00FE3E1F">
        <w:rPr>
          <w:rFonts w:eastAsiaTheme="minorEastAsia" w:cs="Times New Roman"/>
          <w:sz w:val="24"/>
          <w:szCs w:val="24"/>
        </w:rPr>
        <w:t>Equation</w:t>
      </w:r>
      <w:r w:rsidR="00544010" w:rsidRPr="00FE3E1F">
        <w:rPr>
          <w:rFonts w:eastAsiaTheme="minorEastAsia" w:cs="Times New Roman"/>
          <w:sz w:val="24"/>
          <w:szCs w:val="24"/>
        </w:rPr>
        <w:t xml:space="preserve"> (1</w:t>
      </w:r>
      <w:r w:rsidR="00460040" w:rsidRPr="00FE3E1F">
        <w:rPr>
          <w:rFonts w:eastAsiaTheme="minorEastAsia" w:cs="Times New Roman"/>
          <w:sz w:val="24"/>
          <w:szCs w:val="24"/>
        </w:rPr>
        <w:t>3</w:t>
      </w:r>
      <w:r w:rsidR="00544010" w:rsidRPr="00FE3E1F">
        <w:rPr>
          <w:rFonts w:eastAsiaTheme="minorEastAsia" w:cs="Times New Roman"/>
          <w:sz w:val="24"/>
          <w:szCs w:val="24"/>
        </w:rPr>
        <w:t>)</w:t>
      </w:r>
      <w:r w:rsidRPr="00FE3E1F">
        <w:rPr>
          <w:rFonts w:eastAsiaTheme="minorEastAsia" w:cs="Times New Roman"/>
          <w:sz w:val="24"/>
          <w:szCs w:val="24"/>
        </w:rPr>
        <w:t xml:space="preserve"> </w:t>
      </w:r>
      <w:r w:rsidR="00E4625F" w:rsidRPr="00FE3E1F">
        <w:rPr>
          <w:rFonts w:eastAsiaTheme="minorEastAsia" w:cs="Times New Roman"/>
          <w:sz w:val="24"/>
          <w:szCs w:val="24"/>
        </w:rPr>
        <w:t>show</w:t>
      </w:r>
      <w:r w:rsidRPr="00FE3E1F">
        <w:rPr>
          <w:rFonts w:eastAsiaTheme="minorEastAsia" w:cs="Times New Roman"/>
          <w:sz w:val="24"/>
          <w:szCs w:val="24"/>
        </w:rPr>
        <w:t xml:space="preserve">s </w:t>
      </w:r>
      <w:proofErr w:type="gramStart"/>
      <w:r w:rsidRPr="00FE3E1F">
        <w:rPr>
          <w:rFonts w:eastAsiaTheme="minorEastAsia" w:cs="Times New Roman"/>
          <w:sz w:val="24"/>
          <w:szCs w:val="24"/>
        </w:rPr>
        <w:t>similar to</w:t>
      </w:r>
      <w:proofErr w:type="gramEnd"/>
      <w:r w:rsidRPr="00FE3E1F">
        <w:rPr>
          <w:rFonts w:eastAsiaTheme="minorEastAsia" w:cs="Times New Roman"/>
          <w:sz w:val="24"/>
          <w:szCs w:val="24"/>
        </w:rPr>
        <w:t xml:space="preserve"> a first order FDM term </w:t>
      </w:r>
      <w:r w:rsidRPr="00D55C21">
        <w:rPr>
          <w:rFonts w:eastAsiaTheme="minorEastAsia" w:cs="Times New Roman"/>
          <w:sz w:val="24"/>
          <w:szCs w:val="24"/>
          <w:highlight w:val="yellow"/>
        </w:rPr>
        <w:t>(Bear and Verruijt</w:t>
      </w:r>
      <w:r w:rsidR="004B661A" w:rsidRPr="00D55C21">
        <w:rPr>
          <w:rFonts w:eastAsiaTheme="minorEastAsia" w:cs="Times New Roman"/>
          <w:sz w:val="24"/>
          <w:szCs w:val="24"/>
          <w:highlight w:val="yellow"/>
        </w:rPr>
        <w:t>, , eq.</w:t>
      </w:r>
      <w:r w:rsidRPr="00FE3E1F">
        <w:rPr>
          <w:rFonts w:eastAsiaTheme="minorEastAsia" w:cs="Times New Roman"/>
          <w:sz w:val="24"/>
          <w:szCs w:val="24"/>
        </w:rPr>
        <w:t>)</w:t>
      </w:r>
      <w:r w:rsidR="00312995" w:rsidRPr="00FE3E1F">
        <w:rPr>
          <w:rFonts w:eastAsiaTheme="minorEastAsia" w:cs="Times New Roman"/>
          <w:sz w:val="24"/>
          <w:szCs w:val="24"/>
        </w:rPr>
        <w:t>.</w:t>
      </w:r>
      <w:r w:rsidRPr="00FE3E1F">
        <w:rPr>
          <w:rFonts w:eastAsiaTheme="minorEastAsia" w:cs="Times New Roman"/>
          <w:sz w:val="24"/>
          <w:szCs w:val="24"/>
        </w:rPr>
        <w:t xml:space="preserve"> </w:t>
      </w:r>
      <w:r w:rsidR="00312995" w:rsidRPr="00FE3E1F">
        <w:rPr>
          <w:rFonts w:eastAsiaTheme="minorEastAsia" w:cs="Times New Roman"/>
          <w:sz w:val="24"/>
          <w:szCs w:val="24"/>
        </w:rPr>
        <w:t xml:space="preserve">However, </w:t>
      </w:r>
      <w:r w:rsidR="00D04804" w:rsidRPr="00FE3E1F">
        <w:rPr>
          <w:rFonts w:eastAsiaTheme="minorEastAsia" w:cs="Times New Roman"/>
          <w:sz w:val="24"/>
          <w:szCs w:val="24"/>
        </w:rPr>
        <w:t>(13)</w:t>
      </w:r>
      <w:r w:rsidRPr="00FE3E1F">
        <w:rPr>
          <w:rFonts w:eastAsiaTheme="minorEastAsia" w:cs="Times New Roman"/>
          <w:sz w:val="24"/>
          <w:szCs w:val="24"/>
        </w:rPr>
        <w:t xml:space="preserve"> </w:t>
      </w:r>
      <w:r w:rsidR="00312995" w:rsidRPr="00FE3E1F">
        <w:rPr>
          <w:rFonts w:eastAsiaTheme="minorEastAsia" w:cs="Times New Roman"/>
          <w:sz w:val="24"/>
          <w:szCs w:val="24"/>
        </w:rPr>
        <w:t>does not reflect an</w:t>
      </w:r>
      <w:r w:rsidRPr="00FE3E1F">
        <w:rPr>
          <w:rFonts w:eastAsiaTheme="minorEastAsia" w:cs="Times New Roman"/>
          <w:sz w:val="24"/>
          <w:szCs w:val="24"/>
        </w:rPr>
        <w:t xml:space="preserve"> interpolation between nodal concentrations</w:t>
      </w:r>
      <w:r w:rsidR="00544010" w:rsidRPr="00FE3E1F">
        <w:rPr>
          <w:rFonts w:eastAsiaTheme="minorEastAsia" w:cs="Times New Roman"/>
          <w:sz w:val="24"/>
          <w:szCs w:val="24"/>
        </w:rPr>
        <w:t xml:space="preserve"> as </w:t>
      </w:r>
      <w:r w:rsidR="00312995" w:rsidRPr="00FE3E1F">
        <w:rPr>
          <w:rFonts w:eastAsiaTheme="minorEastAsia" w:cs="Times New Roman"/>
          <w:sz w:val="24"/>
          <w:szCs w:val="24"/>
        </w:rPr>
        <w:t xml:space="preserve">explained above and </w:t>
      </w:r>
      <w:r w:rsidR="00544010" w:rsidRPr="00FE3E1F">
        <w:rPr>
          <w:rFonts w:eastAsiaTheme="minorEastAsia" w:cs="Times New Roman"/>
          <w:sz w:val="24"/>
          <w:szCs w:val="24"/>
        </w:rPr>
        <w:t>the</w:t>
      </w:r>
      <w:r w:rsidR="00543E94" w:rsidRPr="00FE3E1F">
        <w:rPr>
          <w:rFonts w:eastAsiaTheme="minorEastAsia" w:cs="Times New Roman"/>
          <w:sz w:val="24"/>
          <w:szCs w:val="24"/>
        </w:rPr>
        <w:t xml:space="preserve"> </w:t>
      </w:r>
      <w:r w:rsidR="00544010" w:rsidRPr="00FE3E1F">
        <w:rPr>
          <w:rFonts w:eastAsiaTheme="minorEastAsia" w:cs="Times New Roman"/>
          <w:sz w:val="24"/>
          <w:szCs w:val="24"/>
        </w:rPr>
        <w:t>elaboration in equation (1</w:t>
      </w:r>
      <w:r w:rsidR="00460040" w:rsidRPr="00FE3E1F">
        <w:rPr>
          <w:rFonts w:eastAsiaTheme="minorEastAsia" w:cs="Times New Roman"/>
          <w:sz w:val="24"/>
          <w:szCs w:val="24"/>
        </w:rPr>
        <w:t>5</w:t>
      </w:r>
      <w:r w:rsidR="00544010" w:rsidRPr="00FE3E1F">
        <w:rPr>
          <w:rFonts w:eastAsiaTheme="minorEastAsia" w:cs="Times New Roman"/>
          <w:sz w:val="24"/>
          <w:szCs w:val="24"/>
        </w:rPr>
        <w:t>) shows</w:t>
      </w:r>
      <w:r w:rsidRPr="00FE3E1F">
        <w:rPr>
          <w:rFonts w:eastAsiaTheme="minorEastAsia" w:cs="Times New Roman"/>
          <w:sz w:val="24"/>
          <w:szCs w:val="24"/>
        </w:rPr>
        <w:t xml:space="preserve">. </w:t>
      </w:r>
    </w:p>
    <w:p w14:paraId="19F33539" w14:textId="0A90623A" w:rsidR="007059A4" w:rsidRPr="00FE3E1F" w:rsidRDefault="007059A4">
      <w:pPr>
        <w:rPr>
          <w:rFonts w:cstheme="minorHAnsi"/>
          <w:b/>
          <w:sz w:val="28"/>
          <w:szCs w:val="28"/>
        </w:rPr>
      </w:pPr>
    </w:p>
    <w:p w14:paraId="71724120" w14:textId="385E5D59" w:rsidR="00C728C4" w:rsidRPr="00FE3E1F" w:rsidRDefault="00D33567" w:rsidP="00664FAB">
      <w:pPr>
        <w:rPr>
          <w:rFonts w:cstheme="minorHAnsi"/>
          <w:b/>
          <w:bCs/>
          <w:iCs/>
          <w:sz w:val="28"/>
          <w:szCs w:val="28"/>
        </w:rPr>
      </w:pPr>
      <w:r w:rsidRPr="00FE3E1F">
        <w:rPr>
          <w:rFonts w:eastAsia="Times New Roman" w:cstheme="minorHAnsi"/>
          <w:b/>
          <w:bCs/>
          <w:iCs/>
          <w:sz w:val="28"/>
          <w:szCs w:val="28"/>
        </w:rPr>
        <w:t>Demonstra</w:t>
      </w:r>
      <w:r w:rsidR="002F1655" w:rsidRPr="00FE3E1F">
        <w:rPr>
          <w:rFonts w:eastAsia="Times New Roman" w:cstheme="minorHAnsi"/>
          <w:b/>
          <w:bCs/>
          <w:iCs/>
          <w:sz w:val="28"/>
          <w:szCs w:val="28"/>
        </w:rPr>
        <w:t>tion: p</w:t>
      </w:r>
      <w:r w:rsidR="000650A7" w:rsidRPr="00FE3E1F">
        <w:rPr>
          <w:rFonts w:eastAsia="Times New Roman" w:cstheme="minorHAnsi"/>
          <w:b/>
          <w:bCs/>
          <w:iCs/>
          <w:sz w:val="28"/>
          <w:szCs w:val="28"/>
        </w:rPr>
        <w:t xml:space="preserve">lume development </w:t>
      </w:r>
      <w:r w:rsidR="00C74F29" w:rsidRPr="00FE3E1F">
        <w:rPr>
          <w:rFonts w:eastAsia="Times New Roman" w:cstheme="minorHAnsi"/>
          <w:b/>
          <w:bCs/>
          <w:iCs/>
          <w:sz w:val="28"/>
          <w:szCs w:val="28"/>
        </w:rPr>
        <w:t>at</w:t>
      </w:r>
      <w:r w:rsidR="00BF0DD7" w:rsidRPr="00FE3E1F">
        <w:rPr>
          <w:rFonts w:eastAsia="Times New Roman" w:cstheme="minorHAnsi"/>
          <w:b/>
          <w:bCs/>
          <w:iCs/>
          <w:sz w:val="28"/>
          <w:szCs w:val="28"/>
        </w:rPr>
        <w:t xml:space="preserve"> the sites</w:t>
      </w:r>
      <w:r w:rsidR="00C728C4" w:rsidRPr="00FE3E1F">
        <w:rPr>
          <w:rFonts w:eastAsia="Times New Roman" w:cstheme="minorHAnsi"/>
          <w:b/>
          <w:bCs/>
          <w:iCs/>
          <w:sz w:val="28"/>
          <w:szCs w:val="28"/>
        </w:rPr>
        <w:t xml:space="preserve"> Cape Cod and MADE.</w:t>
      </w:r>
    </w:p>
    <w:p w14:paraId="473955A5" w14:textId="77777777" w:rsidR="00C728C4" w:rsidRPr="00FE3E1F" w:rsidRDefault="00C728C4" w:rsidP="009A02D4">
      <w:pPr>
        <w:rPr>
          <w:rFonts w:eastAsia="Times New Roman" w:cstheme="minorHAnsi"/>
          <w:sz w:val="24"/>
          <w:szCs w:val="24"/>
        </w:rPr>
      </w:pPr>
    </w:p>
    <w:p w14:paraId="5A2F98DE" w14:textId="3D7C7605" w:rsidR="002034B0" w:rsidRDefault="00DA5D2D" w:rsidP="0035019E">
      <w:pPr>
        <w:rPr>
          <w:rFonts w:eastAsia="Times New Roman" w:cstheme="minorHAnsi"/>
          <w:sz w:val="24"/>
          <w:szCs w:val="24"/>
        </w:rPr>
      </w:pPr>
      <w:r w:rsidRPr="00FE3E1F">
        <w:rPr>
          <w:rFonts w:eastAsia="Times New Roman" w:cstheme="minorHAnsi"/>
          <w:sz w:val="24"/>
          <w:szCs w:val="24"/>
        </w:rPr>
        <w:t>T</w:t>
      </w:r>
      <w:r w:rsidR="00743D05" w:rsidRPr="00FE3E1F">
        <w:rPr>
          <w:rFonts w:eastAsia="Times New Roman" w:cstheme="minorHAnsi"/>
          <w:sz w:val="24"/>
          <w:szCs w:val="24"/>
        </w:rPr>
        <w:t xml:space="preserve">o </w:t>
      </w:r>
      <w:r w:rsidR="007A2815">
        <w:rPr>
          <w:rFonts w:eastAsia="Times New Roman" w:cstheme="minorHAnsi"/>
          <w:sz w:val="24"/>
          <w:szCs w:val="24"/>
        </w:rPr>
        <w:t>demon</w:t>
      </w:r>
      <w:r w:rsidR="00743D05" w:rsidRPr="00FE3E1F">
        <w:rPr>
          <w:rFonts w:eastAsia="Times New Roman" w:cstheme="minorHAnsi"/>
          <w:sz w:val="24"/>
          <w:szCs w:val="24"/>
        </w:rPr>
        <w:t xml:space="preserve">strate the capabilities of the method </w:t>
      </w:r>
      <w:r w:rsidR="0042000B" w:rsidRPr="00FE3E1F">
        <w:rPr>
          <w:rFonts w:eastAsia="Times New Roman" w:cstheme="minorHAnsi"/>
          <w:sz w:val="24"/>
          <w:szCs w:val="24"/>
        </w:rPr>
        <w:t>in the</w:t>
      </w:r>
      <w:r w:rsidR="00743D05" w:rsidRPr="00FE3E1F">
        <w:rPr>
          <w:rFonts w:eastAsia="Times New Roman" w:cstheme="minorHAnsi"/>
          <w:sz w:val="24"/>
          <w:szCs w:val="24"/>
        </w:rPr>
        <w:t xml:space="preserve"> present stage of development</w:t>
      </w:r>
      <w:r w:rsidR="00C36FB5" w:rsidRPr="00FE3E1F">
        <w:rPr>
          <w:rFonts w:eastAsia="Times New Roman" w:cstheme="minorHAnsi"/>
          <w:sz w:val="24"/>
          <w:szCs w:val="24"/>
        </w:rPr>
        <w:t>,</w:t>
      </w:r>
      <w:r w:rsidR="007C5BD7" w:rsidRPr="00FE3E1F">
        <w:rPr>
          <w:rFonts w:eastAsia="Times New Roman" w:cstheme="minorHAnsi"/>
          <w:sz w:val="24"/>
          <w:szCs w:val="24"/>
        </w:rPr>
        <w:t xml:space="preserve"> a</w:t>
      </w:r>
      <w:r w:rsidR="00C36FB5" w:rsidRPr="00FE3E1F">
        <w:rPr>
          <w:rFonts w:eastAsia="Times New Roman" w:cstheme="minorHAnsi"/>
          <w:sz w:val="24"/>
          <w:szCs w:val="24"/>
        </w:rPr>
        <w:t xml:space="preserve"> moving</w:t>
      </w:r>
      <w:r w:rsidR="007C5BD7" w:rsidRPr="00FE3E1F">
        <w:rPr>
          <w:rFonts w:eastAsia="Times New Roman" w:cstheme="minorHAnsi"/>
          <w:sz w:val="24"/>
          <w:szCs w:val="24"/>
        </w:rPr>
        <w:t xml:space="preserve"> plume </w:t>
      </w:r>
      <w:r w:rsidRPr="00FE3E1F">
        <w:rPr>
          <w:rFonts w:eastAsia="Times New Roman" w:cstheme="minorHAnsi"/>
          <w:sz w:val="24"/>
          <w:szCs w:val="24"/>
        </w:rPr>
        <w:t xml:space="preserve">is simulated in the period </w:t>
      </w:r>
      <w:r w:rsidR="00D314CD" w:rsidRPr="00FE3E1F">
        <w:rPr>
          <w:rFonts w:eastAsia="Times New Roman" w:cstheme="minorHAnsi"/>
          <w:sz w:val="24"/>
          <w:szCs w:val="24"/>
        </w:rPr>
        <w:t>just after</w:t>
      </w:r>
      <w:r w:rsidRPr="00FE3E1F">
        <w:rPr>
          <w:rFonts w:eastAsia="Times New Roman" w:cstheme="minorHAnsi"/>
          <w:sz w:val="24"/>
          <w:szCs w:val="24"/>
        </w:rPr>
        <w:t xml:space="preserve"> the injection of </w:t>
      </w:r>
      <w:r w:rsidR="00AD65B2" w:rsidRPr="00FE3E1F">
        <w:rPr>
          <w:rFonts w:eastAsia="Times New Roman" w:cstheme="minorHAnsi"/>
          <w:sz w:val="24"/>
          <w:szCs w:val="24"/>
        </w:rPr>
        <w:t>a</w:t>
      </w:r>
      <w:r w:rsidRPr="00FE3E1F">
        <w:rPr>
          <w:rFonts w:eastAsia="Times New Roman" w:cstheme="minorHAnsi"/>
          <w:sz w:val="24"/>
          <w:szCs w:val="24"/>
        </w:rPr>
        <w:t xml:space="preserve"> tracer</w:t>
      </w:r>
      <w:r w:rsidR="00421D8F" w:rsidRPr="00FE3E1F">
        <w:rPr>
          <w:rFonts w:eastAsia="Times New Roman" w:cstheme="minorHAnsi"/>
          <w:sz w:val="24"/>
          <w:szCs w:val="24"/>
        </w:rPr>
        <w:t xml:space="preserve"> in a weakly and a strongly heterogeneous</w:t>
      </w:r>
      <w:r w:rsidR="00421D8F">
        <w:rPr>
          <w:rFonts w:eastAsia="Times New Roman" w:cstheme="minorHAnsi"/>
          <w:sz w:val="24"/>
          <w:szCs w:val="24"/>
        </w:rPr>
        <w:t xml:space="preserve"> aquifer for which input data comes from the sites at Cape Cod </w:t>
      </w:r>
      <w:r w:rsidR="00421D8F" w:rsidRPr="002034B0">
        <w:rPr>
          <w:rFonts w:eastAsia="Times New Roman" w:cstheme="minorHAnsi"/>
          <w:sz w:val="24"/>
          <w:szCs w:val="24"/>
          <w:highlight w:val="yellow"/>
        </w:rPr>
        <w:t>(Ref)</w:t>
      </w:r>
      <w:r w:rsidR="00421D8F">
        <w:rPr>
          <w:rFonts w:eastAsia="Times New Roman" w:cstheme="minorHAnsi"/>
          <w:sz w:val="24"/>
          <w:szCs w:val="24"/>
        </w:rPr>
        <w:t xml:space="preserve"> and  </w:t>
      </w:r>
      <w:r w:rsidR="00421D8F" w:rsidRPr="00FE3E1F">
        <w:rPr>
          <w:rFonts w:eastAsia="Times New Roman" w:cstheme="minorHAnsi"/>
          <w:sz w:val="24"/>
          <w:szCs w:val="24"/>
        </w:rPr>
        <w:t>MADE</w:t>
      </w:r>
      <w:r w:rsidR="00421D8F">
        <w:rPr>
          <w:rFonts w:eastAsia="Times New Roman" w:cstheme="minorHAnsi"/>
          <w:sz w:val="24"/>
          <w:szCs w:val="24"/>
        </w:rPr>
        <w:t xml:space="preserve"> </w:t>
      </w:r>
      <w:r w:rsidR="00421D8F" w:rsidRPr="002034B0">
        <w:rPr>
          <w:rFonts w:eastAsia="Times New Roman" w:cstheme="minorHAnsi"/>
          <w:sz w:val="24"/>
          <w:szCs w:val="24"/>
          <w:highlight w:val="yellow"/>
        </w:rPr>
        <w:t>(REF)</w:t>
      </w:r>
      <w:r w:rsidR="007C5BD7" w:rsidRPr="00FE3E1F">
        <w:rPr>
          <w:rFonts w:eastAsia="Times New Roman" w:cstheme="minorHAnsi"/>
          <w:sz w:val="24"/>
          <w:szCs w:val="24"/>
        </w:rPr>
        <w:t>.</w:t>
      </w:r>
      <w:r w:rsidR="00E83896">
        <w:rPr>
          <w:rFonts w:eastAsia="Times New Roman" w:cstheme="minorHAnsi"/>
          <w:sz w:val="24"/>
          <w:szCs w:val="24"/>
        </w:rPr>
        <w:t xml:space="preserve">  </w:t>
      </w:r>
      <w:r w:rsidR="001776ED" w:rsidRPr="002034B0">
        <w:rPr>
          <w:rFonts w:eastAsia="Times New Roman" w:cstheme="minorHAnsi"/>
          <w:sz w:val="24"/>
          <w:szCs w:val="24"/>
          <w:highlight w:val="yellow"/>
        </w:rPr>
        <w:t>The calculation is described in detail in appendix A, including the input data and the discretization. A user</w:t>
      </w:r>
      <w:r w:rsidR="002034B0" w:rsidRPr="002034B0">
        <w:rPr>
          <w:rFonts w:eastAsia="Times New Roman" w:cstheme="minorHAnsi"/>
          <w:sz w:val="24"/>
          <w:szCs w:val="24"/>
          <w:highlight w:val="yellow"/>
        </w:rPr>
        <w:t>-</w:t>
      </w:r>
      <w:r w:rsidR="001776ED" w:rsidRPr="002034B0">
        <w:rPr>
          <w:rFonts w:eastAsia="Times New Roman" w:cstheme="minorHAnsi"/>
          <w:sz w:val="24"/>
          <w:szCs w:val="24"/>
          <w:highlight w:val="yellow"/>
        </w:rPr>
        <w:t>friendly spreadsheet is provided.</w:t>
      </w:r>
      <w:r w:rsidR="00772142" w:rsidRPr="00FE3E1F">
        <w:rPr>
          <w:rFonts w:eastAsia="Times New Roman" w:cstheme="minorHAnsi"/>
          <w:sz w:val="24"/>
          <w:szCs w:val="24"/>
        </w:rPr>
        <w:t xml:space="preserve"> </w:t>
      </w:r>
    </w:p>
    <w:p w14:paraId="30159220" w14:textId="77777777" w:rsidR="002034B0" w:rsidRDefault="002034B0" w:rsidP="0035019E">
      <w:pPr>
        <w:rPr>
          <w:rFonts w:eastAsia="Times New Roman" w:cstheme="minorHAnsi"/>
          <w:sz w:val="24"/>
          <w:szCs w:val="24"/>
        </w:rPr>
      </w:pPr>
    </w:p>
    <w:p w14:paraId="17472F90" w14:textId="28F86F46" w:rsidR="00382DD0" w:rsidRDefault="00772142" w:rsidP="009A02D4">
      <w:pPr>
        <w:rPr>
          <w:rFonts w:eastAsiaTheme="minorEastAsia" w:cs="Times New Roman"/>
          <w:sz w:val="24"/>
          <w:szCs w:val="24"/>
        </w:rPr>
      </w:pPr>
      <w:r w:rsidRPr="00FE3E1F">
        <w:rPr>
          <w:rFonts w:eastAsia="Times New Roman" w:cstheme="minorHAnsi"/>
          <w:sz w:val="24"/>
          <w:szCs w:val="24"/>
        </w:rPr>
        <w:t>I</w:t>
      </w:r>
      <w:r w:rsidRPr="00FE3E1F">
        <w:rPr>
          <w:rFonts w:eastAsiaTheme="minorEastAsia" w:cs="Times New Roman"/>
          <w:sz w:val="24"/>
          <w:szCs w:val="24"/>
        </w:rPr>
        <w:t>n the first step, the m</w:t>
      </w:r>
      <w:r w:rsidR="00194B9F" w:rsidRPr="00FE3E1F">
        <w:rPr>
          <w:rFonts w:eastAsiaTheme="minorEastAsia" w:cs="Times New Roman"/>
          <w:sz w:val="24"/>
          <w:szCs w:val="24"/>
        </w:rPr>
        <w:t>ass change</w:t>
      </w:r>
      <w:r w:rsidRPr="00FE3E1F">
        <w:rPr>
          <w:rFonts w:eastAsiaTheme="minorEastAsia" w:cs="Times New Roman"/>
          <w:sz w:val="24"/>
          <w:szCs w:val="24"/>
        </w:rPr>
        <w:t xml:space="preserve"> is calculated from the</w:t>
      </w:r>
      <w:r w:rsidR="00FC5575" w:rsidRPr="00FE3E1F">
        <w:rPr>
          <w:rFonts w:eastAsiaTheme="minorEastAsia" w:cs="Times New Roman"/>
          <w:sz w:val="24"/>
          <w:szCs w:val="24"/>
        </w:rPr>
        <w:t xml:space="preserve"> concentrations</w:t>
      </w:r>
      <w:r w:rsidR="002F6963">
        <w:rPr>
          <w:rFonts w:eastAsiaTheme="minorEastAsia" w:cs="Times New Roman"/>
          <w:sz w:val="24"/>
          <w:szCs w:val="24"/>
        </w:rPr>
        <w:t xml:space="preserve"> at the nodes</w:t>
      </w:r>
      <w:r w:rsidR="00FC5575" w:rsidRPr="00FE3E1F">
        <w:rPr>
          <w:rFonts w:eastAsiaTheme="minorEastAsia" w:cs="Times New Roman"/>
          <w:sz w:val="24"/>
          <w:szCs w:val="24"/>
        </w:rPr>
        <w:t xml:space="preserve"> in </w:t>
      </w:r>
      <w:r w:rsidRPr="00FE3E1F">
        <w:rPr>
          <w:rFonts w:eastAsiaTheme="minorEastAsia" w:cs="Times New Roman"/>
          <w:sz w:val="24"/>
          <w:szCs w:val="24"/>
        </w:rPr>
        <w:t xml:space="preserve">the </w:t>
      </w:r>
      <w:r w:rsidR="00FC5575" w:rsidRPr="00FE3E1F">
        <w:rPr>
          <w:rFonts w:eastAsiaTheme="minorEastAsia" w:cs="Times New Roman"/>
          <w:sz w:val="24"/>
          <w:szCs w:val="24"/>
        </w:rPr>
        <w:t>previous step</w:t>
      </w:r>
      <w:r w:rsidRPr="00FE3E1F">
        <w:rPr>
          <w:rFonts w:eastAsiaTheme="minorEastAsia" w:cs="Times New Roman"/>
          <w:sz w:val="24"/>
          <w:szCs w:val="24"/>
        </w:rPr>
        <w:t xml:space="preserve"> (</w:t>
      </w:r>
      <w:r w:rsidR="0035019E" w:rsidRPr="00FE3E1F">
        <w:rPr>
          <w:rFonts w:eastAsiaTheme="minorEastAsia" w:cs="Times New Roman"/>
          <w:sz w:val="24"/>
          <w:szCs w:val="24"/>
        </w:rPr>
        <w:t>1</w:t>
      </w:r>
      <w:r w:rsidR="00460040" w:rsidRPr="00FE3E1F">
        <w:rPr>
          <w:rFonts w:eastAsiaTheme="minorEastAsia" w:cs="Times New Roman"/>
          <w:sz w:val="24"/>
          <w:szCs w:val="24"/>
        </w:rPr>
        <w:t>3</w:t>
      </w:r>
      <w:r w:rsidRPr="00FE3E1F">
        <w:rPr>
          <w:rFonts w:eastAsiaTheme="minorEastAsia" w:cs="Times New Roman"/>
          <w:sz w:val="24"/>
          <w:szCs w:val="24"/>
        </w:rPr>
        <w:t>), (1</w:t>
      </w:r>
      <w:r w:rsidR="00460040" w:rsidRPr="00FE3E1F">
        <w:rPr>
          <w:rFonts w:eastAsiaTheme="minorEastAsia" w:cs="Times New Roman"/>
          <w:sz w:val="24"/>
          <w:szCs w:val="24"/>
        </w:rPr>
        <w:t>5</w:t>
      </w:r>
      <w:r w:rsidRPr="00FE3E1F">
        <w:rPr>
          <w:rFonts w:eastAsiaTheme="minorEastAsia" w:cs="Times New Roman"/>
          <w:sz w:val="24"/>
          <w:szCs w:val="24"/>
        </w:rPr>
        <w:t>)</w:t>
      </w:r>
      <w:r w:rsidR="002F6963">
        <w:rPr>
          <w:rFonts w:eastAsiaTheme="minorEastAsia" w:cs="Times New Roman"/>
          <w:sz w:val="24"/>
          <w:szCs w:val="24"/>
        </w:rPr>
        <w:t>. This step</w:t>
      </w:r>
      <w:r w:rsidR="002050CD" w:rsidRPr="00FE3E1F">
        <w:rPr>
          <w:rFonts w:eastAsiaTheme="minorEastAsia" w:cs="Times New Roman"/>
          <w:sz w:val="24"/>
          <w:szCs w:val="24"/>
        </w:rPr>
        <w:t xml:space="preserve"> </w:t>
      </w:r>
      <w:r w:rsidR="002F6963">
        <w:rPr>
          <w:rFonts w:eastAsiaTheme="minorEastAsia" w:cs="Times New Roman"/>
          <w:sz w:val="24"/>
          <w:szCs w:val="24"/>
        </w:rPr>
        <w:t>shows the</w:t>
      </w:r>
      <w:r w:rsidR="002050CD" w:rsidRPr="00FE3E1F">
        <w:rPr>
          <w:rFonts w:eastAsiaTheme="minorEastAsia" w:cs="Times New Roman"/>
          <w:sz w:val="24"/>
          <w:szCs w:val="24"/>
        </w:rPr>
        <w:t xml:space="preserve"> </w:t>
      </w:r>
      <w:r w:rsidR="002F6963">
        <w:rPr>
          <w:rFonts w:eastAsiaTheme="minorEastAsia" w:cs="Times New Roman"/>
          <w:sz w:val="24"/>
          <w:szCs w:val="24"/>
        </w:rPr>
        <w:t xml:space="preserve">closed </w:t>
      </w:r>
      <w:r w:rsidR="002050CD" w:rsidRPr="00FE3E1F">
        <w:rPr>
          <w:rFonts w:eastAsiaTheme="minorEastAsia" w:cs="Times New Roman"/>
          <w:sz w:val="24"/>
          <w:szCs w:val="24"/>
        </w:rPr>
        <w:t>mass balance throughout the computation</w:t>
      </w:r>
      <w:r w:rsidR="00FC5575" w:rsidRPr="00FE3E1F">
        <w:rPr>
          <w:rFonts w:eastAsiaTheme="minorEastAsia" w:cs="Times New Roman"/>
          <w:sz w:val="24"/>
          <w:szCs w:val="24"/>
        </w:rPr>
        <w:t>.</w:t>
      </w:r>
      <w:r w:rsidRPr="00FE3E1F">
        <w:rPr>
          <w:rFonts w:eastAsiaTheme="minorEastAsia" w:cs="Times New Roman"/>
          <w:sz w:val="24"/>
          <w:szCs w:val="24"/>
        </w:rPr>
        <w:t xml:space="preserve"> In the second step, the </w:t>
      </w:r>
      <w:r w:rsidR="001A457A" w:rsidRPr="00FE3E1F">
        <w:rPr>
          <w:rFonts w:eastAsiaTheme="minorEastAsia" w:cs="Times New Roman"/>
          <w:sz w:val="24"/>
          <w:szCs w:val="24"/>
        </w:rPr>
        <w:t>c</w:t>
      </w:r>
      <w:r w:rsidR="00E704AC" w:rsidRPr="00FE3E1F">
        <w:rPr>
          <w:rFonts w:eastAsiaTheme="minorEastAsia" w:cs="Times New Roman"/>
          <w:sz w:val="24"/>
          <w:szCs w:val="24"/>
        </w:rPr>
        <w:t xml:space="preserve">oncentration </w:t>
      </w:r>
      <w:r w:rsidR="00FC3511">
        <w:rPr>
          <w:rFonts w:eastAsiaTheme="minorEastAsia" w:cs="Times New Roman"/>
          <w:sz w:val="24"/>
          <w:szCs w:val="24"/>
        </w:rPr>
        <w:t xml:space="preserve">change </w:t>
      </w:r>
      <w:r w:rsidR="00E704AC" w:rsidRPr="00FE3E1F">
        <w:rPr>
          <w:rFonts w:eastAsiaTheme="minorEastAsia" w:cs="Times New Roman"/>
          <w:sz w:val="24"/>
          <w:szCs w:val="24"/>
        </w:rPr>
        <w:t>at</w:t>
      </w:r>
      <w:r w:rsidRPr="00FE3E1F">
        <w:rPr>
          <w:rFonts w:eastAsiaTheme="minorEastAsia" w:cs="Times New Roman"/>
          <w:sz w:val="24"/>
          <w:szCs w:val="24"/>
        </w:rPr>
        <w:t xml:space="preserve"> the cell </w:t>
      </w:r>
      <w:r w:rsidR="00E704AC" w:rsidRPr="00FE3E1F">
        <w:rPr>
          <w:rFonts w:eastAsiaTheme="minorEastAsia" w:cs="Times New Roman"/>
          <w:sz w:val="24"/>
          <w:szCs w:val="24"/>
        </w:rPr>
        <w:t xml:space="preserve">node </w:t>
      </w:r>
      <w:r w:rsidRPr="00FE3E1F">
        <w:rPr>
          <w:rFonts w:eastAsiaTheme="minorEastAsia" w:cs="Times New Roman"/>
          <w:sz w:val="24"/>
          <w:szCs w:val="24"/>
        </w:rPr>
        <w:t xml:space="preserve">is calculated </w:t>
      </w:r>
      <w:r w:rsidR="00E704AC" w:rsidRPr="00FE3E1F">
        <w:rPr>
          <w:rFonts w:eastAsiaTheme="minorEastAsia" w:cs="Times New Roman"/>
          <w:sz w:val="24"/>
          <w:szCs w:val="24"/>
        </w:rPr>
        <w:t xml:space="preserve">from </w:t>
      </w:r>
      <w:r w:rsidRPr="00FE3E1F">
        <w:rPr>
          <w:rFonts w:eastAsiaTheme="minorEastAsia" w:cs="Times New Roman"/>
          <w:sz w:val="24"/>
          <w:szCs w:val="24"/>
        </w:rPr>
        <w:t xml:space="preserve">the </w:t>
      </w:r>
      <w:r w:rsidR="00E704AC" w:rsidRPr="00FE3E1F">
        <w:rPr>
          <w:rFonts w:eastAsiaTheme="minorEastAsia" w:cs="Times New Roman"/>
          <w:sz w:val="24"/>
          <w:szCs w:val="24"/>
        </w:rPr>
        <w:t xml:space="preserve">mass </w:t>
      </w:r>
      <w:r w:rsidR="00FC3511">
        <w:rPr>
          <w:rFonts w:eastAsiaTheme="minorEastAsia" w:cs="Times New Roman"/>
          <w:sz w:val="24"/>
          <w:szCs w:val="24"/>
        </w:rPr>
        <w:t xml:space="preserve">change </w:t>
      </w:r>
      <w:r w:rsidR="00E704AC" w:rsidRPr="00FE3E1F">
        <w:rPr>
          <w:rFonts w:eastAsiaTheme="minorEastAsia" w:cs="Times New Roman"/>
          <w:sz w:val="24"/>
          <w:szCs w:val="24"/>
        </w:rPr>
        <w:t>and cell size</w:t>
      </w:r>
      <w:r w:rsidRPr="00FE3E1F">
        <w:rPr>
          <w:rFonts w:eastAsiaTheme="minorEastAsia" w:cs="Times New Roman"/>
          <w:sz w:val="24"/>
          <w:szCs w:val="24"/>
        </w:rPr>
        <w:t xml:space="preserve"> (1</w:t>
      </w:r>
      <w:r w:rsidR="00460040" w:rsidRPr="00FE3E1F">
        <w:rPr>
          <w:rFonts w:eastAsiaTheme="minorEastAsia" w:cs="Times New Roman"/>
          <w:sz w:val="24"/>
          <w:szCs w:val="24"/>
        </w:rPr>
        <w:t>4</w:t>
      </w:r>
      <w:r w:rsidRPr="00FE3E1F">
        <w:rPr>
          <w:rFonts w:eastAsiaTheme="minorEastAsia" w:cs="Times New Roman"/>
          <w:sz w:val="24"/>
          <w:szCs w:val="24"/>
        </w:rPr>
        <w:t>).</w:t>
      </w:r>
      <w:r w:rsidR="0035019E" w:rsidRPr="00FE3E1F">
        <w:rPr>
          <w:rFonts w:eastAsiaTheme="minorEastAsia" w:cs="Times New Roman"/>
          <w:sz w:val="24"/>
          <w:szCs w:val="24"/>
        </w:rPr>
        <w:t xml:space="preserve"> </w:t>
      </w:r>
      <w:r w:rsidR="00AB598A" w:rsidRPr="00FE3E1F">
        <w:rPr>
          <w:rFonts w:eastAsiaTheme="minorEastAsia" w:cs="Times New Roman"/>
          <w:sz w:val="24"/>
          <w:szCs w:val="24"/>
        </w:rPr>
        <w:t xml:space="preserve">The </w:t>
      </w:r>
      <w:r w:rsidR="00FC3511">
        <w:rPr>
          <w:rFonts w:eastAsiaTheme="minorEastAsia" w:cs="Times New Roman"/>
          <w:sz w:val="24"/>
          <w:szCs w:val="24"/>
        </w:rPr>
        <w:t>concentration</w:t>
      </w:r>
      <w:r w:rsidR="00AB598A" w:rsidRPr="00FE3E1F">
        <w:rPr>
          <w:rFonts w:eastAsiaTheme="minorEastAsia" w:cs="Times New Roman"/>
          <w:sz w:val="24"/>
          <w:szCs w:val="24"/>
        </w:rPr>
        <w:t xml:space="preserve"> in a </w:t>
      </w:r>
      <w:proofErr w:type="gramStart"/>
      <w:r w:rsidR="00AB598A" w:rsidRPr="00FE3E1F">
        <w:rPr>
          <w:rFonts w:eastAsiaTheme="minorEastAsia" w:cs="Times New Roman"/>
          <w:sz w:val="24"/>
          <w:szCs w:val="24"/>
        </w:rPr>
        <w:t>cell changes</w:t>
      </w:r>
      <w:proofErr w:type="gramEnd"/>
      <w:r w:rsidR="00AB598A" w:rsidRPr="00FE3E1F">
        <w:rPr>
          <w:rFonts w:eastAsiaTheme="minorEastAsia" w:cs="Times New Roman"/>
          <w:sz w:val="24"/>
          <w:szCs w:val="24"/>
        </w:rPr>
        <w:t xml:space="preserve"> </w:t>
      </w:r>
      <w:r w:rsidR="00FC3511">
        <w:rPr>
          <w:rFonts w:eastAsiaTheme="minorEastAsia" w:cs="Times New Roman"/>
          <w:sz w:val="24"/>
          <w:szCs w:val="24"/>
        </w:rPr>
        <w:t xml:space="preserve">if the sum of drifts of the front or tail covers the distance between the plume center and the cell center. </w:t>
      </w:r>
    </w:p>
    <w:p w14:paraId="05E1B93D" w14:textId="77777777" w:rsidR="00FC3511" w:rsidRPr="00FE3E1F" w:rsidRDefault="00FC3511" w:rsidP="009A02D4">
      <w:pPr>
        <w:rPr>
          <w:rFonts w:eastAsiaTheme="minorEastAsia" w:cs="Times New Roman"/>
          <w:sz w:val="24"/>
          <w:szCs w:val="24"/>
        </w:rPr>
      </w:pPr>
    </w:p>
    <w:p w14:paraId="4799DA9A" w14:textId="4F7F4BAF" w:rsidR="002031F6" w:rsidRPr="00FE3E1F" w:rsidRDefault="002031F6" w:rsidP="002031F6">
      <w:pPr>
        <w:rPr>
          <w:rFonts w:cs="Times New Roman"/>
          <w:sz w:val="24"/>
          <w:szCs w:val="24"/>
        </w:rPr>
      </w:pPr>
      <w:r w:rsidRPr="00FE3E1F">
        <w:rPr>
          <w:rFonts w:cs="Times New Roman"/>
          <w:sz w:val="24"/>
          <w:szCs w:val="24"/>
        </w:rPr>
        <w:t>Table 1 Published values of stochastic parameters (from DL2)</w:t>
      </w:r>
    </w:p>
    <w:tbl>
      <w:tblPr>
        <w:tblW w:w="7332" w:type="dxa"/>
        <w:tblLook w:val="04A0" w:firstRow="1" w:lastRow="0" w:firstColumn="1" w:lastColumn="0" w:noHBand="0" w:noVBand="1"/>
      </w:tblPr>
      <w:tblGrid>
        <w:gridCol w:w="1266"/>
        <w:gridCol w:w="2552"/>
        <w:gridCol w:w="607"/>
        <w:gridCol w:w="995"/>
        <w:gridCol w:w="920"/>
        <w:gridCol w:w="992"/>
      </w:tblGrid>
      <w:tr w:rsidR="002031F6" w:rsidRPr="00FE3E1F" w14:paraId="42C02205" w14:textId="77777777" w:rsidTr="002031F6">
        <w:trPr>
          <w:trHeight w:val="348"/>
        </w:trPr>
        <w:tc>
          <w:tcPr>
            <w:tcW w:w="1266" w:type="dxa"/>
            <w:tcBorders>
              <w:top w:val="single" w:sz="8" w:space="0" w:color="auto"/>
              <w:left w:val="single" w:sz="8" w:space="0" w:color="auto"/>
              <w:bottom w:val="single" w:sz="8" w:space="0" w:color="auto"/>
              <w:right w:val="nil"/>
            </w:tcBorders>
            <w:shd w:val="clear" w:color="auto" w:fill="auto"/>
            <w:noWrap/>
            <w:vAlign w:val="bottom"/>
            <w:hideMark/>
          </w:tcPr>
          <w:p w14:paraId="74642F11" w14:textId="77777777" w:rsidR="002031F6" w:rsidRPr="00FE3E1F" w:rsidRDefault="002031F6" w:rsidP="00BE3E05">
            <w:pPr>
              <w:rPr>
                <w:rFonts w:ascii="Calibri" w:eastAsia="Times New Roman" w:hAnsi="Calibri" w:cs="Calibri"/>
                <w:b/>
                <w:bCs/>
              </w:rPr>
            </w:pPr>
            <w:r w:rsidRPr="00FE3E1F">
              <w:rPr>
                <w:rFonts w:ascii="Calibri" w:eastAsia="Times New Roman" w:hAnsi="Calibri" w:cs="Calibri"/>
                <w:b/>
                <w:bCs/>
              </w:rPr>
              <w:t>Nickname</w:t>
            </w:r>
          </w:p>
        </w:tc>
        <w:tc>
          <w:tcPr>
            <w:tcW w:w="255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6E994F" w14:textId="77777777" w:rsidR="002031F6" w:rsidRPr="00FE3E1F" w:rsidRDefault="002031F6" w:rsidP="00BE3E05">
            <w:pPr>
              <w:rPr>
                <w:rFonts w:ascii="Calibri" w:eastAsia="Times New Roman" w:hAnsi="Calibri" w:cs="Calibri"/>
                <w:b/>
                <w:bCs/>
              </w:rPr>
            </w:pPr>
            <w:r w:rsidRPr="00FE3E1F">
              <w:rPr>
                <w:rFonts w:ascii="Calibri" w:eastAsia="Times New Roman" w:hAnsi="Calibri" w:cs="Calibri"/>
                <w:b/>
                <w:bCs/>
              </w:rPr>
              <w:t>Primary reference</w:t>
            </w:r>
          </w:p>
        </w:tc>
        <w:tc>
          <w:tcPr>
            <w:tcW w:w="607" w:type="dxa"/>
            <w:tcBorders>
              <w:top w:val="single" w:sz="8" w:space="0" w:color="auto"/>
              <w:left w:val="nil"/>
              <w:bottom w:val="single" w:sz="8" w:space="0" w:color="auto"/>
              <w:right w:val="single" w:sz="4" w:space="0" w:color="auto"/>
            </w:tcBorders>
            <w:shd w:val="clear" w:color="auto" w:fill="auto"/>
            <w:noWrap/>
            <w:vAlign w:val="bottom"/>
            <w:hideMark/>
          </w:tcPr>
          <w:p w14:paraId="27FC488A" w14:textId="77777777" w:rsidR="002031F6" w:rsidRPr="00FE3E1F" w:rsidRDefault="002031F6" w:rsidP="00BE3E05">
            <w:pPr>
              <w:jc w:val="center"/>
              <w:rPr>
                <w:rFonts w:ascii="Calibri" w:eastAsia="Times New Roman" w:hAnsi="Calibri" w:cs="Calibri"/>
                <w:b/>
                <w:bCs/>
              </w:rPr>
            </w:pPr>
            <w:r w:rsidRPr="00FE3E1F">
              <w:rPr>
                <w:rFonts w:ascii="Calibri" w:eastAsia="Times New Roman" w:hAnsi="Calibri" w:cs="Calibri"/>
                <w:b/>
                <w:bCs/>
              </w:rPr>
              <w:t>σ</w:t>
            </w:r>
            <w:r w:rsidRPr="00FE3E1F">
              <w:rPr>
                <w:rFonts w:ascii="Calibri" w:eastAsia="Times New Roman" w:hAnsi="Calibri" w:cs="Calibri"/>
                <w:b/>
                <w:bCs/>
                <w:vertAlign w:val="superscript"/>
              </w:rPr>
              <w:t>2</w:t>
            </w:r>
            <w:r w:rsidRPr="00FE3E1F">
              <w:rPr>
                <w:rFonts w:ascii="Calibri" w:eastAsia="Times New Roman" w:hAnsi="Calibri" w:cs="Calibri"/>
                <w:b/>
                <w:bCs/>
                <w:vertAlign w:val="subscript"/>
              </w:rPr>
              <w:t>lnK</w:t>
            </w:r>
          </w:p>
        </w:tc>
        <w:tc>
          <w:tcPr>
            <w:tcW w:w="995" w:type="dxa"/>
            <w:tcBorders>
              <w:top w:val="single" w:sz="8" w:space="0" w:color="auto"/>
              <w:left w:val="nil"/>
              <w:bottom w:val="single" w:sz="8" w:space="0" w:color="auto"/>
              <w:right w:val="single" w:sz="4" w:space="0" w:color="auto"/>
            </w:tcBorders>
            <w:shd w:val="clear" w:color="auto" w:fill="auto"/>
            <w:noWrap/>
            <w:vAlign w:val="bottom"/>
            <w:hideMark/>
          </w:tcPr>
          <w:p w14:paraId="14778BA2" w14:textId="77777777" w:rsidR="002031F6" w:rsidRPr="00FE3E1F" w:rsidRDefault="002031F6" w:rsidP="00BE3E05">
            <w:pPr>
              <w:jc w:val="center"/>
              <w:rPr>
                <w:rFonts w:ascii="Calibri" w:eastAsia="Times New Roman" w:hAnsi="Calibri" w:cs="Calibri"/>
                <w:b/>
                <w:bCs/>
              </w:rPr>
            </w:pPr>
            <w:proofErr w:type="spellStart"/>
            <w:r w:rsidRPr="00FE3E1F">
              <w:rPr>
                <w:rFonts w:ascii="Calibri" w:eastAsia="Times New Roman" w:hAnsi="Calibri" w:cs="Calibri"/>
                <w:b/>
                <w:bCs/>
              </w:rPr>
              <w:t>λ</w:t>
            </w:r>
            <w:r w:rsidRPr="00FE3E1F">
              <w:rPr>
                <w:rFonts w:ascii="Calibri" w:eastAsia="Times New Roman" w:hAnsi="Calibri" w:cs="Calibri"/>
                <w:b/>
                <w:bCs/>
                <w:vertAlign w:val="subscript"/>
              </w:rPr>
              <w:t>v</w:t>
            </w:r>
            <w:proofErr w:type="spellEnd"/>
            <w:r w:rsidRPr="00FE3E1F">
              <w:rPr>
                <w:rFonts w:ascii="Calibri" w:eastAsia="Times New Roman" w:hAnsi="Calibri" w:cs="Calibri"/>
                <w:b/>
                <w:bCs/>
              </w:rPr>
              <w:t xml:space="preserve"> [m]</w:t>
            </w:r>
          </w:p>
        </w:tc>
        <w:tc>
          <w:tcPr>
            <w:tcW w:w="920" w:type="dxa"/>
            <w:tcBorders>
              <w:top w:val="single" w:sz="8" w:space="0" w:color="auto"/>
              <w:left w:val="nil"/>
              <w:bottom w:val="single" w:sz="8" w:space="0" w:color="auto"/>
              <w:right w:val="single" w:sz="4" w:space="0" w:color="auto"/>
            </w:tcBorders>
            <w:shd w:val="clear" w:color="auto" w:fill="auto"/>
            <w:noWrap/>
            <w:vAlign w:val="bottom"/>
            <w:hideMark/>
          </w:tcPr>
          <w:p w14:paraId="493493DA" w14:textId="77777777" w:rsidR="002031F6" w:rsidRPr="00FE3E1F" w:rsidRDefault="002031F6" w:rsidP="00BE3E05">
            <w:pPr>
              <w:jc w:val="center"/>
              <w:rPr>
                <w:rFonts w:ascii="Calibri" w:eastAsia="Times New Roman" w:hAnsi="Calibri" w:cs="Calibri"/>
                <w:b/>
                <w:bCs/>
              </w:rPr>
            </w:pPr>
            <w:proofErr w:type="spellStart"/>
            <w:r w:rsidRPr="00FE3E1F">
              <w:rPr>
                <w:rFonts w:ascii="Calibri" w:eastAsia="Times New Roman" w:hAnsi="Calibri" w:cs="Calibri"/>
                <w:b/>
                <w:bCs/>
              </w:rPr>
              <w:t>λ</w:t>
            </w:r>
            <w:r w:rsidRPr="00FE3E1F">
              <w:rPr>
                <w:rFonts w:ascii="Calibri" w:eastAsia="Times New Roman" w:hAnsi="Calibri" w:cs="Calibri"/>
                <w:b/>
                <w:bCs/>
                <w:vertAlign w:val="subscript"/>
              </w:rPr>
              <w:t>h</w:t>
            </w:r>
            <w:proofErr w:type="spellEnd"/>
            <w:r w:rsidRPr="00FE3E1F">
              <w:rPr>
                <w:rFonts w:ascii="Calibri" w:eastAsia="Times New Roman" w:hAnsi="Calibri" w:cs="Calibri"/>
                <w:b/>
                <w:bCs/>
              </w:rPr>
              <w:t xml:space="preserve"> [m]</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14:paraId="0118EF69" w14:textId="77777777" w:rsidR="002031F6" w:rsidRPr="00FE3E1F" w:rsidRDefault="002031F6" w:rsidP="00BE3E05">
            <w:pPr>
              <w:jc w:val="center"/>
              <w:rPr>
                <w:rFonts w:ascii="Calibri" w:eastAsia="Times New Roman" w:hAnsi="Calibri" w:cs="Calibri"/>
                <w:b/>
                <w:bCs/>
              </w:rPr>
            </w:pPr>
            <w:r w:rsidRPr="00FE3E1F">
              <w:rPr>
                <w:rFonts w:ascii="Calibri" w:eastAsia="Times New Roman" w:hAnsi="Calibri" w:cs="Calibri"/>
                <w:b/>
                <w:bCs/>
              </w:rPr>
              <w:t>D</w:t>
            </w:r>
            <w:r w:rsidRPr="00FE3E1F">
              <w:rPr>
                <w:rFonts w:ascii="Calibri" w:eastAsia="Times New Roman" w:hAnsi="Calibri" w:cs="Calibri"/>
                <w:b/>
                <w:bCs/>
                <w:vertAlign w:val="subscript"/>
              </w:rPr>
              <w:t>a</w:t>
            </w:r>
            <w:r w:rsidRPr="00FE3E1F">
              <w:rPr>
                <w:rFonts w:ascii="Calibri" w:eastAsia="Times New Roman" w:hAnsi="Calibri" w:cs="Calibri"/>
                <w:b/>
                <w:bCs/>
              </w:rPr>
              <w:t xml:space="preserve"> [m]</w:t>
            </w:r>
          </w:p>
        </w:tc>
      </w:tr>
      <w:tr w:rsidR="002031F6" w:rsidRPr="00FE3E1F" w14:paraId="6FB7DA94" w14:textId="77777777" w:rsidTr="002031F6">
        <w:trPr>
          <w:trHeight w:val="288"/>
        </w:trPr>
        <w:tc>
          <w:tcPr>
            <w:tcW w:w="1266" w:type="dxa"/>
            <w:tcBorders>
              <w:top w:val="nil"/>
              <w:left w:val="single" w:sz="8" w:space="0" w:color="auto"/>
              <w:bottom w:val="single" w:sz="4" w:space="0" w:color="auto"/>
              <w:right w:val="nil"/>
            </w:tcBorders>
            <w:shd w:val="clear" w:color="auto" w:fill="auto"/>
            <w:noWrap/>
            <w:vAlign w:val="bottom"/>
            <w:hideMark/>
          </w:tcPr>
          <w:p w14:paraId="5FE60466" w14:textId="51D29FFA" w:rsidR="002031F6" w:rsidRPr="00FE3E1F" w:rsidRDefault="002031F6" w:rsidP="00BE3E05">
            <w:pPr>
              <w:rPr>
                <w:rFonts w:ascii="Calibri" w:eastAsia="Times New Roman" w:hAnsi="Calibri" w:cs="Calibri"/>
              </w:rPr>
            </w:pPr>
            <w:r w:rsidRPr="00FE3E1F">
              <w:rPr>
                <w:rFonts w:ascii="Calibri" w:eastAsia="Times New Roman" w:hAnsi="Calibri" w:cs="Calibri"/>
              </w:rPr>
              <w:t xml:space="preserve">Cape Cod </w:t>
            </w:r>
          </w:p>
        </w:tc>
        <w:sdt>
          <w:sdtPr>
            <w:rPr>
              <w:rFonts w:ascii="Calibri" w:eastAsia="Times New Roman" w:hAnsi="Calibri" w:cs="Calibri"/>
            </w:rPr>
            <w:tag w:val="MENDELEY_CITATION_v3_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"/>
            <w:id w:val="1930308441"/>
            <w:placeholder>
              <w:docPart w:val="6AE62051C50748468B7252C6A38DA618"/>
            </w:placeholder>
          </w:sdtPr>
          <w:sdtContent>
            <w:tc>
              <w:tcPr>
                <w:tcW w:w="2552" w:type="dxa"/>
                <w:tcBorders>
                  <w:top w:val="nil"/>
                  <w:left w:val="single" w:sz="8" w:space="0" w:color="auto"/>
                  <w:bottom w:val="single" w:sz="4" w:space="0" w:color="auto"/>
                  <w:right w:val="single" w:sz="8" w:space="0" w:color="auto"/>
                </w:tcBorders>
                <w:shd w:val="clear" w:color="auto" w:fill="auto"/>
                <w:noWrap/>
                <w:vAlign w:val="bottom"/>
                <w:hideMark/>
              </w:tcPr>
              <w:p w14:paraId="1643B8D7" w14:textId="77777777" w:rsidR="002031F6" w:rsidRPr="00FE3E1F" w:rsidRDefault="002031F6" w:rsidP="00BE3E05">
                <w:pPr>
                  <w:rPr>
                    <w:rFonts w:ascii="Calibri" w:eastAsia="Times New Roman" w:hAnsi="Calibri" w:cs="Calibri"/>
                  </w:rPr>
                </w:pPr>
                <w:r w:rsidRPr="00FE3E1F">
                  <w:rPr>
                    <w:rFonts w:ascii="Calibri" w:eastAsia="Times New Roman" w:hAnsi="Calibri" w:cs="Calibri"/>
                  </w:rPr>
                  <w:t>(Garabedian et al. 1992)</w:t>
                </w:r>
              </w:p>
            </w:tc>
          </w:sdtContent>
        </w:sdt>
        <w:tc>
          <w:tcPr>
            <w:tcW w:w="607" w:type="dxa"/>
            <w:tcBorders>
              <w:top w:val="nil"/>
              <w:left w:val="nil"/>
              <w:bottom w:val="single" w:sz="4" w:space="0" w:color="auto"/>
              <w:right w:val="single" w:sz="4" w:space="0" w:color="auto"/>
            </w:tcBorders>
            <w:shd w:val="clear" w:color="auto" w:fill="auto"/>
            <w:noWrap/>
            <w:vAlign w:val="bottom"/>
            <w:hideMark/>
          </w:tcPr>
          <w:p w14:paraId="3F16C647"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0.24</w:t>
            </w:r>
          </w:p>
        </w:tc>
        <w:tc>
          <w:tcPr>
            <w:tcW w:w="995" w:type="dxa"/>
            <w:tcBorders>
              <w:top w:val="nil"/>
              <w:left w:val="nil"/>
              <w:bottom w:val="single" w:sz="4" w:space="0" w:color="auto"/>
              <w:right w:val="single" w:sz="4" w:space="0" w:color="auto"/>
            </w:tcBorders>
            <w:shd w:val="clear" w:color="auto" w:fill="auto"/>
            <w:noWrap/>
            <w:vAlign w:val="bottom"/>
            <w:hideMark/>
          </w:tcPr>
          <w:p w14:paraId="67C17825"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0.39</w:t>
            </w:r>
          </w:p>
        </w:tc>
        <w:tc>
          <w:tcPr>
            <w:tcW w:w="920" w:type="dxa"/>
            <w:tcBorders>
              <w:top w:val="nil"/>
              <w:left w:val="nil"/>
              <w:bottom w:val="single" w:sz="4" w:space="0" w:color="auto"/>
              <w:right w:val="single" w:sz="4" w:space="0" w:color="auto"/>
            </w:tcBorders>
            <w:shd w:val="clear" w:color="auto" w:fill="auto"/>
            <w:noWrap/>
            <w:vAlign w:val="bottom"/>
            <w:hideMark/>
          </w:tcPr>
          <w:p w14:paraId="042B01EE"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8</w:t>
            </w:r>
          </w:p>
        </w:tc>
        <w:tc>
          <w:tcPr>
            <w:tcW w:w="992" w:type="dxa"/>
            <w:tcBorders>
              <w:top w:val="nil"/>
              <w:left w:val="nil"/>
              <w:bottom w:val="single" w:sz="4" w:space="0" w:color="auto"/>
              <w:right w:val="single" w:sz="8" w:space="0" w:color="auto"/>
            </w:tcBorders>
            <w:shd w:val="clear" w:color="auto" w:fill="auto"/>
            <w:noWrap/>
            <w:vAlign w:val="bottom"/>
            <w:hideMark/>
          </w:tcPr>
          <w:p w14:paraId="00F5BCD0"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30</w:t>
            </w:r>
          </w:p>
        </w:tc>
      </w:tr>
      <w:tr w:rsidR="002031F6" w:rsidRPr="00FE3E1F" w14:paraId="4F4B81A5" w14:textId="77777777" w:rsidTr="002031F6">
        <w:trPr>
          <w:trHeight w:val="300"/>
        </w:trPr>
        <w:tc>
          <w:tcPr>
            <w:tcW w:w="1266" w:type="dxa"/>
            <w:tcBorders>
              <w:top w:val="nil"/>
              <w:left w:val="single" w:sz="8" w:space="0" w:color="auto"/>
              <w:bottom w:val="single" w:sz="8" w:space="0" w:color="auto"/>
              <w:right w:val="nil"/>
            </w:tcBorders>
            <w:shd w:val="clear" w:color="auto" w:fill="auto"/>
            <w:noWrap/>
            <w:vAlign w:val="bottom"/>
            <w:hideMark/>
          </w:tcPr>
          <w:p w14:paraId="7B4942E4" w14:textId="18500FB1" w:rsidR="002031F6" w:rsidRPr="00FE3E1F" w:rsidRDefault="002031F6" w:rsidP="00BE3E05">
            <w:pPr>
              <w:rPr>
                <w:rFonts w:ascii="Calibri" w:eastAsia="Times New Roman" w:hAnsi="Calibri" w:cs="Calibri"/>
              </w:rPr>
            </w:pPr>
            <w:r w:rsidRPr="00FE3E1F">
              <w:rPr>
                <w:rFonts w:ascii="Calibri" w:eastAsia="Times New Roman" w:hAnsi="Calibri" w:cs="Calibri"/>
              </w:rPr>
              <w:t xml:space="preserve">MADE </w:t>
            </w:r>
          </w:p>
        </w:tc>
        <w:sdt>
          <w:sdtPr>
            <w:rPr>
              <w:rFonts w:ascii="Calibri" w:eastAsia="Times New Roman" w:hAnsi="Calibri" w:cs="Calibri"/>
            </w:rPr>
            <w:tag w:val="MENDELEY_CITATION_v3_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"/>
            <w:id w:val="727268562"/>
            <w:placeholder>
              <w:docPart w:val="6AE62051C50748468B7252C6A38DA618"/>
            </w:placeholder>
          </w:sdtPr>
          <w:sdtContent>
            <w:tc>
              <w:tcPr>
                <w:tcW w:w="2552" w:type="dxa"/>
                <w:tcBorders>
                  <w:top w:val="nil"/>
                  <w:left w:val="single" w:sz="8" w:space="0" w:color="auto"/>
                  <w:bottom w:val="single" w:sz="8" w:space="0" w:color="auto"/>
                  <w:right w:val="single" w:sz="8" w:space="0" w:color="auto"/>
                </w:tcBorders>
                <w:shd w:val="clear" w:color="auto" w:fill="auto"/>
                <w:noWrap/>
                <w:vAlign w:val="bottom"/>
                <w:hideMark/>
              </w:tcPr>
              <w:p w14:paraId="44983105" w14:textId="77777777" w:rsidR="002031F6" w:rsidRPr="00FE3E1F" w:rsidRDefault="002031F6" w:rsidP="00BE3E05">
                <w:pPr>
                  <w:rPr>
                    <w:rFonts w:ascii="Calibri" w:eastAsia="Times New Roman" w:hAnsi="Calibri" w:cs="Calibri"/>
                  </w:rPr>
                </w:pPr>
                <w:r w:rsidRPr="00FE3E1F">
                  <w:rPr>
                    <w:rFonts w:ascii="Calibri" w:eastAsia="Times New Roman" w:hAnsi="Calibri" w:cs="Calibri"/>
                  </w:rPr>
                  <w:t>(Adams and Gelhar 1992)</w:t>
                </w:r>
              </w:p>
            </w:tc>
          </w:sdtContent>
        </w:sdt>
        <w:tc>
          <w:tcPr>
            <w:tcW w:w="607" w:type="dxa"/>
            <w:tcBorders>
              <w:top w:val="nil"/>
              <w:left w:val="nil"/>
              <w:bottom w:val="single" w:sz="8" w:space="0" w:color="auto"/>
              <w:right w:val="single" w:sz="4" w:space="0" w:color="auto"/>
            </w:tcBorders>
            <w:shd w:val="clear" w:color="auto" w:fill="auto"/>
            <w:noWrap/>
            <w:vAlign w:val="bottom"/>
            <w:hideMark/>
          </w:tcPr>
          <w:p w14:paraId="1D9D60F7"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7</w:t>
            </w:r>
          </w:p>
        </w:tc>
        <w:tc>
          <w:tcPr>
            <w:tcW w:w="995" w:type="dxa"/>
            <w:tcBorders>
              <w:top w:val="nil"/>
              <w:left w:val="nil"/>
              <w:bottom w:val="single" w:sz="8" w:space="0" w:color="auto"/>
              <w:right w:val="single" w:sz="4" w:space="0" w:color="auto"/>
            </w:tcBorders>
            <w:shd w:val="clear" w:color="auto" w:fill="auto"/>
            <w:noWrap/>
            <w:vAlign w:val="bottom"/>
            <w:hideMark/>
          </w:tcPr>
          <w:p w14:paraId="399D9688"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1.5</w:t>
            </w:r>
          </w:p>
        </w:tc>
        <w:tc>
          <w:tcPr>
            <w:tcW w:w="920" w:type="dxa"/>
            <w:tcBorders>
              <w:top w:val="nil"/>
              <w:left w:val="nil"/>
              <w:bottom w:val="single" w:sz="8" w:space="0" w:color="auto"/>
              <w:right w:val="single" w:sz="4" w:space="0" w:color="auto"/>
            </w:tcBorders>
            <w:shd w:val="clear" w:color="auto" w:fill="auto"/>
            <w:noWrap/>
            <w:vAlign w:val="bottom"/>
            <w:hideMark/>
          </w:tcPr>
          <w:p w14:paraId="6DA4BF16"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12.3</w:t>
            </w:r>
          </w:p>
        </w:tc>
        <w:tc>
          <w:tcPr>
            <w:tcW w:w="992" w:type="dxa"/>
            <w:tcBorders>
              <w:top w:val="nil"/>
              <w:left w:val="nil"/>
              <w:bottom w:val="single" w:sz="8" w:space="0" w:color="auto"/>
              <w:right w:val="single" w:sz="8" w:space="0" w:color="auto"/>
            </w:tcBorders>
            <w:shd w:val="clear" w:color="auto" w:fill="auto"/>
            <w:noWrap/>
            <w:vAlign w:val="bottom"/>
            <w:hideMark/>
          </w:tcPr>
          <w:p w14:paraId="6443AD78"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10</w:t>
            </w:r>
          </w:p>
        </w:tc>
      </w:tr>
    </w:tbl>
    <w:p w14:paraId="78F0C3F1" w14:textId="77777777" w:rsidR="002031F6" w:rsidRPr="00FE3E1F" w:rsidRDefault="002031F6" w:rsidP="009A02D4">
      <w:pPr>
        <w:rPr>
          <w:rFonts w:eastAsiaTheme="minorEastAsia" w:cs="Times New Roman"/>
          <w:sz w:val="24"/>
          <w:szCs w:val="24"/>
        </w:rPr>
      </w:pPr>
    </w:p>
    <w:p w14:paraId="48955AA0" w14:textId="41B6A286" w:rsidR="00415233" w:rsidRPr="00FE3E1F" w:rsidRDefault="002031F6" w:rsidP="002031F6">
      <w:pPr>
        <w:rPr>
          <w:rFonts w:eastAsia="Times New Roman" w:cstheme="minorHAnsi"/>
          <w:sz w:val="24"/>
          <w:szCs w:val="24"/>
        </w:rPr>
      </w:pPr>
      <w:r w:rsidRPr="00FE3E1F">
        <w:rPr>
          <w:rFonts w:eastAsia="Times New Roman" w:cstheme="minorHAnsi"/>
          <w:sz w:val="24"/>
          <w:szCs w:val="24"/>
        </w:rPr>
        <w:t xml:space="preserve">The </w:t>
      </w:r>
      <w:r w:rsidR="00382DD0" w:rsidRPr="00FE3E1F">
        <w:rPr>
          <w:rFonts w:eastAsia="Times New Roman" w:cstheme="minorHAnsi"/>
          <w:sz w:val="24"/>
          <w:szCs w:val="24"/>
        </w:rPr>
        <w:t xml:space="preserve">stochastic </w:t>
      </w:r>
      <w:r w:rsidR="002C4DD5" w:rsidRPr="00FE3E1F">
        <w:rPr>
          <w:rFonts w:eastAsia="Times New Roman" w:cstheme="minorHAnsi"/>
          <w:sz w:val="24"/>
          <w:szCs w:val="24"/>
        </w:rPr>
        <w:t xml:space="preserve">aquifer </w:t>
      </w:r>
      <w:r w:rsidR="00382DD0" w:rsidRPr="00FE3E1F">
        <w:rPr>
          <w:rFonts w:eastAsia="Times New Roman" w:cstheme="minorHAnsi"/>
          <w:sz w:val="24"/>
          <w:szCs w:val="24"/>
        </w:rPr>
        <w:t>properties</w:t>
      </w:r>
      <w:r w:rsidRPr="00FE3E1F">
        <w:rPr>
          <w:rFonts w:eastAsia="Times New Roman" w:cstheme="minorHAnsi"/>
          <w:sz w:val="24"/>
          <w:szCs w:val="24"/>
        </w:rPr>
        <w:t xml:space="preserve"> are</w:t>
      </w:r>
      <w:r w:rsidR="008C5637" w:rsidRPr="00FE3E1F">
        <w:rPr>
          <w:rFonts w:eastAsia="Times New Roman" w:cstheme="minorHAnsi"/>
          <w:sz w:val="24"/>
          <w:szCs w:val="24"/>
        </w:rPr>
        <w:t xml:space="preserve"> site specific en given in</w:t>
      </w:r>
      <w:r w:rsidR="002C4DD5" w:rsidRPr="00FE3E1F">
        <w:rPr>
          <w:rFonts w:eastAsia="Times New Roman" w:cstheme="minorHAnsi"/>
          <w:sz w:val="24"/>
          <w:szCs w:val="24"/>
        </w:rPr>
        <w:t xml:space="preserve"> Table 1 (</w:t>
      </w:r>
      <w:r w:rsidR="0006367A" w:rsidRPr="0006367A">
        <w:rPr>
          <w:rFonts w:eastAsia="Times New Roman" w:cstheme="minorHAnsi"/>
          <w:sz w:val="24"/>
          <w:szCs w:val="24"/>
          <w:highlight w:val="yellow"/>
        </w:rPr>
        <w:t xml:space="preserve">from: </w:t>
      </w:r>
      <w:r w:rsidR="00382DD0" w:rsidRPr="0006367A">
        <w:rPr>
          <w:rFonts w:eastAsia="Times New Roman" w:cstheme="minorHAnsi"/>
          <w:sz w:val="24"/>
          <w:szCs w:val="24"/>
          <w:highlight w:val="yellow"/>
        </w:rPr>
        <w:t>DL2</w:t>
      </w:r>
      <w:r w:rsidR="002C4DD5" w:rsidRPr="00FE3E1F">
        <w:rPr>
          <w:rFonts w:eastAsia="Times New Roman" w:cstheme="minorHAnsi"/>
          <w:sz w:val="24"/>
          <w:szCs w:val="24"/>
        </w:rPr>
        <w:t>)</w:t>
      </w:r>
      <w:r w:rsidR="008C5637" w:rsidRPr="00FE3E1F">
        <w:rPr>
          <w:rFonts w:eastAsia="Times New Roman" w:cstheme="minorHAnsi"/>
          <w:sz w:val="24"/>
          <w:szCs w:val="24"/>
        </w:rPr>
        <w:t xml:space="preserve">. </w:t>
      </w:r>
      <w:r w:rsidR="0006367A">
        <w:rPr>
          <w:rFonts w:eastAsia="Times New Roman" w:cstheme="minorHAnsi"/>
          <w:sz w:val="24"/>
          <w:szCs w:val="24"/>
        </w:rPr>
        <w:t>The</w:t>
      </w:r>
      <w:r w:rsidR="008C5637" w:rsidRPr="00FE3E1F">
        <w:rPr>
          <w:rFonts w:eastAsia="Times New Roman" w:cstheme="minorHAnsi"/>
          <w:sz w:val="24"/>
          <w:szCs w:val="24"/>
        </w:rPr>
        <w:t xml:space="preserve"> other </w:t>
      </w:r>
      <w:r w:rsidR="00B11D03">
        <w:rPr>
          <w:rFonts w:eastAsia="Times New Roman" w:cstheme="minorHAnsi"/>
          <w:sz w:val="24"/>
          <w:szCs w:val="24"/>
        </w:rPr>
        <w:t xml:space="preserve">input parameters </w:t>
      </w:r>
      <w:r w:rsidR="008C5637" w:rsidRPr="00FE3E1F">
        <w:rPr>
          <w:rFonts w:eastAsia="Times New Roman" w:cstheme="minorHAnsi"/>
          <w:sz w:val="24"/>
          <w:szCs w:val="24"/>
        </w:rPr>
        <w:t xml:space="preserve">are taken equal for both cases. The </w:t>
      </w:r>
      <w:r w:rsidR="00B11D03">
        <w:rPr>
          <w:rFonts w:eastAsia="Times New Roman" w:cstheme="minorHAnsi"/>
          <w:sz w:val="24"/>
          <w:szCs w:val="24"/>
        </w:rPr>
        <w:t xml:space="preserve">chosen </w:t>
      </w:r>
      <w:r w:rsidR="008C5637" w:rsidRPr="00FE3E1F">
        <w:rPr>
          <w:rFonts w:eastAsia="Times New Roman" w:cstheme="minorHAnsi"/>
          <w:sz w:val="24"/>
          <w:szCs w:val="24"/>
        </w:rPr>
        <w:t xml:space="preserve">average aquifer velocity of 0.5 </w:t>
      </w:r>
      <w:r w:rsidR="0006367A">
        <w:rPr>
          <w:rFonts w:eastAsia="Times New Roman" w:cstheme="minorHAnsi"/>
          <w:sz w:val="24"/>
          <w:szCs w:val="24"/>
        </w:rPr>
        <w:t>[</w:t>
      </w:r>
      <w:r w:rsidR="008C5637" w:rsidRPr="00FE3E1F">
        <w:rPr>
          <w:rFonts w:eastAsia="Times New Roman" w:cstheme="minorHAnsi"/>
          <w:sz w:val="24"/>
          <w:szCs w:val="24"/>
        </w:rPr>
        <w:t>m/day</w:t>
      </w:r>
      <w:r w:rsidR="0006367A">
        <w:rPr>
          <w:rFonts w:eastAsia="Times New Roman" w:cstheme="minorHAnsi"/>
          <w:sz w:val="24"/>
          <w:szCs w:val="24"/>
        </w:rPr>
        <w:t>]</w:t>
      </w:r>
      <w:r w:rsidR="008C5637" w:rsidRPr="00FE3E1F">
        <w:rPr>
          <w:rFonts w:eastAsia="Times New Roman" w:cstheme="minorHAnsi"/>
          <w:sz w:val="24"/>
          <w:szCs w:val="24"/>
        </w:rPr>
        <w:t xml:space="preserve"> is close to the reported values in both cases. The injection is simulated by a concentration of 100 % in the center cell</w:t>
      </w:r>
      <w:r w:rsidR="0006367A">
        <w:rPr>
          <w:rFonts w:eastAsia="Times New Roman" w:cstheme="minorHAnsi"/>
          <w:sz w:val="24"/>
          <w:szCs w:val="24"/>
        </w:rPr>
        <w:t>s</w:t>
      </w:r>
      <w:r w:rsidR="008C5637" w:rsidRPr="00FE3E1F">
        <w:rPr>
          <w:rFonts w:eastAsia="Times New Roman" w:cstheme="minorHAnsi"/>
          <w:sz w:val="24"/>
          <w:szCs w:val="24"/>
        </w:rPr>
        <w:t xml:space="preserve"> with </w:t>
      </w:r>
      <w:r w:rsidR="00B11D03">
        <w:rPr>
          <w:rFonts w:eastAsia="Times New Roman" w:cstheme="minorHAnsi"/>
          <w:sz w:val="24"/>
          <w:szCs w:val="24"/>
        </w:rPr>
        <w:t>a</w:t>
      </w:r>
      <w:r w:rsidR="008C5637" w:rsidRPr="00FE3E1F">
        <w:rPr>
          <w:rFonts w:eastAsia="Times New Roman" w:cstheme="minorHAnsi"/>
          <w:sz w:val="24"/>
          <w:szCs w:val="24"/>
        </w:rPr>
        <w:t xml:space="preserve"> </w:t>
      </w:r>
      <w:r w:rsidR="0006367A">
        <w:rPr>
          <w:rFonts w:eastAsia="Times New Roman" w:cstheme="minorHAnsi"/>
          <w:sz w:val="24"/>
          <w:szCs w:val="24"/>
        </w:rPr>
        <w:t xml:space="preserve">total </w:t>
      </w:r>
      <w:r w:rsidR="00B11D03">
        <w:rPr>
          <w:rFonts w:eastAsia="Times New Roman" w:cstheme="minorHAnsi"/>
          <w:sz w:val="24"/>
          <w:szCs w:val="24"/>
        </w:rPr>
        <w:t>width</w:t>
      </w:r>
      <w:r w:rsidR="008C5637" w:rsidRPr="00FE3E1F">
        <w:rPr>
          <w:rFonts w:eastAsia="Times New Roman" w:cstheme="minorHAnsi"/>
          <w:sz w:val="24"/>
          <w:szCs w:val="24"/>
        </w:rPr>
        <w:t xml:space="preserve"> of 1 meter. </w:t>
      </w:r>
      <w:r w:rsidR="00B11D03">
        <w:rPr>
          <w:rFonts w:eastAsia="Times New Roman" w:cstheme="minorHAnsi"/>
          <w:sz w:val="24"/>
          <w:szCs w:val="24"/>
        </w:rPr>
        <w:t xml:space="preserve">The width of </w:t>
      </w:r>
      <w:r w:rsidR="0006367A">
        <w:rPr>
          <w:rFonts w:eastAsia="Times New Roman" w:cstheme="minorHAnsi"/>
          <w:sz w:val="24"/>
          <w:szCs w:val="24"/>
        </w:rPr>
        <w:t>all</w:t>
      </w:r>
      <w:r w:rsidR="00B11D03">
        <w:rPr>
          <w:rFonts w:eastAsia="Times New Roman" w:cstheme="minorHAnsi"/>
          <w:sz w:val="24"/>
          <w:szCs w:val="24"/>
        </w:rPr>
        <w:t xml:space="preserve"> other cells</w:t>
      </w:r>
      <w:r w:rsidR="008C5637" w:rsidRPr="00FE3E1F">
        <w:rPr>
          <w:rFonts w:eastAsia="Times New Roman" w:cstheme="minorHAnsi"/>
          <w:sz w:val="24"/>
          <w:szCs w:val="24"/>
        </w:rPr>
        <w:t xml:space="preserve"> </w:t>
      </w:r>
      <w:proofErr w:type="gramStart"/>
      <w:r w:rsidR="008C5637" w:rsidRPr="00FE3E1F">
        <w:rPr>
          <w:rFonts w:eastAsia="Times New Roman" w:cstheme="minorHAnsi"/>
          <w:sz w:val="24"/>
          <w:szCs w:val="24"/>
        </w:rPr>
        <w:t>are</w:t>
      </w:r>
      <w:proofErr w:type="gramEnd"/>
      <w:r w:rsidR="008C5637" w:rsidRPr="00FE3E1F">
        <w:rPr>
          <w:rFonts w:eastAsia="Times New Roman" w:cstheme="minorHAnsi"/>
          <w:sz w:val="24"/>
          <w:szCs w:val="24"/>
        </w:rPr>
        <w:t xml:space="preserve"> 2 meter and the</w:t>
      </w:r>
      <w:r w:rsidR="00B11D03">
        <w:rPr>
          <w:rFonts w:eastAsia="Times New Roman" w:cstheme="minorHAnsi"/>
          <w:sz w:val="24"/>
          <w:szCs w:val="24"/>
        </w:rPr>
        <w:t xml:space="preserve"> </w:t>
      </w:r>
      <w:r w:rsidR="008C5637" w:rsidRPr="00FE3E1F">
        <w:rPr>
          <w:rFonts w:eastAsia="Times New Roman" w:cstheme="minorHAnsi"/>
          <w:sz w:val="24"/>
          <w:szCs w:val="24"/>
        </w:rPr>
        <w:t xml:space="preserve">time step is </w:t>
      </w:r>
      <w:r w:rsidR="0006367A">
        <w:rPr>
          <w:rFonts w:eastAsia="Times New Roman" w:cstheme="minorHAnsi"/>
          <w:sz w:val="24"/>
          <w:szCs w:val="24"/>
        </w:rPr>
        <w:t xml:space="preserve">chosen as </w:t>
      </w:r>
      <w:r w:rsidR="00F100F9" w:rsidRPr="00FE3E1F">
        <w:rPr>
          <w:rFonts w:eastAsia="Times New Roman" w:cstheme="minorHAnsi"/>
          <w:sz w:val="24"/>
          <w:szCs w:val="24"/>
        </w:rPr>
        <w:t>5</w:t>
      </w:r>
      <w:r w:rsidR="008C5637" w:rsidRPr="00FE3E1F">
        <w:rPr>
          <w:rFonts w:eastAsia="Times New Roman" w:cstheme="minorHAnsi"/>
          <w:sz w:val="24"/>
          <w:szCs w:val="24"/>
        </w:rPr>
        <w:t xml:space="preserve"> days </w:t>
      </w:r>
      <w:r w:rsidR="0006367A">
        <w:rPr>
          <w:rFonts w:eastAsia="Times New Roman" w:cstheme="minorHAnsi"/>
          <w:sz w:val="24"/>
          <w:szCs w:val="24"/>
        </w:rPr>
        <w:t>to show a clear</w:t>
      </w:r>
      <w:r w:rsidR="008C5637" w:rsidRPr="00FE3E1F">
        <w:rPr>
          <w:rFonts w:eastAsia="Times New Roman" w:cstheme="minorHAnsi"/>
          <w:sz w:val="24"/>
          <w:szCs w:val="24"/>
        </w:rPr>
        <w:t xml:space="preserve"> development over time of the plume growth and concentration in </w:t>
      </w:r>
      <w:r w:rsidR="00F100F9" w:rsidRPr="00FE3E1F">
        <w:rPr>
          <w:rFonts w:eastAsia="Times New Roman" w:cstheme="minorHAnsi"/>
          <w:sz w:val="24"/>
          <w:szCs w:val="24"/>
        </w:rPr>
        <w:t xml:space="preserve">the graphs in </w:t>
      </w:r>
      <w:r w:rsidR="008C5637" w:rsidRPr="00FE3E1F">
        <w:rPr>
          <w:rFonts w:eastAsia="Times New Roman" w:cstheme="minorHAnsi"/>
          <w:sz w:val="24"/>
          <w:szCs w:val="24"/>
        </w:rPr>
        <w:t xml:space="preserve">figures </w:t>
      </w:r>
      <w:r w:rsidR="0006367A">
        <w:rPr>
          <w:rFonts w:eastAsia="Times New Roman" w:cstheme="minorHAnsi"/>
          <w:sz w:val="24"/>
          <w:szCs w:val="24"/>
        </w:rPr>
        <w:t>5</w:t>
      </w:r>
      <w:r w:rsidR="008C5637" w:rsidRPr="00FE3E1F">
        <w:rPr>
          <w:rFonts w:eastAsia="Times New Roman" w:cstheme="minorHAnsi"/>
          <w:sz w:val="24"/>
          <w:szCs w:val="24"/>
        </w:rPr>
        <w:t xml:space="preserve"> and </w:t>
      </w:r>
      <w:r w:rsidR="0006367A">
        <w:rPr>
          <w:rFonts w:eastAsia="Times New Roman" w:cstheme="minorHAnsi"/>
          <w:sz w:val="24"/>
          <w:szCs w:val="24"/>
        </w:rPr>
        <w:t>6</w:t>
      </w:r>
      <w:r w:rsidR="008C5637" w:rsidRPr="00FE3E1F">
        <w:rPr>
          <w:rFonts w:eastAsia="Times New Roman" w:cstheme="minorHAnsi"/>
          <w:sz w:val="24"/>
          <w:szCs w:val="24"/>
        </w:rPr>
        <w:t>.</w:t>
      </w:r>
    </w:p>
    <w:p w14:paraId="7CB26D52" w14:textId="305BA003" w:rsidR="00415233" w:rsidRPr="00FE3E1F" w:rsidRDefault="00415233" w:rsidP="002031F6">
      <w:pPr>
        <w:rPr>
          <w:rFonts w:eastAsiaTheme="minorEastAsia" w:cstheme="minorHAnsi"/>
          <w:sz w:val="24"/>
          <w:szCs w:val="24"/>
        </w:rPr>
      </w:pPr>
      <w:r w:rsidRPr="00FE3E1F">
        <w:rPr>
          <w:rFonts w:eastAsia="Times New Roman" w:cstheme="minorHAnsi"/>
          <w:sz w:val="24"/>
          <w:szCs w:val="24"/>
        </w:rPr>
        <w:t xml:space="preserve">Table 2 presents a selection of characteristic calculated </w:t>
      </w:r>
      <w:r w:rsidR="00E83896">
        <w:rPr>
          <w:rFonts w:eastAsia="Times New Roman" w:cstheme="minorHAnsi"/>
          <w:sz w:val="24"/>
          <w:szCs w:val="24"/>
        </w:rPr>
        <w:t xml:space="preserve">ATP </w:t>
      </w:r>
      <w:r w:rsidRPr="00FE3E1F">
        <w:rPr>
          <w:rFonts w:eastAsia="Times New Roman" w:cstheme="minorHAnsi"/>
          <w:sz w:val="24"/>
          <w:szCs w:val="24"/>
        </w:rPr>
        <w:t xml:space="preserve">parameters used in the simulation. The difference between the two cases in terms of heterogeneity is reflected by the ratio of conductivities (k-ratio) and the wake ratio (β-ratio) and results in significant differences in the values of </w:t>
      </w:r>
      <w:r w:rsidRPr="00FE3E1F">
        <w:rPr>
          <w:rFonts w:cstheme="minorHAnsi"/>
          <w:sz w:val="24"/>
          <w:szCs w:val="24"/>
        </w:rPr>
        <w:t xml:space="preserve">the specific shifted volume </w:t>
      </w:r>
      <m:oMath>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cs="Times New Roman"/>
                <w:sz w:val="24"/>
                <w:szCs w:val="24"/>
              </w:rPr>
              <m:t>j</m:t>
            </m:r>
          </m:sub>
        </m:sSub>
      </m:oMath>
      <w:r w:rsidRPr="00FE3E1F">
        <w:rPr>
          <w:rFonts w:eastAsia="Times New Roman" w:cstheme="minorHAnsi"/>
          <w:sz w:val="24"/>
          <w:szCs w:val="24"/>
        </w:rPr>
        <w:t xml:space="preserve"> and </w:t>
      </w:r>
      <w:r w:rsidRPr="00FE3E1F">
        <w:rPr>
          <w:rFonts w:cstheme="minorHAnsi"/>
          <w:sz w:val="24"/>
          <w:szCs w:val="24"/>
        </w:rPr>
        <w:t xml:space="preserve">the advective volume shift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oMath>
      <w:r w:rsidRPr="00FE3E1F">
        <w:rPr>
          <w:rFonts w:eastAsiaTheme="minorEastAsia" w:cstheme="minorHAnsi"/>
          <w:sz w:val="24"/>
          <w:szCs w:val="24"/>
        </w:rPr>
        <w:t>. I</w:t>
      </w:r>
      <w:r w:rsidR="00B11D03">
        <w:rPr>
          <w:rFonts w:eastAsiaTheme="minorEastAsia" w:cstheme="minorHAnsi"/>
          <w:sz w:val="24"/>
          <w:szCs w:val="24"/>
        </w:rPr>
        <w:t xml:space="preserve">n the </w:t>
      </w:r>
      <w:r w:rsidR="00B11D03" w:rsidRPr="00FE3E1F">
        <w:rPr>
          <w:rFonts w:eastAsiaTheme="minorEastAsia" w:cstheme="minorHAnsi"/>
          <w:sz w:val="24"/>
          <w:szCs w:val="24"/>
        </w:rPr>
        <w:t>last column</w:t>
      </w:r>
      <w:r w:rsidR="00B11D03">
        <w:rPr>
          <w:rFonts w:eastAsiaTheme="minorEastAsia" w:cstheme="minorHAnsi"/>
          <w:sz w:val="24"/>
          <w:szCs w:val="24"/>
        </w:rPr>
        <w:t>,</w:t>
      </w:r>
      <w:r w:rsidRPr="00FE3E1F">
        <w:rPr>
          <w:rFonts w:eastAsiaTheme="minorEastAsia" w:cstheme="minorHAnsi"/>
          <w:sz w:val="24"/>
          <w:szCs w:val="24"/>
        </w:rPr>
        <w:t xml:space="preserve"> the growth of the plume the drift per time step illustrate</w:t>
      </w:r>
      <w:r w:rsidR="00FA3869" w:rsidRPr="00FE3E1F">
        <w:rPr>
          <w:rFonts w:eastAsiaTheme="minorEastAsia" w:cstheme="minorHAnsi"/>
          <w:sz w:val="24"/>
          <w:szCs w:val="24"/>
        </w:rPr>
        <w:t xml:space="preserve">s the </w:t>
      </w:r>
      <w:r w:rsidR="00E83896">
        <w:rPr>
          <w:rFonts w:eastAsiaTheme="minorEastAsia" w:cstheme="minorHAnsi"/>
          <w:sz w:val="24"/>
          <w:szCs w:val="24"/>
        </w:rPr>
        <w:t xml:space="preserve">strong </w:t>
      </w:r>
      <w:r w:rsidR="00FA3869" w:rsidRPr="00FE3E1F">
        <w:rPr>
          <w:rFonts w:eastAsiaTheme="minorEastAsia" w:cstheme="minorHAnsi"/>
          <w:sz w:val="24"/>
          <w:szCs w:val="24"/>
        </w:rPr>
        <w:t xml:space="preserve">asymmetry in the development of the plume </w:t>
      </w:r>
      <w:r w:rsidR="00ED3A47" w:rsidRPr="00FE3E1F">
        <w:rPr>
          <w:rFonts w:eastAsiaTheme="minorEastAsia" w:cstheme="minorHAnsi"/>
          <w:sz w:val="24"/>
          <w:szCs w:val="24"/>
        </w:rPr>
        <w:t>for the case</w:t>
      </w:r>
      <w:r w:rsidR="00FA3869" w:rsidRPr="00FE3E1F">
        <w:rPr>
          <w:rFonts w:eastAsiaTheme="minorEastAsia" w:cstheme="minorHAnsi"/>
          <w:sz w:val="24"/>
          <w:szCs w:val="24"/>
        </w:rPr>
        <w:t xml:space="preserve"> MADE </w:t>
      </w:r>
      <w:r w:rsidR="00E83896">
        <w:rPr>
          <w:rFonts w:eastAsiaTheme="minorEastAsia" w:cstheme="minorHAnsi"/>
          <w:sz w:val="24"/>
          <w:szCs w:val="24"/>
        </w:rPr>
        <w:t>while it</w:t>
      </w:r>
      <w:r w:rsidR="0061052F" w:rsidRPr="00FE3E1F">
        <w:rPr>
          <w:rFonts w:eastAsiaTheme="minorEastAsia" w:cstheme="minorHAnsi"/>
          <w:sz w:val="24"/>
          <w:szCs w:val="24"/>
        </w:rPr>
        <w:t xml:space="preserve"> is</w:t>
      </w:r>
      <w:r w:rsidR="00FA3869" w:rsidRPr="00FE3E1F">
        <w:rPr>
          <w:rFonts w:eastAsiaTheme="minorEastAsia" w:cstheme="minorHAnsi"/>
          <w:sz w:val="24"/>
          <w:szCs w:val="24"/>
        </w:rPr>
        <w:t xml:space="preserve"> </w:t>
      </w:r>
      <w:r w:rsidR="0061052F" w:rsidRPr="00FE3E1F">
        <w:rPr>
          <w:rFonts w:eastAsiaTheme="minorEastAsia" w:cstheme="minorHAnsi"/>
          <w:sz w:val="24"/>
          <w:szCs w:val="24"/>
        </w:rPr>
        <w:t>moderate</w:t>
      </w:r>
      <w:r w:rsidR="00FA3869" w:rsidRPr="00FE3E1F">
        <w:rPr>
          <w:rFonts w:eastAsiaTheme="minorEastAsia" w:cstheme="minorHAnsi"/>
          <w:sz w:val="24"/>
          <w:szCs w:val="24"/>
        </w:rPr>
        <w:t xml:space="preserve"> </w:t>
      </w:r>
      <w:r w:rsidR="00ED3A47" w:rsidRPr="00FE3E1F">
        <w:rPr>
          <w:rFonts w:eastAsiaTheme="minorEastAsia" w:cstheme="minorHAnsi"/>
          <w:sz w:val="24"/>
          <w:szCs w:val="24"/>
        </w:rPr>
        <w:t>for t</w:t>
      </w:r>
      <w:r w:rsidR="00FA3869" w:rsidRPr="00FE3E1F">
        <w:rPr>
          <w:rFonts w:eastAsiaTheme="minorEastAsia" w:cstheme="minorHAnsi"/>
          <w:sz w:val="24"/>
          <w:szCs w:val="24"/>
        </w:rPr>
        <w:t>he case Cape Cod.</w:t>
      </w:r>
      <w:r w:rsidRPr="00FE3E1F">
        <w:rPr>
          <w:rFonts w:eastAsiaTheme="minorEastAsia" w:cstheme="minorHAnsi"/>
          <w:sz w:val="24"/>
          <w:szCs w:val="24"/>
        </w:rPr>
        <w:t xml:space="preserve"> </w:t>
      </w:r>
    </w:p>
    <w:p w14:paraId="6412831A" w14:textId="77777777" w:rsidR="00FE3E1F" w:rsidRPr="00FE3E1F" w:rsidRDefault="00FE3E1F" w:rsidP="002031F6">
      <w:pPr>
        <w:rPr>
          <w:rFonts w:eastAsia="Times New Roman" w:cstheme="minorHAnsi"/>
          <w:sz w:val="24"/>
          <w:szCs w:val="24"/>
        </w:rPr>
      </w:pPr>
    </w:p>
    <w:tbl>
      <w:tblPr>
        <w:tblW w:w="7400" w:type="dxa"/>
        <w:tblCellMar>
          <w:left w:w="70" w:type="dxa"/>
          <w:right w:w="70" w:type="dxa"/>
        </w:tblCellMar>
        <w:tblLook w:val="04A0" w:firstRow="1" w:lastRow="0" w:firstColumn="1" w:lastColumn="0" w:noHBand="0" w:noVBand="1"/>
      </w:tblPr>
      <w:tblGrid>
        <w:gridCol w:w="1095"/>
        <w:gridCol w:w="602"/>
        <w:gridCol w:w="1002"/>
        <w:gridCol w:w="1015"/>
        <w:gridCol w:w="875"/>
        <w:gridCol w:w="1110"/>
        <w:gridCol w:w="1705"/>
      </w:tblGrid>
      <w:tr w:rsidR="00FE3E1F" w:rsidRPr="00FE3E1F" w14:paraId="26D6CE52" w14:textId="77777777" w:rsidTr="00FE3E1F">
        <w:trPr>
          <w:trHeight w:val="312"/>
        </w:trPr>
        <w:tc>
          <w:tcPr>
            <w:tcW w:w="7400" w:type="dxa"/>
            <w:gridSpan w:val="7"/>
            <w:tcBorders>
              <w:top w:val="nil"/>
              <w:left w:val="nil"/>
              <w:bottom w:val="nil"/>
              <w:right w:val="nil"/>
            </w:tcBorders>
            <w:shd w:val="clear" w:color="auto" w:fill="auto"/>
            <w:noWrap/>
            <w:vAlign w:val="bottom"/>
            <w:hideMark/>
          </w:tcPr>
          <w:p w14:paraId="38AB833F" w14:textId="77777777" w:rsidR="00FE3E1F" w:rsidRPr="00FE3E1F" w:rsidRDefault="00FE3E1F" w:rsidP="00FE3E1F">
            <w:pPr>
              <w:rPr>
                <w:rFonts w:ascii="Calibri" w:eastAsia="Times New Roman" w:hAnsi="Calibri" w:cs="Calibri"/>
                <w:color w:val="000000"/>
                <w:sz w:val="24"/>
                <w:szCs w:val="24"/>
                <w:lang w:eastAsia="nl-NL"/>
              </w:rPr>
            </w:pPr>
            <w:r w:rsidRPr="00FE3E1F">
              <w:rPr>
                <w:rFonts w:ascii="Calibri" w:eastAsia="Times New Roman" w:hAnsi="Calibri" w:cs="Calibri"/>
                <w:color w:val="000000"/>
                <w:sz w:val="24"/>
                <w:szCs w:val="24"/>
                <w:lang w:eastAsia="nl-NL"/>
              </w:rPr>
              <w:t xml:space="preserve">Table 2 Selected characteristic calculated parameters in simulation </w:t>
            </w:r>
          </w:p>
        </w:tc>
      </w:tr>
      <w:tr w:rsidR="00FE3E1F" w:rsidRPr="00FE3E1F" w14:paraId="09F20449" w14:textId="77777777" w:rsidTr="00FE3E1F">
        <w:trPr>
          <w:trHeight w:val="288"/>
        </w:trPr>
        <w:tc>
          <w:tcPr>
            <w:tcW w:w="1095" w:type="dxa"/>
            <w:tcBorders>
              <w:top w:val="nil"/>
              <w:left w:val="nil"/>
              <w:bottom w:val="nil"/>
              <w:right w:val="nil"/>
            </w:tcBorders>
            <w:shd w:val="clear" w:color="auto" w:fill="auto"/>
            <w:noWrap/>
            <w:vAlign w:val="bottom"/>
            <w:hideMark/>
          </w:tcPr>
          <w:p w14:paraId="19B5EFBD" w14:textId="77777777" w:rsidR="00FE3E1F" w:rsidRPr="00FE3E1F" w:rsidRDefault="00FE3E1F" w:rsidP="00FE3E1F">
            <w:pPr>
              <w:rPr>
                <w:rFonts w:ascii="Calibri" w:eastAsia="Times New Roman" w:hAnsi="Calibri" w:cs="Calibri"/>
                <w:color w:val="000000"/>
                <w:sz w:val="24"/>
                <w:szCs w:val="24"/>
                <w:lang w:eastAsia="nl-NL"/>
              </w:rPr>
            </w:pPr>
          </w:p>
        </w:tc>
        <w:tc>
          <w:tcPr>
            <w:tcW w:w="598" w:type="dxa"/>
            <w:tcBorders>
              <w:top w:val="nil"/>
              <w:left w:val="nil"/>
              <w:bottom w:val="nil"/>
              <w:right w:val="nil"/>
            </w:tcBorders>
            <w:shd w:val="clear" w:color="auto" w:fill="auto"/>
            <w:noWrap/>
            <w:vAlign w:val="bottom"/>
            <w:hideMark/>
          </w:tcPr>
          <w:p w14:paraId="73BAF83A" w14:textId="77777777" w:rsidR="00FE3E1F" w:rsidRPr="00FE3E1F" w:rsidRDefault="00FE3E1F" w:rsidP="00FE3E1F">
            <w:pPr>
              <w:rPr>
                <w:rFonts w:ascii="Times New Roman" w:eastAsia="Times New Roman" w:hAnsi="Times New Roman" w:cs="Times New Roman"/>
                <w:sz w:val="20"/>
                <w:szCs w:val="20"/>
                <w:lang w:eastAsia="nl-NL"/>
              </w:rPr>
            </w:pPr>
          </w:p>
        </w:tc>
        <w:tc>
          <w:tcPr>
            <w:tcW w:w="1002" w:type="dxa"/>
            <w:tcBorders>
              <w:top w:val="nil"/>
              <w:left w:val="nil"/>
              <w:bottom w:val="nil"/>
              <w:right w:val="nil"/>
            </w:tcBorders>
            <w:shd w:val="clear" w:color="auto" w:fill="auto"/>
            <w:noWrap/>
            <w:vAlign w:val="center"/>
            <w:hideMark/>
          </w:tcPr>
          <w:p w14:paraId="66D1CFB7" w14:textId="7671D609" w:rsidR="00FE3E1F" w:rsidRPr="00FE3E1F" w:rsidRDefault="00FE3E1F" w:rsidP="00FE3E1F">
            <w:pPr>
              <w:jc w:val="center"/>
              <w:rPr>
                <w:rFonts w:ascii="Aptos Narrow" w:eastAsia="Times New Roman" w:hAnsi="Aptos Narrow" w:cs="Calibri"/>
                <w:color w:val="000000"/>
                <w:lang w:eastAsia="nl-NL"/>
              </w:rPr>
            </w:pPr>
            <w:proofErr w:type="spellStart"/>
            <w:r w:rsidRPr="007D1A42">
              <w:rPr>
                <w:rFonts w:ascii="Aptos Narrow" w:eastAsia="Times New Roman" w:hAnsi="Aptos Narrow" w:cs="Calibri"/>
                <w:i/>
                <w:iCs/>
                <w:color w:val="000000"/>
                <w:lang w:eastAsia="nl-NL"/>
              </w:rPr>
              <w:t>k</w:t>
            </w:r>
            <w:r w:rsidR="007D1A42" w:rsidRPr="007D1A42">
              <w:rPr>
                <w:rFonts w:ascii="Aptos Narrow" w:eastAsia="Times New Roman" w:hAnsi="Aptos Narrow" w:cs="Calibri"/>
                <w:i/>
                <w:iCs/>
                <w:color w:val="000000"/>
                <w:vertAlign w:val="subscript"/>
                <w:lang w:eastAsia="nl-NL"/>
              </w:rPr>
              <w:t>j</w:t>
            </w:r>
            <w:proofErr w:type="spellEnd"/>
            <w:r w:rsidRPr="00FE3E1F">
              <w:rPr>
                <w:rFonts w:ascii="Aptos Narrow" w:eastAsia="Times New Roman" w:hAnsi="Aptos Narrow" w:cs="Calibri"/>
                <w:color w:val="000000"/>
                <w:lang w:eastAsia="nl-NL"/>
              </w:rPr>
              <w:t xml:space="preserve"> [-]</w:t>
            </w:r>
          </w:p>
        </w:tc>
        <w:tc>
          <w:tcPr>
            <w:tcW w:w="1015" w:type="dxa"/>
            <w:tcBorders>
              <w:top w:val="nil"/>
              <w:left w:val="nil"/>
              <w:bottom w:val="nil"/>
              <w:right w:val="nil"/>
            </w:tcBorders>
            <w:shd w:val="clear" w:color="auto" w:fill="auto"/>
            <w:noWrap/>
            <w:vAlign w:val="center"/>
            <w:hideMark/>
          </w:tcPr>
          <w:p w14:paraId="1A1A890F" w14:textId="43B6BC78" w:rsidR="00FE3E1F" w:rsidRPr="00FE3E1F" w:rsidRDefault="00FE3E1F" w:rsidP="00FE3E1F">
            <w:pPr>
              <w:jc w:val="center"/>
              <w:rPr>
                <w:rFonts w:ascii="Aptos Narrow" w:eastAsia="Times New Roman" w:hAnsi="Aptos Narrow" w:cs="Calibri"/>
                <w:color w:val="000000"/>
                <w:lang w:eastAsia="nl-NL"/>
              </w:rPr>
            </w:pPr>
            <w:r w:rsidRPr="007D1A42">
              <w:rPr>
                <w:rFonts w:ascii="Aptos Narrow" w:eastAsia="Times New Roman" w:hAnsi="Aptos Narrow" w:cs="Calibri"/>
                <w:i/>
                <w:iCs/>
                <w:color w:val="000000"/>
                <w:lang w:eastAsia="nl-NL"/>
              </w:rPr>
              <w:t>β</w:t>
            </w:r>
            <w:r w:rsidR="007D1A42" w:rsidRPr="007D1A42">
              <w:rPr>
                <w:rFonts w:ascii="Aptos Narrow" w:eastAsia="Times New Roman" w:hAnsi="Aptos Narrow" w:cs="Calibri"/>
                <w:color w:val="000000"/>
                <w:vertAlign w:val="subscript"/>
                <w:lang w:eastAsia="nl-NL"/>
              </w:rPr>
              <w:t>j</w:t>
            </w:r>
            <w:r w:rsidRPr="00FE3E1F">
              <w:rPr>
                <w:rFonts w:ascii="Aptos Narrow" w:eastAsia="Times New Roman" w:hAnsi="Aptos Narrow" w:cs="Calibri"/>
                <w:color w:val="000000"/>
                <w:lang w:eastAsia="nl-NL"/>
              </w:rPr>
              <w:t xml:space="preserve"> [-]</w:t>
            </w:r>
          </w:p>
        </w:tc>
        <w:tc>
          <w:tcPr>
            <w:tcW w:w="875" w:type="dxa"/>
            <w:tcBorders>
              <w:top w:val="nil"/>
              <w:left w:val="nil"/>
              <w:bottom w:val="nil"/>
              <w:right w:val="nil"/>
            </w:tcBorders>
            <w:shd w:val="clear" w:color="auto" w:fill="auto"/>
            <w:noWrap/>
            <w:vAlign w:val="center"/>
            <w:hideMark/>
          </w:tcPr>
          <w:p w14:paraId="0708B54E" w14:textId="77777777" w:rsidR="00FE3E1F" w:rsidRPr="00FE3E1F" w:rsidRDefault="00FE3E1F" w:rsidP="00FE3E1F">
            <w:pPr>
              <w:jc w:val="center"/>
              <w:rPr>
                <w:rFonts w:ascii="Aptos Narrow" w:eastAsia="Times New Roman" w:hAnsi="Aptos Narrow" w:cs="Calibri"/>
                <w:color w:val="000000"/>
                <w:lang w:eastAsia="nl-NL"/>
              </w:rPr>
            </w:pPr>
            <w:r w:rsidRPr="007D1A42">
              <w:rPr>
                <w:rFonts w:ascii="Aptos Narrow" w:eastAsia="Times New Roman" w:hAnsi="Aptos Narrow" w:cs="Calibri"/>
                <w:i/>
                <w:iCs/>
                <w:color w:val="000000"/>
                <w:lang w:eastAsia="nl-NL"/>
              </w:rPr>
              <w:t>υ(∆T)</w:t>
            </w:r>
            <w:r w:rsidRPr="00FE3E1F">
              <w:rPr>
                <w:rFonts w:ascii="Aptos Narrow" w:eastAsia="Times New Roman" w:hAnsi="Aptos Narrow" w:cs="Calibri"/>
                <w:color w:val="000000"/>
                <w:lang w:eastAsia="nl-NL"/>
              </w:rPr>
              <w:t xml:space="preserve"> [-]</w:t>
            </w:r>
          </w:p>
        </w:tc>
        <w:tc>
          <w:tcPr>
            <w:tcW w:w="1110" w:type="dxa"/>
            <w:tcBorders>
              <w:top w:val="nil"/>
              <w:left w:val="nil"/>
              <w:bottom w:val="nil"/>
              <w:right w:val="nil"/>
            </w:tcBorders>
            <w:shd w:val="clear" w:color="auto" w:fill="auto"/>
            <w:noWrap/>
            <w:vAlign w:val="center"/>
            <w:hideMark/>
          </w:tcPr>
          <w:p w14:paraId="7420354B" w14:textId="77777777" w:rsidR="00FE3E1F" w:rsidRPr="00FE3E1F" w:rsidRDefault="00FE3E1F" w:rsidP="00FE3E1F">
            <w:pPr>
              <w:jc w:val="center"/>
              <w:rPr>
                <w:rFonts w:ascii="Aptos Narrow" w:eastAsia="Times New Roman" w:hAnsi="Aptos Narrow" w:cs="Calibri"/>
                <w:color w:val="000000"/>
                <w:lang w:eastAsia="nl-NL"/>
              </w:rPr>
            </w:pPr>
            <w:r w:rsidRPr="007D1A42">
              <w:rPr>
                <w:rFonts w:ascii="Aptos Narrow" w:eastAsia="Times New Roman" w:hAnsi="Aptos Narrow" w:cs="Calibri"/>
                <w:i/>
                <w:iCs/>
                <w:color w:val="000000"/>
                <w:lang w:eastAsia="nl-NL"/>
              </w:rPr>
              <w:t>ω(∆T)</w:t>
            </w:r>
            <w:r w:rsidRPr="00FE3E1F">
              <w:rPr>
                <w:rFonts w:ascii="Aptos Narrow" w:eastAsia="Times New Roman" w:hAnsi="Aptos Narrow" w:cs="Calibri"/>
                <w:color w:val="000000"/>
                <w:lang w:eastAsia="nl-NL"/>
              </w:rPr>
              <w:t xml:space="preserve">  [m]</w:t>
            </w:r>
          </w:p>
        </w:tc>
        <w:tc>
          <w:tcPr>
            <w:tcW w:w="1705" w:type="dxa"/>
            <w:tcBorders>
              <w:top w:val="nil"/>
              <w:left w:val="nil"/>
              <w:bottom w:val="nil"/>
              <w:right w:val="nil"/>
            </w:tcBorders>
            <w:shd w:val="clear" w:color="auto" w:fill="auto"/>
            <w:noWrap/>
            <w:vAlign w:val="center"/>
            <w:hideMark/>
          </w:tcPr>
          <w:p w14:paraId="12A974C9" w14:textId="2FFC2300" w:rsidR="00FE3E1F" w:rsidRPr="00FE3E1F" w:rsidRDefault="00FE3E1F" w:rsidP="00FE3E1F">
            <w:pPr>
              <w:jc w:val="center"/>
              <w:rPr>
                <w:rFonts w:ascii="Calibri" w:eastAsia="Times New Roman" w:hAnsi="Calibri" w:cs="Calibri"/>
                <w:color w:val="000000"/>
                <w:lang w:eastAsia="nl-NL"/>
              </w:rPr>
            </w:pPr>
            <w:proofErr w:type="spellStart"/>
            <w:r w:rsidRPr="007D1A42">
              <w:rPr>
                <w:rFonts w:ascii="Calibri" w:eastAsia="Times New Roman" w:hAnsi="Calibri" w:cs="Calibri"/>
                <w:i/>
                <w:iCs/>
                <w:color w:val="000000"/>
                <w:lang w:eastAsia="nl-NL"/>
              </w:rPr>
              <w:t>Δs</w:t>
            </w:r>
            <w:proofErr w:type="spellEnd"/>
            <w:r w:rsidRPr="007D1A42">
              <w:rPr>
                <w:rFonts w:ascii="Calibri" w:eastAsia="Times New Roman" w:hAnsi="Calibri" w:cs="Calibri"/>
                <w:i/>
                <w:iCs/>
                <w:color w:val="000000"/>
                <w:lang w:eastAsia="nl-NL"/>
              </w:rPr>
              <w:t>(∆</w:t>
            </w:r>
            <w:proofErr w:type="spellStart"/>
            <w:r w:rsidRPr="007D1A42">
              <w:rPr>
                <w:rFonts w:ascii="Calibri" w:eastAsia="Times New Roman" w:hAnsi="Calibri" w:cs="Calibri"/>
                <w:i/>
                <w:iCs/>
                <w:color w:val="000000"/>
                <w:lang w:eastAsia="nl-NL"/>
              </w:rPr>
              <w:t>T,dr</w:t>
            </w:r>
            <w:proofErr w:type="spellEnd"/>
            <w:r w:rsidRPr="007D1A42">
              <w:rPr>
                <w:rFonts w:ascii="Calibri" w:eastAsia="Times New Roman" w:hAnsi="Calibri" w:cs="Calibri"/>
                <w:i/>
                <w:iCs/>
                <w:color w:val="000000"/>
                <w:lang w:eastAsia="nl-NL"/>
              </w:rPr>
              <w:t>)</w:t>
            </w:r>
            <w:r w:rsidRPr="00FE3E1F">
              <w:rPr>
                <w:rFonts w:ascii="Calibri" w:eastAsia="Times New Roman" w:hAnsi="Calibri" w:cs="Calibri"/>
                <w:color w:val="000000"/>
                <w:lang w:eastAsia="nl-NL"/>
              </w:rPr>
              <w:t xml:space="preserve"> [m]</w:t>
            </w:r>
          </w:p>
        </w:tc>
      </w:tr>
      <w:tr w:rsidR="00FE3E1F" w:rsidRPr="00FE3E1F" w14:paraId="6D1E1D18" w14:textId="77777777" w:rsidTr="00FE3E1F">
        <w:trPr>
          <w:trHeight w:val="288"/>
        </w:trPr>
        <w:tc>
          <w:tcPr>
            <w:tcW w:w="1095" w:type="dxa"/>
            <w:tcBorders>
              <w:top w:val="nil"/>
              <w:left w:val="nil"/>
              <w:bottom w:val="nil"/>
              <w:right w:val="nil"/>
            </w:tcBorders>
            <w:shd w:val="clear" w:color="auto" w:fill="auto"/>
            <w:noWrap/>
            <w:vAlign w:val="bottom"/>
            <w:hideMark/>
          </w:tcPr>
          <w:p w14:paraId="249B2004"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Cape Cod</w:t>
            </w:r>
          </w:p>
        </w:tc>
        <w:tc>
          <w:tcPr>
            <w:tcW w:w="598" w:type="dxa"/>
            <w:tcBorders>
              <w:top w:val="nil"/>
              <w:left w:val="nil"/>
              <w:bottom w:val="nil"/>
              <w:right w:val="nil"/>
            </w:tcBorders>
            <w:shd w:val="clear" w:color="auto" w:fill="auto"/>
            <w:noWrap/>
            <w:vAlign w:val="bottom"/>
            <w:hideMark/>
          </w:tcPr>
          <w:p w14:paraId="6E27F578"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Front</w:t>
            </w:r>
          </w:p>
        </w:tc>
        <w:tc>
          <w:tcPr>
            <w:tcW w:w="1002" w:type="dxa"/>
            <w:tcBorders>
              <w:top w:val="nil"/>
              <w:left w:val="nil"/>
              <w:bottom w:val="nil"/>
              <w:right w:val="nil"/>
            </w:tcBorders>
            <w:shd w:val="clear" w:color="auto" w:fill="auto"/>
            <w:noWrap/>
            <w:vAlign w:val="bottom"/>
            <w:hideMark/>
          </w:tcPr>
          <w:p w14:paraId="0E00E965"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0.61</w:t>
            </w:r>
          </w:p>
        </w:tc>
        <w:tc>
          <w:tcPr>
            <w:tcW w:w="1015" w:type="dxa"/>
            <w:tcBorders>
              <w:top w:val="nil"/>
              <w:left w:val="nil"/>
              <w:bottom w:val="nil"/>
              <w:right w:val="nil"/>
            </w:tcBorders>
            <w:shd w:val="clear" w:color="auto" w:fill="auto"/>
            <w:noWrap/>
            <w:vAlign w:val="bottom"/>
            <w:hideMark/>
          </w:tcPr>
          <w:p w14:paraId="54067147"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0.52</w:t>
            </w:r>
          </w:p>
        </w:tc>
        <w:tc>
          <w:tcPr>
            <w:tcW w:w="875" w:type="dxa"/>
            <w:tcBorders>
              <w:top w:val="nil"/>
              <w:left w:val="nil"/>
              <w:bottom w:val="nil"/>
              <w:right w:val="nil"/>
            </w:tcBorders>
            <w:shd w:val="clear" w:color="auto" w:fill="auto"/>
            <w:noWrap/>
            <w:vAlign w:val="bottom"/>
            <w:hideMark/>
          </w:tcPr>
          <w:p w14:paraId="1634835E"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0.0436</w:t>
            </w:r>
          </w:p>
        </w:tc>
        <w:tc>
          <w:tcPr>
            <w:tcW w:w="1110" w:type="dxa"/>
            <w:tcBorders>
              <w:top w:val="nil"/>
              <w:left w:val="nil"/>
              <w:bottom w:val="nil"/>
              <w:right w:val="nil"/>
            </w:tcBorders>
            <w:shd w:val="clear" w:color="auto" w:fill="auto"/>
            <w:noWrap/>
            <w:vAlign w:val="bottom"/>
            <w:hideMark/>
          </w:tcPr>
          <w:p w14:paraId="77A06711"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0.0190</w:t>
            </w:r>
          </w:p>
        </w:tc>
        <w:tc>
          <w:tcPr>
            <w:tcW w:w="1705" w:type="dxa"/>
            <w:tcBorders>
              <w:top w:val="nil"/>
              <w:left w:val="nil"/>
              <w:bottom w:val="nil"/>
              <w:right w:val="nil"/>
            </w:tcBorders>
            <w:shd w:val="clear" w:color="auto" w:fill="auto"/>
            <w:noWrap/>
            <w:vAlign w:val="bottom"/>
            <w:hideMark/>
          </w:tcPr>
          <w:p w14:paraId="5F9EE0AC"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0.2090</w:t>
            </w:r>
          </w:p>
        </w:tc>
      </w:tr>
      <w:tr w:rsidR="00FE3E1F" w:rsidRPr="00FE3E1F" w14:paraId="553EDE78" w14:textId="77777777" w:rsidTr="00FE3E1F">
        <w:trPr>
          <w:trHeight w:val="288"/>
        </w:trPr>
        <w:tc>
          <w:tcPr>
            <w:tcW w:w="1095" w:type="dxa"/>
            <w:tcBorders>
              <w:top w:val="nil"/>
              <w:left w:val="nil"/>
              <w:bottom w:val="nil"/>
              <w:right w:val="nil"/>
            </w:tcBorders>
            <w:shd w:val="clear" w:color="auto" w:fill="auto"/>
            <w:noWrap/>
            <w:vAlign w:val="bottom"/>
            <w:hideMark/>
          </w:tcPr>
          <w:p w14:paraId="374F102A" w14:textId="77777777" w:rsidR="00FE3E1F" w:rsidRPr="00FE3E1F" w:rsidRDefault="00FE3E1F" w:rsidP="00FE3E1F">
            <w:pPr>
              <w:jc w:val="center"/>
              <w:rPr>
                <w:rFonts w:ascii="Aptos Narrow" w:eastAsia="Times New Roman" w:hAnsi="Aptos Narrow" w:cs="Calibri"/>
                <w:color w:val="000000"/>
                <w:lang w:eastAsia="nl-NL"/>
              </w:rPr>
            </w:pPr>
          </w:p>
        </w:tc>
        <w:tc>
          <w:tcPr>
            <w:tcW w:w="598" w:type="dxa"/>
            <w:tcBorders>
              <w:top w:val="nil"/>
              <w:left w:val="nil"/>
              <w:bottom w:val="nil"/>
              <w:right w:val="nil"/>
            </w:tcBorders>
            <w:shd w:val="clear" w:color="auto" w:fill="auto"/>
            <w:noWrap/>
            <w:vAlign w:val="bottom"/>
            <w:hideMark/>
          </w:tcPr>
          <w:p w14:paraId="6F2BEB34"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Tail</w:t>
            </w:r>
          </w:p>
        </w:tc>
        <w:tc>
          <w:tcPr>
            <w:tcW w:w="1002" w:type="dxa"/>
            <w:tcBorders>
              <w:top w:val="nil"/>
              <w:left w:val="nil"/>
              <w:bottom w:val="nil"/>
              <w:right w:val="nil"/>
            </w:tcBorders>
            <w:shd w:val="clear" w:color="auto" w:fill="auto"/>
            <w:noWrap/>
            <w:vAlign w:val="bottom"/>
            <w:hideMark/>
          </w:tcPr>
          <w:p w14:paraId="02EB22D4"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1.63</w:t>
            </w:r>
          </w:p>
        </w:tc>
        <w:tc>
          <w:tcPr>
            <w:tcW w:w="1015" w:type="dxa"/>
            <w:tcBorders>
              <w:top w:val="nil"/>
              <w:left w:val="nil"/>
              <w:bottom w:val="nil"/>
              <w:right w:val="nil"/>
            </w:tcBorders>
            <w:shd w:val="clear" w:color="auto" w:fill="auto"/>
            <w:noWrap/>
            <w:vAlign w:val="bottom"/>
            <w:hideMark/>
          </w:tcPr>
          <w:p w14:paraId="11A3D917"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0.29</w:t>
            </w:r>
          </w:p>
        </w:tc>
        <w:tc>
          <w:tcPr>
            <w:tcW w:w="875" w:type="dxa"/>
            <w:tcBorders>
              <w:top w:val="nil"/>
              <w:left w:val="nil"/>
              <w:bottom w:val="nil"/>
              <w:right w:val="nil"/>
            </w:tcBorders>
            <w:shd w:val="clear" w:color="auto" w:fill="auto"/>
            <w:noWrap/>
            <w:vAlign w:val="bottom"/>
            <w:hideMark/>
          </w:tcPr>
          <w:p w14:paraId="55CBF211"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0.0557</w:t>
            </w:r>
          </w:p>
        </w:tc>
        <w:tc>
          <w:tcPr>
            <w:tcW w:w="1110" w:type="dxa"/>
            <w:tcBorders>
              <w:top w:val="nil"/>
              <w:left w:val="nil"/>
              <w:bottom w:val="nil"/>
              <w:right w:val="nil"/>
            </w:tcBorders>
            <w:shd w:val="clear" w:color="auto" w:fill="auto"/>
            <w:noWrap/>
            <w:vAlign w:val="bottom"/>
            <w:hideMark/>
          </w:tcPr>
          <w:p w14:paraId="0C125530"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0.0377</w:t>
            </w:r>
          </w:p>
        </w:tc>
        <w:tc>
          <w:tcPr>
            <w:tcW w:w="1705" w:type="dxa"/>
            <w:tcBorders>
              <w:top w:val="nil"/>
              <w:left w:val="nil"/>
              <w:bottom w:val="nil"/>
              <w:right w:val="nil"/>
            </w:tcBorders>
            <w:shd w:val="clear" w:color="auto" w:fill="auto"/>
            <w:noWrap/>
            <w:vAlign w:val="bottom"/>
            <w:hideMark/>
          </w:tcPr>
          <w:p w14:paraId="365AD234"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-0.4806</w:t>
            </w:r>
          </w:p>
        </w:tc>
      </w:tr>
      <w:tr w:rsidR="00FE3E1F" w:rsidRPr="00FE3E1F" w14:paraId="2150E5E7" w14:textId="77777777" w:rsidTr="00FE3E1F">
        <w:trPr>
          <w:trHeight w:val="288"/>
        </w:trPr>
        <w:tc>
          <w:tcPr>
            <w:tcW w:w="1095" w:type="dxa"/>
            <w:tcBorders>
              <w:top w:val="nil"/>
              <w:left w:val="nil"/>
              <w:bottom w:val="nil"/>
              <w:right w:val="nil"/>
            </w:tcBorders>
            <w:shd w:val="clear" w:color="auto" w:fill="auto"/>
            <w:noWrap/>
            <w:vAlign w:val="bottom"/>
            <w:hideMark/>
          </w:tcPr>
          <w:p w14:paraId="67E989AB"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MADE</w:t>
            </w:r>
          </w:p>
        </w:tc>
        <w:tc>
          <w:tcPr>
            <w:tcW w:w="598" w:type="dxa"/>
            <w:tcBorders>
              <w:top w:val="nil"/>
              <w:left w:val="nil"/>
              <w:bottom w:val="nil"/>
              <w:right w:val="nil"/>
            </w:tcBorders>
            <w:shd w:val="clear" w:color="auto" w:fill="auto"/>
            <w:noWrap/>
            <w:vAlign w:val="bottom"/>
            <w:hideMark/>
          </w:tcPr>
          <w:p w14:paraId="05534A6E"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Front</w:t>
            </w:r>
          </w:p>
        </w:tc>
        <w:tc>
          <w:tcPr>
            <w:tcW w:w="1002" w:type="dxa"/>
            <w:tcBorders>
              <w:top w:val="nil"/>
              <w:left w:val="nil"/>
              <w:bottom w:val="nil"/>
              <w:right w:val="nil"/>
            </w:tcBorders>
            <w:shd w:val="clear" w:color="auto" w:fill="auto"/>
            <w:noWrap/>
            <w:vAlign w:val="bottom"/>
            <w:hideMark/>
          </w:tcPr>
          <w:p w14:paraId="675B0140"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0.07</w:t>
            </w:r>
          </w:p>
        </w:tc>
        <w:tc>
          <w:tcPr>
            <w:tcW w:w="1015" w:type="dxa"/>
            <w:tcBorders>
              <w:top w:val="nil"/>
              <w:left w:val="nil"/>
              <w:bottom w:val="nil"/>
              <w:right w:val="nil"/>
            </w:tcBorders>
            <w:shd w:val="clear" w:color="auto" w:fill="auto"/>
            <w:noWrap/>
            <w:vAlign w:val="bottom"/>
            <w:hideMark/>
          </w:tcPr>
          <w:p w14:paraId="294BE34C"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0.86</w:t>
            </w:r>
          </w:p>
        </w:tc>
        <w:tc>
          <w:tcPr>
            <w:tcW w:w="875" w:type="dxa"/>
            <w:tcBorders>
              <w:top w:val="nil"/>
              <w:left w:val="nil"/>
              <w:bottom w:val="nil"/>
              <w:right w:val="nil"/>
            </w:tcBorders>
            <w:shd w:val="clear" w:color="auto" w:fill="auto"/>
            <w:noWrap/>
            <w:vAlign w:val="bottom"/>
            <w:hideMark/>
          </w:tcPr>
          <w:p w14:paraId="5F5B956D"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0.0557</w:t>
            </w:r>
          </w:p>
        </w:tc>
        <w:tc>
          <w:tcPr>
            <w:tcW w:w="1110" w:type="dxa"/>
            <w:tcBorders>
              <w:top w:val="nil"/>
              <w:left w:val="nil"/>
              <w:bottom w:val="nil"/>
              <w:right w:val="nil"/>
            </w:tcBorders>
            <w:shd w:val="clear" w:color="auto" w:fill="auto"/>
            <w:noWrap/>
            <w:vAlign w:val="bottom"/>
            <w:hideMark/>
          </w:tcPr>
          <w:p w14:paraId="578066FD"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0.0682</w:t>
            </w:r>
          </w:p>
        </w:tc>
        <w:tc>
          <w:tcPr>
            <w:tcW w:w="1705" w:type="dxa"/>
            <w:tcBorders>
              <w:top w:val="nil"/>
              <w:left w:val="nil"/>
              <w:bottom w:val="nil"/>
              <w:right w:val="nil"/>
            </w:tcBorders>
            <w:shd w:val="clear" w:color="auto" w:fill="auto"/>
            <w:noWrap/>
            <w:vAlign w:val="bottom"/>
            <w:hideMark/>
          </w:tcPr>
          <w:p w14:paraId="73FBE36E"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0.1680</w:t>
            </w:r>
          </w:p>
        </w:tc>
      </w:tr>
      <w:tr w:rsidR="00FE3E1F" w:rsidRPr="00FE3E1F" w14:paraId="0C9D998C" w14:textId="77777777" w:rsidTr="00FE3E1F">
        <w:trPr>
          <w:trHeight w:val="288"/>
        </w:trPr>
        <w:tc>
          <w:tcPr>
            <w:tcW w:w="1095" w:type="dxa"/>
            <w:tcBorders>
              <w:top w:val="nil"/>
              <w:left w:val="nil"/>
              <w:bottom w:val="nil"/>
              <w:right w:val="nil"/>
            </w:tcBorders>
            <w:shd w:val="clear" w:color="auto" w:fill="auto"/>
            <w:noWrap/>
            <w:vAlign w:val="bottom"/>
            <w:hideMark/>
          </w:tcPr>
          <w:p w14:paraId="37909AF9" w14:textId="77777777" w:rsidR="00FE3E1F" w:rsidRPr="00FE3E1F" w:rsidRDefault="00FE3E1F" w:rsidP="00FE3E1F">
            <w:pPr>
              <w:jc w:val="center"/>
              <w:rPr>
                <w:rFonts w:ascii="Aptos Narrow" w:eastAsia="Times New Roman" w:hAnsi="Aptos Narrow" w:cs="Calibri"/>
                <w:color w:val="000000"/>
                <w:lang w:eastAsia="nl-NL"/>
              </w:rPr>
            </w:pPr>
          </w:p>
        </w:tc>
        <w:tc>
          <w:tcPr>
            <w:tcW w:w="598" w:type="dxa"/>
            <w:tcBorders>
              <w:top w:val="nil"/>
              <w:left w:val="nil"/>
              <w:bottom w:val="nil"/>
              <w:right w:val="nil"/>
            </w:tcBorders>
            <w:shd w:val="clear" w:color="auto" w:fill="auto"/>
            <w:noWrap/>
            <w:vAlign w:val="bottom"/>
            <w:hideMark/>
          </w:tcPr>
          <w:p w14:paraId="419603F2"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Tail</w:t>
            </w:r>
          </w:p>
        </w:tc>
        <w:tc>
          <w:tcPr>
            <w:tcW w:w="1002" w:type="dxa"/>
            <w:tcBorders>
              <w:top w:val="nil"/>
              <w:left w:val="nil"/>
              <w:bottom w:val="nil"/>
              <w:right w:val="nil"/>
            </w:tcBorders>
            <w:shd w:val="clear" w:color="auto" w:fill="auto"/>
            <w:noWrap/>
            <w:vAlign w:val="bottom"/>
            <w:hideMark/>
          </w:tcPr>
          <w:p w14:paraId="33222B50"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14.09</w:t>
            </w:r>
          </w:p>
        </w:tc>
        <w:tc>
          <w:tcPr>
            <w:tcW w:w="1015" w:type="dxa"/>
            <w:tcBorders>
              <w:top w:val="nil"/>
              <w:left w:val="nil"/>
              <w:bottom w:val="nil"/>
              <w:right w:val="nil"/>
            </w:tcBorders>
            <w:shd w:val="clear" w:color="auto" w:fill="auto"/>
            <w:noWrap/>
            <w:vAlign w:val="bottom"/>
            <w:hideMark/>
          </w:tcPr>
          <w:p w14:paraId="40E47215"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0.03</w:t>
            </w:r>
          </w:p>
        </w:tc>
        <w:tc>
          <w:tcPr>
            <w:tcW w:w="875" w:type="dxa"/>
            <w:tcBorders>
              <w:top w:val="nil"/>
              <w:left w:val="nil"/>
              <w:bottom w:val="nil"/>
              <w:right w:val="nil"/>
            </w:tcBorders>
            <w:shd w:val="clear" w:color="auto" w:fill="auto"/>
            <w:noWrap/>
            <w:vAlign w:val="bottom"/>
            <w:hideMark/>
          </w:tcPr>
          <w:p w14:paraId="16F95730"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0.0286</w:t>
            </w:r>
          </w:p>
        </w:tc>
        <w:tc>
          <w:tcPr>
            <w:tcW w:w="1110" w:type="dxa"/>
            <w:tcBorders>
              <w:top w:val="nil"/>
              <w:left w:val="nil"/>
              <w:bottom w:val="nil"/>
              <w:right w:val="nil"/>
            </w:tcBorders>
            <w:shd w:val="clear" w:color="auto" w:fill="auto"/>
            <w:noWrap/>
            <w:vAlign w:val="bottom"/>
            <w:hideMark/>
          </w:tcPr>
          <w:p w14:paraId="769291D1"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0.0716</w:t>
            </w:r>
          </w:p>
        </w:tc>
        <w:tc>
          <w:tcPr>
            <w:tcW w:w="1705" w:type="dxa"/>
            <w:tcBorders>
              <w:top w:val="nil"/>
              <w:left w:val="nil"/>
              <w:bottom w:val="nil"/>
              <w:right w:val="nil"/>
            </w:tcBorders>
            <w:shd w:val="clear" w:color="auto" w:fill="auto"/>
            <w:noWrap/>
            <w:vAlign w:val="bottom"/>
            <w:hideMark/>
          </w:tcPr>
          <w:p w14:paraId="6FF106C5"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-2.4262</w:t>
            </w:r>
          </w:p>
        </w:tc>
      </w:tr>
    </w:tbl>
    <w:p w14:paraId="64DD625B" w14:textId="77777777" w:rsidR="00F54ED8" w:rsidRPr="00FE3E1F" w:rsidRDefault="00F54ED8" w:rsidP="00BC4746">
      <w:pPr>
        <w:rPr>
          <w:rFonts w:eastAsia="Times New Roman" w:cstheme="minorHAnsi"/>
          <w:sz w:val="24"/>
          <w:szCs w:val="24"/>
        </w:rPr>
      </w:pPr>
    </w:p>
    <w:p w14:paraId="19A8ADB9" w14:textId="70A62865" w:rsidR="00C23C78" w:rsidRPr="00FE3E1F" w:rsidRDefault="00C223FD" w:rsidP="00C23C78">
      <w:pPr>
        <w:rPr>
          <w:rFonts w:eastAsia="Times New Roman" w:cstheme="minorHAnsi"/>
          <w:sz w:val="24"/>
          <w:szCs w:val="24"/>
        </w:rPr>
      </w:pPr>
      <w:r w:rsidRPr="00FE3E1F">
        <w:rPr>
          <w:rFonts w:eastAsia="Times New Roman" w:cstheme="minorHAnsi"/>
          <w:sz w:val="24"/>
          <w:szCs w:val="24"/>
        </w:rPr>
        <w:t>F</w:t>
      </w:r>
      <w:r w:rsidR="00FF1487" w:rsidRPr="00FE3E1F">
        <w:rPr>
          <w:rFonts w:eastAsia="Times New Roman" w:cstheme="minorHAnsi"/>
          <w:sz w:val="24"/>
          <w:szCs w:val="24"/>
        </w:rPr>
        <w:t xml:space="preserve">igure </w:t>
      </w:r>
      <w:r w:rsidR="00AF51A5" w:rsidRPr="00FE3E1F">
        <w:rPr>
          <w:rFonts w:eastAsia="Times New Roman" w:cstheme="minorHAnsi"/>
          <w:sz w:val="24"/>
          <w:szCs w:val="24"/>
        </w:rPr>
        <w:t>5</w:t>
      </w:r>
      <w:r w:rsidR="00FF1487" w:rsidRPr="00FE3E1F">
        <w:rPr>
          <w:rFonts w:eastAsia="Times New Roman" w:cstheme="minorHAnsi"/>
          <w:sz w:val="24"/>
          <w:szCs w:val="24"/>
        </w:rPr>
        <w:t xml:space="preserve"> shows a 3D distribution of the plume development over time in the </w:t>
      </w:r>
      <w:r w:rsidR="00B11D03">
        <w:rPr>
          <w:rFonts w:eastAsia="Times New Roman" w:cstheme="minorHAnsi"/>
          <w:sz w:val="24"/>
          <w:szCs w:val="24"/>
        </w:rPr>
        <w:t>two cases</w:t>
      </w:r>
      <w:r w:rsidR="00FF1487" w:rsidRPr="00FE3E1F">
        <w:rPr>
          <w:rFonts w:eastAsia="Times New Roman" w:cstheme="minorHAnsi"/>
          <w:sz w:val="24"/>
          <w:szCs w:val="24"/>
        </w:rPr>
        <w:t xml:space="preserve">, where the vertical axis gives the concentration the horizontal axis at the front of the graph represents </w:t>
      </w:r>
      <w:r w:rsidR="00C23C78">
        <w:rPr>
          <w:rFonts w:eastAsia="Times New Roman" w:cstheme="minorHAnsi"/>
          <w:sz w:val="24"/>
          <w:szCs w:val="24"/>
        </w:rPr>
        <w:t xml:space="preserve">the spread over </w:t>
      </w:r>
      <w:r w:rsidR="00FF1487" w:rsidRPr="00FE3E1F">
        <w:rPr>
          <w:rFonts w:eastAsia="Times New Roman" w:cstheme="minorHAnsi"/>
          <w:sz w:val="24"/>
          <w:szCs w:val="24"/>
        </w:rPr>
        <w:t xml:space="preserve">the distance to the plume center and the third axis denotes the elapsed time. The 3D graphs show the development per </w:t>
      </w:r>
      <w:proofErr w:type="gramStart"/>
      <w:r w:rsidR="00FF1487" w:rsidRPr="00FE3E1F">
        <w:rPr>
          <w:rFonts w:eastAsia="Times New Roman" w:cstheme="minorHAnsi"/>
          <w:sz w:val="24"/>
          <w:szCs w:val="24"/>
        </w:rPr>
        <w:t>time period</w:t>
      </w:r>
      <w:proofErr w:type="gramEnd"/>
      <w:r w:rsidR="00FF1487" w:rsidRPr="00FE3E1F">
        <w:rPr>
          <w:rFonts w:eastAsia="Times New Roman" w:cstheme="minorHAnsi"/>
          <w:sz w:val="24"/>
          <w:szCs w:val="24"/>
        </w:rPr>
        <w:t xml:space="preserve"> of </w:t>
      </w:r>
      <w:r w:rsidR="00C23C78">
        <w:rPr>
          <w:rFonts w:eastAsia="Times New Roman" w:cstheme="minorHAnsi"/>
          <w:sz w:val="24"/>
          <w:szCs w:val="24"/>
        </w:rPr>
        <w:t>2</w:t>
      </w:r>
      <w:r w:rsidR="00FF1487" w:rsidRPr="00FE3E1F">
        <w:rPr>
          <w:rFonts w:eastAsia="Times New Roman" w:cstheme="minorHAnsi"/>
          <w:sz w:val="24"/>
          <w:szCs w:val="24"/>
        </w:rPr>
        <w:t xml:space="preserve">5 days, showing the concentrations from each fifth calculation. </w:t>
      </w:r>
      <w:r w:rsidR="00C23C78" w:rsidRPr="00FE3E1F">
        <w:rPr>
          <w:rFonts w:eastAsia="Times New Roman" w:cstheme="minorHAnsi"/>
          <w:sz w:val="24"/>
          <w:szCs w:val="24"/>
        </w:rPr>
        <w:t>The graphs represent the plume moving with average aquifer velocity of 0.5 meter per day, which means that the time step scale can be transformed to travel distance simply by multiplication by that velocity.</w:t>
      </w:r>
    </w:p>
    <w:p w14:paraId="65FD40B8" w14:textId="771D42E8" w:rsidR="00C728C4" w:rsidRPr="00FE3E1F" w:rsidRDefault="00C728C4" w:rsidP="00BC4746">
      <w:r w:rsidRPr="00FE3E1F">
        <w:t xml:space="preserve"> </w:t>
      </w:r>
    </w:p>
    <w:p w14:paraId="26440524" w14:textId="0DEFB4C4" w:rsidR="00991B1A" w:rsidRPr="00FE3E1F" w:rsidRDefault="00F9393E" w:rsidP="00BC4746">
      <w:r w:rsidRPr="00FE3E1F">
        <w:rPr>
          <w:noProof/>
        </w:rPr>
        <w:drawing>
          <wp:inline distT="0" distB="0" distL="0" distR="0" wp14:anchorId="0D1DD45C" wp14:editId="6FB072E3">
            <wp:extent cx="2726871" cy="1700886"/>
            <wp:effectExtent l="0" t="0" r="0" b="0"/>
            <wp:docPr id="49782553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3837" cy="1705231"/>
                    </a:xfrm>
                    <a:prstGeom prst="rect">
                      <a:avLst/>
                    </a:prstGeom>
                    <a:noFill/>
                    <a:ln>
                      <a:noFill/>
                    </a:ln>
                  </pic:spPr>
                </pic:pic>
              </a:graphicData>
            </a:graphic>
          </wp:inline>
        </w:drawing>
      </w:r>
      <w:r w:rsidR="00991B1A" w:rsidRPr="00FE3E1F">
        <w:t xml:space="preserve">  </w:t>
      </w:r>
      <w:r w:rsidR="0000467A" w:rsidRPr="00FE3E1F">
        <w:t xml:space="preserve"> </w:t>
      </w:r>
      <w:r w:rsidRPr="00FE3E1F">
        <w:rPr>
          <w:noProof/>
        </w:rPr>
        <w:drawing>
          <wp:inline distT="0" distB="0" distL="0" distR="0" wp14:anchorId="3DCBCEEC" wp14:editId="1BE70116">
            <wp:extent cx="2731770" cy="1703941"/>
            <wp:effectExtent l="0" t="0" r="0" b="0"/>
            <wp:docPr id="120093026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4625" cy="1711959"/>
                    </a:xfrm>
                    <a:prstGeom prst="rect">
                      <a:avLst/>
                    </a:prstGeom>
                    <a:noFill/>
                    <a:ln>
                      <a:noFill/>
                    </a:ln>
                  </pic:spPr>
                </pic:pic>
              </a:graphicData>
            </a:graphic>
          </wp:inline>
        </w:drawing>
      </w:r>
    </w:p>
    <w:p w14:paraId="4642F83F" w14:textId="6FDCD190" w:rsidR="00C728C4" w:rsidRPr="00FE3E1F" w:rsidRDefault="00C728C4" w:rsidP="00DA7B86">
      <w:pPr>
        <w:rPr>
          <w:rFonts w:eastAsia="Times New Roman" w:cstheme="minorHAnsi"/>
          <w:sz w:val="20"/>
          <w:szCs w:val="20"/>
        </w:rPr>
      </w:pPr>
      <w:r w:rsidRPr="00FE3E1F">
        <w:rPr>
          <w:rFonts w:eastAsia="Times New Roman" w:cstheme="minorHAnsi"/>
          <w:b/>
          <w:bCs/>
          <w:sz w:val="24"/>
          <w:szCs w:val="24"/>
        </w:rPr>
        <w:t xml:space="preserve">Figure </w:t>
      </w:r>
      <w:r w:rsidR="00AF51A5" w:rsidRPr="00FE3E1F">
        <w:rPr>
          <w:rFonts w:eastAsia="Times New Roman" w:cstheme="minorHAnsi"/>
          <w:b/>
          <w:bCs/>
          <w:sz w:val="24"/>
          <w:szCs w:val="24"/>
        </w:rPr>
        <w:t>5</w:t>
      </w:r>
      <w:r w:rsidRPr="00FE3E1F">
        <w:rPr>
          <w:rFonts w:eastAsia="Times New Roman" w:cstheme="minorHAnsi"/>
          <w:sz w:val="20"/>
          <w:szCs w:val="20"/>
        </w:rPr>
        <w:t xml:space="preserve">. </w:t>
      </w:r>
      <w:r w:rsidR="00362649">
        <w:rPr>
          <w:rFonts w:eastAsia="Times New Roman" w:cstheme="minorHAnsi"/>
          <w:sz w:val="20"/>
          <w:szCs w:val="20"/>
        </w:rPr>
        <w:t>Concentration [%] change</w:t>
      </w:r>
      <w:r w:rsidR="00F7741D">
        <w:rPr>
          <w:rFonts w:eastAsia="Times New Roman" w:cstheme="minorHAnsi"/>
          <w:sz w:val="20"/>
          <w:szCs w:val="20"/>
        </w:rPr>
        <w:t>,</w:t>
      </w:r>
      <w:r w:rsidR="00362649" w:rsidRPr="00FE3E1F">
        <w:rPr>
          <w:rFonts w:eastAsia="Times New Roman" w:cstheme="minorHAnsi"/>
          <w:sz w:val="20"/>
          <w:szCs w:val="20"/>
        </w:rPr>
        <w:t xml:space="preserve"> colored per 10% range</w:t>
      </w:r>
      <w:r w:rsidR="00F7741D">
        <w:rPr>
          <w:rFonts w:eastAsia="Times New Roman" w:cstheme="minorHAnsi"/>
          <w:sz w:val="20"/>
          <w:szCs w:val="20"/>
        </w:rPr>
        <w:t>,</w:t>
      </w:r>
      <w:r w:rsidR="00362649">
        <w:rPr>
          <w:rFonts w:eastAsia="Times New Roman" w:cstheme="minorHAnsi"/>
          <w:sz w:val="20"/>
          <w:szCs w:val="20"/>
        </w:rPr>
        <w:t xml:space="preserve"> over time </w:t>
      </w:r>
      <w:r w:rsidR="00362649" w:rsidRPr="00FE3E1F">
        <w:rPr>
          <w:rFonts w:eastAsia="Times New Roman" w:cstheme="minorHAnsi"/>
          <w:sz w:val="20"/>
          <w:szCs w:val="20"/>
        </w:rPr>
        <w:t>[days]</w:t>
      </w:r>
      <w:r w:rsidR="00D0295D">
        <w:rPr>
          <w:rFonts w:eastAsia="Times New Roman" w:cstheme="minorHAnsi"/>
          <w:sz w:val="20"/>
          <w:szCs w:val="20"/>
        </w:rPr>
        <w:t xml:space="preserve"> and spread</w:t>
      </w:r>
      <w:r w:rsidR="00362649">
        <w:rPr>
          <w:rFonts w:eastAsia="Times New Roman" w:cstheme="minorHAnsi"/>
          <w:sz w:val="20"/>
          <w:szCs w:val="20"/>
        </w:rPr>
        <w:t xml:space="preserve"> </w:t>
      </w:r>
      <w:r w:rsidR="00D0295D">
        <w:rPr>
          <w:rFonts w:eastAsia="Times New Roman" w:cstheme="minorHAnsi"/>
          <w:sz w:val="20"/>
          <w:szCs w:val="20"/>
        </w:rPr>
        <w:t xml:space="preserve">[m] </w:t>
      </w:r>
      <w:r w:rsidR="00362649">
        <w:rPr>
          <w:rFonts w:eastAsia="Times New Roman" w:cstheme="minorHAnsi"/>
          <w:sz w:val="20"/>
          <w:szCs w:val="20"/>
        </w:rPr>
        <w:t>in longitudinal direction (x) while moving with plume center at x=0 (</w:t>
      </w:r>
      <w:r w:rsidR="00362649" w:rsidRPr="00FE3E1F">
        <w:rPr>
          <w:rFonts w:eastAsia="Times New Roman" w:cstheme="minorHAnsi"/>
          <w:sz w:val="20"/>
          <w:szCs w:val="20"/>
        </w:rPr>
        <w:t>Lagrangian framework</w:t>
      </w:r>
      <w:r w:rsidR="00362649">
        <w:rPr>
          <w:rFonts w:eastAsia="Times New Roman" w:cstheme="minorHAnsi"/>
          <w:sz w:val="20"/>
          <w:szCs w:val="20"/>
        </w:rPr>
        <w:t>)</w:t>
      </w:r>
      <w:r w:rsidRPr="00FE3E1F">
        <w:rPr>
          <w:rFonts w:eastAsia="Times New Roman" w:cstheme="minorHAnsi"/>
          <w:sz w:val="20"/>
          <w:szCs w:val="20"/>
        </w:rPr>
        <w:t xml:space="preserve"> for </w:t>
      </w:r>
      <w:r w:rsidR="00362649">
        <w:rPr>
          <w:rFonts w:eastAsia="Times New Roman" w:cstheme="minorHAnsi"/>
          <w:sz w:val="20"/>
          <w:szCs w:val="20"/>
        </w:rPr>
        <w:t xml:space="preserve">sites at </w:t>
      </w:r>
      <w:r w:rsidRPr="00FE3E1F">
        <w:rPr>
          <w:rFonts w:eastAsia="Times New Roman" w:cstheme="minorHAnsi"/>
          <w:sz w:val="20"/>
          <w:szCs w:val="20"/>
        </w:rPr>
        <w:t>Cape Cod (left) and MADE (right).</w:t>
      </w:r>
    </w:p>
    <w:p w14:paraId="368B0B92" w14:textId="77777777" w:rsidR="008D6004" w:rsidRPr="00FE3E1F" w:rsidRDefault="008D6004" w:rsidP="00DA7B86">
      <w:pPr>
        <w:rPr>
          <w:rFonts w:eastAsia="Times New Roman" w:cstheme="minorHAnsi"/>
          <w:sz w:val="24"/>
          <w:szCs w:val="24"/>
        </w:rPr>
      </w:pPr>
    </w:p>
    <w:p w14:paraId="1237C8DA" w14:textId="01E28A66" w:rsidR="008D6004" w:rsidRDefault="008D6004" w:rsidP="00DA7B86">
      <w:pPr>
        <w:rPr>
          <w:rFonts w:eastAsia="Times New Roman" w:cstheme="minorHAnsi"/>
          <w:sz w:val="24"/>
          <w:szCs w:val="24"/>
        </w:rPr>
      </w:pPr>
      <w:r w:rsidRPr="00FE3E1F">
        <w:rPr>
          <w:rFonts w:eastAsia="Times New Roman" w:cstheme="minorHAnsi"/>
          <w:sz w:val="24"/>
          <w:szCs w:val="24"/>
        </w:rPr>
        <w:t>The drop over time in the concentration in the center of the plume</w:t>
      </w:r>
      <w:r w:rsidR="006F30F5" w:rsidRPr="00FE3E1F">
        <w:rPr>
          <w:rFonts w:eastAsia="Times New Roman" w:cstheme="minorHAnsi"/>
          <w:sz w:val="24"/>
          <w:szCs w:val="24"/>
        </w:rPr>
        <w:t xml:space="preserve"> in figure </w:t>
      </w:r>
      <w:r w:rsidR="00AF51A5" w:rsidRPr="00FE3E1F">
        <w:rPr>
          <w:rFonts w:eastAsia="Times New Roman" w:cstheme="minorHAnsi"/>
          <w:sz w:val="24"/>
          <w:szCs w:val="24"/>
        </w:rPr>
        <w:t xml:space="preserve">5 </w:t>
      </w:r>
      <w:r w:rsidRPr="00FE3E1F">
        <w:rPr>
          <w:rFonts w:eastAsia="Times New Roman" w:cstheme="minorHAnsi"/>
          <w:sz w:val="24"/>
          <w:szCs w:val="24"/>
        </w:rPr>
        <w:t xml:space="preserve">is significantly faster for </w:t>
      </w:r>
      <w:r w:rsidR="00C23C78">
        <w:rPr>
          <w:rFonts w:eastAsia="Times New Roman" w:cstheme="minorHAnsi"/>
          <w:sz w:val="24"/>
          <w:szCs w:val="24"/>
        </w:rPr>
        <w:t xml:space="preserve">the case </w:t>
      </w:r>
      <w:r w:rsidRPr="00FE3E1F">
        <w:rPr>
          <w:rFonts w:eastAsia="Times New Roman" w:cstheme="minorHAnsi"/>
          <w:sz w:val="24"/>
          <w:szCs w:val="24"/>
        </w:rPr>
        <w:t>MADE than for</w:t>
      </w:r>
      <w:r w:rsidR="00C23C78">
        <w:rPr>
          <w:rFonts w:eastAsia="Times New Roman" w:cstheme="minorHAnsi"/>
          <w:sz w:val="24"/>
          <w:szCs w:val="24"/>
        </w:rPr>
        <w:t xml:space="preserve"> the case</w:t>
      </w:r>
      <w:r w:rsidRPr="00FE3E1F">
        <w:rPr>
          <w:rFonts w:eastAsia="Times New Roman" w:cstheme="minorHAnsi"/>
          <w:sz w:val="24"/>
          <w:szCs w:val="24"/>
        </w:rPr>
        <w:t xml:space="preserve"> Cape Cod, which reflects the large value of the advective volume shift of the front</w:t>
      </w:r>
      <w:r w:rsidR="00C23C78" w:rsidRPr="00FE3E1F">
        <w:rPr>
          <w:rFonts w:eastAsia="Times New Roman" w:cstheme="minorHAnsi"/>
          <w:sz w:val="24"/>
          <w:szCs w:val="24"/>
        </w:rPr>
        <w:t xml:space="preserve"> at MADE</w:t>
      </w:r>
      <w:r w:rsidRPr="00FE3E1F">
        <w:rPr>
          <w:rFonts w:eastAsia="Times New Roman" w:cstheme="minorHAnsi"/>
          <w:sz w:val="24"/>
          <w:szCs w:val="24"/>
        </w:rPr>
        <w:t xml:space="preserve"> (table 2). </w:t>
      </w:r>
    </w:p>
    <w:p w14:paraId="49A2998A" w14:textId="77777777" w:rsidR="00C23C78" w:rsidRPr="00FE3E1F" w:rsidRDefault="00C23C78" w:rsidP="00DA7B86">
      <w:pPr>
        <w:rPr>
          <w:rFonts w:eastAsia="Times New Roman" w:cstheme="minorHAnsi"/>
          <w:sz w:val="20"/>
          <w:szCs w:val="20"/>
        </w:rPr>
      </w:pPr>
    </w:p>
    <w:p w14:paraId="3C6E0205" w14:textId="06BE3A7D" w:rsidR="008D6004" w:rsidRPr="00FE3E1F" w:rsidRDefault="008D6004" w:rsidP="008D6004">
      <w:pPr>
        <w:rPr>
          <w:rFonts w:eastAsia="Times New Roman" w:cstheme="minorHAnsi"/>
          <w:sz w:val="24"/>
          <w:szCs w:val="24"/>
        </w:rPr>
      </w:pPr>
      <w:r w:rsidRPr="00FE3E1F">
        <w:rPr>
          <w:rFonts w:eastAsia="Times New Roman" w:cstheme="minorHAnsi"/>
          <w:sz w:val="24"/>
          <w:szCs w:val="24"/>
        </w:rPr>
        <w:t xml:space="preserve">In figure </w:t>
      </w:r>
      <w:r w:rsidR="00AF51A5" w:rsidRPr="00FE3E1F">
        <w:rPr>
          <w:rFonts w:eastAsia="Times New Roman" w:cstheme="minorHAnsi"/>
          <w:sz w:val="24"/>
          <w:szCs w:val="24"/>
        </w:rPr>
        <w:t>6</w:t>
      </w:r>
      <w:r w:rsidRPr="00FE3E1F">
        <w:rPr>
          <w:rFonts w:eastAsia="Times New Roman" w:cstheme="minorHAnsi"/>
          <w:sz w:val="24"/>
          <w:szCs w:val="24"/>
        </w:rPr>
        <w:t xml:space="preserve">, the concentration distribution is presented at logarithmic scale along y-axis to show the order of magnitude of concentrations, while the horizontal axis is </w:t>
      </w:r>
      <w:proofErr w:type="gramStart"/>
      <w:r w:rsidRPr="00FE3E1F">
        <w:rPr>
          <w:rFonts w:eastAsia="Times New Roman" w:cstheme="minorHAnsi"/>
          <w:sz w:val="24"/>
          <w:szCs w:val="24"/>
        </w:rPr>
        <w:t>similar to</w:t>
      </w:r>
      <w:proofErr w:type="gramEnd"/>
      <w:r w:rsidRPr="00FE3E1F">
        <w:rPr>
          <w:rFonts w:eastAsia="Times New Roman" w:cstheme="minorHAnsi"/>
          <w:sz w:val="24"/>
          <w:szCs w:val="24"/>
        </w:rPr>
        <w:t xml:space="preserve"> that in figure </w:t>
      </w:r>
      <w:r w:rsidR="00AF51A5" w:rsidRPr="00FE3E1F">
        <w:rPr>
          <w:rFonts w:eastAsia="Times New Roman" w:cstheme="minorHAnsi"/>
          <w:sz w:val="24"/>
          <w:szCs w:val="24"/>
        </w:rPr>
        <w:t>5</w:t>
      </w:r>
      <w:r w:rsidRPr="00FE3E1F">
        <w:rPr>
          <w:rFonts w:eastAsia="Times New Roman" w:cstheme="minorHAnsi"/>
          <w:sz w:val="24"/>
          <w:szCs w:val="24"/>
        </w:rPr>
        <w:t>. The vertical dashed lines indicate the distance</w:t>
      </w:r>
      <w:r w:rsidR="00315FC2">
        <w:rPr>
          <w:rFonts w:eastAsia="Times New Roman" w:cstheme="minorHAnsi"/>
          <w:sz w:val="24"/>
          <w:szCs w:val="24"/>
        </w:rPr>
        <w:t xml:space="preserve"> to the plume center</w:t>
      </w:r>
      <w:r w:rsidR="00315FC2" w:rsidRPr="00FE3E1F">
        <w:rPr>
          <w:rFonts w:eastAsia="Times New Roman" w:cstheme="minorHAnsi"/>
          <w:sz w:val="24"/>
          <w:szCs w:val="24"/>
        </w:rPr>
        <w:t xml:space="preserve"> of a cell</w:t>
      </w:r>
      <w:r w:rsidRPr="00FE3E1F">
        <w:rPr>
          <w:rFonts w:eastAsia="Times New Roman" w:cstheme="minorHAnsi"/>
          <w:sz w:val="24"/>
          <w:szCs w:val="24"/>
        </w:rPr>
        <w:t xml:space="preserve"> for which multiple timesteps have been needed </w:t>
      </w:r>
      <w:r w:rsidR="0099078A">
        <w:rPr>
          <w:rFonts w:eastAsia="Times New Roman" w:cstheme="minorHAnsi"/>
          <w:sz w:val="24"/>
          <w:szCs w:val="24"/>
        </w:rPr>
        <w:t>for a</w:t>
      </w:r>
      <w:r w:rsidRPr="00FE3E1F">
        <w:rPr>
          <w:rFonts w:eastAsia="Times New Roman" w:cstheme="minorHAnsi"/>
          <w:sz w:val="24"/>
          <w:szCs w:val="24"/>
        </w:rPr>
        <w:t xml:space="preserve"> complete coverage by the plume drift.</w:t>
      </w:r>
    </w:p>
    <w:p w14:paraId="49BEEBEF" w14:textId="77777777" w:rsidR="008D6004" w:rsidRPr="00FE3E1F" w:rsidRDefault="008D6004" w:rsidP="00DA7B86">
      <w:pPr>
        <w:rPr>
          <w:rFonts w:eastAsia="Times New Roman" w:cstheme="minorHAnsi"/>
          <w:sz w:val="24"/>
          <w:szCs w:val="24"/>
        </w:rPr>
      </w:pPr>
    </w:p>
    <w:p w14:paraId="123A5099" w14:textId="7B30A801" w:rsidR="00C728C4" w:rsidRPr="00FE3E1F" w:rsidRDefault="00C728C4" w:rsidP="00DA7B86">
      <w:pPr>
        <w:rPr>
          <w:rFonts w:eastAsia="Times New Roman" w:cstheme="minorHAnsi"/>
          <w:sz w:val="24"/>
          <w:szCs w:val="24"/>
        </w:rPr>
      </w:pPr>
      <w:r w:rsidRPr="00FE3E1F">
        <w:rPr>
          <w:rFonts w:eastAsia="Times New Roman" w:cstheme="minorHAnsi"/>
          <w:sz w:val="24"/>
          <w:szCs w:val="24"/>
        </w:rPr>
        <w:t xml:space="preserve"> </w:t>
      </w:r>
      <w:r w:rsidR="00F9393E" w:rsidRPr="00FE3E1F">
        <w:rPr>
          <w:noProof/>
        </w:rPr>
        <w:drawing>
          <wp:inline distT="0" distB="0" distL="0" distR="0" wp14:anchorId="7A9B9330" wp14:editId="42A215CC">
            <wp:extent cx="2598709" cy="1616348"/>
            <wp:effectExtent l="0" t="0" r="0" b="0"/>
            <wp:docPr id="156773778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277" cy="1633495"/>
                    </a:xfrm>
                    <a:prstGeom prst="rect">
                      <a:avLst/>
                    </a:prstGeom>
                    <a:noFill/>
                    <a:ln>
                      <a:noFill/>
                    </a:ln>
                  </pic:spPr>
                </pic:pic>
              </a:graphicData>
            </a:graphic>
          </wp:inline>
        </w:drawing>
      </w:r>
      <w:r w:rsidRPr="00FE3E1F">
        <w:rPr>
          <w:rFonts w:eastAsia="Times New Roman" w:cstheme="minorHAnsi"/>
          <w:sz w:val="24"/>
          <w:szCs w:val="24"/>
        </w:rPr>
        <w:t xml:space="preserve"> </w:t>
      </w:r>
      <w:r w:rsidR="00991B1A" w:rsidRPr="00FE3E1F">
        <w:rPr>
          <w:rFonts w:eastAsia="Times New Roman" w:cstheme="minorHAnsi"/>
          <w:sz w:val="24"/>
          <w:szCs w:val="24"/>
        </w:rPr>
        <w:t xml:space="preserve">  </w:t>
      </w:r>
      <w:r w:rsidR="00C223FD" w:rsidRPr="00FE3E1F">
        <w:t xml:space="preserve">  </w:t>
      </w:r>
      <w:r w:rsidR="00C223FD" w:rsidRPr="00FE3E1F">
        <w:rPr>
          <w:noProof/>
        </w:rPr>
        <w:drawing>
          <wp:inline distT="0" distB="0" distL="0" distR="0" wp14:anchorId="6100D7B5" wp14:editId="2938E72E">
            <wp:extent cx="2623457" cy="1633484"/>
            <wp:effectExtent l="0" t="0" r="5715" b="0"/>
            <wp:docPr id="1984909304"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5153" cy="1646993"/>
                    </a:xfrm>
                    <a:prstGeom prst="rect">
                      <a:avLst/>
                    </a:prstGeom>
                    <a:noFill/>
                    <a:ln>
                      <a:noFill/>
                    </a:ln>
                  </pic:spPr>
                </pic:pic>
              </a:graphicData>
            </a:graphic>
          </wp:inline>
        </w:drawing>
      </w:r>
    </w:p>
    <w:p w14:paraId="0767942E" w14:textId="591358CC" w:rsidR="00376CDC" w:rsidRDefault="00C728C4" w:rsidP="00737EC9">
      <w:pPr>
        <w:rPr>
          <w:rFonts w:eastAsia="Times New Roman" w:cstheme="minorHAnsi"/>
          <w:sz w:val="20"/>
          <w:szCs w:val="20"/>
        </w:rPr>
      </w:pPr>
      <w:r w:rsidRPr="00FE3E1F">
        <w:rPr>
          <w:rFonts w:eastAsia="Times New Roman" w:cstheme="minorHAnsi"/>
          <w:b/>
          <w:bCs/>
          <w:sz w:val="24"/>
          <w:szCs w:val="24"/>
        </w:rPr>
        <w:t xml:space="preserve">Figure </w:t>
      </w:r>
      <w:r w:rsidR="00AF51A5" w:rsidRPr="00FE3E1F">
        <w:rPr>
          <w:rFonts w:eastAsia="Times New Roman" w:cstheme="minorHAnsi"/>
          <w:b/>
          <w:bCs/>
          <w:sz w:val="24"/>
          <w:szCs w:val="24"/>
        </w:rPr>
        <w:t>6</w:t>
      </w:r>
      <w:r w:rsidRPr="00FE3E1F">
        <w:rPr>
          <w:rFonts w:eastAsia="Times New Roman" w:cstheme="minorHAnsi"/>
          <w:sz w:val="24"/>
          <w:szCs w:val="24"/>
        </w:rPr>
        <w:t xml:space="preserve">. </w:t>
      </w:r>
      <w:r w:rsidR="00D0295D">
        <w:rPr>
          <w:rFonts w:eastAsia="Times New Roman" w:cstheme="minorHAnsi"/>
          <w:sz w:val="20"/>
          <w:szCs w:val="20"/>
        </w:rPr>
        <w:t xml:space="preserve">Concentration [%] change at log scale (y) over time </w:t>
      </w:r>
      <w:r w:rsidR="00D0295D" w:rsidRPr="00FE3E1F">
        <w:rPr>
          <w:rFonts w:eastAsia="Times New Roman" w:cstheme="minorHAnsi"/>
          <w:sz w:val="20"/>
          <w:szCs w:val="20"/>
        </w:rPr>
        <w:t>[days]</w:t>
      </w:r>
      <w:r w:rsidR="00D0295D">
        <w:rPr>
          <w:rFonts w:eastAsia="Times New Roman" w:cstheme="minorHAnsi"/>
          <w:sz w:val="20"/>
          <w:szCs w:val="20"/>
        </w:rPr>
        <w:t>,</w:t>
      </w:r>
      <w:r w:rsidR="00D0295D" w:rsidRPr="00FE3E1F">
        <w:rPr>
          <w:rFonts w:eastAsia="Times New Roman" w:cstheme="minorHAnsi"/>
          <w:sz w:val="20"/>
          <w:szCs w:val="20"/>
        </w:rPr>
        <w:t xml:space="preserve"> colored per </w:t>
      </w:r>
      <w:r w:rsidR="00D0295D">
        <w:rPr>
          <w:rFonts w:eastAsia="Times New Roman" w:cstheme="minorHAnsi"/>
          <w:sz w:val="20"/>
          <w:szCs w:val="20"/>
        </w:rPr>
        <w:t xml:space="preserve">time step [25 days], and spread [m] in longitudinal direction (x) while moving with plume center at x=0 </w:t>
      </w:r>
      <w:r w:rsidR="00D0295D" w:rsidRPr="00FE3E1F">
        <w:rPr>
          <w:rFonts w:eastAsia="Times New Roman" w:cstheme="minorHAnsi"/>
          <w:sz w:val="20"/>
          <w:szCs w:val="20"/>
        </w:rPr>
        <w:t xml:space="preserve"> for </w:t>
      </w:r>
      <w:r w:rsidR="00D0295D">
        <w:rPr>
          <w:rFonts w:eastAsia="Times New Roman" w:cstheme="minorHAnsi"/>
          <w:sz w:val="20"/>
          <w:szCs w:val="20"/>
        </w:rPr>
        <w:t xml:space="preserve">sites at </w:t>
      </w:r>
      <w:r w:rsidR="00D0295D" w:rsidRPr="00FE3E1F">
        <w:rPr>
          <w:rFonts w:eastAsia="Times New Roman" w:cstheme="minorHAnsi"/>
          <w:sz w:val="20"/>
          <w:szCs w:val="20"/>
        </w:rPr>
        <w:t>Cape Cod (left) and MADE (right).</w:t>
      </w:r>
      <w:r w:rsidR="00705E30" w:rsidRPr="00FE3E1F">
        <w:rPr>
          <w:rFonts w:eastAsia="Times New Roman" w:cstheme="minorHAnsi"/>
          <w:sz w:val="20"/>
          <w:szCs w:val="20"/>
        </w:rPr>
        <w:t xml:space="preserve"> Dashed lines </w:t>
      </w:r>
      <w:r w:rsidR="00C608C4">
        <w:rPr>
          <w:rFonts w:eastAsia="Times New Roman" w:cstheme="minorHAnsi"/>
          <w:sz w:val="20"/>
          <w:szCs w:val="20"/>
        </w:rPr>
        <w:t>explained in</w:t>
      </w:r>
      <w:r w:rsidR="00D0295D">
        <w:rPr>
          <w:rFonts w:eastAsia="Times New Roman" w:cstheme="minorHAnsi"/>
          <w:sz w:val="20"/>
          <w:szCs w:val="20"/>
        </w:rPr>
        <w:t xml:space="preserve"> text.</w:t>
      </w:r>
    </w:p>
    <w:p w14:paraId="6442C3AA" w14:textId="77777777" w:rsidR="00D0295D" w:rsidRPr="00FE3E1F" w:rsidRDefault="00D0295D" w:rsidP="00737EC9">
      <w:pPr>
        <w:rPr>
          <w:rFonts w:eastAsia="Times New Roman" w:cstheme="minorHAnsi"/>
          <w:sz w:val="24"/>
          <w:szCs w:val="24"/>
        </w:rPr>
      </w:pPr>
    </w:p>
    <w:p w14:paraId="6CD8FA5E" w14:textId="14AAE4CF" w:rsidR="00276198" w:rsidRPr="00FE3E1F" w:rsidRDefault="006F30F5" w:rsidP="00426C42">
      <w:pPr>
        <w:rPr>
          <w:rFonts w:eastAsia="Times New Roman" w:cstheme="minorHAnsi"/>
          <w:sz w:val="24"/>
          <w:szCs w:val="24"/>
        </w:rPr>
      </w:pPr>
      <w:r w:rsidRPr="00FE3E1F">
        <w:rPr>
          <w:rFonts w:eastAsia="Times New Roman" w:cstheme="minorHAnsi"/>
          <w:sz w:val="24"/>
          <w:szCs w:val="24"/>
        </w:rPr>
        <w:t xml:space="preserve">At low concentration, figure </w:t>
      </w:r>
      <w:r w:rsidR="00AD30C1" w:rsidRPr="00FE3E1F">
        <w:rPr>
          <w:rFonts w:eastAsia="Times New Roman" w:cstheme="minorHAnsi"/>
          <w:sz w:val="24"/>
          <w:szCs w:val="24"/>
        </w:rPr>
        <w:t>6</w:t>
      </w:r>
      <w:r w:rsidRPr="00FE3E1F">
        <w:rPr>
          <w:rFonts w:eastAsia="Times New Roman" w:cstheme="minorHAnsi"/>
          <w:sz w:val="24"/>
          <w:szCs w:val="24"/>
        </w:rPr>
        <w:t xml:space="preserve"> shows the difference in the asymmetric development of the plume.</w:t>
      </w:r>
      <w:r w:rsidR="00C23C78">
        <w:rPr>
          <w:rFonts w:eastAsia="Times New Roman" w:cstheme="minorHAnsi"/>
          <w:sz w:val="24"/>
          <w:szCs w:val="24"/>
        </w:rPr>
        <w:t xml:space="preserve"> </w:t>
      </w:r>
      <w:r w:rsidR="00426C42" w:rsidRPr="00C23C78">
        <w:rPr>
          <w:rFonts w:eastAsia="Times New Roman" w:cstheme="minorHAnsi"/>
          <w:sz w:val="24"/>
          <w:szCs w:val="24"/>
          <w:highlight w:val="yellow"/>
        </w:rPr>
        <w:t>The fast drop of the maximum concentration at MADE is indicated in Figure 8 of A&amp;G 1992. The nearly symmetrical growth of the plume at Cape Cod is reflected in figure 2 Hess 2002.</w:t>
      </w:r>
    </w:p>
    <w:p w14:paraId="18B1682A" w14:textId="7F7C3D27" w:rsidR="00426C42" w:rsidRPr="00FE3E1F" w:rsidRDefault="00426C42">
      <w:pPr>
        <w:rPr>
          <w:rFonts w:eastAsia="Times New Roman" w:cstheme="minorHAnsi"/>
          <w:b/>
          <w:bCs/>
          <w:sz w:val="24"/>
          <w:szCs w:val="24"/>
        </w:rPr>
      </w:pPr>
    </w:p>
    <w:p w14:paraId="01AAB3D8" w14:textId="04A849D0" w:rsidR="00C728C4" w:rsidRPr="00FE3E1F" w:rsidRDefault="005810F9" w:rsidP="00BC4746">
      <w:pPr>
        <w:rPr>
          <w:rFonts w:eastAsia="Times New Roman" w:cstheme="minorHAnsi"/>
          <w:sz w:val="24"/>
          <w:szCs w:val="24"/>
        </w:rPr>
      </w:pPr>
      <w:r w:rsidRPr="00FE3E1F">
        <w:rPr>
          <w:rFonts w:eastAsia="Times New Roman" w:cstheme="minorHAnsi"/>
          <w:b/>
          <w:bCs/>
          <w:sz w:val="24"/>
          <w:szCs w:val="24"/>
        </w:rPr>
        <w:t>Conclu</w:t>
      </w:r>
      <w:r w:rsidR="00C728C4" w:rsidRPr="00FE3E1F">
        <w:rPr>
          <w:rFonts w:eastAsia="Times New Roman" w:cstheme="minorHAnsi"/>
          <w:b/>
          <w:bCs/>
          <w:sz w:val="24"/>
          <w:szCs w:val="24"/>
        </w:rPr>
        <w:t>sion</w:t>
      </w:r>
      <w:r w:rsidRPr="00FE3E1F">
        <w:rPr>
          <w:rFonts w:eastAsia="Times New Roman" w:cstheme="minorHAnsi"/>
          <w:b/>
          <w:bCs/>
          <w:sz w:val="24"/>
          <w:szCs w:val="24"/>
        </w:rPr>
        <w:t>s</w:t>
      </w:r>
      <w:r w:rsidR="00C728C4" w:rsidRPr="00FE3E1F">
        <w:rPr>
          <w:rFonts w:eastAsia="Times New Roman" w:cstheme="minorHAnsi"/>
          <w:sz w:val="24"/>
          <w:szCs w:val="24"/>
        </w:rPr>
        <w:t xml:space="preserve">: </w:t>
      </w:r>
    </w:p>
    <w:p w14:paraId="58383D43" w14:textId="77777777" w:rsidR="00A03507" w:rsidRPr="00FE3E1F" w:rsidRDefault="00A03507" w:rsidP="003B0F87">
      <w:pPr>
        <w:rPr>
          <w:rFonts w:eastAsia="Times New Roman" w:cstheme="minorHAnsi"/>
          <w:sz w:val="24"/>
          <w:szCs w:val="24"/>
        </w:rPr>
      </w:pPr>
    </w:p>
    <w:p w14:paraId="31DDBF3B" w14:textId="09FED0CD" w:rsidR="0049522F" w:rsidRPr="00FE3E1F" w:rsidRDefault="0049522F" w:rsidP="0049522F">
      <w:pPr>
        <w:rPr>
          <w:rFonts w:eastAsia="Times New Roman" w:cstheme="minorHAnsi"/>
          <w:sz w:val="24"/>
          <w:szCs w:val="24"/>
        </w:rPr>
      </w:pPr>
      <w:r w:rsidRPr="00FE3E1F">
        <w:rPr>
          <w:rFonts w:eastAsia="Times New Roman" w:cstheme="minorHAnsi"/>
          <w:sz w:val="24"/>
          <w:szCs w:val="24"/>
        </w:rPr>
        <w:t xml:space="preserve">The method of </w:t>
      </w:r>
      <w:r w:rsidR="006A28BB" w:rsidRPr="00FE3E1F">
        <w:rPr>
          <w:rFonts w:eastAsia="Times New Roman" w:cstheme="minorHAnsi"/>
          <w:sz w:val="24"/>
          <w:szCs w:val="24"/>
        </w:rPr>
        <w:t>advective transport phenomena (</w:t>
      </w:r>
      <w:r w:rsidRPr="00FE3E1F">
        <w:rPr>
          <w:rFonts w:eastAsia="Times New Roman" w:cstheme="minorHAnsi"/>
          <w:sz w:val="24"/>
          <w:szCs w:val="24"/>
        </w:rPr>
        <w:t>ATP</w:t>
      </w:r>
      <w:r w:rsidR="006A28BB" w:rsidRPr="00FE3E1F">
        <w:rPr>
          <w:rFonts w:eastAsia="Times New Roman" w:cstheme="minorHAnsi"/>
          <w:sz w:val="24"/>
          <w:szCs w:val="24"/>
        </w:rPr>
        <w:t>)</w:t>
      </w:r>
      <w:r w:rsidRPr="00FE3E1F">
        <w:rPr>
          <w:rFonts w:eastAsia="Times New Roman" w:cstheme="minorHAnsi"/>
          <w:sz w:val="24"/>
          <w:szCs w:val="24"/>
        </w:rPr>
        <w:t xml:space="preserve"> </w:t>
      </w:r>
      <w:r w:rsidR="00B128D0" w:rsidRPr="00FE3E1F">
        <w:rPr>
          <w:rFonts w:eastAsia="Times New Roman" w:cstheme="minorHAnsi"/>
          <w:sz w:val="24"/>
          <w:szCs w:val="24"/>
        </w:rPr>
        <w:t>provides explicit and simple</w:t>
      </w:r>
      <w:r w:rsidRPr="00FE3E1F">
        <w:rPr>
          <w:rFonts w:eastAsia="Times New Roman" w:cstheme="minorHAnsi"/>
          <w:sz w:val="24"/>
          <w:szCs w:val="24"/>
        </w:rPr>
        <w:t xml:space="preserve"> equations for</w:t>
      </w:r>
      <w:r w:rsidR="00B128D0" w:rsidRPr="00FE3E1F">
        <w:rPr>
          <w:rFonts w:eastAsia="Times New Roman" w:cstheme="minorHAnsi"/>
          <w:sz w:val="24"/>
          <w:szCs w:val="24"/>
        </w:rPr>
        <w:t xml:space="preserve"> the growth with traveled distance of</w:t>
      </w:r>
      <w:r w:rsidR="00BD13D3">
        <w:rPr>
          <w:rFonts w:eastAsia="Times New Roman" w:cstheme="minorHAnsi"/>
          <w:sz w:val="24"/>
          <w:szCs w:val="24"/>
        </w:rPr>
        <w:t xml:space="preserve"> </w:t>
      </w:r>
      <w:r w:rsidRPr="00FE3E1F">
        <w:rPr>
          <w:rFonts w:eastAsia="Times New Roman" w:cstheme="minorHAnsi"/>
          <w:sz w:val="24"/>
          <w:szCs w:val="24"/>
        </w:rPr>
        <w:t>the length</w:t>
      </w:r>
      <w:r w:rsidR="00BD13D3">
        <w:rPr>
          <w:rFonts w:eastAsia="Times New Roman" w:cstheme="minorHAnsi"/>
          <w:sz w:val="24"/>
          <w:szCs w:val="24"/>
        </w:rPr>
        <w:t>, the so-</w:t>
      </w:r>
      <w:proofErr w:type="spellStart"/>
      <w:r w:rsidR="00BD13D3">
        <w:rPr>
          <w:rFonts w:eastAsia="Times New Roman" w:cstheme="minorHAnsi"/>
          <w:sz w:val="24"/>
          <w:szCs w:val="24"/>
        </w:rPr>
        <w:t>alled</w:t>
      </w:r>
      <w:proofErr w:type="spellEnd"/>
      <w:r w:rsidR="00BD13D3">
        <w:rPr>
          <w:rFonts w:eastAsia="Times New Roman" w:cstheme="minorHAnsi"/>
          <w:sz w:val="24"/>
          <w:szCs w:val="24"/>
        </w:rPr>
        <w:t xml:space="preserve"> spread,</w:t>
      </w:r>
      <w:r w:rsidRPr="00FE3E1F">
        <w:rPr>
          <w:rFonts w:eastAsia="Times New Roman" w:cstheme="minorHAnsi"/>
          <w:sz w:val="24"/>
          <w:szCs w:val="24"/>
        </w:rPr>
        <w:t xml:space="preserve"> and thickness</w:t>
      </w:r>
      <w:r w:rsidR="00BD13D3">
        <w:rPr>
          <w:rFonts w:eastAsia="Times New Roman" w:cstheme="minorHAnsi"/>
          <w:sz w:val="24"/>
          <w:szCs w:val="24"/>
        </w:rPr>
        <w:t>, the so-called wake,</w:t>
      </w:r>
      <w:r w:rsidRPr="00FE3E1F">
        <w:rPr>
          <w:rFonts w:eastAsia="Times New Roman" w:cstheme="minorHAnsi"/>
          <w:sz w:val="24"/>
          <w:szCs w:val="24"/>
        </w:rPr>
        <w:t xml:space="preserve"> of </w:t>
      </w:r>
      <w:r w:rsidR="00B128D0" w:rsidRPr="00FE3E1F">
        <w:rPr>
          <w:rFonts w:eastAsia="Times New Roman" w:cstheme="minorHAnsi"/>
          <w:sz w:val="24"/>
          <w:szCs w:val="24"/>
        </w:rPr>
        <w:t>a</w:t>
      </w:r>
      <w:r w:rsidRPr="00FE3E1F">
        <w:rPr>
          <w:rFonts w:eastAsia="Times New Roman" w:cstheme="minorHAnsi"/>
          <w:sz w:val="24"/>
          <w:szCs w:val="24"/>
        </w:rPr>
        <w:t xml:space="preserve"> plume or cloud of water particles </w:t>
      </w:r>
      <w:r w:rsidR="00B128D0" w:rsidRPr="00FE3E1F">
        <w:rPr>
          <w:rFonts w:eastAsia="Times New Roman" w:cstheme="minorHAnsi"/>
          <w:sz w:val="24"/>
          <w:szCs w:val="24"/>
        </w:rPr>
        <w:t xml:space="preserve">in groundwater. The plume dimensions </w:t>
      </w:r>
      <w:r w:rsidR="009B2C0A" w:rsidRPr="00FE3E1F">
        <w:rPr>
          <w:rFonts w:eastAsia="Times New Roman" w:cstheme="minorHAnsi"/>
          <w:sz w:val="24"/>
          <w:szCs w:val="24"/>
        </w:rPr>
        <w:t>are different for the</w:t>
      </w:r>
      <w:r w:rsidRPr="00FE3E1F">
        <w:rPr>
          <w:rFonts w:eastAsia="Times New Roman" w:cstheme="minorHAnsi"/>
          <w:sz w:val="24"/>
          <w:szCs w:val="24"/>
        </w:rPr>
        <w:t xml:space="preserve"> front and </w:t>
      </w:r>
      <w:r w:rsidR="009B2C0A" w:rsidRPr="00FE3E1F">
        <w:rPr>
          <w:rFonts w:eastAsia="Times New Roman" w:cstheme="minorHAnsi"/>
          <w:sz w:val="24"/>
          <w:szCs w:val="24"/>
        </w:rPr>
        <w:t xml:space="preserve">the </w:t>
      </w:r>
      <w:r w:rsidRPr="00FE3E1F">
        <w:rPr>
          <w:rFonts w:eastAsia="Times New Roman" w:cstheme="minorHAnsi"/>
          <w:sz w:val="24"/>
          <w:szCs w:val="24"/>
        </w:rPr>
        <w:t xml:space="preserve">tail </w:t>
      </w:r>
      <w:r w:rsidR="009B2C0A" w:rsidRPr="00FE3E1F">
        <w:rPr>
          <w:rFonts w:eastAsia="Times New Roman" w:cstheme="minorHAnsi"/>
          <w:sz w:val="24"/>
          <w:szCs w:val="24"/>
        </w:rPr>
        <w:t>of a plume</w:t>
      </w:r>
      <w:r w:rsidR="00B128D0" w:rsidRPr="00FE3E1F">
        <w:rPr>
          <w:rFonts w:eastAsia="Times New Roman" w:cstheme="minorHAnsi"/>
          <w:sz w:val="24"/>
          <w:szCs w:val="24"/>
        </w:rPr>
        <w:t>.</w:t>
      </w:r>
      <w:r w:rsidRPr="00FE3E1F">
        <w:rPr>
          <w:rFonts w:eastAsia="Times New Roman" w:cstheme="minorHAnsi"/>
          <w:sz w:val="24"/>
          <w:szCs w:val="24"/>
        </w:rPr>
        <w:t xml:space="preserve"> </w:t>
      </w:r>
    </w:p>
    <w:p w14:paraId="428565FB" w14:textId="55E6D909" w:rsidR="0049522F" w:rsidRPr="00FE3E1F" w:rsidRDefault="0049522F" w:rsidP="003C197C">
      <w:pPr>
        <w:rPr>
          <w:rFonts w:eastAsia="Times New Roman" w:cstheme="minorHAnsi"/>
          <w:sz w:val="24"/>
          <w:szCs w:val="24"/>
        </w:rPr>
      </w:pPr>
    </w:p>
    <w:p w14:paraId="12A61E6F" w14:textId="3A04CDDA" w:rsidR="0049522F" w:rsidRPr="00FE3E1F" w:rsidRDefault="0049522F" w:rsidP="009B2C0A">
      <w:pPr>
        <w:rPr>
          <w:rFonts w:eastAsia="Times New Roman" w:cstheme="minorHAnsi"/>
          <w:sz w:val="24"/>
          <w:szCs w:val="24"/>
        </w:rPr>
      </w:pPr>
      <w:r w:rsidRPr="00FE3E1F">
        <w:rPr>
          <w:rFonts w:eastAsia="Times New Roman" w:cstheme="minorHAnsi"/>
          <w:sz w:val="24"/>
          <w:szCs w:val="24"/>
        </w:rPr>
        <w:t xml:space="preserve">Continuity of flow means that water particles spread equally around the average travel distance. </w:t>
      </w:r>
      <w:r w:rsidR="00B128D0" w:rsidRPr="00FE3E1F">
        <w:rPr>
          <w:rFonts w:eastAsia="Times New Roman" w:cstheme="minorHAnsi"/>
          <w:sz w:val="24"/>
          <w:szCs w:val="24"/>
        </w:rPr>
        <w:t>This means that mechanical dispersion consists of water particles traveling faster and slower than the aquifer average velocity.</w:t>
      </w:r>
    </w:p>
    <w:p w14:paraId="048DB2B8" w14:textId="77777777" w:rsidR="009B2C0A" w:rsidRPr="00FE3E1F" w:rsidRDefault="009B2C0A" w:rsidP="009B2C0A">
      <w:pPr>
        <w:rPr>
          <w:rFonts w:eastAsia="Times New Roman" w:cstheme="minorHAnsi"/>
          <w:sz w:val="24"/>
          <w:szCs w:val="24"/>
        </w:rPr>
      </w:pPr>
    </w:p>
    <w:p w14:paraId="33857D1B" w14:textId="77777777" w:rsidR="00376C5D" w:rsidRDefault="0049522F" w:rsidP="009B2C0A">
      <w:pPr>
        <w:rPr>
          <w:rFonts w:eastAsia="Times New Roman" w:cstheme="minorHAnsi"/>
          <w:sz w:val="24"/>
          <w:szCs w:val="24"/>
        </w:rPr>
      </w:pPr>
      <w:r w:rsidRPr="00FE3E1F">
        <w:rPr>
          <w:rFonts w:eastAsia="Times New Roman" w:cstheme="minorHAnsi"/>
          <w:sz w:val="24"/>
          <w:szCs w:val="24"/>
        </w:rPr>
        <w:t xml:space="preserve">The method of ATP </w:t>
      </w:r>
      <w:r w:rsidR="00FD1FCC" w:rsidRPr="00FE3E1F">
        <w:rPr>
          <w:rFonts w:eastAsia="Times New Roman" w:cstheme="minorHAnsi"/>
          <w:sz w:val="24"/>
          <w:szCs w:val="24"/>
        </w:rPr>
        <w:t>describes mechanical dispersion by</w:t>
      </w:r>
      <w:r w:rsidRPr="00FE3E1F">
        <w:rPr>
          <w:rFonts w:eastAsia="Times New Roman" w:cstheme="minorHAnsi"/>
          <w:sz w:val="24"/>
          <w:szCs w:val="24"/>
        </w:rPr>
        <w:t xml:space="preserve"> a new parameter</w:t>
      </w:r>
      <w:r w:rsidR="00EC3FF7" w:rsidRPr="00FE3E1F">
        <w:rPr>
          <w:rFonts w:eastAsia="Times New Roman" w:cstheme="minorHAnsi"/>
          <w:sz w:val="24"/>
          <w:szCs w:val="24"/>
        </w:rPr>
        <w:t xml:space="preserve">, the so-called </w:t>
      </w:r>
      <w:r w:rsidR="00E838E0">
        <w:rPr>
          <w:rFonts w:eastAsia="Times New Roman" w:cstheme="minorHAnsi"/>
          <w:sz w:val="24"/>
          <w:szCs w:val="24"/>
        </w:rPr>
        <w:t>dispersive</w:t>
      </w:r>
      <w:r w:rsidR="00EC3FF7" w:rsidRPr="00FE3E1F">
        <w:rPr>
          <w:rFonts w:eastAsia="Times New Roman" w:cstheme="minorHAnsi"/>
          <w:sz w:val="24"/>
          <w:szCs w:val="24"/>
        </w:rPr>
        <w:t xml:space="preserve"> volume shift</w:t>
      </w:r>
      <w:r w:rsidR="007D1A42">
        <w:rPr>
          <w:rFonts w:eastAsia="Times New Roman" w:cstheme="minorHAns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oMath>
      <w:r w:rsidR="0021558F">
        <w:rPr>
          <w:rFonts w:eastAsia="Times New Roman" w:cstheme="minorHAnsi"/>
          <w:sz w:val="24"/>
          <w:szCs w:val="24"/>
        </w:rPr>
        <w:t xml:space="preserve">, </w:t>
      </w:r>
      <w:r w:rsidR="00EC3FF7" w:rsidRPr="00FE3E1F">
        <w:rPr>
          <w:rFonts w:eastAsia="Times New Roman" w:cstheme="minorHAnsi"/>
          <w:sz w:val="24"/>
          <w:szCs w:val="24"/>
        </w:rPr>
        <w:t xml:space="preserve">that </w:t>
      </w:r>
      <w:r w:rsidR="00E838E0">
        <w:rPr>
          <w:rFonts w:eastAsia="Times New Roman" w:cstheme="minorHAnsi"/>
          <w:sz w:val="24"/>
          <w:szCs w:val="24"/>
        </w:rPr>
        <w:t>describe</w:t>
      </w:r>
      <w:r w:rsidR="007D1A42">
        <w:rPr>
          <w:rFonts w:eastAsia="Times New Roman" w:cstheme="minorHAnsi"/>
          <w:sz w:val="24"/>
          <w:szCs w:val="24"/>
        </w:rPr>
        <w:t>s</w:t>
      </w:r>
      <w:r w:rsidR="00E838E0">
        <w:rPr>
          <w:rFonts w:eastAsia="Times New Roman" w:cstheme="minorHAnsi"/>
          <w:sz w:val="24"/>
          <w:szCs w:val="24"/>
        </w:rPr>
        <w:t xml:space="preserve"> </w:t>
      </w:r>
      <w:r w:rsidR="00322628">
        <w:rPr>
          <w:rFonts w:eastAsia="Times New Roman" w:cstheme="minorHAnsi"/>
          <w:sz w:val="24"/>
          <w:szCs w:val="24"/>
        </w:rPr>
        <w:t xml:space="preserve">the impact of </w:t>
      </w:r>
      <w:r w:rsidR="00E838E0">
        <w:rPr>
          <w:rFonts w:eastAsia="Times New Roman" w:cstheme="minorHAnsi"/>
          <w:sz w:val="24"/>
          <w:szCs w:val="24"/>
        </w:rPr>
        <w:t>the shift of water particles at sub-model scale</w:t>
      </w:r>
      <w:r w:rsidR="0021558F">
        <w:rPr>
          <w:rFonts w:eastAsia="Times New Roman" w:cstheme="minorHAnsi"/>
          <w:sz w:val="24"/>
          <w:szCs w:val="24"/>
        </w:rPr>
        <w:t xml:space="preserve"> </w:t>
      </w:r>
      <w:r w:rsidR="007D1A42">
        <w:rPr>
          <w:rFonts w:eastAsia="Times New Roman" w:cstheme="minorHAnsi"/>
          <w:sz w:val="24"/>
          <w:szCs w:val="24"/>
        </w:rPr>
        <w:t>over a time step</w:t>
      </w:r>
      <w:r w:rsidR="00322628">
        <w:rPr>
          <w:rFonts w:eastAsia="Times New Roman" w:cstheme="minorHAnsi"/>
          <w:sz w:val="24"/>
          <w:szCs w:val="24"/>
        </w:rPr>
        <w:t xml:space="preserve"> </w:t>
      </w:r>
      <w:r w:rsidR="00322628" w:rsidRPr="00322628">
        <w:rPr>
          <w:rFonts w:eastAsia="Times New Roman" w:cstheme="minorHAnsi"/>
          <w:i/>
          <w:iCs/>
          <w:sz w:val="24"/>
          <w:szCs w:val="24"/>
        </w:rPr>
        <w:t>∆T</w:t>
      </w:r>
      <w:r w:rsidR="00322628">
        <w:rPr>
          <w:rFonts w:eastAsia="Times New Roman" w:cstheme="minorHAnsi"/>
          <w:sz w:val="24"/>
          <w:szCs w:val="24"/>
        </w:rPr>
        <w:t xml:space="preserve"> in the front (j=f) or tail (j=t) of a plume as it occurs in addition to advection</w:t>
      </w:r>
      <w:r w:rsidR="00E838E0">
        <w:rPr>
          <w:rFonts w:eastAsia="Times New Roman" w:cstheme="minorHAnsi"/>
          <w:sz w:val="24"/>
          <w:szCs w:val="24"/>
        </w:rPr>
        <w:t xml:space="preserve">. Its value is determined by the stochastic parameters </w:t>
      </w:r>
      <w:r w:rsidR="00EC3FF7" w:rsidRPr="00FE3E1F">
        <w:rPr>
          <w:rFonts w:eastAsia="Times New Roman" w:cstheme="minorHAnsi"/>
          <w:sz w:val="24"/>
          <w:szCs w:val="24"/>
        </w:rPr>
        <w:t>represent</w:t>
      </w:r>
      <w:r w:rsidR="00E838E0">
        <w:rPr>
          <w:rFonts w:eastAsia="Times New Roman" w:cstheme="minorHAnsi"/>
          <w:sz w:val="24"/>
          <w:szCs w:val="24"/>
        </w:rPr>
        <w:t>ing</w:t>
      </w:r>
      <w:r w:rsidR="00EC3FF7" w:rsidRPr="00FE3E1F">
        <w:rPr>
          <w:rFonts w:eastAsia="Times New Roman" w:cstheme="minorHAnsi"/>
          <w:sz w:val="24"/>
          <w:szCs w:val="24"/>
        </w:rPr>
        <w:t xml:space="preserve"> the aquifer heterogeneity and </w:t>
      </w:r>
      <w:r w:rsidR="00E838E0">
        <w:rPr>
          <w:rFonts w:eastAsia="Times New Roman" w:cstheme="minorHAnsi"/>
          <w:sz w:val="24"/>
          <w:szCs w:val="24"/>
        </w:rPr>
        <w:t xml:space="preserve">by </w:t>
      </w:r>
      <w:r w:rsidR="00EC3FF7" w:rsidRPr="00FE3E1F">
        <w:rPr>
          <w:rFonts w:eastAsia="Times New Roman" w:cstheme="minorHAnsi"/>
          <w:sz w:val="24"/>
          <w:szCs w:val="24"/>
        </w:rPr>
        <w:t>the traveled distance</w:t>
      </w:r>
      <w:r w:rsidR="00E838E0">
        <w:rPr>
          <w:rFonts w:eastAsia="Times New Roman" w:cstheme="minorHAnsi"/>
          <w:sz w:val="24"/>
          <w:szCs w:val="24"/>
        </w:rPr>
        <w:t xml:space="preserve"> in the </w:t>
      </w:r>
      <w:r w:rsidR="007D1A42">
        <w:rPr>
          <w:rFonts w:eastAsia="Times New Roman" w:cstheme="minorHAnsi"/>
          <w:sz w:val="24"/>
          <w:szCs w:val="24"/>
        </w:rPr>
        <w:t>time</w:t>
      </w:r>
      <w:r w:rsidR="00E838E0">
        <w:rPr>
          <w:rFonts w:eastAsia="Times New Roman" w:cstheme="minorHAnsi"/>
          <w:sz w:val="24"/>
          <w:szCs w:val="24"/>
        </w:rPr>
        <w:t xml:space="preserve"> step</w:t>
      </w:r>
      <w:r w:rsidR="00FD1FCC" w:rsidRPr="00FE3E1F">
        <w:rPr>
          <w:rFonts w:eastAsia="Times New Roman" w:cstheme="minorHAnsi"/>
          <w:sz w:val="24"/>
          <w:szCs w:val="24"/>
        </w:rPr>
        <w:t>.</w:t>
      </w:r>
      <w:r w:rsidR="00EC3FF7" w:rsidRPr="00FE3E1F">
        <w:rPr>
          <w:rFonts w:eastAsia="Times New Roman" w:cstheme="minorHAnsi"/>
          <w:sz w:val="24"/>
          <w:szCs w:val="24"/>
        </w:rPr>
        <w:t xml:space="preserve"> </w:t>
      </w:r>
      <w:r w:rsidR="00FD1FCC" w:rsidRPr="00FE3E1F">
        <w:rPr>
          <w:rFonts w:eastAsia="Times New Roman" w:cstheme="minorHAnsi"/>
          <w:sz w:val="24"/>
          <w:szCs w:val="24"/>
        </w:rPr>
        <w:t xml:space="preserve">The </w:t>
      </w:r>
      <w:r w:rsidR="00E838E0">
        <w:rPr>
          <w:rFonts w:eastAsia="Times New Roman" w:cstheme="minorHAnsi"/>
          <w:sz w:val="24"/>
          <w:szCs w:val="24"/>
        </w:rPr>
        <w:t>dispersiv</w:t>
      </w:r>
      <w:r w:rsidR="00FD1FCC" w:rsidRPr="00FE3E1F">
        <w:rPr>
          <w:rFonts w:eastAsia="Times New Roman" w:cstheme="minorHAnsi"/>
          <w:sz w:val="24"/>
          <w:szCs w:val="24"/>
        </w:rPr>
        <w:t xml:space="preserve">e volume shift </w:t>
      </w:r>
      <w:r w:rsidR="0021558F">
        <w:rPr>
          <w:rFonts w:eastAsia="Times New Roman" w:cstheme="minorHAnsi"/>
          <w:sz w:val="24"/>
          <w:szCs w:val="24"/>
        </w:rPr>
        <w:t>comes at the position of</w:t>
      </w:r>
      <w:r w:rsidRPr="00FE3E1F">
        <w:rPr>
          <w:rFonts w:eastAsia="Times New Roman" w:cstheme="minorHAnsi"/>
          <w:sz w:val="24"/>
          <w:szCs w:val="24"/>
        </w:rPr>
        <w:t xml:space="preserve"> the dispersivity</w:t>
      </w:r>
      <w:r w:rsidR="00E838E0">
        <w:rPr>
          <w:rFonts w:eastAsia="Times New Roman" w:cstheme="minorHAnsi"/>
          <w:sz w:val="24"/>
          <w:szCs w:val="24"/>
        </w:rPr>
        <w:t xml:space="preserve"> parameter</w:t>
      </w:r>
      <w:r w:rsidR="005810F9" w:rsidRPr="00FE3E1F">
        <w:rPr>
          <w:rFonts w:eastAsia="Times New Roman" w:cstheme="minorHAnsi"/>
          <w:sz w:val="24"/>
          <w:szCs w:val="24"/>
        </w:rPr>
        <w:t xml:space="preserve"> in the classic PDE (REF)</w:t>
      </w:r>
      <w:r w:rsidRPr="00FE3E1F">
        <w:rPr>
          <w:rFonts w:eastAsia="Times New Roman" w:cstheme="minorHAnsi"/>
          <w:sz w:val="24"/>
          <w:szCs w:val="24"/>
        </w:rPr>
        <w:t xml:space="preserve">. </w:t>
      </w:r>
    </w:p>
    <w:p w14:paraId="32FAEF09" w14:textId="77777777" w:rsidR="00376C5D" w:rsidRDefault="00376C5D" w:rsidP="009B2C0A">
      <w:pPr>
        <w:rPr>
          <w:rFonts w:eastAsia="Times New Roman" w:cstheme="minorHAnsi"/>
          <w:sz w:val="24"/>
          <w:szCs w:val="24"/>
        </w:rPr>
      </w:pPr>
    </w:p>
    <w:p w14:paraId="7D1B7594" w14:textId="231D3805" w:rsidR="0049522F" w:rsidRPr="00FE3E1F" w:rsidRDefault="0049522F" w:rsidP="009B2C0A">
      <w:pPr>
        <w:rPr>
          <w:rFonts w:eastAsia="Times New Roman" w:cstheme="minorHAnsi"/>
          <w:sz w:val="24"/>
          <w:szCs w:val="24"/>
        </w:rPr>
      </w:pPr>
      <w:r w:rsidRPr="00FE3E1F">
        <w:rPr>
          <w:rFonts w:eastAsia="Times New Roman" w:cstheme="minorHAnsi"/>
          <w:sz w:val="24"/>
          <w:szCs w:val="24"/>
        </w:rPr>
        <w:t xml:space="preserve">The concentration gradient </w:t>
      </w:r>
      <w:r w:rsidR="005810F9" w:rsidRPr="00FE3E1F">
        <w:rPr>
          <w:rFonts w:eastAsia="Times New Roman" w:cstheme="minorHAnsi"/>
          <w:sz w:val="24"/>
          <w:szCs w:val="24"/>
        </w:rPr>
        <w:t>equal</w:t>
      </w:r>
      <w:r w:rsidRPr="00FE3E1F">
        <w:rPr>
          <w:rFonts w:eastAsia="Times New Roman" w:cstheme="minorHAnsi"/>
          <w:sz w:val="24"/>
          <w:szCs w:val="24"/>
        </w:rPr>
        <w:t xml:space="preserve">s the </w:t>
      </w:r>
      <w:r w:rsidR="005810F9" w:rsidRPr="00FE3E1F">
        <w:rPr>
          <w:rFonts w:eastAsia="Times New Roman" w:cstheme="minorHAnsi"/>
          <w:sz w:val="24"/>
          <w:szCs w:val="24"/>
        </w:rPr>
        <w:t>local concentration gradient</w:t>
      </w:r>
      <w:r w:rsidR="0021558F">
        <w:rPr>
          <w:rFonts w:eastAsia="Times New Roman" w:cstheme="minorHAnsi"/>
          <w:sz w:val="24"/>
          <w:szCs w:val="24"/>
        </w:rPr>
        <w:t>, meaning between two calculation nodes,</w:t>
      </w:r>
      <w:r w:rsidRPr="00FE3E1F">
        <w:rPr>
          <w:rFonts w:eastAsia="Times New Roman" w:cstheme="minorHAnsi"/>
          <w:sz w:val="24"/>
          <w:szCs w:val="24"/>
        </w:rPr>
        <w:t xml:space="preserve"> </w:t>
      </w:r>
      <w:r w:rsidR="005810F9" w:rsidRPr="00FE3E1F">
        <w:rPr>
          <w:rFonts w:eastAsia="Times New Roman" w:cstheme="minorHAnsi"/>
          <w:sz w:val="24"/>
          <w:szCs w:val="24"/>
        </w:rPr>
        <w:t>in the previous calculation step</w:t>
      </w:r>
      <w:r w:rsidR="00F3536C" w:rsidRPr="00FE3E1F">
        <w:rPr>
          <w:rFonts w:eastAsia="Times New Roman" w:cstheme="minorHAnsi"/>
          <w:sz w:val="24"/>
          <w:szCs w:val="24"/>
        </w:rPr>
        <w:t xml:space="preserve"> and is not</w:t>
      </w:r>
      <w:r w:rsidR="00633049">
        <w:rPr>
          <w:rFonts w:eastAsia="Times New Roman" w:cstheme="minorHAnsi"/>
          <w:sz w:val="24"/>
          <w:szCs w:val="24"/>
        </w:rPr>
        <w:t xml:space="preserve"> considered as</w:t>
      </w:r>
      <w:r w:rsidR="00F3536C" w:rsidRPr="00FE3E1F">
        <w:rPr>
          <w:rFonts w:eastAsia="Times New Roman" w:cstheme="minorHAnsi"/>
          <w:sz w:val="24"/>
          <w:szCs w:val="24"/>
        </w:rPr>
        <w:t xml:space="preserve"> the driving force</w:t>
      </w:r>
      <w:r w:rsidRPr="00FE3E1F">
        <w:rPr>
          <w:rFonts w:eastAsia="Times New Roman" w:cstheme="minorHAnsi"/>
          <w:sz w:val="24"/>
          <w:szCs w:val="24"/>
        </w:rPr>
        <w:t xml:space="preserve">. </w:t>
      </w:r>
    </w:p>
    <w:p w14:paraId="683AE92A" w14:textId="77777777" w:rsidR="00E75AF1" w:rsidRDefault="00E75AF1" w:rsidP="0049522F">
      <w:pPr>
        <w:rPr>
          <w:rFonts w:cstheme="minorHAnsi"/>
          <w:bCs/>
          <w:sz w:val="24"/>
          <w:szCs w:val="24"/>
        </w:rPr>
      </w:pPr>
    </w:p>
    <w:p w14:paraId="12B0E6CB" w14:textId="79A91FEE" w:rsidR="0049522F" w:rsidRDefault="00E75AF1" w:rsidP="0049522F">
      <w:pPr>
        <w:rPr>
          <w:rFonts w:eastAsia="Times New Roman" w:cstheme="minorHAnsi"/>
          <w:sz w:val="24"/>
          <w:szCs w:val="24"/>
        </w:rPr>
      </w:pPr>
      <w:r>
        <w:rPr>
          <w:rFonts w:cstheme="minorHAnsi"/>
          <w:bCs/>
          <w:sz w:val="24"/>
          <w:szCs w:val="24"/>
        </w:rPr>
        <w:t xml:space="preserve">The applicability of the dispersive volume shift in a numerical is demonstrated by the results in figures 4 and 5. </w:t>
      </w:r>
    </w:p>
    <w:p w14:paraId="741F4780" w14:textId="77777777" w:rsidR="00E75AF1" w:rsidRPr="00FE3E1F" w:rsidRDefault="00E75AF1" w:rsidP="0049522F">
      <w:pPr>
        <w:rPr>
          <w:rFonts w:eastAsia="Times New Roman" w:cstheme="minorHAnsi"/>
          <w:sz w:val="24"/>
          <w:szCs w:val="24"/>
        </w:rPr>
      </w:pPr>
    </w:p>
    <w:p w14:paraId="37D99159" w14:textId="2D62D626" w:rsidR="00376C5D" w:rsidRPr="00E75AF1" w:rsidRDefault="0049522F" w:rsidP="00E12ED1">
      <w:pPr>
        <w:rPr>
          <w:rFonts w:eastAsia="Times New Roman" w:cstheme="minorHAnsi"/>
          <w:sz w:val="24"/>
          <w:szCs w:val="24"/>
        </w:rPr>
      </w:pPr>
      <w:r w:rsidRPr="00FE3E1F">
        <w:rPr>
          <w:rFonts w:eastAsia="Times New Roman" w:cstheme="minorHAnsi"/>
          <w:sz w:val="24"/>
          <w:szCs w:val="24"/>
        </w:rPr>
        <w:t xml:space="preserve">The </w:t>
      </w:r>
      <w:r w:rsidR="007649D3">
        <w:rPr>
          <w:rFonts w:eastAsia="Times New Roman" w:cstheme="minorHAnsi"/>
          <w:sz w:val="24"/>
          <w:szCs w:val="24"/>
        </w:rPr>
        <w:t>present work</w:t>
      </w:r>
      <w:r w:rsidRPr="00FE3E1F">
        <w:rPr>
          <w:rFonts w:eastAsia="Times New Roman" w:cstheme="minorHAnsi"/>
          <w:sz w:val="24"/>
          <w:szCs w:val="24"/>
        </w:rPr>
        <w:t xml:space="preserve"> </w:t>
      </w:r>
      <w:r w:rsidR="007649D3">
        <w:rPr>
          <w:rFonts w:eastAsia="Times New Roman" w:cstheme="minorHAnsi"/>
          <w:sz w:val="24"/>
          <w:szCs w:val="24"/>
        </w:rPr>
        <w:t>presents</w:t>
      </w:r>
      <w:r w:rsidR="008C049A">
        <w:rPr>
          <w:rFonts w:eastAsia="Times New Roman" w:cstheme="minorHAnsi"/>
          <w:sz w:val="24"/>
          <w:szCs w:val="24"/>
        </w:rPr>
        <w:t xml:space="preserve"> </w:t>
      </w:r>
      <w:r w:rsidR="007649D3">
        <w:rPr>
          <w:rFonts w:eastAsia="Times New Roman" w:cstheme="minorHAnsi"/>
          <w:sz w:val="24"/>
          <w:szCs w:val="24"/>
        </w:rPr>
        <w:t>a</w:t>
      </w:r>
      <w:r w:rsidR="008C049A">
        <w:rPr>
          <w:rFonts w:eastAsia="Times New Roman" w:cstheme="minorHAnsi"/>
          <w:sz w:val="24"/>
          <w:szCs w:val="24"/>
        </w:rPr>
        <w:t xml:space="preserve"> </w:t>
      </w:r>
      <w:r w:rsidR="00A56EC9" w:rsidRPr="00FE3E1F">
        <w:rPr>
          <w:rFonts w:eastAsia="Times New Roman" w:cstheme="minorHAnsi"/>
          <w:sz w:val="24"/>
          <w:szCs w:val="24"/>
        </w:rPr>
        <w:t>parameter describing mechanical dispersion</w:t>
      </w:r>
      <w:r w:rsidR="008C049A" w:rsidRPr="00FE3E1F">
        <w:rPr>
          <w:rFonts w:eastAsia="Times New Roman" w:cstheme="minorHAnsi"/>
          <w:sz w:val="24"/>
          <w:szCs w:val="24"/>
        </w:rPr>
        <w:t xml:space="preserve"> </w:t>
      </w:r>
      <w:r w:rsidR="007649D3">
        <w:rPr>
          <w:rFonts w:eastAsia="Times New Roman" w:cstheme="minorHAnsi"/>
          <w:sz w:val="24"/>
          <w:szCs w:val="24"/>
        </w:rPr>
        <w:t>that differs from the dispersivity parameter</w:t>
      </w:r>
      <w:r w:rsidR="00376C5D">
        <w:rPr>
          <w:rFonts w:eastAsia="Times New Roman" w:cstheme="minorHAnsi"/>
          <w:sz w:val="24"/>
          <w:szCs w:val="24"/>
        </w:rPr>
        <w:t xml:space="preserve"> describing the concentration distribution observed in </w:t>
      </w:r>
      <w:r w:rsidR="007649D3" w:rsidRPr="00FE3E1F">
        <w:rPr>
          <w:rFonts w:eastAsia="Times New Roman" w:cstheme="minorHAnsi"/>
          <w:sz w:val="24"/>
          <w:szCs w:val="24"/>
        </w:rPr>
        <w:t>field</w:t>
      </w:r>
      <w:r w:rsidR="00376C5D">
        <w:rPr>
          <w:rFonts w:eastAsia="Times New Roman" w:cstheme="minorHAnsi"/>
          <w:sz w:val="24"/>
          <w:szCs w:val="24"/>
        </w:rPr>
        <w:t xml:space="preserve"> experiments.</w:t>
      </w:r>
      <w:r w:rsidR="007649D3">
        <w:rPr>
          <w:rFonts w:eastAsia="Times New Roman" w:cstheme="minorHAnsi"/>
          <w:sz w:val="24"/>
          <w:szCs w:val="24"/>
        </w:rPr>
        <w:t xml:space="preserve"> </w:t>
      </w:r>
      <w:r w:rsidR="00376C5D">
        <w:rPr>
          <w:rFonts w:eastAsia="Times New Roman" w:cstheme="minorHAnsi"/>
          <w:sz w:val="24"/>
          <w:szCs w:val="24"/>
        </w:rPr>
        <w:t>(</w:t>
      </w:r>
      <w:r w:rsidR="007649D3">
        <w:rPr>
          <w:rFonts w:eastAsia="Times New Roman" w:cstheme="minorHAnsi"/>
          <w:sz w:val="24"/>
          <w:szCs w:val="24"/>
        </w:rPr>
        <w:t>De Lange, 2022</w:t>
      </w:r>
      <w:r w:rsidR="00376C5D">
        <w:rPr>
          <w:rFonts w:eastAsia="Times New Roman" w:cstheme="minorHAnsi"/>
          <w:sz w:val="24"/>
          <w:szCs w:val="24"/>
        </w:rPr>
        <w:t>)</w:t>
      </w:r>
      <w:r w:rsidR="0075148D">
        <w:rPr>
          <w:rFonts w:eastAsia="Times New Roman" w:cstheme="minorHAnsi"/>
          <w:sz w:val="24"/>
          <w:szCs w:val="24"/>
        </w:rPr>
        <w:t xml:space="preserve"> </w:t>
      </w:r>
      <w:r w:rsidR="00376C5D">
        <w:rPr>
          <w:rFonts w:eastAsia="Times New Roman" w:cstheme="minorHAnsi"/>
          <w:sz w:val="24"/>
          <w:szCs w:val="24"/>
        </w:rPr>
        <w:t xml:space="preserve">has </w:t>
      </w:r>
      <w:r w:rsidR="0075148D">
        <w:rPr>
          <w:rFonts w:eastAsia="Times New Roman" w:cstheme="minorHAnsi"/>
          <w:sz w:val="24"/>
          <w:szCs w:val="24"/>
        </w:rPr>
        <w:t>show</w:t>
      </w:r>
      <w:r w:rsidR="00376C5D">
        <w:rPr>
          <w:rFonts w:eastAsia="Times New Roman" w:cstheme="minorHAnsi"/>
          <w:sz w:val="24"/>
          <w:szCs w:val="24"/>
        </w:rPr>
        <w:t>n</w:t>
      </w:r>
      <w:r w:rsidR="0075148D">
        <w:rPr>
          <w:rFonts w:eastAsia="Times New Roman" w:cstheme="minorHAnsi"/>
          <w:sz w:val="24"/>
          <w:szCs w:val="24"/>
        </w:rPr>
        <w:t xml:space="preserve"> that the result</w:t>
      </w:r>
      <w:r w:rsidR="00376C5D">
        <w:rPr>
          <w:rFonts w:eastAsia="Times New Roman" w:cstheme="minorHAnsi"/>
          <w:sz w:val="24"/>
          <w:szCs w:val="24"/>
        </w:rPr>
        <w:t>s from ATP</w:t>
      </w:r>
      <w:r w:rsidR="007649D3">
        <w:rPr>
          <w:rFonts w:eastAsia="Times New Roman" w:cstheme="minorHAnsi"/>
          <w:sz w:val="24"/>
          <w:szCs w:val="24"/>
        </w:rPr>
        <w:t xml:space="preserve"> compare</w:t>
      </w:r>
      <w:r w:rsidR="0075148D">
        <w:rPr>
          <w:rFonts w:eastAsia="Times New Roman" w:cstheme="minorHAnsi"/>
          <w:sz w:val="24"/>
          <w:szCs w:val="24"/>
        </w:rPr>
        <w:t xml:space="preserve"> well</w:t>
      </w:r>
      <w:r w:rsidR="007649D3">
        <w:rPr>
          <w:rFonts w:eastAsia="Times New Roman" w:cstheme="minorHAnsi"/>
          <w:sz w:val="24"/>
          <w:szCs w:val="24"/>
        </w:rPr>
        <w:t xml:space="preserve"> to th</w:t>
      </w:r>
      <w:r w:rsidR="0075148D">
        <w:rPr>
          <w:rFonts w:eastAsia="Times New Roman" w:cstheme="minorHAnsi"/>
          <w:sz w:val="24"/>
          <w:szCs w:val="24"/>
        </w:rPr>
        <w:t xml:space="preserve">e </w:t>
      </w:r>
      <w:r w:rsidR="00376C5D">
        <w:rPr>
          <w:rFonts w:eastAsia="Times New Roman" w:cstheme="minorHAnsi"/>
          <w:sz w:val="24"/>
          <w:szCs w:val="24"/>
        </w:rPr>
        <w:t>observed values for 146 dispersivities reported from fourteen large scale field experiments</w:t>
      </w:r>
      <w:r w:rsidRPr="00FE3E1F">
        <w:rPr>
          <w:rFonts w:eastAsia="Times New Roman" w:cstheme="minorHAnsi"/>
          <w:sz w:val="24"/>
          <w:szCs w:val="24"/>
        </w:rPr>
        <w:t xml:space="preserve">. </w:t>
      </w:r>
    </w:p>
    <w:p w14:paraId="0C47D50E" w14:textId="77777777" w:rsidR="00376C5D" w:rsidRPr="00FE3E1F" w:rsidRDefault="00376C5D" w:rsidP="00E12ED1">
      <w:pPr>
        <w:rPr>
          <w:rFonts w:cstheme="minorHAnsi"/>
          <w:bCs/>
          <w:sz w:val="24"/>
          <w:szCs w:val="24"/>
        </w:rPr>
      </w:pPr>
    </w:p>
    <w:p w14:paraId="55091F13" w14:textId="26D01944" w:rsidR="00E12ED1" w:rsidRDefault="00E12ED1" w:rsidP="00E12ED1">
      <w:pPr>
        <w:rPr>
          <w:rFonts w:cstheme="minorHAnsi"/>
          <w:bCs/>
          <w:sz w:val="24"/>
          <w:szCs w:val="24"/>
        </w:rPr>
      </w:pPr>
      <w:r w:rsidRPr="00FE3E1F">
        <w:rPr>
          <w:rFonts w:cstheme="minorHAnsi"/>
          <w:bCs/>
          <w:sz w:val="24"/>
          <w:szCs w:val="24"/>
        </w:rPr>
        <w:t>Future developments</w:t>
      </w:r>
    </w:p>
    <w:p w14:paraId="78E7B7C7" w14:textId="77777777" w:rsidR="00E75AF1" w:rsidRDefault="00E75AF1" w:rsidP="00E12ED1">
      <w:pPr>
        <w:rPr>
          <w:rFonts w:cstheme="minorHAnsi"/>
          <w:bCs/>
          <w:sz w:val="24"/>
          <w:szCs w:val="24"/>
        </w:rPr>
      </w:pPr>
    </w:p>
    <w:p w14:paraId="07BDB121" w14:textId="31345B7D" w:rsidR="00E838E0" w:rsidRDefault="00376C5D" w:rsidP="00E12ED1">
      <w:pPr>
        <w:rPr>
          <w:rFonts w:cstheme="minorHAnsi"/>
          <w:bCs/>
          <w:sz w:val="24"/>
          <w:szCs w:val="24"/>
        </w:rPr>
      </w:pPr>
      <w:r>
        <w:rPr>
          <w:rFonts w:cstheme="minorHAnsi"/>
          <w:bCs/>
          <w:sz w:val="24"/>
          <w:szCs w:val="24"/>
        </w:rPr>
        <w:t>F</w:t>
      </w:r>
      <w:r w:rsidR="0075148D">
        <w:rPr>
          <w:rFonts w:cstheme="minorHAnsi"/>
          <w:bCs/>
          <w:sz w:val="24"/>
          <w:szCs w:val="24"/>
        </w:rPr>
        <w:t xml:space="preserve">or a robust numerical model, </w:t>
      </w:r>
      <w:r w:rsidR="00E838E0">
        <w:rPr>
          <w:rFonts w:cstheme="minorHAnsi"/>
          <w:bCs/>
          <w:sz w:val="24"/>
          <w:szCs w:val="24"/>
        </w:rPr>
        <w:t xml:space="preserve">the criteria for </w:t>
      </w:r>
      <w:r w:rsidR="00E838E0" w:rsidRPr="00FE3E1F">
        <w:rPr>
          <w:rFonts w:cstheme="minorHAnsi"/>
          <w:bCs/>
          <w:sz w:val="24"/>
          <w:szCs w:val="24"/>
        </w:rPr>
        <w:t>the optimum time step and cell</w:t>
      </w:r>
      <w:r w:rsidR="00E838E0">
        <w:rPr>
          <w:rFonts w:cstheme="minorHAnsi"/>
          <w:bCs/>
          <w:sz w:val="24"/>
          <w:szCs w:val="24"/>
        </w:rPr>
        <w:t>-</w:t>
      </w:r>
      <w:r w:rsidR="00E838E0" w:rsidRPr="00FE3E1F">
        <w:rPr>
          <w:rFonts w:cstheme="minorHAnsi"/>
          <w:bCs/>
          <w:sz w:val="24"/>
          <w:szCs w:val="24"/>
        </w:rPr>
        <w:t>size for mass conservation</w:t>
      </w:r>
      <w:r w:rsidR="00E838E0">
        <w:rPr>
          <w:rFonts w:cstheme="minorHAnsi"/>
          <w:bCs/>
          <w:sz w:val="24"/>
          <w:szCs w:val="24"/>
        </w:rPr>
        <w:t xml:space="preserve"> </w:t>
      </w:r>
      <w:proofErr w:type="gramStart"/>
      <w:r w:rsidR="00E838E0">
        <w:rPr>
          <w:rFonts w:cstheme="minorHAnsi"/>
          <w:bCs/>
          <w:sz w:val="24"/>
          <w:szCs w:val="24"/>
        </w:rPr>
        <w:t>have to</w:t>
      </w:r>
      <w:proofErr w:type="gramEnd"/>
      <w:r w:rsidR="00E838E0">
        <w:rPr>
          <w:rFonts w:cstheme="minorHAnsi"/>
          <w:bCs/>
          <w:sz w:val="24"/>
          <w:szCs w:val="24"/>
        </w:rPr>
        <w:t xml:space="preserve"> be defined and tested.  </w:t>
      </w:r>
    </w:p>
    <w:p w14:paraId="3DA570C6" w14:textId="77777777" w:rsidR="00E838E0" w:rsidRDefault="00E838E0" w:rsidP="00E12ED1">
      <w:pPr>
        <w:rPr>
          <w:rFonts w:cstheme="minorHAnsi"/>
          <w:bCs/>
          <w:sz w:val="24"/>
          <w:szCs w:val="24"/>
        </w:rPr>
      </w:pPr>
    </w:p>
    <w:p w14:paraId="6A634CC8" w14:textId="4910985A" w:rsidR="0075148D" w:rsidRDefault="0075148D" w:rsidP="00E12ED1">
      <w:pPr>
        <w:rPr>
          <w:rFonts w:cstheme="minorHAnsi"/>
          <w:bCs/>
          <w:sz w:val="24"/>
          <w:szCs w:val="24"/>
        </w:rPr>
      </w:pPr>
      <w:r>
        <w:rPr>
          <w:rFonts w:cstheme="minorHAnsi"/>
          <w:bCs/>
          <w:sz w:val="24"/>
          <w:szCs w:val="24"/>
        </w:rPr>
        <w:t>The averaging of the concentration over the thickness of a cell versus the known affected thickness, the wake needs to be investigated</w:t>
      </w:r>
      <w:r w:rsidR="00336A7B">
        <w:rPr>
          <w:rFonts w:cstheme="minorHAnsi"/>
          <w:bCs/>
          <w:sz w:val="24"/>
          <w:szCs w:val="24"/>
        </w:rPr>
        <w:t xml:space="preserve"> and may lead to adaptation of the calculation scheme in specific cases.</w:t>
      </w:r>
    </w:p>
    <w:p w14:paraId="626E12AC" w14:textId="77777777" w:rsidR="00336A7B" w:rsidRDefault="00336A7B" w:rsidP="00E12ED1">
      <w:pPr>
        <w:rPr>
          <w:rFonts w:cstheme="minorHAnsi"/>
          <w:bCs/>
          <w:sz w:val="24"/>
          <w:szCs w:val="24"/>
        </w:rPr>
      </w:pPr>
    </w:p>
    <w:p w14:paraId="31773735" w14:textId="2367099C" w:rsidR="00336A7B" w:rsidRDefault="00336A7B" w:rsidP="00E12ED1">
      <w:pPr>
        <w:rPr>
          <w:rFonts w:cstheme="minorHAnsi"/>
          <w:bCs/>
          <w:sz w:val="24"/>
          <w:szCs w:val="24"/>
        </w:rPr>
      </w:pPr>
      <w:r>
        <w:rPr>
          <w:rFonts w:cstheme="minorHAnsi"/>
          <w:bCs/>
          <w:sz w:val="24"/>
          <w:szCs w:val="24"/>
        </w:rPr>
        <w:t xml:space="preserve">The impact of the repetition </w:t>
      </w:r>
      <w:r w:rsidRPr="00FE3E1F">
        <w:rPr>
          <w:rFonts w:cstheme="minorHAnsi"/>
          <w:bCs/>
          <w:sz w:val="24"/>
          <w:szCs w:val="24"/>
        </w:rPr>
        <w:t xml:space="preserve">of </w:t>
      </w:r>
      <w:r>
        <w:rPr>
          <w:rFonts w:cstheme="minorHAnsi"/>
          <w:bCs/>
          <w:sz w:val="24"/>
          <w:szCs w:val="24"/>
        </w:rPr>
        <w:t>dispersion</w:t>
      </w:r>
      <w:r w:rsidRPr="00FE3E1F">
        <w:rPr>
          <w:rFonts w:cstheme="minorHAnsi"/>
          <w:bCs/>
          <w:sz w:val="24"/>
          <w:szCs w:val="24"/>
        </w:rPr>
        <w:t xml:space="preserve"> process</w:t>
      </w:r>
      <w:r>
        <w:rPr>
          <w:rFonts w:cstheme="minorHAnsi"/>
          <w:bCs/>
          <w:sz w:val="24"/>
          <w:szCs w:val="24"/>
        </w:rPr>
        <w:t xml:space="preserve"> may lead to significant impact on monitoring design as presented in De Lange 2024. This question needs to be answered for modeling practice </w:t>
      </w:r>
      <w:r w:rsidR="0033668B">
        <w:rPr>
          <w:rFonts w:cstheme="minorHAnsi"/>
          <w:bCs/>
          <w:sz w:val="24"/>
          <w:szCs w:val="24"/>
        </w:rPr>
        <w:t>and includes</w:t>
      </w:r>
      <w:r>
        <w:rPr>
          <w:rFonts w:cstheme="minorHAnsi"/>
          <w:bCs/>
          <w:sz w:val="24"/>
          <w:szCs w:val="24"/>
        </w:rPr>
        <w:t xml:space="preserve"> the issue of </w:t>
      </w:r>
      <w:r w:rsidR="00004D69">
        <w:rPr>
          <w:rFonts w:cstheme="minorHAnsi"/>
          <w:bCs/>
          <w:sz w:val="24"/>
          <w:szCs w:val="24"/>
        </w:rPr>
        <w:t xml:space="preserve">the </w:t>
      </w:r>
      <w:r w:rsidRPr="00FE3E1F">
        <w:rPr>
          <w:rFonts w:eastAsia="Times New Roman" w:cstheme="minorHAnsi"/>
          <w:sz w:val="24"/>
          <w:szCs w:val="24"/>
        </w:rPr>
        <w:t xml:space="preserve">known versus unknown </w:t>
      </w:r>
      <w:r w:rsidR="00004D69">
        <w:rPr>
          <w:rFonts w:eastAsia="Times New Roman" w:cstheme="minorHAnsi"/>
          <w:sz w:val="24"/>
          <w:szCs w:val="24"/>
        </w:rPr>
        <w:t>traveled distance</w:t>
      </w:r>
      <w:r w:rsidR="00580BC5">
        <w:rPr>
          <w:rFonts w:eastAsia="Times New Roman" w:cstheme="minorHAnsi"/>
          <w:sz w:val="24"/>
          <w:szCs w:val="24"/>
        </w:rPr>
        <w:t xml:space="preserve"> to the origin of the solvent</w:t>
      </w:r>
      <w:r>
        <w:rPr>
          <w:rFonts w:eastAsia="Times New Roman" w:cstheme="minorHAnsi"/>
          <w:sz w:val="24"/>
          <w:szCs w:val="24"/>
        </w:rPr>
        <w:t>.</w:t>
      </w:r>
      <w:r w:rsidRPr="00FE3E1F">
        <w:rPr>
          <w:rFonts w:cstheme="minorHAnsi"/>
          <w:bCs/>
          <w:sz w:val="24"/>
          <w:szCs w:val="24"/>
        </w:rPr>
        <w:t xml:space="preserve"> </w:t>
      </w:r>
    </w:p>
    <w:p w14:paraId="647B7896" w14:textId="1E3C77C5" w:rsidR="002F4D18" w:rsidRPr="00FE3E1F" w:rsidRDefault="002F4D18" w:rsidP="002F4D18">
      <w:pPr>
        <w:rPr>
          <w:rFonts w:eastAsiaTheme="minorEastAsia" w:cs="Times New Roman"/>
          <w:sz w:val="24"/>
          <w:szCs w:val="24"/>
        </w:rPr>
      </w:pPr>
    </w:p>
    <w:p w14:paraId="1498A1EF" w14:textId="77777777" w:rsidR="00C728C4" w:rsidRPr="00FE3E1F" w:rsidRDefault="00C728C4" w:rsidP="00245927">
      <w:pPr>
        <w:rPr>
          <w:rFonts w:eastAsia="Times New Roman" w:cstheme="minorHAnsi"/>
          <w:b/>
          <w:sz w:val="28"/>
          <w:szCs w:val="28"/>
        </w:rPr>
      </w:pPr>
      <w:r w:rsidRPr="00FE3E1F">
        <w:rPr>
          <w:rFonts w:eastAsia="Times New Roman" w:cstheme="minorHAnsi"/>
          <w:b/>
          <w:sz w:val="28"/>
          <w:szCs w:val="28"/>
        </w:rPr>
        <w:br w:type="page"/>
      </w:r>
    </w:p>
    <w:p w14:paraId="3E891861" w14:textId="77777777" w:rsidR="00C728C4" w:rsidRPr="00FE3E1F" w:rsidRDefault="00C728C4" w:rsidP="00245927">
      <w:pPr>
        <w:rPr>
          <w:rFonts w:cstheme="minorHAnsi"/>
          <w:sz w:val="24"/>
          <w:szCs w:val="24"/>
        </w:rPr>
      </w:pPr>
    </w:p>
    <w:p w14:paraId="2C7910D0" w14:textId="77777777" w:rsidR="00C728C4" w:rsidRPr="00FE3E1F" w:rsidRDefault="00C728C4" w:rsidP="00245927">
      <w:pPr>
        <w:rPr>
          <w:rFonts w:cstheme="minorHAnsi"/>
          <w:sz w:val="24"/>
          <w:szCs w:val="24"/>
        </w:rPr>
      </w:pPr>
    </w:p>
    <w:p w14:paraId="3B86D1A8" w14:textId="77777777" w:rsidR="00C728C4" w:rsidRPr="00FE3E1F" w:rsidRDefault="00C728C4" w:rsidP="00245927">
      <w:pPr>
        <w:rPr>
          <w:rFonts w:cstheme="minorHAnsi"/>
          <w:b/>
          <w:sz w:val="28"/>
          <w:szCs w:val="28"/>
        </w:rPr>
      </w:pPr>
      <w:r w:rsidRPr="00FE3E1F">
        <w:rPr>
          <w:rFonts w:cstheme="minorHAnsi"/>
          <w:b/>
          <w:sz w:val="28"/>
          <w:szCs w:val="28"/>
        </w:rPr>
        <w:t>Acknowledgement</w:t>
      </w:r>
    </w:p>
    <w:p w14:paraId="3E25E88E" w14:textId="29D20E4F" w:rsidR="00C728C4" w:rsidRPr="00FE3E1F" w:rsidRDefault="00C728C4" w:rsidP="00245927">
      <w:pPr>
        <w:rPr>
          <w:rFonts w:cstheme="minorHAnsi"/>
          <w:sz w:val="24"/>
          <w:szCs w:val="24"/>
        </w:rPr>
      </w:pPr>
      <w:r w:rsidRPr="00FE3E1F">
        <w:rPr>
          <w:rFonts w:cstheme="minorHAnsi"/>
          <w:sz w:val="24"/>
          <w:szCs w:val="24"/>
        </w:rPr>
        <w:t>The support and comments of the anonymous reviewe</w:t>
      </w:r>
      <w:r w:rsidR="00131030" w:rsidRPr="00131030">
        <w:rPr>
          <w:rFonts w:cstheme="minorHAnsi"/>
          <w:sz w:val="24"/>
          <w:szCs w:val="24"/>
        </w:rPr>
        <w:t xml:space="preserve">r </w:t>
      </w:r>
      <w:r w:rsidRPr="00131030">
        <w:rPr>
          <w:rFonts w:cstheme="minorHAnsi"/>
          <w:sz w:val="24"/>
          <w:szCs w:val="24"/>
        </w:rPr>
        <w:t>are greatly appreciated. T</w:t>
      </w:r>
      <w:r w:rsidRPr="00FE3E1F">
        <w:rPr>
          <w:rFonts w:cstheme="minorHAnsi"/>
          <w:sz w:val="24"/>
          <w:szCs w:val="24"/>
        </w:rPr>
        <w:t>he support in discussions and writing by Dr. Theo N. Olsthoorn, professor emeritus at Delft University of Technology, has led to considerable improvement of the manuscript. Many persons have supported the author along the road to the present work over the last 30 years, which is gratefully acknowledged.</w:t>
      </w:r>
    </w:p>
    <w:p w14:paraId="4F577736" w14:textId="77777777" w:rsidR="00C728C4" w:rsidRPr="00FE3E1F" w:rsidRDefault="00C728C4" w:rsidP="00245927">
      <w:pPr>
        <w:rPr>
          <w:rFonts w:cstheme="minorHAnsi"/>
          <w:sz w:val="24"/>
          <w:szCs w:val="24"/>
        </w:rPr>
      </w:pPr>
    </w:p>
    <w:p w14:paraId="69853479" w14:textId="77777777" w:rsidR="00C728C4" w:rsidRPr="00FE3E1F" w:rsidRDefault="00C728C4" w:rsidP="00245927">
      <w:pPr>
        <w:rPr>
          <w:rFonts w:cstheme="minorHAnsi"/>
          <w:sz w:val="24"/>
          <w:szCs w:val="24"/>
        </w:rPr>
      </w:pPr>
      <w:r w:rsidRPr="00FE3E1F">
        <w:rPr>
          <w:rFonts w:cstheme="minorHAnsi"/>
          <w:b/>
          <w:sz w:val="28"/>
          <w:szCs w:val="28"/>
        </w:rPr>
        <w:t>Supporting information</w:t>
      </w:r>
    </w:p>
    <w:p w14:paraId="363AE857" w14:textId="77777777" w:rsidR="00C728C4" w:rsidRPr="00FE3E1F" w:rsidRDefault="00C728C4" w:rsidP="00245927">
      <w:pPr>
        <w:rPr>
          <w:rFonts w:cstheme="minorHAnsi"/>
          <w:sz w:val="24"/>
          <w:szCs w:val="24"/>
        </w:rPr>
      </w:pPr>
      <w:r w:rsidRPr="00FE3E1F">
        <w:rPr>
          <w:rFonts w:cstheme="minorHAnsi"/>
          <w:sz w:val="24"/>
          <w:szCs w:val="24"/>
        </w:rPr>
        <w:t>As mentioned above</w:t>
      </w:r>
    </w:p>
    <w:p w14:paraId="0CF0180B" w14:textId="77777777" w:rsidR="00C728C4" w:rsidRPr="00FE3E1F" w:rsidRDefault="00C728C4" w:rsidP="00245927">
      <w:pPr>
        <w:rPr>
          <w:rFonts w:cstheme="minorHAnsi"/>
          <w:sz w:val="24"/>
          <w:szCs w:val="24"/>
        </w:rPr>
      </w:pPr>
    </w:p>
    <w:p w14:paraId="71D70794" w14:textId="77777777" w:rsidR="00C728C4" w:rsidRPr="00FE3E1F" w:rsidRDefault="00C728C4" w:rsidP="00245927">
      <w:pPr>
        <w:rPr>
          <w:rFonts w:cstheme="minorHAnsi"/>
          <w:b/>
          <w:sz w:val="28"/>
          <w:szCs w:val="28"/>
        </w:rPr>
      </w:pPr>
      <w:r w:rsidRPr="00FE3E1F">
        <w:rPr>
          <w:rFonts w:cstheme="minorHAnsi"/>
          <w:b/>
          <w:sz w:val="28"/>
          <w:szCs w:val="28"/>
        </w:rPr>
        <w:t>Author's Note</w:t>
      </w:r>
    </w:p>
    <w:p w14:paraId="614AB1B3" w14:textId="77777777" w:rsidR="00C728C4" w:rsidRPr="00FE3E1F" w:rsidRDefault="00C728C4" w:rsidP="00245927">
      <w:pPr>
        <w:rPr>
          <w:rFonts w:cstheme="minorHAnsi"/>
          <w:sz w:val="24"/>
          <w:szCs w:val="24"/>
        </w:rPr>
      </w:pPr>
      <w:r w:rsidRPr="00FE3E1F">
        <w:rPr>
          <w:rFonts w:cstheme="minorHAnsi"/>
          <w:sz w:val="24"/>
          <w:szCs w:val="24"/>
        </w:rPr>
        <w:t>The author does not have any conflicts of interest or disclosures to report.</w:t>
      </w:r>
    </w:p>
    <w:p w14:paraId="09900077" w14:textId="77777777" w:rsidR="00C728C4" w:rsidRPr="00FE3E1F" w:rsidRDefault="00C728C4">
      <w:pPr>
        <w:rPr>
          <w:rFonts w:cstheme="minorHAnsi"/>
          <w:sz w:val="24"/>
          <w:szCs w:val="24"/>
        </w:rPr>
      </w:pPr>
    </w:p>
    <w:p w14:paraId="746E7FF0" w14:textId="77777777" w:rsidR="00C728C4" w:rsidRPr="00FE3E1F" w:rsidRDefault="00C728C4">
      <w:pPr>
        <w:rPr>
          <w:rFonts w:eastAsia="Times New Roman" w:cstheme="minorHAnsi"/>
          <w:b/>
          <w:bCs/>
          <w:sz w:val="28"/>
          <w:szCs w:val="28"/>
        </w:rPr>
      </w:pPr>
      <w:r w:rsidRPr="00FE3E1F">
        <w:rPr>
          <w:rFonts w:eastAsia="Times New Roman" w:cstheme="minorHAnsi"/>
          <w:b/>
          <w:bCs/>
          <w:sz w:val="28"/>
          <w:szCs w:val="28"/>
        </w:rPr>
        <w:br w:type="page"/>
      </w:r>
    </w:p>
    <w:p w14:paraId="4E2F088E" w14:textId="77777777" w:rsidR="00C728C4" w:rsidRPr="00FE3E1F" w:rsidRDefault="00C728C4" w:rsidP="00245927">
      <w:pPr>
        <w:rPr>
          <w:rFonts w:cstheme="minorHAnsi"/>
          <w:b/>
          <w:sz w:val="24"/>
          <w:szCs w:val="24"/>
        </w:rPr>
      </w:pPr>
      <w:r w:rsidRPr="00FE3E1F">
        <w:rPr>
          <w:rFonts w:cstheme="minorHAnsi"/>
          <w:b/>
          <w:sz w:val="24"/>
          <w:szCs w:val="24"/>
        </w:rPr>
        <w:t>References</w:t>
      </w:r>
    </w:p>
    <w:sdt>
      <w:sdtPr>
        <w:tag w:val="MENDELEY_BIBLIOGRAPHY"/>
        <w:id w:val="-1753893847"/>
        <w:placeholder>
          <w:docPart w:val="DefaultPlaceholder_-1854013440"/>
        </w:placeholder>
      </w:sdtPr>
      <w:sdtContent>
        <w:p w14:paraId="733B97E7" w14:textId="77777777" w:rsidR="00930F60" w:rsidRPr="00FE3E1F" w:rsidRDefault="00930F60">
          <w:pPr>
            <w:autoSpaceDE w:val="0"/>
            <w:autoSpaceDN w:val="0"/>
            <w:ind w:hanging="480"/>
            <w:divId w:val="649359145"/>
            <w:rPr>
              <w:rFonts w:eastAsia="Times New Roman"/>
              <w:sz w:val="24"/>
              <w:szCs w:val="24"/>
            </w:rPr>
          </w:pPr>
          <w:r w:rsidRPr="00FE3E1F">
            <w:rPr>
              <w:rFonts w:eastAsia="Times New Roman"/>
            </w:rPr>
            <w:t xml:space="preserve">Adams, </w:t>
          </w:r>
          <w:proofErr w:type="gramStart"/>
          <w:r w:rsidRPr="00FE3E1F">
            <w:rPr>
              <w:rFonts w:eastAsia="Times New Roman"/>
            </w:rPr>
            <w:t>E.E.,,</w:t>
          </w:r>
          <w:proofErr w:type="gramEnd"/>
          <w:r w:rsidRPr="00FE3E1F">
            <w:rPr>
              <w:rFonts w:eastAsia="Times New Roman"/>
            </w:rPr>
            <w:t xml:space="preserve"> Gelhar L. W., 1992. Field Study of Dispersion in a Heterogeneous Aquifer 2 Spatial Moments Analysis. Water </w:t>
          </w:r>
          <w:proofErr w:type="spellStart"/>
          <w:r w:rsidRPr="00FE3E1F">
            <w:rPr>
              <w:rFonts w:eastAsia="Times New Roman"/>
            </w:rPr>
            <w:t>Resour</w:t>
          </w:r>
          <w:proofErr w:type="spellEnd"/>
          <w:r w:rsidRPr="00FE3E1F">
            <w:rPr>
              <w:rFonts w:eastAsia="Times New Roman"/>
            </w:rPr>
            <w:t xml:space="preserve"> Res 28, 3293–3307.</w:t>
          </w:r>
        </w:p>
        <w:p w14:paraId="503F7A78" w14:textId="77777777" w:rsidR="00930F60" w:rsidRPr="00FE3E1F" w:rsidRDefault="00930F60">
          <w:pPr>
            <w:autoSpaceDE w:val="0"/>
            <w:autoSpaceDN w:val="0"/>
            <w:ind w:hanging="480"/>
            <w:divId w:val="972633321"/>
            <w:rPr>
              <w:rFonts w:eastAsia="Times New Roman"/>
            </w:rPr>
          </w:pPr>
          <w:r w:rsidRPr="00FE3E1F">
            <w:rPr>
              <w:rFonts w:eastAsia="Times New Roman"/>
            </w:rPr>
            <w:t xml:space="preserve">Adams, E.E., Gelhar, L.W., 1992. Field Study of Dispersion in a Heterogeneous Aquifer 2 Spatial Moments Analysis. Water </w:t>
          </w:r>
          <w:proofErr w:type="spellStart"/>
          <w:r w:rsidRPr="00FE3E1F">
            <w:rPr>
              <w:rFonts w:eastAsia="Times New Roman"/>
            </w:rPr>
            <w:t>Resour</w:t>
          </w:r>
          <w:proofErr w:type="spellEnd"/>
          <w:r w:rsidRPr="00FE3E1F">
            <w:rPr>
              <w:rFonts w:eastAsia="Times New Roman"/>
            </w:rPr>
            <w:t xml:space="preserve"> Res 28, 15.</w:t>
          </w:r>
        </w:p>
        <w:p w14:paraId="2E4A29AF" w14:textId="77777777" w:rsidR="00930F60" w:rsidRPr="00FE3E1F" w:rsidRDefault="00930F60">
          <w:pPr>
            <w:autoSpaceDE w:val="0"/>
            <w:autoSpaceDN w:val="0"/>
            <w:ind w:hanging="480"/>
            <w:divId w:val="2007632035"/>
            <w:rPr>
              <w:rFonts w:eastAsia="Times New Roman"/>
            </w:rPr>
          </w:pPr>
          <w:r w:rsidRPr="00FE3E1F">
            <w:rPr>
              <w:rFonts w:eastAsia="Times New Roman"/>
            </w:rPr>
            <w:t>Appelo, C.A.J., Postma, D., 1993. Geochemistry, groundwater and pollution. A.A. Balkema Rotterdam.</w:t>
          </w:r>
        </w:p>
        <w:p w14:paraId="6E2DDB1D" w14:textId="77777777" w:rsidR="00930F60" w:rsidRPr="00FE3E1F" w:rsidRDefault="00930F60">
          <w:pPr>
            <w:autoSpaceDE w:val="0"/>
            <w:autoSpaceDN w:val="0"/>
            <w:ind w:hanging="480"/>
            <w:divId w:val="1088698771"/>
            <w:rPr>
              <w:rFonts w:eastAsia="Times New Roman"/>
            </w:rPr>
          </w:pPr>
          <w:r w:rsidRPr="00FE3E1F">
            <w:rPr>
              <w:rFonts w:eastAsia="Times New Roman"/>
            </w:rPr>
            <w:t>Batu, V., 2006. Applied flow and solute transport modeling in aquifers. Taylor &amp; Francis, Boca Raton FL.</w:t>
          </w:r>
        </w:p>
        <w:p w14:paraId="703BDEBE" w14:textId="77777777" w:rsidR="00930F60" w:rsidRPr="00FE3E1F" w:rsidRDefault="00930F60">
          <w:pPr>
            <w:autoSpaceDE w:val="0"/>
            <w:autoSpaceDN w:val="0"/>
            <w:ind w:hanging="480"/>
            <w:divId w:val="1045644880"/>
            <w:rPr>
              <w:rFonts w:eastAsia="Times New Roman"/>
            </w:rPr>
          </w:pPr>
          <w:r w:rsidRPr="00FE3E1F">
            <w:rPr>
              <w:rFonts w:eastAsia="Times New Roman"/>
            </w:rPr>
            <w:t>Bear, J., Verruijt, A., 1987. Modeling Groundwater Flow and Pollution. D. Reidel Publishing Company.</w:t>
          </w:r>
        </w:p>
        <w:p w14:paraId="43DD1EED" w14:textId="77777777" w:rsidR="00930F60" w:rsidRPr="00FE3E1F" w:rsidRDefault="00930F60">
          <w:pPr>
            <w:autoSpaceDE w:val="0"/>
            <w:autoSpaceDN w:val="0"/>
            <w:ind w:hanging="480"/>
            <w:divId w:val="1664162036"/>
            <w:rPr>
              <w:rFonts w:eastAsia="Times New Roman"/>
            </w:rPr>
          </w:pPr>
          <w:r w:rsidRPr="00FE3E1F">
            <w:rPr>
              <w:rFonts w:eastAsia="Times New Roman"/>
            </w:rPr>
            <w:t>de Lange, W.J., 2022. Quantification of Advective Transport Phenomena to Better Understand Dispersion in the Field. Groundwater 60, 319–329. https://doi.org/10.1111/gwat.13151</w:t>
          </w:r>
        </w:p>
        <w:p w14:paraId="14F84656" w14:textId="77777777" w:rsidR="00930F60" w:rsidRPr="00FE3E1F" w:rsidRDefault="00930F60">
          <w:pPr>
            <w:autoSpaceDE w:val="0"/>
            <w:autoSpaceDN w:val="0"/>
            <w:ind w:hanging="480"/>
            <w:divId w:val="1393887780"/>
            <w:rPr>
              <w:rFonts w:eastAsia="Times New Roman"/>
            </w:rPr>
          </w:pPr>
          <w:r w:rsidRPr="00FE3E1F">
            <w:rPr>
              <w:rFonts w:eastAsia="Times New Roman"/>
            </w:rPr>
            <w:t>de Lange, W.J., 2020. Advective Transport Phenomena to Better Understand Dispersion in Field and Modeling Practice. Groundwater 58, 46–55. https://doi.org/10.1111/gwat.12883</w:t>
          </w:r>
        </w:p>
        <w:p w14:paraId="13AF1BB9" w14:textId="77777777" w:rsidR="00930F60" w:rsidRPr="00FE3E1F" w:rsidRDefault="00930F60">
          <w:pPr>
            <w:autoSpaceDE w:val="0"/>
            <w:autoSpaceDN w:val="0"/>
            <w:ind w:hanging="480"/>
            <w:divId w:val="1229224823"/>
            <w:rPr>
              <w:rFonts w:eastAsia="Times New Roman"/>
            </w:rPr>
          </w:pPr>
          <w:r w:rsidRPr="00FE3E1F">
            <w:rPr>
              <w:rFonts w:eastAsia="Times New Roman"/>
            </w:rPr>
            <w:t>Eames, I., Bush, J.W.M., 1999. Longitudinal dispersion by bodies fixed in a potential flow. Proceedings of the Royal Society A: Mathematical, Physical and Engineering Sciences 455, 3665–3686. https://doi.org/10.1098/rspa.1999.0471</w:t>
          </w:r>
        </w:p>
        <w:p w14:paraId="3FC750D0" w14:textId="77777777" w:rsidR="00930F60" w:rsidRPr="00592959" w:rsidRDefault="00930F60">
          <w:pPr>
            <w:autoSpaceDE w:val="0"/>
            <w:autoSpaceDN w:val="0"/>
            <w:ind w:hanging="480"/>
            <w:divId w:val="1177501524"/>
            <w:rPr>
              <w:rFonts w:eastAsia="Times New Roman"/>
              <w:lang w:val="de-DE"/>
            </w:rPr>
          </w:pPr>
          <w:r w:rsidRPr="00FE3E1F">
            <w:rPr>
              <w:rFonts w:eastAsia="Times New Roman"/>
            </w:rPr>
            <w:t xml:space="preserve">Feehley, C.E., Zheng, C., Molz, F.J., 2000. A dual-domain mass transfer approach for modeling solute transport in heterogeneous aquifers: Application to the </w:t>
          </w:r>
          <w:proofErr w:type="spellStart"/>
          <w:r w:rsidRPr="00FE3E1F">
            <w:rPr>
              <w:rFonts w:eastAsia="Times New Roman"/>
            </w:rPr>
            <w:t>Macrodispersion</w:t>
          </w:r>
          <w:proofErr w:type="spellEnd"/>
          <w:r w:rsidRPr="00FE3E1F">
            <w:rPr>
              <w:rFonts w:eastAsia="Times New Roman"/>
            </w:rPr>
            <w:t xml:space="preserve"> Experiment (MADE) site. </w:t>
          </w:r>
          <w:proofErr w:type="spellStart"/>
          <w:r w:rsidRPr="00592959">
            <w:rPr>
              <w:rFonts w:eastAsia="Times New Roman"/>
              <w:lang w:val="de-DE"/>
            </w:rPr>
            <w:t>Water</w:t>
          </w:r>
          <w:proofErr w:type="spellEnd"/>
          <w:r w:rsidRPr="00592959">
            <w:rPr>
              <w:rFonts w:eastAsia="Times New Roman"/>
              <w:lang w:val="de-DE"/>
            </w:rPr>
            <w:t xml:space="preserve"> </w:t>
          </w:r>
          <w:proofErr w:type="spellStart"/>
          <w:r w:rsidRPr="00592959">
            <w:rPr>
              <w:rFonts w:eastAsia="Times New Roman"/>
              <w:lang w:val="de-DE"/>
            </w:rPr>
            <w:t>Resour</w:t>
          </w:r>
          <w:proofErr w:type="spellEnd"/>
          <w:r w:rsidRPr="00592959">
            <w:rPr>
              <w:rFonts w:eastAsia="Times New Roman"/>
              <w:lang w:val="de-DE"/>
            </w:rPr>
            <w:t xml:space="preserve"> Res 36, 2501. https://doi.org/10.1029/2000WR900148</w:t>
          </w:r>
        </w:p>
        <w:p w14:paraId="5C7415C6" w14:textId="77777777" w:rsidR="00930F60" w:rsidRPr="00FE3E1F" w:rsidRDefault="00930F60">
          <w:pPr>
            <w:autoSpaceDE w:val="0"/>
            <w:autoSpaceDN w:val="0"/>
            <w:ind w:hanging="480"/>
            <w:divId w:val="1874659190"/>
            <w:rPr>
              <w:rFonts w:eastAsia="Times New Roman"/>
            </w:rPr>
          </w:pPr>
          <w:r w:rsidRPr="00592959">
            <w:rPr>
              <w:rFonts w:eastAsia="Times New Roman"/>
              <w:lang w:val="de-DE"/>
            </w:rPr>
            <w:t xml:space="preserve">Fiori, A., Cvetkovic, V., Dagan, G., Attinger, S., Bellin, A., Dietrich, P., Zech, A., Teutsch, G., 2016. </w:t>
          </w:r>
          <w:r w:rsidRPr="00FE3E1F">
            <w:rPr>
              <w:rFonts w:eastAsia="Times New Roman"/>
            </w:rPr>
            <w:t xml:space="preserve">Debates—Stochastic subsurface hydrology from theory to practice: The relevance of stochastic subsurface hydrology to practical problems of contaminant transport and remediation. What is characterization and stochastic theory good for? Water </w:t>
          </w:r>
          <w:proofErr w:type="spellStart"/>
          <w:r w:rsidRPr="00FE3E1F">
            <w:rPr>
              <w:rFonts w:eastAsia="Times New Roman"/>
            </w:rPr>
            <w:t>Resour</w:t>
          </w:r>
          <w:proofErr w:type="spellEnd"/>
          <w:r w:rsidRPr="00FE3E1F">
            <w:rPr>
              <w:rFonts w:eastAsia="Times New Roman"/>
            </w:rPr>
            <w:t xml:space="preserve"> Res 52, 9228–9234. https://doi.org/10.1002/2015WR017525</w:t>
          </w:r>
        </w:p>
        <w:p w14:paraId="6C744171" w14:textId="77777777" w:rsidR="00930F60" w:rsidRPr="00FE3E1F" w:rsidRDefault="00930F60">
          <w:pPr>
            <w:autoSpaceDE w:val="0"/>
            <w:autoSpaceDN w:val="0"/>
            <w:ind w:hanging="480"/>
            <w:divId w:val="349336177"/>
            <w:rPr>
              <w:rFonts w:eastAsia="Times New Roman"/>
            </w:rPr>
          </w:pPr>
          <w:r w:rsidRPr="00592959">
            <w:rPr>
              <w:rFonts w:eastAsia="Times New Roman"/>
              <w:lang w:val="fr-FR"/>
            </w:rPr>
            <w:t xml:space="preserve">Fiori, A., Dagan, G., </w:t>
          </w:r>
          <w:proofErr w:type="spellStart"/>
          <w:r w:rsidRPr="00592959">
            <w:rPr>
              <w:rFonts w:eastAsia="Times New Roman"/>
              <w:lang w:val="fr-FR"/>
            </w:rPr>
            <w:t>Jankovic</w:t>
          </w:r>
          <w:proofErr w:type="spellEnd"/>
          <w:r w:rsidRPr="00592959">
            <w:rPr>
              <w:rFonts w:eastAsia="Times New Roman"/>
              <w:lang w:val="fr-FR"/>
            </w:rPr>
            <w:t xml:space="preserve">, I., </w:t>
          </w:r>
          <w:proofErr w:type="spellStart"/>
          <w:r w:rsidRPr="00592959">
            <w:rPr>
              <w:rFonts w:eastAsia="Times New Roman"/>
              <w:lang w:val="fr-FR"/>
            </w:rPr>
            <w:t>Zarlenga</w:t>
          </w:r>
          <w:proofErr w:type="spellEnd"/>
          <w:r w:rsidRPr="00592959">
            <w:rPr>
              <w:rFonts w:eastAsia="Times New Roman"/>
              <w:lang w:val="fr-FR"/>
            </w:rPr>
            <w:t xml:space="preserve">, A., 2013. </w:t>
          </w:r>
          <w:r w:rsidRPr="00FE3E1F">
            <w:rPr>
              <w:rFonts w:eastAsia="Times New Roman"/>
            </w:rPr>
            <w:t>The plume spreading in the MADE transport experiment : Could it be predicted by stochastic models ? 49, 1–11. https://doi.org/10.1002/wrcr.20128</w:t>
          </w:r>
        </w:p>
        <w:p w14:paraId="42FF7733" w14:textId="77777777" w:rsidR="00930F60" w:rsidRPr="00FE3E1F" w:rsidRDefault="00930F60">
          <w:pPr>
            <w:autoSpaceDE w:val="0"/>
            <w:autoSpaceDN w:val="0"/>
            <w:ind w:hanging="480"/>
            <w:divId w:val="133178426"/>
            <w:rPr>
              <w:rFonts w:eastAsia="Times New Roman"/>
            </w:rPr>
          </w:pPr>
          <w:r w:rsidRPr="00FE3E1F">
            <w:rPr>
              <w:rFonts w:eastAsia="Times New Roman"/>
            </w:rPr>
            <w:t xml:space="preserve">Garabedian, S.P., Leblanc, D.R., Gelhar, L.W., Celia, M.A., 1992. Natural gradient tracer in sand and gravel Cape Cod, Massachusetts, 2. Analysis of spatial moment of non-reactive tracer. . Water </w:t>
          </w:r>
          <w:proofErr w:type="spellStart"/>
          <w:r w:rsidRPr="00FE3E1F">
            <w:rPr>
              <w:rFonts w:eastAsia="Times New Roman"/>
            </w:rPr>
            <w:t>Resour</w:t>
          </w:r>
          <w:proofErr w:type="spellEnd"/>
          <w:r w:rsidRPr="00FE3E1F">
            <w:rPr>
              <w:rFonts w:eastAsia="Times New Roman"/>
            </w:rPr>
            <w:t>. Res. 27.</w:t>
          </w:r>
        </w:p>
        <w:p w14:paraId="5D8CAFC6" w14:textId="77777777" w:rsidR="00930F60" w:rsidRPr="00FE3E1F" w:rsidRDefault="00930F60">
          <w:pPr>
            <w:autoSpaceDE w:val="0"/>
            <w:autoSpaceDN w:val="0"/>
            <w:ind w:hanging="480"/>
            <w:divId w:val="277416163"/>
            <w:rPr>
              <w:rFonts w:eastAsia="Times New Roman"/>
            </w:rPr>
          </w:pPr>
          <w:r w:rsidRPr="00FE3E1F">
            <w:rPr>
              <w:rFonts w:eastAsia="Times New Roman"/>
            </w:rPr>
            <w:t xml:space="preserve">Garabedian, S P, Leblanc, D.R., Gelhar, L.W., Celia, M.A., 1992. Natural gradient tracer in sand and gravel Cape Cod, Massachusetts, 2. Analysis of spatial moment of non-reactive tracer. Water </w:t>
          </w:r>
          <w:proofErr w:type="spellStart"/>
          <w:r w:rsidRPr="00FE3E1F">
            <w:rPr>
              <w:rFonts w:eastAsia="Times New Roman"/>
            </w:rPr>
            <w:t>Resour</w:t>
          </w:r>
          <w:proofErr w:type="spellEnd"/>
          <w:r w:rsidRPr="00FE3E1F">
            <w:rPr>
              <w:rFonts w:eastAsia="Times New Roman"/>
            </w:rPr>
            <w:t xml:space="preserve"> Res 27, 14.</w:t>
          </w:r>
        </w:p>
        <w:p w14:paraId="79402D5F" w14:textId="77777777" w:rsidR="00930F60" w:rsidRPr="00FE3E1F" w:rsidRDefault="00930F60">
          <w:pPr>
            <w:autoSpaceDE w:val="0"/>
            <w:autoSpaceDN w:val="0"/>
            <w:ind w:hanging="480"/>
            <w:divId w:val="1692293755"/>
            <w:rPr>
              <w:rFonts w:eastAsia="Times New Roman"/>
            </w:rPr>
          </w:pPr>
          <w:r w:rsidRPr="00FE3E1F">
            <w:rPr>
              <w:rFonts w:eastAsia="Times New Roman"/>
            </w:rPr>
            <w:t xml:space="preserve">Hess, K.M., Davis, J.A., Kent, D.B., Coston, J.A., 2002. Multispecies reactive tracer test in an aquifer with spatially variable chemical conditions, Cape Cod, Massachusetts: Dispersive transport of bromide and nickel. Water </w:t>
          </w:r>
          <w:proofErr w:type="spellStart"/>
          <w:r w:rsidRPr="00FE3E1F">
            <w:rPr>
              <w:rFonts w:eastAsia="Times New Roman"/>
            </w:rPr>
            <w:t>Resour</w:t>
          </w:r>
          <w:proofErr w:type="spellEnd"/>
          <w:r w:rsidRPr="00FE3E1F">
            <w:rPr>
              <w:rFonts w:eastAsia="Times New Roman"/>
            </w:rPr>
            <w:t xml:space="preserve"> Res 38, 36-1-36–17. https://doi.org/10.1029/2001wr000945</w:t>
          </w:r>
        </w:p>
        <w:p w14:paraId="2E198BAD" w14:textId="77777777" w:rsidR="00930F60" w:rsidRPr="00FE3E1F" w:rsidRDefault="00930F60">
          <w:pPr>
            <w:autoSpaceDE w:val="0"/>
            <w:autoSpaceDN w:val="0"/>
            <w:ind w:hanging="480"/>
            <w:divId w:val="2051147266"/>
            <w:rPr>
              <w:rFonts w:eastAsia="Times New Roman"/>
            </w:rPr>
          </w:pPr>
          <w:r w:rsidRPr="00FE3E1F">
            <w:rPr>
              <w:rFonts w:eastAsia="Times New Roman"/>
            </w:rPr>
            <w:t>Konikow, L.F., 2011. The Secret to Successful Solute-Transport Modeling. Ground Water 49, 144–159. https://doi.org/10.1111/j.1745-6584.2010.00764.x</w:t>
          </w:r>
        </w:p>
        <w:p w14:paraId="2510308F" w14:textId="77777777" w:rsidR="00930F60" w:rsidRPr="00FE3E1F" w:rsidRDefault="00930F60">
          <w:pPr>
            <w:autoSpaceDE w:val="0"/>
            <w:autoSpaceDN w:val="0"/>
            <w:ind w:hanging="480"/>
            <w:divId w:val="985625340"/>
            <w:rPr>
              <w:rFonts w:eastAsia="Times New Roman"/>
            </w:rPr>
          </w:pPr>
          <w:r w:rsidRPr="00FE3E1F">
            <w:rPr>
              <w:rFonts w:eastAsia="Times New Roman"/>
            </w:rPr>
            <w:t>Molz, F., 2015. Advection, Dispersion, and Confusion. Groundwater n/a-n/a. https://doi.org/10.1111/gwat.12338</w:t>
          </w:r>
        </w:p>
        <w:p w14:paraId="7923A713" w14:textId="77777777" w:rsidR="00930F60" w:rsidRPr="00FE3E1F" w:rsidRDefault="00930F60">
          <w:pPr>
            <w:autoSpaceDE w:val="0"/>
            <w:autoSpaceDN w:val="0"/>
            <w:ind w:hanging="480"/>
            <w:divId w:val="1708093883"/>
            <w:rPr>
              <w:rFonts w:eastAsia="Times New Roman"/>
            </w:rPr>
          </w:pPr>
          <w:r w:rsidRPr="00FE3E1F">
            <w:rPr>
              <w:rFonts w:eastAsia="Times New Roman"/>
            </w:rPr>
            <w:t xml:space="preserve">Neuman, S.P., 1990. Universal scaling of hydraulic conductivities and dispersivities in geological media. Water </w:t>
          </w:r>
          <w:proofErr w:type="spellStart"/>
          <w:r w:rsidRPr="00FE3E1F">
            <w:rPr>
              <w:rFonts w:eastAsia="Times New Roman"/>
            </w:rPr>
            <w:t>Resour</w:t>
          </w:r>
          <w:proofErr w:type="spellEnd"/>
          <w:r w:rsidRPr="00FE3E1F">
            <w:rPr>
              <w:rFonts w:eastAsia="Times New Roman"/>
            </w:rPr>
            <w:t xml:space="preserve"> Res 26(8), 10.</w:t>
          </w:r>
        </w:p>
        <w:p w14:paraId="67CD8EE4" w14:textId="77777777" w:rsidR="00930F60" w:rsidRPr="00FE3E1F" w:rsidRDefault="00930F60">
          <w:pPr>
            <w:autoSpaceDE w:val="0"/>
            <w:autoSpaceDN w:val="0"/>
            <w:ind w:hanging="480"/>
            <w:divId w:val="1928995496"/>
            <w:rPr>
              <w:rFonts w:eastAsia="Times New Roman"/>
            </w:rPr>
          </w:pPr>
          <w:r w:rsidRPr="00FE3E1F">
            <w:rPr>
              <w:rFonts w:eastAsia="Times New Roman"/>
            </w:rPr>
            <w:t>Strack, O.D.L., 1989. Groundwater Mechanics. Prentice Hall Inc.</w:t>
          </w:r>
        </w:p>
        <w:p w14:paraId="53EFBEEE" w14:textId="77777777" w:rsidR="00930F60" w:rsidRPr="00FE3E1F" w:rsidRDefault="00930F60">
          <w:pPr>
            <w:autoSpaceDE w:val="0"/>
            <w:autoSpaceDN w:val="0"/>
            <w:ind w:hanging="480"/>
            <w:divId w:val="703871336"/>
            <w:rPr>
              <w:rFonts w:eastAsia="Times New Roman"/>
            </w:rPr>
          </w:pPr>
          <w:r w:rsidRPr="00FE3E1F">
            <w:rPr>
              <w:rFonts w:eastAsia="Times New Roman"/>
            </w:rPr>
            <w:t>Zheng, C., Wang, P.P., 1999. MT3DMS: A Modular Three-Dimensional Multispecies Transport Model for Simulation of Advection, Dispersion and Chemical Reactions of Contaminants in Groundwater Systems; Documentation and User’s Guide.</w:t>
          </w:r>
        </w:p>
        <w:p w14:paraId="0246F70F" w14:textId="2F7CA533" w:rsidR="00C728C4" w:rsidRPr="00FE3E1F" w:rsidRDefault="00930F60">
          <w:r w:rsidRPr="00FE3E1F">
            <w:rPr>
              <w:rFonts w:eastAsia="Times New Roman"/>
            </w:rPr>
            <w:t> </w:t>
          </w:r>
        </w:p>
      </w:sdtContent>
    </w:sdt>
    <w:p w14:paraId="7780A228" w14:textId="77777777" w:rsidR="00C728C4" w:rsidRPr="00FE3E1F" w:rsidRDefault="00C728C4" w:rsidP="00245927">
      <w:pPr>
        <w:rPr>
          <w:rFonts w:cstheme="minorHAnsi"/>
          <w:sz w:val="24"/>
          <w:szCs w:val="24"/>
        </w:rPr>
      </w:pPr>
    </w:p>
    <w:p w14:paraId="1CD9E314" w14:textId="77777777" w:rsidR="00C728C4" w:rsidRPr="00FE3E1F" w:rsidRDefault="00C728C4" w:rsidP="00245927">
      <w:pPr>
        <w:rPr>
          <w:rFonts w:cstheme="minorHAnsi"/>
          <w:sz w:val="24"/>
          <w:szCs w:val="24"/>
        </w:rPr>
      </w:pPr>
      <w:r w:rsidRPr="00FE3E1F">
        <w:rPr>
          <w:rFonts w:cstheme="minorHAnsi"/>
          <w:b/>
        </w:rPr>
        <w:t>FIGURE Captions</w:t>
      </w:r>
      <w:r w:rsidRPr="00FE3E1F">
        <w:rPr>
          <w:rFonts w:cstheme="minorHAnsi"/>
          <w:sz w:val="24"/>
          <w:szCs w:val="24"/>
        </w:rPr>
        <w:t xml:space="preserve"> </w:t>
      </w:r>
    </w:p>
    <w:p w14:paraId="6DE93B1F" w14:textId="77777777" w:rsidR="00C728C4" w:rsidRPr="00FE3E1F" w:rsidRDefault="00C728C4" w:rsidP="00245927">
      <w:pPr>
        <w:rPr>
          <w:rFonts w:cstheme="minorHAnsi"/>
          <w:sz w:val="24"/>
          <w:szCs w:val="24"/>
        </w:rPr>
      </w:pPr>
    </w:p>
    <w:p w14:paraId="278E11B2" w14:textId="77777777" w:rsidR="00C728C4" w:rsidRPr="00FE3E1F" w:rsidRDefault="00C728C4" w:rsidP="00245927">
      <w:pPr>
        <w:rPr>
          <w:rFonts w:cstheme="minorHAnsi"/>
          <w:sz w:val="24"/>
          <w:szCs w:val="24"/>
        </w:rPr>
      </w:pPr>
      <w:r w:rsidRPr="00FE3E1F">
        <w:rPr>
          <w:rFonts w:cstheme="minorHAnsi"/>
          <w:b/>
          <w:sz w:val="24"/>
          <w:szCs w:val="24"/>
        </w:rPr>
        <w:t>Figure 1</w:t>
      </w:r>
      <w:r w:rsidRPr="00FE3E1F">
        <w:rPr>
          <w:rFonts w:cstheme="minorHAnsi"/>
          <w:sz w:val="24"/>
          <w:szCs w:val="24"/>
        </w:rPr>
        <w:t xml:space="preserve"> Vertical section with equipotential lines (red) and path lines (green) for a specified travel time. A straight front of water particles (at left) is changed after passing through a zone with a conductivity five times higher (top) and lower (bottom) than that of the background of the aquifer. Blue lines indicate the initial and the final shape of the water particle front.</w:t>
      </w:r>
    </w:p>
    <w:p w14:paraId="2EEB1ABF" w14:textId="77777777" w:rsidR="00E86BDA" w:rsidRPr="00FE3E1F" w:rsidRDefault="00E86BDA" w:rsidP="00245927">
      <w:pPr>
        <w:rPr>
          <w:rFonts w:cstheme="minorHAnsi"/>
          <w:sz w:val="24"/>
          <w:szCs w:val="24"/>
        </w:rPr>
      </w:pPr>
    </w:p>
    <w:p w14:paraId="10498FD7" w14:textId="77777777" w:rsidR="00C728C4" w:rsidRPr="00FE3E1F" w:rsidRDefault="00C728C4" w:rsidP="00245927">
      <w:pPr>
        <w:rPr>
          <w:rFonts w:cstheme="minorHAnsi"/>
          <w:sz w:val="24"/>
          <w:szCs w:val="24"/>
        </w:rPr>
      </w:pPr>
      <w:r w:rsidRPr="00FE3E1F">
        <w:rPr>
          <w:rFonts w:cstheme="minorHAnsi"/>
          <w:b/>
          <w:sz w:val="24"/>
          <w:szCs w:val="24"/>
        </w:rPr>
        <w:t>Figure 2</w:t>
      </w:r>
      <w:r w:rsidRPr="00FE3E1F">
        <w:rPr>
          <w:rFonts w:cstheme="minorHAnsi"/>
          <w:sz w:val="24"/>
          <w:szCs w:val="24"/>
        </w:rPr>
        <w:t xml:space="preserve"> </w:t>
      </w:r>
      <w:r w:rsidRPr="00FE3E1F">
        <w:rPr>
          <w:rFonts w:cstheme="minorHAnsi"/>
          <w:bCs/>
          <w:sz w:val="24"/>
          <w:szCs w:val="24"/>
        </w:rPr>
        <w:t xml:space="preserve">Vertical section. </w:t>
      </w:r>
      <w:r w:rsidRPr="00FE3E1F">
        <w:rPr>
          <w:rFonts w:cstheme="minorHAnsi"/>
          <w:sz w:val="24"/>
          <w:szCs w:val="24"/>
        </w:rPr>
        <w:t xml:space="preserve">Scheme of spread and wake in figure 1, top and drift and reflux across the boundary of a domain A. </w:t>
      </w:r>
    </w:p>
    <w:p w14:paraId="5622D1E2" w14:textId="77777777" w:rsidR="00E86BDA" w:rsidRPr="00FE3E1F" w:rsidRDefault="00E86BDA" w:rsidP="00245927">
      <w:pPr>
        <w:rPr>
          <w:rFonts w:cstheme="minorHAnsi"/>
          <w:sz w:val="24"/>
          <w:szCs w:val="24"/>
        </w:rPr>
      </w:pPr>
    </w:p>
    <w:p w14:paraId="711FEB17" w14:textId="77777777" w:rsidR="00C728C4" w:rsidRPr="00FE3E1F" w:rsidRDefault="00C728C4" w:rsidP="00245927">
      <w:pPr>
        <w:rPr>
          <w:rFonts w:cstheme="minorHAnsi"/>
          <w:sz w:val="24"/>
          <w:szCs w:val="24"/>
        </w:rPr>
      </w:pPr>
      <w:r w:rsidRPr="00FE3E1F">
        <w:rPr>
          <w:rFonts w:cstheme="minorHAnsi"/>
          <w:b/>
          <w:sz w:val="24"/>
          <w:szCs w:val="24"/>
        </w:rPr>
        <w:t>Figure 3.</w:t>
      </w:r>
      <w:r w:rsidRPr="00FE3E1F">
        <w:rPr>
          <w:rFonts w:cstheme="minorHAnsi"/>
          <w:sz w:val="24"/>
          <w:szCs w:val="24"/>
        </w:rPr>
        <w:t xml:space="preserve"> </w:t>
      </w:r>
      <w:r w:rsidRPr="00FE3E1F">
        <w:rPr>
          <w:rFonts w:eastAsia="Times New Roman" w:cstheme="minorHAnsi"/>
          <w:sz w:val="24"/>
          <w:szCs w:val="24"/>
        </w:rPr>
        <w:t xml:space="preserve">Sectional view of the shift of a water volume across the upstream (left) and downstream (right) boundaries of a cell (the black rectangle in the center) for a plume front (top) and tail (bottom) </w:t>
      </w:r>
      <w:r w:rsidRPr="00FE3E1F">
        <w:rPr>
          <w:rFonts w:cstheme="minorHAnsi"/>
          <w:sz w:val="24"/>
          <w:szCs w:val="24"/>
        </w:rPr>
        <w:t xml:space="preserve"> </w:t>
      </w:r>
    </w:p>
    <w:p w14:paraId="708AD633" w14:textId="0A281A62" w:rsidR="00C728C4" w:rsidRPr="00FE3E1F" w:rsidRDefault="00C728C4" w:rsidP="00245927">
      <w:pPr>
        <w:rPr>
          <w:rFonts w:cstheme="minorHAnsi"/>
          <w:sz w:val="24"/>
          <w:szCs w:val="24"/>
        </w:rPr>
      </w:pPr>
    </w:p>
    <w:p w14:paraId="194864AE" w14:textId="77777777" w:rsidR="00C728C4" w:rsidRPr="00FE3E1F" w:rsidRDefault="00C728C4" w:rsidP="00F03154">
      <w:pPr>
        <w:rPr>
          <w:rFonts w:eastAsia="Times New Roman" w:cstheme="minorHAnsi"/>
          <w:sz w:val="24"/>
          <w:szCs w:val="24"/>
        </w:rPr>
      </w:pPr>
      <w:r w:rsidRPr="00FE3E1F">
        <w:rPr>
          <w:rFonts w:cstheme="minorHAnsi"/>
          <w:b/>
          <w:sz w:val="24"/>
          <w:szCs w:val="24"/>
        </w:rPr>
        <w:t xml:space="preserve">Figure 5. </w:t>
      </w:r>
      <w:r w:rsidRPr="00FE3E1F">
        <w:rPr>
          <w:rFonts w:eastAsia="Times New Roman" w:cstheme="minorHAnsi"/>
          <w:sz w:val="24"/>
          <w:szCs w:val="24"/>
        </w:rPr>
        <w:t>Vertical section. Mass exchange between cells across upstream and downstream boundaries.</w:t>
      </w:r>
    </w:p>
    <w:p w14:paraId="6B3177ED" w14:textId="77777777" w:rsidR="00E86BDA" w:rsidRPr="00FE3E1F" w:rsidRDefault="00E86BDA" w:rsidP="00F03154">
      <w:pPr>
        <w:rPr>
          <w:rFonts w:eastAsia="Times New Roman" w:cstheme="minorHAnsi"/>
          <w:sz w:val="24"/>
          <w:szCs w:val="24"/>
        </w:rPr>
      </w:pPr>
    </w:p>
    <w:p w14:paraId="094B2E52" w14:textId="77777777" w:rsidR="00C728C4" w:rsidRPr="00FE3E1F" w:rsidRDefault="00C728C4" w:rsidP="008810A2">
      <w:pPr>
        <w:rPr>
          <w:rFonts w:eastAsia="Times New Roman" w:cstheme="minorHAnsi"/>
          <w:sz w:val="24"/>
          <w:szCs w:val="24"/>
        </w:rPr>
      </w:pPr>
      <w:r w:rsidRPr="00FE3E1F">
        <w:rPr>
          <w:rFonts w:eastAsia="Times New Roman" w:cstheme="minorHAnsi"/>
          <w:b/>
          <w:bCs/>
          <w:sz w:val="24"/>
          <w:szCs w:val="24"/>
        </w:rPr>
        <w:t>Figure 6</w:t>
      </w:r>
      <w:r w:rsidRPr="00FE3E1F">
        <w:rPr>
          <w:rFonts w:eastAsia="Times New Roman" w:cstheme="minorHAnsi"/>
          <w:sz w:val="24"/>
          <w:szCs w:val="24"/>
        </w:rPr>
        <w:t>. 3D plume shape development with traveled time [days], colored per 10% range in relative concentration for Cape Cod (left) and MADE (right).</w:t>
      </w:r>
    </w:p>
    <w:p w14:paraId="26FEDEED" w14:textId="77777777" w:rsidR="00E86BDA" w:rsidRPr="00FE3E1F" w:rsidRDefault="00E86BDA" w:rsidP="008810A2">
      <w:pPr>
        <w:rPr>
          <w:rFonts w:eastAsia="Times New Roman" w:cstheme="minorHAnsi"/>
          <w:sz w:val="24"/>
          <w:szCs w:val="24"/>
        </w:rPr>
      </w:pPr>
    </w:p>
    <w:p w14:paraId="243CC1BA" w14:textId="77777777" w:rsidR="00C728C4" w:rsidRPr="00FE3E1F" w:rsidRDefault="00C728C4" w:rsidP="008810A2">
      <w:pPr>
        <w:rPr>
          <w:rFonts w:eastAsia="Times New Roman" w:cstheme="minorHAnsi"/>
          <w:sz w:val="24"/>
          <w:szCs w:val="24"/>
        </w:rPr>
      </w:pPr>
      <w:r w:rsidRPr="00FE3E1F">
        <w:rPr>
          <w:rFonts w:eastAsia="Times New Roman" w:cstheme="minorHAnsi"/>
          <w:b/>
          <w:bCs/>
          <w:sz w:val="24"/>
          <w:szCs w:val="24"/>
        </w:rPr>
        <w:t>Figure 7</w:t>
      </w:r>
      <w:r w:rsidRPr="00FE3E1F">
        <w:rPr>
          <w:rFonts w:eastAsia="Times New Roman" w:cstheme="minorHAnsi"/>
          <w:sz w:val="24"/>
          <w:szCs w:val="24"/>
        </w:rPr>
        <w:t>. Change over time [days] of spread [m] wand relative concentration [%] with logarithmic distribution along y axis for Cape Cod (left) and MADE (right).</w:t>
      </w:r>
    </w:p>
    <w:p w14:paraId="49E0D06A" w14:textId="3F88E6B0" w:rsidR="00C728C4" w:rsidRPr="00FE3E1F" w:rsidRDefault="00C728C4" w:rsidP="008810A2">
      <w:pPr>
        <w:rPr>
          <w:rFonts w:eastAsia="Times New Roman" w:cstheme="minorHAnsi"/>
          <w:sz w:val="24"/>
          <w:szCs w:val="24"/>
        </w:rPr>
      </w:pPr>
    </w:p>
    <w:p w14:paraId="50A85629" w14:textId="77777777" w:rsidR="00C728C4" w:rsidRPr="00FE3E1F" w:rsidRDefault="00C728C4" w:rsidP="008810A2">
      <w:pPr>
        <w:rPr>
          <w:rFonts w:eastAsia="Times New Roman" w:cstheme="minorHAnsi"/>
          <w:sz w:val="24"/>
          <w:szCs w:val="24"/>
        </w:rPr>
      </w:pPr>
    </w:p>
    <w:p w14:paraId="64FE530F" w14:textId="77777777" w:rsidR="00C728C4" w:rsidRPr="00CE08E3" w:rsidRDefault="00C728C4" w:rsidP="00F03154">
      <w:pPr>
        <w:rPr>
          <w:rFonts w:cstheme="minorHAnsi"/>
          <w:sz w:val="24"/>
          <w:szCs w:val="24"/>
        </w:rPr>
      </w:pPr>
    </w:p>
    <w:sectPr w:rsidR="00C728C4" w:rsidRPr="00CE08E3" w:rsidSect="00841C0B">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6F863" w14:textId="77777777" w:rsidR="00DA7AA3" w:rsidRPr="00FE3E1F" w:rsidRDefault="00DA7AA3" w:rsidP="006A23E7">
      <w:r w:rsidRPr="00FE3E1F">
        <w:separator/>
      </w:r>
    </w:p>
  </w:endnote>
  <w:endnote w:type="continuationSeparator" w:id="0">
    <w:p w14:paraId="3515A899" w14:textId="77777777" w:rsidR="00DA7AA3" w:rsidRPr="00FE3E1F" w:rsidRDefault="00DA7AA3" w:rsidP="006A23E7">
      <w:r w:rsidRPr="00FE3E1F">
        <w:continuationSeparator/>
      </w:r>
    </w:p>
  </w:endnote>
  <w:endnote w:type="continuationNotice" w:id="1">
    <w:p w14:paraId="4A181F2F" w14:textId="77777777" w:rsidR="00DA7AA3" w:rsidRPr="00FE3E1F" w:rsidRDefault="00DA7A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5312090"/>
      <w:docPartObj>
        <w:docPartGallery w:val="Page Numbers (Bottom of Page)"/>
        <w:docPartUnique/>
      </w:docPartObj>
    </w:sdtPr>
    <w:sdtContent>
      <w:p w14:paraId="56233B28" w14:textId="66BA537E" w:rsidR="003B363F" w:rsidRPr="00FE3E1F" w:rsidRDefault="003B363F">
        <w:pPr>
          <w:pStyle w:val="Footer"/>
          <w:jc w:val="center"/>
        </w:pPr>
        <w:r w:rsidRPr="00FE3E1F">
          <w:fldChar w:fldCharType="begin"/>
        </w:r>
        <w:r w:rsidRPr="00FE3E1F">
          <w:instrText xml:space="preserve"> PAGE   \* MERGEFORMAT </w:instrText>
        </w:r>
        <w:r w:rsidRPr="00FE3E1F">
          <w:fldChar w:fldCharType="separate"/>
        </w:r>
        <w:r w:rsidRPr="00FE3E1F">
          <w:t>2</w:t>
        </w:r>
        <w:r w:rsidRPr="00FE3E1F">
          <w:fldChar w:fldCharType="end"/>
        </w:r>
      </w:p>
    </w:sdtContent>
  </w:sdt>
  <w:p w14:paraId="730E82DD" w14:textId="77777777" w:rsidR="003B363F" w:rsidRPr="00FE3E1F" w:rsidRDefault="003B3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04310E" w14:textId="77777777" w:rsidR="00DA7AA3" w:rsidRPr="00FE3E1F" w:rsidRDefault="00DA7AA3" w:rsidP="006A23E7">
      <w:r w:rsidRPr="00FE3E1F">
        <w:separator/>
      </w:r>
    </w:p>
  </w:footnote>
  <w:footnote w:type="continuationSeparator" w:id="0">
    <w:p w14:paraId="4C414CF2" w14:textId="77777777" w:rsidR="00DA7AA3" w:rsidRPr="00FE3E1F" w:rsidRDefault="00DA7AA3" w:rsidP="006A23E7">
      <w:r w:rsidRPr="00FE3E1F">
        <w:continuationSeparator/>
      </w:r>
    </w:p>
  </w:footnote>
  <w:footnote w:type="continuationNotice" w:id="1">
    <w:p w14:paraId="0D3A439A" w14:textId="77777777" w:rsidR="00DA7AA3" w:rsidRPr="00FE3E1F" w:rsidRDefault="00DA7AA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B6D68"/>
    <w:multiLevelType w:val="hybridMultilevel"/>
    <w:tmpl w:val="1666A328"/>
    <w:lvl w:ilvl="0" w:tplc="B82CEB1C">
      <w:start w:val="1"/>
      <w:numFmt w:val="bullet"/>
      <w:lvlText w:val="•"/>
      <w:lvlJc w:val="left"/>
      <w:pPr>
        <w:tabs>
          <w:tab w:val="num" w:pos="720"/>
        </w:tabs>
        <w:ind w:left="720" w:hanging="360"/>
      </w:pPr>
      <w:rPr>
        <w:rFonts w:ascii="Arial" w:hAnsi="Arial" w:hint="default"/>
      </w:rPr>
    </w:lvl>
    <w:lvl w:ilvl="1" w:tplc="2F86B216" w:tentative="1">
      <w:start w:val="1"/>
      <w:numFmt w:val="bullet"/>
      <w:lvlText w:val="•"/>
      <w:lvlJc w:val="left"/>
      <w:pPr>
        <w:tabs>
          <w:tab w:val="num" w:pos="1440"/>
        </w:tabs>
        <w:ind w:left="1440" w:hanging="360"/>
      </w:pPr>
      <w:rPr>
        <w:rFonts w:ascii="Arial" w:hAnsi="Arial" w:hint="default"/>
      </w:rPr>
    </w:lvl>
    <w:lvl w:ilvl="2" w:tplc="AB789FDC" w:tentative="1">
      <w:start w:val="1"/>
      <w:numFmt w:val="bullet"/>
      <w:lvlText w:val="•"/>
      <w:lvlJc w:val="left"/>
      <w:pPr>
        <w:tabs>
          <w:tab w:val="num" w:pos="2160"/>
        </w:tabs>
        <w:ind w:left="2160" w:hanging="360"/>
      </w:pPr>
      <w:rPr>
        <w:rFonts w:ascii="Arial" w:hAnsi="Arial" w:hint="default"/>
      </w:rPr>
    </w:lvl>
    <w:lvl w:ilvl="3" w:tplc="5700224A" w:tentative="1">
      <w:start w:val="1"/>
      <w:numFmt w:val="bullet"/>
      <w:lvlText w:val="•"/>
      <w:lvlJc w:val="left"/>
      <w:pPr>
        <w:tabs>
          <w:tab w:val="num" w:pos="2880"/>
        </w:tabs>
        <w:ind w:left="2880" w:hanging="360"/>
      </w:pPr>
      <w:rPr>
        <w:rFonts w:ascii="Arial" w:hAnsi="Arial" w:hint="default"/>
      </w:rPr>
    </w:lvl>
    <w:lvl w:ilvl="4" w:tplc="B9BE6282" w:tentative="1">
      <w:start w:val="1"/>
      <w:numFmt w:val="bullet"/>
      <w:lvlText w:val="•"/>
      <w:lvlJc w:val="left"/>
      <w:pPr>
        <w:tabs>
          <w:tab w:val="num" w:pos="3600"/>
        </w:tabs>
        <w:ind w:left="3600" w:hanging="360"/>
      </w:pPr>
      <w:rPr>
        <w:rFonts w:ascii="Arial" w:hAnsi="Arial" w:hint="default"/>
      </w:rPr>
    </w:lvl>
    <w:lvl w:ilvl="5" w:tplc="AD865B9A" w:tentative="1">
      <w:start w:val="1"/>
      <w:numFmt w:val="bullet"/>
      <w:lvlText w:val="•"/>
      <w:lvlJc w:val="left"/>
      <w:pPr>
        <w:tabs>
          <w:tab w:val="num" w:pos="4320"/>
        </w:tabs>
        <w:ind w:left="4320" w:hanging="360"/>
      </w:pPr>
      <w:rPr>
        <w:rFonts w:ascii="Arial" w:hAnsi="Arial" w:hint="default"/>
      </w:rPr>
    </w:lvl>
    <w:lvl w:ilvl="6" w:tplc="8E84C7B8" w:tentative="1">
      <w:start w:val="1"/>
      <w:numFmt w:val="bullet"/>
      <w:lvlText w:val="•"/>
      <w:lvlJc w:val="left"/>
      <w:pPr>
        <w:tabs>
          <w:tab w:val="num" w:pos="5040"/>
        </w:tabs>
        <w:ind w:left="5040" w:hanging="360"/>
      </w:pPr>
      <w:rPr>
        <w:rFonts w:ascii="Arial" w:hAnsi="Arial" w:hint="default"/>
      </w:rPr>
    </w:lvl>
    <w:lvl w:ilvl="7" w:tplc="56345B04" w:tentative="1">
      <w:start w:val="1"/>
      <w:numFmt w:val="bullet"/>
      <w:lvlText w:val="•"/>
      <w:lvlJc w:val="left"/>
      <w:pPr>
        <w:tabs>
          <w:tab w:val="num" w:pos="5760"/>
        </w:tabs>
        <w:ind w:left="5760" w:hanging="360"/>
      </w:pPr>
      <w:rPr>
        <w:rFonts w:ascii="Arial" w:hAnsi="Arial" w:hint="default"/>
      </w:rPr>
    </w:lvl>
    <w:lvl w:ilvl="8" w:tplc="13945FF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455027"/>
    <w:multiLevelType w:val="hybridMultilevel"/>
    <w:tmpl w:val="51FCBB88"/>
    <w:lvl w:ilvl="0" w:tplc="FCE81702">
      <w:start w:val="1"/>
      <w:numFmt w:val="bullet"/>
      <w:lvlText w:val="•"/>
      <w:lvlJc w:val="left"/>
      <w:pPr>
        <w:tabs>
          <w:tab w:val="num" w:pos="720"/>
        </w:tabs>
        <w:ind w:left="720" w:hanging="360"/>
      </w:pPr>
      <w:rPr>
        <w:rFonts w:ascii="Arial" w:hAnsi="Arial" w:hint="default"/>
      </w:rPr>
    </w:lvl>
    <w:lvl w:ilvl="1" w:tplc="22E658EC" w:tentative="1">
      <w:start w:val="1"/>
      <w:numFmt w:val="bullet"/>
      <w:lvlText w:val="•"/>
      <w:lvlJc w:val="left"/>
      <w:pPr>
        <w:tabs>
          <w:tab w:val="num" w:pos="1440"/>
        </w:tabs>
        <w:ind w:left="1440" w:hanging="360"/>
      </w:pPr>
      <w:rPr>
        <w:rFonts w:ascii="Arial" w:hAnsi="Arial" w:hint="default"/>
      </w:rPr>
    </w:lvl>
    <w:lvl w:ilvl="2" w:tplc="C62405AE" w:tentative="1">
      <w:start w:val="1"/>
      <w:numFmt w:val="bullet"/>
      <w:lvlText w:val="•"/>
      <w:lvlJc w:val="left"/>
      <w:pPr>
        <w:tabs>
          <w:tab w:val="num" w:pos="2160"/>
        </w:tabs>
        <w:ind w:left="2160" w:hanging="360"/>
      </w:pPr>
      <w:rPr>
        <w:rFonts w:ascii="Arial" w:hAnsi="Arial" w:hint="default"/>
      </w:rPr>
    </w:lvl>
    <w:lvl w:ilvl="3" w:tplc="63E2746A" w:tentative="1">
      <w:start w:val="1"/>
      <w:numFmt w:val="bullet"/>
      <w:lvlText w:val="•"/>
      <w:lvlJc w:val="left"/>
      <w:pPr>
        <w:tabs>
          <w:tab w:val="num" w:pos="2880"/>
        </w:tabs>
        <w:ind w:left="2880" w:hanging="360"/>
      </w:pPr>
      <w:rPr>
        <w:rFonts w:ascii="Arial" w:hAnsi="Arial" w:hint="default"/>
      </w:rPr>
    </w:lvl>
    <w:lvl w:ilvl="4" w:tplc="66AADCC0" w:tentative="1">
      <w:start w:val="1"/>
      <w:numFmt w:val="bullet"/>
      <w:lvlText w:val="•"/>
      <w:lvlJc w:val="left"/>
      <w:pPr>
        <w:tabs>
          <w:tab w:val="num" w:pos="3600"/>
        </w:tabs>
        <w:ind w:left="3600" w:hanging="360"/>
      </w:pPr>
      <w:rPr>
        <w:rFonts w:ascii="Arial" w:hAnsi="Arial" w:hint="default"/>
      </w:rPr>
    </w:lvl>
    <w:lvl w:ilvl="5" w:tplc="48868DD6" w:tentative="1">
      <w:start w:val="1"/>
      <w:numFmt w:val="bullet"/>
      <w:lvlText w:val="•"/>
      <w:lvlJc w:val="left"/>
      <w:pPr>
        <w:tabs>
          <w:tab w:val="num" w:pos="4320"/>
        </w:tabs>
        <w:ind w:left="4320" w:hanging="360"/>
      </w:pPr>
      <w:rPr>
        <w:rFonts w:ascii="Arial" w:hAnsi="Arial" w:hint="default"/>
      </w:rPr>
    </w:lvl>
    <w:lvl w:ilvl="6" w:tplc="B3C2B6CE" w:tentative="1">
      <w:start w:val="1"/>
      <w:numFmt w:val="bullet"/>
      <w:lvlText w:val="•"/>
      <w:lvlJc w:val="left"/>
      <w:pPr>
        <w:tabs>
          <w:tab w:val="num" w:pos="5040"/>
        </w:tabs>
        <w:ind w:left="5040" w:hanging="360"/>
      </w:pPr>
      <w:rPr>
        <w:rFonts w:ascii="Arial" w:hAnsi="Arial" w:hint="default"/>
      </w:rPr>
    </w:lvl>
    <w:lvl w:ilvl="7" w:tplc="AE00BA38" w:tentative="1">
      <w:start w:val="1"/>
      <w:numFmt w:val="bullet"/>
      <w:lvlText w:val="•"/>
      <w:lvlJc w:val="left"/>
      <w:pPr>
        <w:tabs>
          <w:tab w:val="num" w:pos="5760"/>
        </w:tabs>
        <w:ind w:left="5760" w:hanging="360"/>
      </w:pPr>
      <w:rPr>
        <w:rFonts w:ascii="Arial" w:hAnsi="Arial" w:hint="default"/>
      </w:rPr>
    </w:lvl>
    <w:lvl w:ilvl="8" w:tplc="942E55E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FD408E"/>
    <w:multiLevelType w:val="hybridMultilevel"/>
    <w:tmpl w:val="ACB2B1A2"/>
    <w:lvl w:ilvl="0" w:tplc="028AA490">
      <w:start w:val="1"/>
      <w:numFmt w:val="bullet"/>
      <w:lvlText w:val="•"/>
      <w:lvlJc w:val="left"/>
      <w:pPr>
        <w:tabs>
          <w:tab w:val="num" w:pos="720"/>
        </w:tabs>
        <w:ind w:left="720" w:hanging="360"/>
      </w:pPr>
      <w:rPr>
        <w:rFonts w:ascii="Arial" w:hAnsi="Arial" w:hint="default"/>
      </w:rPr>
    </w:lvl>
    <w:lvl w:ilvl="1" w:tplc="D81C28B2" w:tentative="1">
      <w:start w:val="1"/>
      <w:numFmt w:val="bullet"/>
      <w:lvlText w:val="•"/>
      <w:lvlJc w:val="left"/>
      <w:pPr>
        <w:tabs>
          <w:tab w:val="num" w:pos="1440"/>
        </w:tabs>
        <w:ind w:left="1440" w:hanging="360"/>
      </w:pPr>
      <w:rPr>
        <w:rFonts w:ascii="Arial" w:hAnsi="Arial" w:hint="default"/>
      </w:rPr>
    </w:lvl>
    <w:lvl w:ilvl="2" w:tplc="8D3EE87E" w:tentative="1">
      <w:start w:val="1"/>
      <w:numFmt w:val="bullet"/>
      <w:lvlText w:val="•"/>
      <w:lvlJc w:val="left"/>
      <w:pPr>
        <w:tabs>
          <w:tab w:val="num" w:pos="2160"/>
        </w:tabs>
        <w:ind w:left="2160" w:hanging="360"/>
      </w:pPr>
      <w:rPr>
        <w:rFonts w:ascii="Arial" w:hAnsi="Arial" w:hint="default"/>
      </w:rPr>
    </w:lvl>
    <w:lvl w:ilvl="3" w:tplc="ABE88EE0" w:tentative="1">
      <w:start w:val="1"/>
      <w:numFmt w:val="bullet"/>
      <w:lvlText w:val="•"/>
      <w:lvlJc w:val="left"/>
      <w:pPr>
        <w:tabs>
          <w:tab w:val="num" w:pos="2880"/>
        </w:tabs>
        <w:ind w:left="2880" w:hanging="360"/>
      </w:pPr>
      <w:rPr>
        <w:rFonts w:ascii="Arial" w:hAnsi="Arial" w:hint="default"/>
      </w:rPr>
    </w:lvl>
    <w:lvl w:ilvl="4" w:tplc="8A40317C" w:tentative="1">
      <w:start w:val="1"/>
      <w:numFmt w:val="bullet"/>
      <w:lvlText w:val="•"/>
      <w:lvlJc w:val="left"/>
      <w:pPr>
        <w:tabs>
          <w:tab w:val="num" w:pos="3600"/>
        </w:tabs>
        <w:ind w:left="3600" w:hanging="360"/>
      </w:pPr>
      <w:rPr>
        <w:rFonts w:ascii="Arial" w:hAnsi="Arial" w:hint="default"/>
      </w:rPr>
    </w:lvl>
    <w:lvl w:ilvl="5" w:tplc="C3F2B6D4" w:tentative="1">
      <w:start w:val="1"/>
      <w:numFmt w:val="bullet"/>
      <w:lvlText w:val="•"/>
      <w:lvlJc w:val="left"/>
      <w:pPr>
        <w:tabs>
          <w:tab w:val="num" w:pos="4320"/>
        </w:tabs>
        <w:ind w:left="4320" w:hanging="360"/>
      </w:pPr>
      <w:rPr>
        <w:rFonts w:ascii="Arial" w:hAnsi="Arial" w:hint="default"/>
      </w:rPr>
    </w:lvl>
    <w:lvl w:ilvl="6" w:tplc="7A5EFE74" w:tentative="1">
      <w:start w:val="1"/>
      <w:numFmt w:val="bullet"/>
      <w:lvlText w:val="•"/>
      <w:lvlJc w:val="left"/>
      <w:pPr>
        <w:tabs>
          <w:tab w:val="num" w:pos="5040"/>
        </w:tabs>
        <w:ind w:left="5040" w:hanging="360"/>
      </w:pPr>
      <w:rPr>
        <w:rFonts w:ascii="Arial" w:hAnsi="Arial" w:hint="default"/>
      </w:rPr>
    </w:lvl>
    <w:lvl w:ilvl="7" w:tplc="6EC4E7C4" w:tentative="1">
      <w:start w:val="1"/>
      <w:numFmt w:val="bullet"/>
      <w:lvlText w:val="•"/>
      <w:lvlJc w:val="left"/>
      <w:pPr>
        <w:tabs>
          <w:tab w:val="num" w:pos="5760"/>
        </w:tabs>
        <w:ind w:left="5760" w:hanging="360"/>
      </w:pPr>
      <w:rPr>
        <w:rFonts w:ascii="Arial" w:hAnsi="Arial" w:hint="default"/>
      </w:rPr>
    </w:lvl>
    <w:lvl w:ilvl="8" w:tplc="044A0CE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D2112C"/>
    <w:multiLevelType w:val="hybridMultilevel"/>
    <w:tmpl w:val="E494C426"/>
    <w:lvl w:ilvl="0" w:tplc="99060D72">
      <w:start w:val="1"/>
      <w:numFmt w:val="bullet"/>
      <w:lvlText w:val="•"/>
      <w:lvlJc w:val="left"/>
      <w:pPr>
        <w:tabs>
          <w:tab w:val="num" w:pos="720"/>
        </w:tabs>
        <w:ind w:left="720" w:hanging="360"/>
      </w:pPr>
      <w:rPr>
        <w:rFonts w:ascii="Arial" w:hAnsi="Arial" w:hint="default"/>
      </w:rPr>
    </w:lvl>
    <w:lvl w:ilvl="1" w:tplc="15BE8C3C">
      <w:start w:val="1"/>
      <w:numFmt w:val="bullet"/>
      <w:lvlText w:val="•"/>
      <w:lvlJc w:val="left"/>
      <w:pPr>
        <w:tabs>
          <w:tab w:val="num" w:pos="1440"/>
        </w:tabs>
        <w:ind w:left="1440" w:hanging="360"/>
      </w:pPr>
      <w:rPr>
        <w:rFonts w:ascii="Arial" w:hAnsi="Arial" w:hint="default"/>
      </w:rPr>
    </w:lvl>
    <w:lvl w:ilvl="2" w:tplc="44E8D3C6" w:tentative="1">
      <w:start w:val="1"/>
      <w:numFmt w:val="bullet"/>
      <w:lvlText w:val="•"/>
      <w:lvlJc w:val="left"/>
      <w:pPr>
        <w:tabs>
          <w:tab w:val="num" w:pos="2160"/>
        </w:tabs>
        <w:ind w:left="2160" w:hanging="360"/>
      </w:pPr>
      <w:rPr>
        <w:rFonts w:ascii="Arial" w:hAnsi="Arial" w:hint="default"/>
      </w:rPr>
    </w:lvl>
    <w:lvl w:ilvl="3" w:tplc="CD92E32C" w:tentative="1">
      <w:start w:val="1"/>
      <w:numFmt w:val="bullet"/>
      <w:lvlText w:val="•"/>
      <w:lvlJc w:val="left"/>
      <w:pPr>
        <w:tabs>
          <w:tab w:val="num" w:pos="2880"/>
        </w:tabs>
        <w:ind w:left="2880" w:hanging="360"/>
      </w:pPr>
      <w:rPr>
        <w:rFonts w:ascii="Arial" w:hAnsi="Arial" w:hint="default"/>
      </w:rPr>
    </w:lvl>
    <w:lvl w:ilvl="4" w:tplc="ABBCBECE" w:tentative="1">
      <w:start w:val="1"/>
      <w:numFmt w:val="bullet"/>
      <w:lvlText w:val="•"/>
      <w:lvlJc w:val="left"/>
      <w:pPr>
        <w:tabs>
          <w:tab w:val="num" w:pos="3600"/>
        </w:tabs>
        <w:ind w:left="3600" w:hanging="360"/>
      </w:pPr>
      <w:rPr>
        <w:rFonts w:ascii="Arial" w:hAnsi="Arial" w:hint="default"/>
      </w:rPr>
    </w:lvl>
    <w:lvl w:ilvl="5" w:tplc="5E6493AC" w:tentative="1">
      <w:start w:val="1"/>
      <w:numFmt w:val="bullet"/>
      <w:lvlText w:val="•"/>
      <w:lvlJc w:val="left"/>
      <w:pPr>
        <w:tabs>
          <w:tab w:val="num" w:pos="4320"/>
        </w:tabs>
        <w:ind w:left="4320" w:hanging="360"/>
      </w:pPr>
      <w:rPr>
        <w:rFonts w:ascii="Arial" w:hAnsi="Arial" w:hint="default"/>
      </w:rPr>
    </w:lvl>
    <w:lvl w:ilvl="6" w:tplc="9656E3F4" w:tentative="1">
      <w:start w:val="1"/>
      <w:numFmt w:val="bullet"/>
      <w:lvlText w:val="•"/>
      <w:lvlJc w:val="left"/>
      <w:pPr>
        <w:tabs>
          <w:tab w:val="num" w:pos="5040"/>
        </w:tabs>
        <w:ind w:left="5040" w:hanging="360"/>
      </w:pPr>
      <w:rPr>
        <w:rFonts w:ascii="Arial" w:hAnsi="Arial" w:hint="default"/>
      </w:rPr>
    </w:lvl>
    <w:lvl w:ilvl="7" w:tplc="99B658DC" w:tentative="1">
      <w:start w:val="1"/>
      <w:numFmt w:val="bullet"/>
      <w:lvlText w:val="•"/>
      <w:lvlJc w:val="left"/>
      <w:pPr>
        <w:tabs>
          <w:tab w:val="num" w:pos="5760"/>
        </w:tabs>
        <w:ind w:left="5760" w:hanging="360"/>
      </w:pPr>
      <w:rPr>
        <w:rFonts w:ascii="Arial" w:hAnsi="Arial" w:hint="default"/>
      </w:rPr>
    </w:lvl>
    <w:lvl w:ilvl="8" w:tplc="5C7C84A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564F19"/>
    <w:multiLevelType w:val="hybridMultilevel"/>
    <w:tmpl w:val="94A63C6C"/>
    <w:lvl w:ilvl="0" w:tplc="93AA5594">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9F10258"/>
    <w:multiLevelType w:val="hybridMultilevel"/>
    <w:tmpl w:val="8CA61E38"/>
    <w:lvl w:ilvl="0" w:tplc="AD9E080E">
      <w:start w:val="1"/>
      <w:numFmt w:val="bullet"/>
      <w:lvlText w:val="•"/>
      <w:lvlJc w:val="left"/>
      <w:pPr>
        <w:tabs>
          <w:tab w:val="num" w:pos="720"/>
        </w:tabs>
        <w:ind w:left="720" w:hanging="360"/>
      </w:pPr>
      <w:rPr>
        <w:rFonts w:ascii="Arial" w:hAnsi="Arial" w:hint="default"/>
      </w:rPr>
    </w:lvl>
    <w:lvl w:ilvl="1" w:tplc="5D9E0E20" w:tentative="1">
      <w:start w:val="1"/>
      <w:numFmt w:val="bullet"/>
      <w:lvlText w:val="•"/>
      <w:lvlJc w:val="left"/>
      <w:pPr>
        <w:tabs>
          <w:tab w:val="num" w:pos="1440"/>
        </w:tabs>
        <w:ind w:left="1440" w:hanging="360"/>
      </w:pPr>
      <w:rPr>
        <w:rFonts w:ascii="Arial" w:hAnsi="Arial" w:hint="default"/>
      </w:rPr>
    </w:lvl>
    <w:lvl w:ilvl="2" w:tplc="641C1ACA" w:tentative="1">
      <w:start w:val="1"/>
      <w:numFmt w:val="bullet"/>
      <w:lvlText w:val="•"/>
      <w:lvlJc w:val="left"/>
      <w:pPr>
        <w:tabs>
          <w:tab w:val="num" w:pos="2160"/>
        </w:tabs>
        <w:ind w:left="2160" w:hanging="360"/>
      </w:pPr>
      <w:rPr>
        <w:rFonts w:ascii="Arial" w:hAnsi="Arial" w:hint="default"/>
      </w:rPr>
    </w:lvl>
    <w:lvl w:ilvl="3" w:tplc="34DC61DE" w:tentative="1">
      <w:start w:val="1"/>
      <w:numFmt w:val="bullet"/>
      <w:lvlText w:val="•"/>
      <w:lvlJc w:val="left"/>
      <w:pPr>
        <w:tabs>
          <w:tab w:val="num" w:pos="2880"/>
        </w:tabs>
        <w:ind w:left="2880" w:hanging="360"/>
      </w:pPr>
      <w:rPr>
        <w:rFonts w:ascii="Arial" w:hAnsi="Arial" w:hint="default"/>
      </w:rPr>
    </w:lvl>
    <w:lvl w:ilvl="4" w:tplc="211ED42A" w:tentative="1">
      <w:start w:val="1"/>
      <w:numFmt w:val="bullet"/>
      <w:lvlText w:val="•"/>
      <w:lvlJc w:val="left"/>
      <w:pPr>
        <w:tabs>
          <w:tab w:val="num" w:pos="3600"/>
        </w:tabs>
        <w:ind w:left="3600" w:hanging="360"/>
      </w:pPr>
      <w:rPr>
        <w:rFonts w:ascii="Arial" w:hAnsi="Arial" w:hint="default"/>
      </w:rPr>
    </w:lvl>
    <w:lvl w:ilvl="5" w:tplc="EC922A7C" w:tentative="1">
      <w:start w:val="1"/>
      <w:numFmt w:val="bullet"/>
      <w:lvlText w:val="•"/>
      <w:lvlJc w:val="left"/>
      <w:pPr>
        <w:tabs>
          <w:tab w:val="num" w:pos="4320"/>
        </w:tabs>
        <w:ind w:left="4320" w:hanging="360"/>
      </w:pPr>
      <w:rPr>
        <w:rFonts w:ascii="Arial" w:hAnsi="Arial" w:hint="default"/>
      </w:rPr>
    </w:lvl>
    <w:lvl w:ilvl="6" w:tplc="2228D2B8" w:tentative="1">
      <w:start w:val="1"/>
      <w:numFmt w:val="bullet"/>
      <w:lvlText w:val="•"/>
      <w:lvlJc w:val="left"/>
      <w:pPr>
        <w:tabs>
          <w:tab w:val="num" w:pos="5040"/>
        </w:tabs>
        <w:ind w:left="5040" w:hanging="360"/>
      </w:pPr>
      <w:rPr>
        <w:rFonts w:ascii="Arial" w:hAnsi="Arial" w:hint="default"/>
      </w:rPr>
    </w:lvl>
    <w:lvl w:ilvl="7" w:tplc="7CCAEBCA" w:tentative="1">
      <w:start w:val="1"/>
      <w:numFmt w:val="bullet"/>
      <w:lvlText w:val="•"/>
      <w:lvlJc w:val="left"/>
      <w:pPr>
        <w:tabs>
          <w:tab w:val="num" w:pos="5760"/>
        </w:tabs>
        <w:ind w:left="5760" w:hanging="360"/>
      </w:pPr>
      <w:rPr>
        <w:rFonts w:ascii="Arial" w:hAnsi="Arial" w:hint="default"/>
      </w:rPr>
    </w:lvl>
    <w:lvl w:ilvl="8" w:tplc="663EF1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CD87535"/>
    <w:multiLevelType w:val="hybridMultilevel"/>
    <w:tmpl w:val="90F0F458"/>
    <w:lvl w:ilvl="0" w:tplc="578AC662">
      <w:start w:val="1"/>
      <w:numFmt w:val="bullet"/>
      <w:lvlText w:val="•"/>
      <w:lvlJc w:val="left"/>
      <w:pPr>
        <w:tabs>
          <w:tab w:val="num" w:pos="720"/>
        </w:tabs>
        <w:ind w:left="720" w:hanging="360"/>
      </w:pPr>
      <w:rPr>
        <w:rFonts w:ascii="Arial" w:hAnsi="Arial" w:hint="default"/>
      </w:rPr>
    </w:lvl>
    <w:lvl w:ilvl="1" w:tplc="2D546F0E" w:tentative="1">
      <w:start w:val="1"/>
      <w:numFmt w:val="bullet"/>
      <w:lvlText w:val="•"/>
      <w:lvlJc w:val="left"/>
      <w:pPr>
        <w:tabs>
          <w:tab w:val="num" w:pos="1440"/>
        </w:tabs>
        <w:ind w:left="1440" w:hanging="360"/>
      </w:pPr>
      <w:rPr>
        <w:rFonts w:ascii="Arial" w:hAnsi="Arial" w:hint="default"/>
      </w:rPr>
    </w:lvl>
    <w:lvl w:ilvl="2" w:tplc="EC68EE76" w:tentative="1">
      <w:start w:val="1"/>
      <w:numFmt w:val="bullet"/>
      <w:lvlText w:val="•"/>
      <w:lvlJc w:val="left"/>
      <w:pPr>
        <w:tabs>
          <w:tab w:val="num" w:pos="2160"/>
        </w:tabs>
        <w:ind w:left="2160" w:hanging="360"/>
      </w:pPr>
      <w:rPr>
        <w:rFonts w:ascii="Arial" w:hAnsi="Arial" w:hint="default"/>
      </w:rPr>
    </w:lvl>
    <w:lvl w:ilvl="3" w:tplc="DF464206" w:tentative="1">
      <w:start w:val="1"/>
      <w:numFmt w:val="bullet"/>
      <w:lvlText w:val="•"/>
      <w:lvlJc w:val="left"/>
      <w:pPr>
        <w:tabs>
          <w:tab w:val="num" w:pos="2880"/>
        </w:tabs>
        <w:ind w:left="2880" w:hanging="360"/>
      </w:pPr>
      <w:rPr>
        <w:rFonts w:ascii="Arial" w:hAnsi="Arial" w:hint="default"/>
      </w:rPr>
    </w:lvl>
    <w:lvl w:ilvl="4" w:tplc="4F64401C" w:tentative="1">
      <w:start w:val="1"/>
      <w:numFmt w:val="bullet"/>
      <w:lvlText w:val="•"/>
      <w:lvlJc w:val="left"/>
      <w:pPr>
        <w:tabs>
          <w:tab w:val="num" w:pos="3600"/>
        </w:tabs>
        <w:ind w:left="3600" w:hanging="360"/>
      </w:pPr>
      <w:rPr>
        <w:rFonts w:ascii="Arial" w:hAnsi="Arial" w:hint="default"/>
      </w:rPr>
    </w:lvl>
    <w:lvl w:ilvl="5" w:tplc="D23E4A70" w:tentative="1">
      <w:start w:val="1"/>
      <w:numFmt w:val="bullet"/>
      <w:lvlText w:val="•"/>
      <w:lvlJc w:val="left"/>
      <w:pPr>
        <w:tabs>
          <w:tab w:val="num" w:pos="4320"/>
        </w:tabs>
        <w:ind w:left="4320" w:hanging="360"/>
      </w:pPr>
      <w:rPr>
        <w:rFonts w:ascii="Arial" w:hAnsi="Arial" w:hint="default"/>
      </w:rPr>
    </w:lvl>
    <w:lvl w:ilvl="6" w:tplc="029A4C74" w:tentative="1">
      <w:start w:val="1"/>
      <w:numFmt w:val="bullet"/>
      <w:lvlText w:val="•"/>
      <w:lvlJc w:val="left"/>
      <w:pPr>
        <w:tabs>
          <w:tab w:val="num" w:pos="5040"/>
        </w:tabs>
        <w:ind w:left="5040" w:hanging="360"/>
      </w:pPr>
      <w:rPr>
        <w:rFonts w:ascii="Arial" w:hAnsi="Arial" w:hint="default"/>
      </w:rPr>
    </w:lvl>
    <w:lvl w:ilvl="7" w:tplc="511C0088" w:tentative="1">
      <w:start w:val="1"/>
      <w:numFmt w:val="bullet"/>
      <w:lvlText w:val="•"/>
      <w:lvlJc w:val="left"/>
      <w:pPr>
        <w:tabs>
          <w:tab w:val="num" w:pos="5760"/>
        </w:tabs>
        <w:ind w:left="5760" w:hanging="360"/>
      </w:pPr>
      <w:rPr>
        <w:rFonts w:ascii="Arial" w:hAnsi="Arial" w:hint="default"/>
      </w:rPr>
    </w:lvl>
    <w:lvl w:ilvl="8" w:tplc="B4CEDD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794727"/>
    <w:multiLevelType w:val="hybridMultilevel"/>
    <w:tmpl w:val="82D24CC8"/>
    <w:lvl w:ilvl="0" w:tplc="0090DD3C">
      <w:start w:val="1"/>
      <w:numFmt w:val="bullet"/>
      <w:lvlText w:val="•"/>
      <w:lvlJc w:val="left"/>
      <w:pPr>
        <w:tabs>
          <w:tab w:val="num" w:pos="720"/>
        </w:tabs>
        <w:ind w:left="720" w:hanging="360"/>
      </w:pPr>
      <w:rPr>
        <w:rFonts w:ascii="Arial" w:hAnsi="Arial" w:hint="default"/>
      </w:rPr>
    </w:lvl>
    <w:lvl w:ilvl="1" w:tplc="DAF224CC" w:tentative="1">
      <w:start w:val="1"/>
      <w:numFmt w:val="bullet"/>
      <w:lvlText w:val="•"/>
      <w:lvlJc w:val="left"/>
      <w:pPr>
        <w:tabs>
          <w:tab w:val="num" w:pos="1440"/>
        </w:tabs>
        <w:ind w:left="1440" w:hanging="360"/>
      </w:pPr>
      <w:rPr>
        <w:rFonts w:ascii="Arial" w:hAnsi="Arial" w:hint="default"/>
      </w:rPr>
    </w:lvl>
    <w:lvl w:ilvl="2" w:tplc="2C68FB64" w:tentative="1">
      <w:start w:val="1"/>
      <w:numFmt w:val="bullet"/>
      <w:lvlText w:val="•"/>
      <w:lvlJc w:val="left"/>
      <w:pPr>
        <w:tabs>
          <w:tab w:val="num" w:pos="2160"/>
        </w:tabs>
        <w:ind w:left="2160" w:hanging="360"/>
      </w:pPr>
      <w:rPr>
        <w:rFonts w:ascii="Arial" w:hAnsi="Arial" w:hint="default"/>
      </w:rPr>
    </w:lvl>
    <w:lvl w:ilvl="3" w:tplc="C9EC176C" w:tentative="1">
      <w:start w:val="1"/>
      <w:numFmt w:val="bullet"/>
      <w:lvlText w:val="•"/>
      <w:lvlJc w:val="left"/>
      <w:pPr>
        <w:tabs>
          <w:tab w:val="num" w:pos="2880"/>
        </w:tabs>
        <w:ind w:left="2880" w:hanging="360"/>
      </w:pPr>
      <w:rPr>
        <w:rFonts w:ascii="Arial" w:hAnsi="Arial" w:hint="default"/>
      </w:rPr>
    </w:lvl>
    <w:lvl w:ilvl="4" w:tplc="ECAE9068" w:tentative="1">
      <w:start w:val="1"/>
      <w:numFmt w:val="bullet"/>
      <w:lvlText w:val="•"/>
      <w:lvlJc w:val="left"/>
      <w:pPr>
        <w:tabs>
          <w:tab w:val="num" w:pos="3600"/>
        </w:tabs>
        <w:ind w:left="3600" w:hanging="360"/>
      </w:pPr>
      <w:rPr>
        <w:rFonts w:ascii="Arial" w:hAnsi="Arial" w:hint="default"/>
      </w:rPr>
    </w:lvl>
    <w:lvl w:ilvl="5" w:tplc="5DD064EA" w:tentative="1">
      <w:start w:val="1"/>
      <w:numFmt w:val="bullet"/>
      <w:lvlText w:val="•"/>
      <w:lvlJc w:val="left"/>
      <w:pPr>
        <w:tabs>
          <w:tab w:val="num" w:pos="4320"/>
        </w:tabs>
        <w:ind w:left="4320" w:hanging="360"/>
      </w:pPr>
      <w:rPr>
        <w:rFonts w:ascii="Arial" w:hAnsi="Arial" w:hint="default"/>
      </w:rPr>
    </w:lvl>
    <w:lvl w:ilvl="6" w:tplc="04D24F8E" w:tentative="1">
      <w:start w:val="1"/>
      <w:numFmt w:val="bullet"/>
      <w:lvlText w:val="•"/>
      <w:lvlJc w:val="left"/>
      <w:pPr>
        <w:tabs>
          <w:tab w:val="num" w:pos="5040"/>
        </w:tabs>
        <w:ind w:left="5040" w:hanging="360"/>
      </w:pPr>
      <w:rPr>
        <w:rFonts w:ascii="Arial" w:hAnsi="Arial" w:hint="default"/>
      </w:rPr>
    </w:lvl>
    <w:lvl w:ilvl="7" w:tplc="62E091CC" w:tentative="1">
      <w:start w:val="1"/>
      <w:numFmt w:val="bullet"/>
      <w:lvlText w:val="•"/>
      <w:lvlJc w:val="left"/>
      <w:pPr>
        <w:tabs>
          <w:tab w:val="num" w:pos="5760"/>
        </w:tabs>
        <w:ind w:left="5760" w:hanging="360"/>
      </w:pPr>
      <w:rPr>
        <w:rFonts w:ascii="Arial" w:hAnsi="Arial" w:hint="default"/>
      </w:rPr>
    </w:lvl>
    <w:lvl w:ilvl="8" w:tplc="C76E48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3FF5617"/>
    <w:multiLevelType w:val="hybridMultilevel"/>
    <w:tmpl w:val="FCEA5ED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E1E2ACB"/>
    <w:multiLevelType w:val="hybridMultilevel"/>
    <w:tmpl w:val="A11E6BC4"/>
    <w:lvl w:ilvl="0" w:tplc="410CDF00">
      <w:start w:val="1"/>
      <w:numFmt w:val="decimal"/>
      <w:lvlText w:val="%1)"/>
      <w:lvlJc w:val="left"/>
      <w:pPr>
        <w:ind w:left="420" w:hanging="360"/>
      </w:pPr>
      <w:rPr>
        <w:rFonts w:hint="default"/>
      </w:rPr>
    </w:lvl>
    <w:lvl w:ilvl="1" w:tplc="04130019" w:tentative="1">
      <w:start w:val="1"/>
      <w:numFmt w:val="lowerLetter"/>
      <w:lvlText w:val="%2."/>
      <w:lvlJc w:val="left"/>
      <w:pPr>
        <w:ind w:left="1140" w:hanging="360"/>
      </w:pPr>
    </w:lvl>
    <w:lvl w:ilvl="2" w:tplc="0413001B" w:tentative="1">
      <w:start w:val="1"/>
      <w:numFmt w:val="lowerRoman"/>
      <w:lvlText w:val="%3."/>
      <w:lvlJc w:val="right"/>
      <w:pPr>
        <w:ind w:left="1860" w:hanging="180"/>
      </w:pPr>
    </w:lvl>
    <w:lvl w:ilvl="3" w:tplc="0413000F" w:tentative="1">
      <w:start w:val="1"/>
      <w:numFmt w:val="decimal"/>
      <w:lvlText w:val="%4."/>
      <w:lvlJc w:val="left"/>
      <w:pPr>
        <w:ind w:left="2580" w:hanging="360"/>
      </w:pPr>
    </w:lvl>
    <w:lvl w:ilvl="4" w:tplc="04130019" w:tentative="1">
      <w:start w:val="1"/>
      <w:numFmt w:val="lowerLetter"/>
      <w:lvlText w:val="%5."/>
      <w:lvlJc w:val="left"/>
      <w:pPr>
        <w:ind w:left="3300" w:hanging="360"/>
      </w:pPr>
    </w:lvl>
    <w:lvl w:ilvl="5" w:tplc="0413001B" w:tentative="1">
      <w:start w:val="1"/>
      <w:numFmt w:val="lowerRoman"/>
      <w:lvlText w:val="%6."/>
      <w:lvlJc w:val="right"/>
      <w:pPr>
        <w:ind w:left="4020" w:hanging="180"/>
      </w:pPr>
    </w:lvl>
    <w:lvl w:ilvl="6" w:tplc="0413000F" w:tentative="1">
      <w:start w:val="1"/>
      <w:numFmt w:val="decimal"/>
      <w:lvlText w:val="%7."/>
      <w:lvlJc w:val="left"/>
      <w:pPr>
        <w:ind w:left="4740" w:hanging="360"/>
      </w:pPr>
    </w:lvl>
    <w:lvl w:ilvl="7" w:tplc="04130019" w:tentative="1">
      <w:start w:val="1"/>
      <w:numFmt w:val="lowerLetter"/>
      <w:lvlText w:val="%8."/>
      <w:lvlJc w:val="left"/>
      <w:pPr>
        <w:ind w:left="5460" w:hanging="360"/>
      </w:pPr>
    </w:lvl>
    <w:lvl w:ilvl="8" w:tplc="0413001B" w:tentative="1">
      <w:start w:val="1"/>
      <w:numFmt w:val="lowerRoman"/>
      <w:lvlText w:val="%9."/>
      <w:lvlJc w:val="right"/>
      <w:pPr>
        <w:ind w:left="6180" w:hanging="180"/>
      </w:pPr>
    </w:lvl>
  </w:abstractNum>
  <w:abstractNum w:abstractNumId="10" w15:restartNumberingAfterBreak="0">
    <w:nsid w:val="1F62372E"/>
    <w:multiLevelType w:val="hybridMultilevel"/>
    <w:tmpl w:val="3F6EE3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2414EF3"/>
    <w:multiLevelType w:val="hybridMultilevel"/>
    <w:tmpl w:val="F81296F0"/>
    <w:lvl w:ilvl="0" w:tplc="EC586B16">
      <w:start w:val="1"/>
      <w:numFmt w:val="bullet"/>
      <w:lvlText w:val="•"/>
      <w:lvlJc w:val="left"/>
      <w:pPr>
        <w:tabs>
          <w:tab w:val="num" w:pos="720"/>
        </w:tabs>
        <w:ind w:left="720" w:hanging="360"/>
      </w:pPr>
      <w:rPr>
        <w:rFonts w:ascii="Arial" w:hAnsi="Arial" w:hint="default"/>
      </w:rPr>
    </w:lvl>
    <w:lvl w:ilvl="1" w:tplc="8FAE8BF4" w:tentative="1">
      <w:start w:val="1"/>
      <w:numFmt w:val="bullet"/>
      <w:lvlText w:val="•"/>
      <w:lvlJc w:val="left"/>
      <w:pPr>
        <w:tabs>
          <w:tab w:val="num" w:pos="1440"/>
        </w:tabs>
        <w:ind w:left="1440" w:hanging="360"/>
      </w:pPr>
      <w:rPr>
        <w:rFonts w:ascii="Arial" w:hAnsi="Arial" w:hint="default"/>
      </w:rPr>
    </w:lvl>
    <w:lvl w:ilvl="2" w:tplc="A2A87E72" w:tentative="1">
      <w:start w:val="1"/>
      <w:numFmt w:val="bullet"/>
      <w:lvlText w:val="•"/>
      <w:lvlJc w:val="left"/>
      <w:pPr>
        <w:tabs>
          <w:tab w:val="num" w:pos="2160"/>
        </w:tabs>
        <w:ind w:left="2160" w:hanging="360"/>
      </w:pPr>
      <w:rPr>
        <w:rFonts w:ascii="Arial" w:hAnsi="Arial" w:hint="default"/>
      </w:rPr>
    </w:lvl>
    <w:lvl w:ilvl="3" w:tplc="684CBEE6" w:tentative="1">
      <w:start w:val="1"/>
      <w:numFmt w:val="bullet"/>
      <w:lvlText w:val="•"/>
      <w:lvlJc w:val="left"/>
      <w:pPr>
        <w:tabs>
          <w:tab w:val="num" w:pos="2880"/>
        </w:tabs>
        <w:ind w:left="2880" w:hanging="360"/>
      </w:pPr>
      <w:rPr>
        <w:rFonts w:ascii="Arial" w:hAnsi="Arial" w:hint="default"/>
      </w:rPr>
    </w:lvl>
    <w:lvl w:ilvl="4" w:tplc="0CB01D38" w:tentative="1">
      <w:start w:val="1"/>
      <w:numFmt w:val="bullet"/>
      <w:lvlText w:val="•"/>
      <w:lvlJc w:val="left"/>
      <w:pPr>
        <w:tabs>
          <w:tab w:val="num" w:pos="3600"/>
        </w:tabs>
        <w:ind w:left="3600" w:hanging="360"/>
      </w:pPr>
      <w:rPr>
        <w:rFonts w:ascii="Arial" w:hAnsi="Arial" w:hint="default"/>
      </w:rPr>
    </w:lvl>
    <w:lvl w:ilvl="5" w:tplc="6C3CAB4C" w:tentative="1">
      <w:start w:val="1"/>
      <w:numFmt w:val="bullet"/>
      <w:lvlText w:val="•"/>
      <w:lvlJc w:val="left"/>
      <w:pPr>
        <w:tabs>
          <w:tab w:val="num" w:pos="4320"/>
        </w:tabs>
        <w:ind w:left="4320" w:hanging="360"/>
      </w:pPr>
      <w:rPr>
        <w:rFonts w:ascii="Arial" w:hAnsi="Arial" w:hint="default"/>
      </w:rPr>
    </w:lvl>
    <w:lvl w:ilvl="6" w:tplc="ECBCAA68" w:tentative="1">
      <w:start w:val="1"/>
      <w:numFmt w:val="bullet"/>
      <w:lvlText w:val="•"/>
      <w:lvlJc w:val="left"/>
      <w:pPr>
        <w:tabs>
          <w:tab w:val="num" w:pos="5040"/>
        </w:tabs>
        <w:ind w:left="5040" w:hanging="360"/>
      </w:pPr>
      <w:rPr>
        <w:rFonts w:ascii="Arial" w:hAnsi="Arial" w:hint="default"/>
      </w:rPr>
    </w:lvl>
    <w:lvl w:ilvl="7" w:tplc="F2683592" w:tentative="1">
      <w:start w:val="1"/>
      <w:numFmt w:val="bullet"/>
      <w:lvlText w:val="•"/>
      <w:lvlJc w:val="left"/>
      <w:pPr>
        <w:tabs>
          <w:tab w:val="num" w:pos="5760"/>
        </w:tabs>
        <w:ind w:left="5760" w:hanging="360"/>
      </w:pPr>
      <w:rPr>
        <w:rFonts w:ascii="Arial" w:hAnsi="Arial" w:hint="default"/>
      </w:rPr>
    </w:lvl>
    <w:lvl w:ilvl="8" w:tplc="73A8732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3A95562"/>
    <w:multiLevelType w:val="hybridMultilevel"/>
    <w:tmpl w:val="8F60E708"/>
    <w:lvl w:ilvl="0" w:tplc="9E803ABC">
      <w:start w:val="1"/>
      <w:numFmt w:val="bullet"/>
      <w:lvlText w:val="•"/>
      <w:lvlJc w:val="left"/>
      <w:pPr>
        <w:tabs>
          <w:tab w:val="num" w:pos="720"/>
        </w:tabs>
        <w:ind w:left="720" w:hanging="360"/>
      </w:pPr>
      <w:rPr>
        <w:rFonts w:ascii="Arial" w:hAnsi="Arial" w:hint="default"/>
      </w:rPr>
    </w:lvl>
    <w:lvl w:ilvl="1" w:tplc="8F4AA37C" w:tentative="1">
      <w:start w:val="1"/>
      <w:numFmt w:val="bullet"/>
      <w:lvlText w:val="•"/>
      <w:lvlJc w:val="left"/>
      <w:pPr>
        <w:tabs>
          <w:tab w:val="num" w:pos="1440"/>
        </w:tabs>
        <w:ind w:left="1440" w:hanging="360"/>
      </w:pPr>
      <w:rPr>
        <w:rFonts w:ascii="Arial" w:hAnsi="Arial" w:hint="default"/>
      </w:rPr>
    </w:lvl>
    <w:lvl w:ilvl="2" w:tplc="7EB431AE" w:tentative="1">
      <w:start w:val="1"/>
      <w:numFmt w:val="bullet"/>
      <w:lvlText w:val="•"/>
      <w:lvlJc w:val="left"/>
      <w:pPr>
        <w:tabs>
          <w:tab w:val="num" w:pos="2160"/>
        </w:tabs>
        <w:ind w:left="2160" w:hanging="360"/>
      </w:pPr>
      <w:rPr>
        <w:rFonts w:ascii="Arial" w:hAnsi="Arial" w:hint="default"/>
      </w:rPr>
    </w:lvl>
    <w:lvl w:ilvl="3" w:tplc="439E62D4" w:tentative="1">
      <w:start w:val="1"/>
      <w:numFmt w:val="bullet"/>
      <w:lvlText w:val="•"/>
      <w:lvlJc w:val="left"/>
      <w:pPr>
        <w:tabs>
          <w:tab w:val="num" w:pos="2880"/>
        </w:tabs>
        <w:ind w:left="2880" w:hanging="360"/>
      </w:pPr>
      <w:rPr>
        <w:rFonts w:ascii="Arial" w:hAnsi="Arial" w:hint="default"/>
      </w:rPr>
    </w:lvl>
    <w:lvl w:ilvl="4" w:tplc="F7982FF8" w:tentative="1">
      <w:start w:val="1"/>
      <w:numFmt w:val="bullet"/>
      <w:lvlText w:val="•"/>
      <w:lvlJc w:val="left"/>
      <w:pPr>
        <w:tabs>
          <w:tab w:val="num" w:pos="3600"/>
        </w:tabs>
        <w:ind w:left="3600" w:hanging="360"/>
      </w:pPr>
      <w:rPr>
        <w:rFonts w:ascii="Arial" w:hAnsi="Arial" w:hint="default"/>
      </w:rPr>
    </w:lvl>
    <w:lvl w:ilvl="5" w:tplc="C9847A30" w:tentative="1">
      <w:start w:val="1"/>
      <w:numFmt w:val="bullet"/>
      <w:lvlText w:val="•"/>
      <w:lvlJc w:val="left"/>
      <w:pPr>
        <w:tabs>
          <w:tab w:val="num" w:pos="4320"/>
        </w:tabs>
        <w:ind w:left="4320" w:hanging="360"/>
      </w:pPr>
      <w:rPr>
        <w:rFonts w:ascii="Arial" w:hAnsi="Arial" w:hint="default"/>
      </w:rPr>
    </w:lvl>
    <w:lvl w:ilvl="6" w:tplc="25C0C14E" w:tentative="1">
      <w:start w:val="1"/>
      <w:numFmt w:val="bullet"/>
      <w:lvlText w:val="•"/>
      <w:lvlJc w:val="left"/>
      <w:pPr>
        <w:tabs>
          <w:tab w:val="num" w:pos="5040"/>
        </w:tabs>
        <w:ind w:left="5040" w:hanging="360"/>
      </w:pPr>
      <w:rPr>
        <w:rFonts w:ascii="Arial" w:hAnsi="Arial" w:hint="default"/>
      </w:rPr>
    </w:lvl>
    <w:lvl w:ilvl="7" w:tplc="85FEE746" w:tentative="1">
      <w:start w:val="1"/>
      <w:numFmt w:val="bullet"/>
      <w:lvlText w:val="•"/>
      <w:lvlJc w:val="left"/>
      <w:pPr>
        <w:tabs>
          <w:tab w:val="num" w:pos="5760"/>
        </w:tabs>
        <w:ind w:left="5760" w:hanging="360"/>
      </w:pPr>
      <w:rPr>
        <w:rFonts w:ascii="Arial" w:hAnsi="Arial" w:hint="default"/>
      </w:rPr>
    </w:lvl>
    <w:lvl w:ilvl="8" w:tplc="FB2C8ED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E21B8E"/>
    <w:multiLevelType w:val="hybridMultilevel"/>
    <w:tmpl w:val="A02072FA"/>
    <w:lvl w:ilvl="0" w:tplc="880CCA84">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A916EA"/>
    <w:multiLevelType w:val="hybridMultilevel"/>
    <w:tmpl w:val="EDA0C2DA"/>
    <w:lvl w:ilvl="0" w:tplc="C4322E0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0038C1"/>
    <w:multiLevelType w:val="hybridMultilevel"/>
    <w:tmpl w:val="DEBA471C"/>
    <w:lvl w:ilvl="0" w:tplc="974E0D9E">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254DE2"/>
    <w:multiLevelType w:val="hybridMultilevel"/>
    <w:tmpl w:val="25CA33C0"/>
    <w:lvl w:ilvl="0" w:tplc="9D149DC4">
      <w:start w:val="1"/>
      <w:numFmt w:val="bullet"/>
      <w:lvlText w:val="•"/>
      <w:lvlJc w:val="left"/>
      <w:pPr>
        <w:tabs>
          <w:tab w:val="num" w:pos="720"/>
        </w:tabs>
        <w:ind w:left="720" w:hanging="360"/>
      </w:pPr>
      <w:rPr>
        <w:rFonts w:ascii="Arial" w:hAnsi="Arial" w:hint="default"/>
      </w:rPr>
    </w:lvl>
    <w:lvl w:ilvl="1" w:tplc="D21E8A80">
      <w:start w:val="1"/>
      <w:numFmt w:val="bullet"/>
      <w:lvlText w:val="•"/>
      <w:lvlJc w:val="left"/>
      <w:pPr>
        <w:tabs>
          <w:tab w:val="num" w:pos="1440"/>
        </w:tabs>
        <w:ind w:left="1440" w:hanging="360"/>
      </w:pPr>
      <w:rPr>
        <w:rFonts w:ascii="Arial" w:hAnsi="Arial" w:hint="default"/>
      </w:rPr>
    </w:lvl>
    <w:lvl w:ilvl="2" w:tplc="C3E0F3C8" w:tentative="1">
      <w:start w:val="1"/>
      <w:numFmt w:val="bullet"/>
      <w:lvlText w:val="•"/>
      <w:lvlJc w:val="left"/>
      <w:pPr>
        <w:tabs>
          <w:tab w:val="num" w:pos="2160"/>
        </w:tabs>
        <w:ind w:left="2160" w:hanging="360"/>
      </w:pPr>
      <w:rPr>
        <w:rFonts w:ascii="Arial" w:hAnsi="Arial" w:hint="default"/>
      </w:rPr>
    </w:lvl>
    <w:lvl w:ilvl="3" w:tplc="EF8A3BFC" w:tentative="1">
      <w:start w:val="1"/>
      <w:numFmt w:val="bullet"/>
      <w:lvlText w:val="•"/>
      <w:lvlJc w:val="left"/>
      <w:pPr>
        <w:tabs>
          <w:tab w:val="num" w:pos="2880"/>
        </w:tabs>
        <w:ind w:left="2880" w:hanging="360"/>
      </w:pPr>
      <w:rPr>
        <w:rFonts w:ascii="Arial" w:hAnsi="Arial" w:hint="default"/>
      </w:rPr>
    </w:lvl>
    <w:lvl w:ilvl="4" w:tplc="8A2E9C6C" w:tentative="1">
      <w:start w:val="1"/>
      <w:numFmt w:val="bullet"/>
      <w:lvlText w:val="•"/>
      <w:lvlJc w:val="left"/>
      <w:pPr>
        <w:tabs>
          <w:tab w:val="num" w:pos="3600"/>
        </w:tabs>
        <w:ind w:left="3600" w:hanging="360"/>
      </w:pPr>
      <w:rPr>
        <w:rFonts w:ascii="Arial" w:hAnsi="Arial" w:hint="default"/>
      </w:rPr>
    </w:lvl>
    <w:lvl w:ilvl="5" w:tplc="83A6F52E" w:tentative="1">
      <w:start w:val="1"/>
      <w:numFmt w:val="bullet"/>
      <w:lvlText w:val="•"/>
      <w:lvlJc w:val="left"/>
      <w:pPr>
        <w:tabs>
          <w:tab w:val="num" w:pos="4320"/>
        </w:tabs>
        <w:ind w:left="4320" w:hanging="360"/>
      </w:pPr>
      <w:rPr>
        <w:rFonts w:ascii="Arial" w:hAnsi="Arial" w:hint="default"/>
      </w:rPr>
    </w:lvl>
    <w:lvl w:ilvl="6" w:tplc="675C9634" w:tentative="1">
      <w:start w:val="1"/>
      <w:numFmt w:val="bullet"/>
      <w:lvlText w:val="•"/>
      <w:lvlJc w:val="left"/>
      <w:pPr>
        <w:tabs>
          <w:tab w:val="num" w:pos="5040"/>
        </w:tabs>
        <w:ind w:left="5040" w:hanging="360"/>
      </w:pPr>
      <w:rPr>
        <w:rFonts w:ascii="Arial" w:hAnsi="Arial" w:hint="default"/>
      </w:rPr>
    </w:lvl>
    <w:lvl w:ilvl="7" w:tplc="B8F89986" w:tentative="1">
      <w:start w:val="1"/>
      <w:numFmt w:val="bullet"/>
      <w:lvlText w:val="•"/>
      <w:lvlJc w:val="left"/>
      <w:pPr>
        <w:tabs>
          <w:tab w:val="num" w:pos="5760"/>
        </w:tabs>
        <w:ind w:left="5760" w:hanging="360"/>
      </w:pPr>
      <w:rPr>
        <w:rFonts w:ascii="Arial" w:hAnsi="Arial" w:hint="default"/>
      </w:rPr>
    </w:lvl>
    <w:lvl w:ilvl="8" w:tplc="4E08E03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7562665"/>
    <w:multiLevelType w:val="hybridMultilevel"/>
    <w:tmpl w:val="67220492"/>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8" w15:restartNumberingAfterBreak="0">
    <w:nsid w:val="382358C2"/>
    <w:multiLevelType w:val="hybridMultilevel"/>
    <w:tmpl w:val="8996E482"/>
    <w:lvl w:ilvl="0" w:tplc="F87C781C">
      <w:start w:val="1"/>
      <w:numFmt w:val="bullet"/>
      <w:lvlText w:val="•"/>
      <w:lvlJc w:val="left"/>
      <w:pPr>
        <w:tabs>
          <w:tab w:val="num" w:pos="720"/>
        </w:tabs>
        <w:ind w:left="720" w:hanging="360"/>
      </w:pPr>
      <w:rPr>
        <w:rFonts w:ascii="Arial" w:hAnsi="Arial" w:hint="default"/>
      </w:rPr>
    </w:lvl>
    <w:lvl w:ilvl="1" w:tplc="53FC549C" w:tentative="1">
      <w:start w:val="1"/>
      <w:numFmt w:val="bullet"/>
      <w:lvlText w:val="•"/>
      <w:lvlJc w:val="left"/>
      <w:pPr>
        <w:tabs>
          <w:tab w:val="num" w:pos="1440"/>
        </w:tabs>
        <w:ind w:left="1440" w:hanging="360"/>
      </w:pPr>
      <w:rPr>
        <w:rFonts w:ascii="Arial" w:hAnsi="Arial" w:hint="default"/>
      </w:rPr>
    </w:lvl>
    <w:lvl w:ilvl="2" w:tplc="39C6DF92" w:tentative="1">
      <w:start w:val="1"/>
      <w:numFmt w:val="bullet"/>
      <w:lvlText w:val="•"/>
      <w:lvlJc w:val="left"/>
      <w:pPr>
        <w:tabs>
          <w:tab w:val="num" w:pos="2160"/>
        </w:tabs>
        <w:ind w:left="2160" w:hanging="360"/>
      </w:pPr>
      <w:rPr>
        <w:rFonts w:ascii="Arial" w:hAnsi="Arial" w:hint="default"/>
      </w:rPr>
    </w:lvl>
    <w:lvl w:ilvl="3" w:tplc="65721D4C" w:tentative="1">
      <w:start w:val="1"/>
      <w:numFmt w:val="bullet"/>
      <w:lvlText w:val="•"/>
      <w:lvlJc w:val="left"/>
      <w:pPr>
        <w:tabs>
          <w:tab w:val="num" w:pos="2880"/>
        </w:tabs>
        <w:ind w:left="2880" w:hanging="360"/>
      </w:pPr>
      <w:rPr>
        <w:rFonts w:ascii="Arial" w:hAnsi="Arial" w:hint="default"/>
      </w:rPr>
    </w:lvl>
    <w:lvl w:ilvl="4" w:tplc="4998A5BE" w:tentative="1">
      <w:start w:val="1"/>
      <w:numFmt w:val="bullet"/>
      <w:lvlText w:val="•"/>
      <w:lvlJc w:val="left"/>
      <w:pPr>
        <w:tabs>
          <w:tab w:val="num" w:pos="3600"/>
        </w:tabs>
        <w:ind w:left="3600" w:hanging="360"/>
      </w:pPr>
      <w:rPr>
        <w:rFonts w:ascii="Arial" w:hAnsi="Arial" w:hint="default"/>
      </w:rPr>
    </w:lvl>
    <w:lvl w:ilvl="5" w:tplc="F948F73E" w:tentative="1">
      <w:start w:val="1"/>
      <w:numFmt w:val="bullet"/>
      <w:lvlText w:val="•"/>
      <w:lvlJc w:val="left"/>
      <w:pPr>
        <w:tabs>
          <w:tab w:val="num" w:pos="4320"/>
        </w:tabs>
        <w:ind w:left="4320" w:hanging="360"/>
      </w:pPr>
      <w:rPr>
        <w:rFonts w:ascii="Arial" w:hAnsi="Arial" w:hint="default"/>
      </w:rPr>
    </w:lvl>
    <w:lvl w:ilvl="6" w:tplc="88BC2BB4" w:tentative="1">
      <w:start w:val="1"/>
      <w:numFmt w:val="bullet"/>
      <w:lvlText w:val="•"/>
      <w:lvlJc w:val="left"/>
      <w:pPr>
        <w:tabs>
          <w:tab w:val="num" w:pos="5040"/>
        </w:tabs>
        <w:ind w:left="5040" w:hanging="360"/>
      </w:pPr>
      <w:rPr>
        <w:rFonts w:ascii="Arial" w:hAnsi="Arial" w:hint="default"/>
      </w:rPr>
    </w:lvl>
    <w:lvl w:ilvl="7" w:tplc="0FBCF20C" w:tentative="1">
      <w:start w:val="1"/>
      <w:numFmt w:val="bullet"/>
      <w:lvlText w:val="•"/>
      <w:lvlJc w:val="left"/>
      <w:pPr>
        <w:tabs>
          <w:tab w:val="num" w:pos="5760"/>
        </w:tabs>
        <w:ind w:left="5760" w:hanging="360"/>
      </w:pPr>
      <w:rPr>
        <w:rFonts w:ascii="Arial" w:hAnsi="Arial" w:hint="default"/>
      </w:rPr>
    </w:lvl>
    <w:lvl w:ilvl="8" w:tplc="50B0C37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FF20C1"/>
    <w:multiLevelType w:val="hybridMultilevel"/>
    <w:tmpl w:val="A7201058"/>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0" w15:restartNumberingAfterBreak="0">
    <w:nsid w:val="3C4E4608"/>
    <w:multiLevelType w:val="hybridMultilevel"/>
    <w:tmpl w:val="C4D803D0"/>
    <w:lvl w:ilvl="0" w:tplc="7AE89FFE">
      <w:start w:val="1"/>
      <w:numFmt w:val="bullet"/>
      <w:lvlText w:val="•"/>
      <w:lvlJc w:val="left"/>
      <w:pPr>
        <w:tabs>
          <w:tab w:val="num" w:pos="720"/>
        </w:tabs>
        <w:ind w:left="720" w:hanging="360"/>
      </w:pPr>
      <w:rPr>
        <w:rFonts w:ascii="Arial" w:hAnsi="Arial" w:hint="default"/>
      </w:rPr>
    </w:lvl>
    <w:lvl w:ilvl="1" w:tplc="42A28EF2" w:tentative="1">
      <w:start w:val="1"/>
      <w:numFmt w:val="bullet"/>
      <w:lvlText w:val="•"/>
      <w:lvlJc w:val="left"/>
      <w:pPr>
        <w:tabs>
          <w:tab w:val="num" w:pos="1440"/>
        </w:tabs>
        <w:ind w:left="1440" w:hanging="360"/>
      </w:pPr>
      <w:rPr>
        <w:rFonts w:ascii="Arial" w:hAnsi="Arial" w:hint="default"/>
      </w:rPr>
    </w:lvl>
    <w:lvl w:ilvl="2" w:tplc="5CFEE9F4" w:tentative="1">
      <w:start w:val="1"/>
      <w:numFmt w:val="bullet"/>
      <w:lvlText w:val="•"/>
      <w:lvlJc w:val="left"/>
      <w:pPr>
        <w:tabs>
          <w:tab w:val="num" w:pos="2160"/>
        </w:tabs>
        <w:ind w:left="2160" w:hanging="360"/>
      </w:pPr>
      <w:rPr>
        <w:rFonts w:ascii="Arial" w:hAnsi="Arial" w:hint="default"/>
      </w:rPr>
    </w:lvl>
    <w:lvl w:ilvl="3" w:tplc="E8D6EB5E" w:tentative="1">
      <w:start w:val="1"/>
      <w:numFmt w:val="bullet"/>
      <w:lvlText w:val="•"/>
      <w:lvlJc w:val="left"/>
      <w:pPr>
        <w:tabs>
          <w:tab w:val="num" w:pos="2880"/>
        </w:tabs>
        <w:ind w:left="2880" w:hanging="360"/>
      </w:pPr>
      <w:rPr>
        <w:rFonts w:ascii="Arial" w:hAnsi="Arial" w:hint="default"/>
      </w:rPr>
    </w:lvl>
    <w:lvl w:ilvl="4" w:tplc="04CC5444" w:tentative="1">
      <w:start w:val="1"/>
      <w:numFmt w:val="bullet"/>
      <w:lvlText w:val="•"/>
      <w:lvlJc w:val="left"/>
      <w:pPr>
        <w:tabs>
          <w:tab w:val="num" w:pos="3600"/>
        </w:tabs>
        <w:ind w:left="3600" w:hanging="360"/>
      </w:pPr>
      <w:rPr>
        <w:rFonts w:ascii="Arial" w:hAnsi="Arial" w:hint="default"/>
      </w:rPr>
    </w:lvl>
    <w:lvl w:ilvl="5" w:tplc="34BC6206" w:tentative="1">
      <w:start w:val="1"/>
      <w:numFmt w:val="bullet"/>
      <w:lvlText w:val="•"/>
      <w:lvlJc w:val="left"/>
      <w:pPr>
        <w:tabs>
          <w:tab w:val="num" w:pos="4320"/>
        </w:tabs>
        <w:ind w:left="4320" w:hanging="360"/>
      </w:pPr>
      <w:rPr>
        <w:rFonts w:ascii="Arial" w:hAnsi="Arial" w:hint="default"/>
      </w:rPr>
    </w:lvl>
    <w:lvl w:ilvl="6" w:tplc="1ED05C24" w:tentative="1">
      <w:start w:val="1"/>
      <w:numFmt w:val="bullet"/>
      <w:lvlText w:val="•"/>
      <w:lvlJc w:val="left"/>
      <w:pPr>
        <w:tabs>
          <w:tab w:val="num" w:pos="5040"/>
        </w:tabs>
        <w:ind w:left="5040" w:hanging="360"/>
      </w:pPr>
      <w:rPr>
        <w:rFonts w:ascii="Arial" w:hAnsi="Arial" w:hint="default"/>
      </w:rPr>
    </w:lvl>
    <w:lvl w:ilvl="7" w:tplc="340C17EE" w:tentative="1">
      <w:start w:val="1"/>
      <w:numFmt w:val="bullet"/>
      <w:lvlText w:val="•"/>
      <w:lvlJc w:val="left"/>
      <w:pPr>
        <w:tabs>
          <w:tab w:val="num" w:pos="5760"/>
        </w:tabs>
        <w:ind w:left="5760" w:hanging="360"/>
      </w:pPr>
      <w:rPr>
        <w:rFonts w:ascii="Arial" w:hAnsi="Arial" w:hint="default"/>
      </w:rPr>
    </w:lvl>
    <w:lvl w:ilvl="8" w:tplc="43EAEE7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C746D38"/>
    <w:multiLevelType w:val="hybridMultilevel"/>
    <w:tmpl w:val="8C60C744"/>
    <w:lvl w:ilvl="0" w:tplc="1EA85CBC">
      <w:start w:val="1"/>
      <w:numFmt w:val="bullet"/>
      <w:lvlText w:val="•"/>
      <w:lvlJc w:val="left"/>
      <w:pPr>
        <w:tabs>
          <w:tab w:val="num" w:pos="720"/>
        </w:tabs>
        <w:ind w:left="720" w:hanging="360"/>
      </w:pPr>
      <w:rPr>
        <w:rFonts w:ascii="Arial" w:hAnsi="Arial" w:hint="default"/>
      </w:rPr>
    </w:lvl>
    <w:lvl w:ilvl="1" w:tplc="F512341A" w:tentative="1">
      <w:start w:val="1"/>
      <w:numFmt w:val="bullet"/>
      <w:lvlText w:val="•"/>
      <w:lvlJc w:val="left"/>
      <w:pPr>
        <w:tabs>
          <w:tab w:val="num" w:pos="1440"/>
        </w:tabs>
        <w:ind w:left="1440" w:hanging="360"/>
      </w:pPr>
      <w:rPr>
        <w:rFonts w:ascii="Arial" w:hAnsi="Arial" w:hint="default"/>
      </w:rPr>
    </w:lvl>
    <w:lvl w:ilvl="2" w:tplc="3056B3DC" w:tentative="1">
      <w:start w:val="1"/>
      <w:numFmt w:val="bullet"/>
      <w:lvlText w:val="•"/>
      <w:lvlJc w:val="left"/>
      <w:pPr>
        <w:tabs>
          <w:tab w:val="num" w:pos="2160"/>
        </w:tabs>
        <w:ind w:left="2160" w:hanging="360"/>
      </w:pPr>
      <w:rPr>
        <w:rFonts w:ascii="Arial" w:hAnsi="Arial" w:hint="default"/>
      </w:rPr>
    </w:lvl>
    <w:lvl w:ilvl="3" w:tplc="73980E42" w:tentative="1">
      <w:start w:val="1"/>
      <w:numFmt w:val="bullet"/>
      <w:lvlText w:val="•"/>
      <w:lvlJc w:val="left"/>
      <w:pPr>
        <w:tabs>
          <w:tab w:val="num" w:pos="2880"/>
        </w:tabs>
        <w:ind w:left="2880" w:hanging="360"/>
      </w:pPr>
      <w:rPr>
        <w:rFonts w:ascii="Arial" w:hAnsi="Arial" w:hint="default"/>
      </w:rPr>
    </w:lvl>
    <w:lvl w:ilvl="4" w:tplc="3FA884DC" w:tentative="1">
      <w:start w:val="1"/>
      <w:numFmt w:val="bullet"/>
      <w:lvlText w:val="•"/>
      <w:lvlJc w:val="left"/>
      <w:pPr>
        <w:tabs>
          <w:tab w:val="num" w:pos="3600"/>
        </w:tabs>
        <w:ind w:left="3600" w:hanging="360"/>
      </w:pPr>
      <w:rPr>
        <w:rFonts w:ascii="Arial" w:hAnsi="Arial" w:hint="default"/>
      </w:rPr>
    </w:lvl>
    <w:lvl w:ilvl="5" w:tplc="73E21EB6" w:tentative="1">
      <w:start w:val="1"/>
      <w:numFmt w:val="bullet"/>
      <w:lvlText w:val="•"/>
      <w:lvlJc w:val="left"/>
      <w:pPr>
        <w:tabs>
          <w:tab w:val="num" w:pos="4320"/>
        </w:tabs>
        <w:ind w:left="4320" w:hanging="360"/>
      </w:pPr>
      <w:rPr>
        <w:rFonts w:ascii="Arial" w:hAnsi="Arial" w:hint="default"/>
      </w:rPr>
    </w:lvl>
    <w:lvl w:ilvl="6" w:tplc="7E3E6F6E" w:tentative="1">
      <w:start w:val="1"/>
      <w:numFmt w:val="bullet"/>
      <w:lvlText w:val="•"/>
      <w:lvlJc w:val="left"/>
      <w:pPr>
        <w:tabs>
          <w:tab w:val="num" w:pos="5040"/>
        </w:tabs>
        <w:ind w:left="5040" w:hanging="360"/>
      </w:pPr>
      <w:rPr>
        <w:rFonts w:ascii="Arial" w:hAnsi="Arial" w:hint="default"/>
      </w:rPr>
    </w:lvl>
    <w:lvl w:ilvl="7" w:tplc="2F3C66C8" w:tentative="1">
      <w:start w:val="1"/>
      <w:numFmt w:val="bullet"/>
      <w:lvlText w:val="•"/>
      <w:lvlJc w:val="left"/>
      <w:pPr>
        <w:tabs>
          <w:tab w:val="num" w:pos="5760"/>
        </w:tabs>
        <w:ind w:left="5760" w:hanging="360"/>
      </w:pPr>
      <w:rPr>
        <w:rFonts w:ascii="Arial" w:hAnsi="Arial" w:hint="default"/>
      </w:rPr>
    </w:lvl>
    <w:lvl w:ilvl="8" w:tplc="7436BAD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3892508"/>
    <w:multiLevelType w:val="hybridMultilevel"/>
    <w:tmpl w:val="48844D80"/>
    <w:lvl w:ilvl="0" w:tplc="3E3835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71E7D"/>
    <w:multiLevelType w:val="hybridMultilevel"/>
    <w:tmpl w:val="D39A592E"/>
    <w:lvl w:ilvl="0" w:tplc="D10EA656">
      <w:start w:val="1"/>
      <w:numFmt w:val="bullet"/>
      <w:lvlText w:val="•"/>
      <w:lvlJc w:val="left"/>
      <w:pPr>
        <w:tabs>
          <w:tab w:val="num" w:pos="720"/>
        </w:tabs>
        <w:ind w:left="720" w:hanging="360"/>
      </w:pPr>
      <w:rPr>
        <w:rFonts w:ascii="Arial" w:hAnsi="Arial" w:hint="default"/>
      </w:rPr>
    </w:lvl>
    <w:lvl w:ilvl="1" w:tplc="BE820828" w:tentative="1">
      <w:start w:val="1"/>
      <w:numFmt w:val="bullet"/>
      <w:lvlText w:val="•"/>
      <w:lvlJc w:val="left"/>
      <w:pPr>
        <w:tabs>
          <w:tab w:val="num" w:pos="1440"/>
        </w:tabs>
        <w:ind w:left="1440" w:hanging="360"/>
      </w:pPr>
      <w:rPr>
        <w:rFonts w:ascii="Arial" w:hAnsi="Arial" w:hint="default"/>
      </w:rPr>
    </w:lvl>
    <w:lvl w:ilvl="2" w:tplc="6890DFAC" w:tentative="1">
      <w:start w:val="1"/>
      <w:numFmt w:val="bullet"/>
      <w:lvlText w:val="•"/>
      <w:lvlJc w:val="left"/>
      <w:pPr>
        <w:tabs>
          <w:tab w:val="num" w:pos="2160"/>
        </w:tabs>
        <w:ind w:left="2160" w:hanging="360"/>
      </w:pPr>
      <w:rPr>
        <w:rFonts w:ascii="Arial" w:hAnsi="Arial" w:hint="default"/>
      </w:rPr>
    </w:lvl>
    <w:lvl w:ilvl="3" w:tplc="89C6FE36" w:tentative="1">
      <w:start w:val="1"/>
      <w:numFmt w:val="bullet"/>
      <w:lvlText w:val="•"/>
      <w:lvlJc w:val="left"/>
      <w:pPr>
        <w:tabs>
          <w:tab w:val="num" w:pos="2880"/>
        </w:tabs>
        <w:ind w:left="2880" w:hanging="360"/>
      </w:pPr>
      <w:rPr>
        <w:rFonts w:ascii="Arial" w:hAnsi="Arial" w:hint="default"/>
      </w:rPr>
    </w:lvl>
    <w:lvl w:ilvl="4" w:tplc="2356F6B8" w:tentative="1">
      <w:start w:val="1"/>
      <w:numFmt w:val="bullet"/>
      <w:lvlText w:val="•"/>
      <w:lvlJc w:val="left"/>
      <w:pPr>
        <w:tabs>
          <w:tab w:val="num" w:pos="3600"/>
        </w:tabs>
        <w:ind w:left="3600" w:hanging="360"/>
      </w:pPr>
      <w:rPr>
        <w:rFonts w:ascii="Arial" w:hAnsi="Arial" w:hint="default"/>
      </w:rPr>
    </w:lvl>
    <w:lvl w:ilvl="5" w:tplc="B8F2B11A" w:tentative="1">
      <w:start w:val="1"/>
      <w:numFmt w:val="bullet"/>
      <w:lvlText w:val="•"/>
      <w:lvlJc w:val="left"/>
      <w:pPr>
        <w:tabs>
          <w:tab w:val="num" w:pos="4320"/>
        </w:tabs>
        <w:ind w:left="4320" w:hanging="360"/>
      </w:pPr>
      <w:rPr>
        <w:rFonts w:ascii="Arial" w:hAnsi="Arial" w:hint="default"/>
      </w:rPr>
    </w:lvl>
    <w:lvl w:ilvl="6" w:tplc="9E2A2616" w:tentative="1">
      <w:start w:val="1"/>
      <w:numFmt w:val="bullet"/>
      <w:lvlText w:val="•"/>
      <w:lvlJc w:val="left"/>
      <w:pPr>
        <w:tabs>
          <w:tab w:val="num" w:pos="5040"/>
        </w:tabs>
        <w:ind w:left="5040" w:hanging="360"/>
      </w:pPr>
      <w:rPr>
        <w:rFonts w:ascii="Arial" w:hAnsi="Arial" w:hint="default"/>
      </w:rPr>
    </w:lvl>
    <w:lvl w:ilvl="7" w:tplc="8F10FC9A" w:tentative="1">
      <w:start w:val="1"/>
      <w:numFmt w:val="bullet"/>
      <w:lvlText w:val="•"/>
      <w:lvlJc w:val="left"/>
      <w:pPr>
        <w:tabs>
          <w:tab w:val="num" w:pos="5760"/>
        </w:tabs>
        <w:ind w:left="5760" w:hanging="360"/>
      </w:pPr>
      <w:rPr>
        <w:rFonts w:ascii="Arial" w:hAnsi="Arial" w:hint="default"/>
      </w:rPr>
    </w:lvl>
    <w:lvl w:ilvl="8" w:tplc="48F8D90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E45F19"/>
    <w:multiLevelType w:val="hybridMultilevel"/>
    <w:tmpl w:val="07826166"/>
    <w:lvl w:ilvl="0" w:tplc="FE5E240E">
      <w:start w:val="1"/>
      <w:numFmt w:val="bullet"/>
      <w:lvlText w:val="•"/>
      <w:lvlJc w:val="left"/>
      <w:pPr>
        <w:tabs>
          <w:tab w:val="num" w:pos="720"/>
        </w:tabs>
        <w:ind w:left="720" w:hanging="360"/>
      </w:pPr>
      <w:rPr>
        <w:rFonts w:ascii="Arial" w:hAnsi="Arial" w:hint="default"/>
      </w:rPr>
    </w:lvl>
    <w:lvl w:ilvl="1" w:tplc="7818C802">
      <w:start w:val="1"/>
      <w:numFmt w:val="bullet"/>
      <w:lvlText w:val="•"/>
      <w:lvlJc w:val="left"/>
      <w:pPr>
        <w:tabs>
          <w:tab w:val="num" w:pos="1440"/>
        </w:tabs>
        <w:ind w:left="1440" w:hanging="360"/>
      </w:pPr>
      <w:rPr>
        <w:rFonts w:ascii="Arial" w:hAnsi="Arial" w:hint="default"/>
      </w:rPr>
    </w:lvl>
    <w:lvl w:ilvl="2" w:tplc="840C5DF4" w:tentative="1">
      <w:start w:val="1"/>
      <w:numFmt w:val="bullet"/>
      <w:lvlText w:val="•"/>
      <w:lvlJc w:val="left"/>
      <w:pPr>
        <w:tabs>
          <w:tab w:val="num" w:pos="2160"/>
        </w:tabs>
        <w:ind w:left="2160" w:hanging="360"/>
      </w:pPr>
      <w:rPr>
        <w:rFonts w:ascii="Arial" w:hAnsi="Arial" w:hint="default"/>
      </w:rPr>
    </w:lvl>
    <w:lvl w:ilvl="3" w:tplc="C3005F8E" w:tentative="1">
      <w:start w:val="1"/>
      <w:numFmt w:val="bullet"/>
      <w:lvlText w:val="•"/>
      <w:lvlJc w:val="left"/>
      <w:pPr>
        <w:tabs>
          <w:tab w:val="num" w:pos="2880"/>
        </w:tabs>
        <w:ind w:left="2880" w:hanging="360"/>
      </w:pPr>
      <w:rPr>
        <w:rFonts w:ascii="Arial" w:hAnsi="Arial" w:hint="default"/>
      </w:rPr>
    </w:lvl>
    <w:lvl w:ilvl="4" w:tplc="2742559E" w:tentative="1">
      <w:start w:val="1"/>
      <w:numFmt w:val="bullet"/>
      <w:lvlText w:val="•"/>
      <w:lvlJc w:val="left"/>
      <w:pPr>
        <w:tabs>
          <w:tab w:val="num" w:pos="3600"/>
        </w:tabs>
        <w:ind w:left="3600" w:hanging="360"/>
      </w:pPr>
      <w:rPr>
        <w:rFonts w:ascii="Arial" w:hAnsi="Arial" w:hint="default"/>
      </w:rPr>
    </w:lvl>
    <w:lvl w:ilvl="5" w:tplc="FE2C9AFA" w:tentative="1">
      <w:start w:val="1"/>
      <w:numFmt w:val="bullet"/>
      <w:lvlText w:val="•"/>
      <w:lvlJc w:val="left"/>
      <w:pPr>
        <w:tabs>
          <w:tab w:val="num" w:pos="4320"/>
        </w:tabs>
        <w:ind w:left="4320" w:hanging="360"/>
      </w:pPr>
      <w:rPr>
        <w:rFonts w:ascii="Arial" w:hAnsi="Arial" w:hint="default"/>
      </w:rPr>
    </w:lvl>
    <w:lvl w:ilvl="6" w:tplc="DAD4951C" w:tentative="1">
      <w:start w:val="1"/>
      <w:numFmt w:val="bullet"/>
      <w:lvlText w:val="•"/>
      <w:lvlJc w:val="left"/>
      <w:pPr>
        <w:tabs>
          <w:tab w:val="num" w:pos="5040"/>
        </w:tabs>
        <w:ind w:left="5040" w:hanging="360"/>
      </w:pPr>
      <w:rPr>
        <w:rFonts w:ascii="Arial" w:hAnsi="Arial" w:hint="default"/>
      </w:rPr>
    </w:lvl>
    <w:lvl w:ilvl="7" w:tplc="F02C5A24" w:tentative="1">
      <w:start w:val="1"/>
      <w:numFmt w:val="bullet"/>
      <w:lvlText w:val="•"/>
      <w:lvlJc w:val="left"/>
      <w:pPr>
        <w:tabs>
          <w:tab w:val="num" w:pos="5760"/>
        </w:tabs>
        <w:ind w:left="5760" w:hanging="360"/>
      </w:pPr>
      <w:rPr>
        <w:rFonts w:ascii="Arial" w:hAnsi="Arial" w:hint="default"/>
      </w:rPr>
    </w:lvl>
    <w:lvl w:ilvl="8" w:tplc="96A6C8C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45753CC"/>
    <w:multiLevelType w:val="hybridMultilevel"/>
    <w:tmpl w:val="DB2A62F6"/>
    <w:lvl w:ilvl="0" w:tplc="0206D73E">
      <w:start w:val="1"/>
      <w:numFmt w:val="bullet"/>
      <w:lvlText w:val="•"/>
      <w:lvlJc w:val="left"/>
      <w:pPr>
        <w:tabs>
          <w:tab w:val="num" w:pos="720"/>
        </w:tabs>
        <w:ind w:left="720" w:hanging="360"/>
      </w:pPr>
      <w:rPr>
        <w:rFonts w:ascii="Arial" w:hAnsi="Arial" w:hint="default"/>
      </w:rPr>
    </w:lvl>
    <w:lvl w:ilvl="1" w:tplc="E0326C52" w:tentative="1">
      <w:start w:val="1"/>
      <w:numFmt w:val="bullet"/>
      <w:lvlText w:val="•"/>
      <w:lvlJc w:val="left"/>
      <w:pPr>
        <w:tabs>
          <w:tab w:val="num" w:pos="1440"/>
        </w:tabs>
        <w:ind w:left="1440" w:hanging="360"/>
      </w:pPr>
      <w:rPr>
        <w:rFonts w:ascii="Arial" w:hAnsi="Arial" w:hint="default"/>
      </w:rPr>
    </w:lvl>
    <w:lvl w:ilvl="2" w:tplc="118A4A40" w:tentative="1">
      <w:start w:val="1"/>
      <w:numFmt w:val="bullet"/>
      <w:lvlText w:val="•"/>
      <w:lvlJc w:val="left"/>
      <w:pPr>
        <w:tabs>
          <w:tab w:val="num" w:pos="2160"/>
        </w:tabs>
        <w:ind w:left="2160" w:hanging="360"/>
      </w:pPr>
      <w:rPr>
        <w:rFonts w:ascii="Arial" w:hAnsi="Arial" w:hint="default"/>
      </w:rPr>
    </w:lvl>
    <w:lvl w:ilvl="3" w:tplc="D536142A" w:tentative="1">
      <w:start w:val="1"/>
      <w:numFmt w:val="bullet"/>
      <w:lvlText w:val="•"/>
      <w:lvlJc w:val="left"/>
      <w:pPr>
        <w:tabs>
          <w:tab w:val="num" w:pos="2880"/>
        </w:tabs>
        <w:ind w:left="2880" w:hanging="360"/>
      </w:pPr>
      <w:rPr>
        <w:rFonts w:ascii="Arial" w:hAnsi="Arial" w:hint="default"/>
      </w:rPr>
    </w:lvl>
    <w:lvl w:ilvl="4" w:tplc="D1703222" w:tentative="1">
      <w:start w:val="1"/>
      <w:numFmt w:val="bullet"/>
      <w:lvlText w:val="•"/>
      <w:lvlJc w:val="left"/>
      <w:pPr>
        <w:tabs>
          <w:tab w:val="num" w:pos="3600"/>
        </w:tabs>
        <w:ind w:left="3600" w:hanging="360"/>
      </w:pPr>
      <w:rPr>
        <w:rFonts w:ascii="Arial" w:hAnsi="Arial" w:hint="default"/>
      </w:rPr>
    </w:lvl>
    <w:lvl w:ilvl="5" w:tplc="967E0522" w:tentative="1">
      <w:start w:val="1"/>
      <w:numFmt w:val="bullet"/>
      <w:lvlText w:val="•"/>
      <w:lvlJc w:val="left"/>
      <w:pPr>
        <w:tabs>
          <w:tab w:val="num" w:pos="4320"/>
        </w:tabs>
        <w:ind w:left="4320" w:hanging="360"/>
      </w:pPr>
      <w:rPr>
        <w:rFonts w:ascii="Arial" w:hAnsi="Arial" w:hint="default"/>
      </w:rPr>
    </w:lvl>
    <w:lvl w:ilvl="6" w:tplc="2B942E44" w:tentative="1">
      <w:start w:val="1"/>
      <w:numFmt w:val="bullet"/>
      <w:lvlText w:val="•"/>
      <w:lvlJc w:val="left"/>
      <w:pPr>
        <w:tabs>
          <w:tab w:val="num" w:pos="5040"/>
        </w:tabs>
        <w:ind w:left="5040" w:hanging="360"/>
      </w:pPr>
      <w:rPr>
        <w:rFonts w:ascii="Arial" w:hAnsi="Arial" w:hint="default"/>
      </w:rPr>
    </w:lvl>
    <w:lvl w:ilvl="7" w:tplc="7466D91A" w:tentative="1">
      <w:start w:val="1"/>
      <w:numFmt w:val="bullet"/>
      <w:lvlText w:val="•"/>
      <w:lvlJc w:val="left"/>
      <w:pPr>
        <w:tabs>
          <w:tab w:val="num" w:pos="5760"/>
        </w:tabs>
        <w:ind w:left="5760" w:hanging="360"/>
      </w:pPr>
      <w:rPr>
        <w:rFonts w:ascii="Arial" w:hAnsi="Arial" w:hint="default"/>
      </w:rPr>
    </w:lvl>
    <w:lvl w:ilvl="8" w:tplc="49E89A9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90A13E8"/>
    <w:multiLevelType w:val="hybridMultilevel"/>
    <w:tmpl w:val="BADC4010"/>
    <w:lvl w:ilvl="0" w:tplc="191242AC">
      <w:start w:val="1"/>
      <w:numFmt w:val="bullet"/>
      <w:lvlText w:val="•"/>
      <w:lvlJc w:val="left"/>
      <w:pPr>
        <w:tabs>
          <w:tab w:val="num" w:pos="720"/>
        </w:tabs>
        <w:ind w:left="720" w:hanging="360"/>
      </w:pPr>
      <w:rPr>
        <w:rFonts w:ascii="Arial" w:hAnsi="Arial" w:hint="default"/>
      </w:rPr>
    </w:lvl>
    <w:lvl w:ilvl="1" w:tplc="242037C6">
      <w:numFmt w:val="bullet"/>
      <w:lvlText w:val="•"/>
      <w:lvlJc w:val="left"/>
      <w:pPr>
        <w:tabs>
          <w:tab w:val="num" w:pos="1440"/>
        </w:tabs>
        <w:ind w:left="1440" w:hanging="360"/>
      </w:pPr>
      <w:rPr>
        <w:rFonts w:ascii="Arial" w:hAnsi="Arial" w:hint="default"/>
      </w:rPr>
    </w:lvl>
    <w:lvl w:ilvl="2" w:tplc="FB580B78" w:tentative="1">
      <w:start w:val="1"/>
      <w:numFmt w:val="bullet"/>
      <w:lvlText w:val="•"/>
      <w:lvlJc w:val="left"/>
      <w:pPr>
        <w:tabs>
          <w:tab w:val="num" w:pos="2160"/>
        </w:tabs>
        <w:ind w:left="2160" w:hanging="360"/>
      </w:pPr>
      <w:rPr>
        <w:rFonts w:ascii="Arial" w:hAnsi="Arial" w:hint="default"/>
      </w:rPr>
    </w:lvl>
    <w:lvl w:ilvl="3" w:tplc="410022AE" w:tentative="1">
      <w:start w:val="1"/>
      <w:numFmt w:val="bullet"/>
      <w:lvlText w:val="•"/>
      <w:lvlJc w:val="left"/>
      <w:pPr>
        <w:tabs>
          <w:tab w:val="num" w:pos="2880"/>
        </w:tabs>
        <w:ind w:left="2880" w:hanging="360"/>
      </w:pPr>
      <w:rPr>
        <w:rFonts w:ascii="Arial" w:hAnsi="Arial" w:hint="default"/>
      </w:rPr>
    </w:lvl>
    <w:lvl w:ilvl="4" w:tplc="C3900326" w:tentative="1">
      <w:start w:val="1"/>
      <w:numFmt w:val="bullet"/>
      <w:lvlText w:val="•"/>
      <w:lvlJc w:val="left"/>
      <w:pPr>
        <w:tabs>
          <w:tab w:val="num" w:pos="3600"/>
        </w:tabs>
        <w:ind w:left="3600" w:hanging="360"/>
      </w:pPr>
      <w:rPr>
        <w:rFonts w:ascii="Arial" w:hAnsi="Arial" w:hint="default"/>
      </w:rPr>
    </w:lvl>
    <w:lvl w:ilvl="5" w:tplc="4C0CDBEA" w:tentative="1">
      <w:start w:val="1"/>
      <w:numFmt w:val="bullet"/>
      <w:lvlText w:val="•"/>
      <w:lvlJc w:val="left"/>
      <w:pPr>
        <w:tabs>
          <w:tab w:val="num" w:pos="4320"/>
        </w:tabs>
        <w:ind w:left="4320" w:hanging="360"/>
      </w:pPr>
      <w:rPr>
        <w:rFonts w:ascii="Arial" w:hAnsi="Arial" w:hint="default"/>
      </w:rPr>
    </w:lvl>
    <w:lvl w:ilvl="6" w:tplc="23062976" w:tentative="1">
      <w:start w:val="1"/>
      <w:numFmt w:val="bullet"/>
      <w:lvlText w:val="•"/>
      <w:lvlJc w:val="left"/>
      <w:pPr>
        <w:tabs>
          <w:tab w:val="num" w:pos="5040"/>
        </w:tabs>
        <w:ind w:left="5040" w:hanging="360"/>
      </w:pPr>
      <w:rPr>
        <w:rFonts w:ascii="Arial" w:hAnsi="Arial" w:hint="default"/>
      </w:rPr>
    </w:lvl>
    <w:lvl w:ilvl="7" w:tplc="F52C2A1E" w:tentative="1">
      <w:start w:val="1"/>
      <w:numFmt w:val="bullet"/>
      <w:lvlText w:val="•"/>
      <w:lvlJc w:val="left"/>
      <w:pPr>
        <w:tabs>
          <w:tab w:val="num" w:pos="5760"/>
        </w:tabs>
        <w:ind w:left="5760" w:hanging="360"/>
      </w:pPr>
      <w:rPr>
        <w:rFonts w:ascii="Arial" w:hAnsi="Arial" w:hint="default"/>
      </w:rPr>
    </w:lvl>
    <w:lvl w:ilvl="8" w:tplc="18721B8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B260E00"/>
    <w:multiLevelType w:val="hybridMultilevel"/>
    <w:tmpl w:val="8732F3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2D3744C"/>
    <w:multiLevelType w:val="hybridMultilevel"/>
    <w:tmpl w:val="BA025A7A"/>
    <w:lvl w:ilvl="0" w:tplc="967814E2">
      <w:start w:val="1"/>
      <w:numFmt w:val="bullet"/>
      <w:lvlText w:val="•"/>
      <w:lvlJc w:val="left"/>
      <w:pPr>
        <w:tabs>
          <w:tab w:val="num" w:pos="720"/>
        </w:tabs>
        <w:ind w:left="720" w:hanging="360"/>
      </w:pPr>
      <w:rPr>
        <w:rFonts w:ascii="Arial" w:hAnsi="Arial" w:hint="default"/>
      </w:rPr>
    </w:lvl>
    <w:lvl w:ilvl="1" w:tplc="6C348F32" w:tentative="1">
      <w:start w:val="1"/>
      <w:numFmt w:val="bullet"/>
      <w:lvlText w:val="•"/>
      <w:lvlJc w:val="left"/>
      <w:pPr>
        <w:tabs>
          <w:tab w:val="num" w:pos="1440"/>
        </w:tabs>
        <w:ind w:left="1440" w:hanging="360"/>
      </w:pPr>
      <w:rPr>
        <w:rFonts w:ascii="Arial" w:hAnsi="Arial" w:hint="default"/>
      </w:rPr>
    </w:lvl>
    <w:lvl w:ilvl="2" w:tplc="E7C032C2" w:tentative="1">
      <w:start w:val="1"/>
      <w:numFmt w:val="bullet"/>
      <w:lvlText w:val="•"/>
      <w:lvlJc w:val="left"/>
      <w:pPr>
        <w:tabs>
          <w:tab w:val="num" w:pos="2160"/>
        </w:tabs>
        <w:ind w:left="2160" w:hanging="360"/>
      </w:pPr>
      <w:rPr>
        <w:rFonts w:ascii="Arial" w:hAnsi="Arial" w:hint="default"/>
      </w:rPr>
    </w:lvl>
    <w:lvl w:ilvl="3" w:tplc="B8C4A7E4" w:tentative="1">
      <w:start w:val="1"/>
      <w:numFmt w:val="bullet"/>
      <w:lvlText w:val="•"/>
      <w:lvlJc w:val="left"/>
      <w:pPr>
        <w:tabs>
          <w:tab w:val="num" w:pos="2880"/>
        </w:tabs>
        <w:ind w:left="2880" w:hanging="360"/>
      </w:pPr>
      <w:rPr>
        <w:rFonts w:ascii="Arial" w:hAnsi="Arial" w:hint="default"/>
      </w:rPr>
    </w:lvl>
    <w:lvl w:ilvl="4" w:tplc="550AB1EA" w:tentative="1">
      <w:start w:val="1"/>
      <w:numFmt w:val="bullet"/>
      <w:lvlText w:val="•"/>
      <w:lvlJc w:val="left"/>
      <w:pPr>
        <w:tabs>
          <w:tab w:val="num" w:pos="3600"/>
        </w:tabs>
        <w:ind w:left="3600" w:hanging="360"/>
      </w:pPr>
      <w:rPr>
        <w:rFonts w:ascii="Arial" w:hAnsi="Arial" w:hint="default"/>
      </w:rPr>
    </w:lvl>
    <w:lvl w:ilvl="5" w:tplc="D82A7D3E" w:tentative="1">
      <w:start w:val="1"/>
      <w:numFmt w:val="bullet"/>
      <w:lvlText w:val="•"/>
      <w:lvlJc w:val="left"/>
      <w:pPr>
        <w:tabs>
          <w:tab w:val="num" w:pos="4320"/>
        </w:tabs>
        <w:ind w:left="4320" w:hanging="360"/>
      </w:pPr>
      <w:rPr>
        <w:rFonts w:ascii="Arial" w:hAnsi="Arial" w:hint="default"/>
      </w:rPr>
    </w:lvl>
    <w:lvl w:ilvl="6" w:tplc="36688F08" w:tentative="1">
      <w:start w:val="1"/>
      <w:numFmt w:val="bullet"/>
      <w:lvlText w:val="•"/>
      <w:lvlJc w:val="left"/>
      <w:pPr>
        <w:tabs>
          <w:tab w:val="num" w:pos="5040"/>
        </w:tabs>
        <w:ind w:left="5040" w:hanging="360"/>
      </w:pPr>
      <w:rPr>
        <w:rFonts w:ascii="Arial" w:hAnsi="Arial" w:hint="default"/>
      </w:rPr>
    </w:lvl>
    <w:lvl w:ilvl="7" w:tplc="91560DBA" w:tentative="1">
      <w:start w:val="1"/>
      <w:numFmt w:val="bullet"/>
      <w:lvlText w:val="•"/>
      <w:lvlJc w:val="left"/>
      <w:pPr>
        <w:tabs>
          <w:tab w:val="num" w:pos="5760"/>
        </w:tabs>
        <w:ind w:left="5760" w:hanging="360"/>
      </w:pPr>
      <w:rPr>
        <w:rFonts w:ascii="Arial" w:hAnsi="Arial" w:hint="default"/>
      </w:rPr>
    </w:lvl>
    <w:lvl w:ilvl="8" w:tplc="D7569DB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9EC5133"/>
    <w:multiLevelType w:val="hybridMultilevel"/>
    <w:tmpl w:val="F6560D5A"/>
    <w:lvl w:ilvl="0" w:tplc="3B488190">
      <w:start w:val="2"/>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E76259"/>
    <w:multiLevelType w:val="hybridMultilevel"/>
    <w:tmpl w:val="736C7A00"/>
    <w:lvl w:ilvl="0" w:tplc="B32893D6">
      <w:start w:val="1"/>
      <w:numFmt w:val="bullet"/>
      <w:lvlText w:val="•"/>
      <w:lvlJc w:val="left"/>
      <w:pPr>
        <w:tabs>
          <w:tab w:val="num" w:pos="720"/>
        </w:tabs>
        <w:ind w:left="720" w:hanging="360"/>
      </w:pPr>
      <w:rPr>
        <w:rFonts w:ascii="Arial" w:hAnsi="Arial" w:hint="default"/>
      </w:rPr>
    </w:lvl>
    <w:lvl w:ilvl="1" w:tplc="1BA882E8" w:tentative="1">
      <w:start w:val="1"/>
      <w:numFmt w:val="bullet"/>
      <w:lvlText w:val="•"/>
      <w:lvlJc w:val="left"/>
      <w:pPr>
        <w:tabs>
          <w:tab w:val="num" w:pos="1440"/>
        </w:tabs>
        <w:ind w:left="1440" w:hanging="360"/>
      </w:pPr>
      <w:rPr>
        <w:rFonts w:ascii="Arial" w:hAnsi="Arial" w:hint="default"/>
      </w:rPr>
    </w:lvl>
    <w:lvl w:ilvl="2" w:tplc="64F2FA7E" w:tentative="1">
      <w:start w:val="1"/>
      <w:numFmt w:val="bullet"/>
      <w:lvlText w:val="•"/>
      <w:lvlJc w:val="left"/>
      <w:pPr>
        <w:tabs>
          <w:tab w:val="num" w:pos="2160"/>
        </w:tabs>
        <w:ind w:left="2160" w:hanging="360"/>
      </w:pPr>
      <w:rPr>
        <w:rFonts w:ascii="Arial" w:hAnsi="Arial" w:hint="default"/>
      </w:rPr>
    </w:lvl>
    <w:lvl w:ilvl="3" w:tplc="3C608E72" w:tentative="1">
      <w:start w:val="1"/>
      <w:numFmt w:val="bullet"/>
      <w:lvlText w:val="•"/>
      <w:lvlJc w:val="left"/>
      <w:pPr>
        <w:tabs>
          <w:tab w:val="num" w:pos="2880"/>
        </w:tabs>
        <w:ind w:left="2880" w:hanging="360"/>
      </w:pPr>
      <w:rPr>
        <w:rFonts w:ascii="Arial" w:hAnsi="Arial" w:hint="default"/>
      </w:rPr>
    </w:lvl>
    <w:lvl w:ilvl="4" w:tplc="3B40638E" w:tentative="1">
      <w:start w:val="1"/>
      <w:numFmt w:val="bullet"/>
      <w:lvlText w:val="•"/>
      <w:lvlJc w:val="left"/>
      <w:pPr>
        <w:tabs>
          <w:tab w:val="num" w:pos="3600"/>
        </w:tabs>
        <w:ind w:left="3600" w:hanging="360"/>
      </w:pPr>
      <w:rPr>
        <w:rFonts w:ascii="Arial" w:hAnsi="Arial" w:hint="default"/>
      </w:rPr>
    </w:lvl>
    <w:lvl w:ilvl="5" w:tplc="C70EE43E" w:tentative="1">
      <w:start w:val="1"/>
      <w:numFmt w:val="bullet"/>
      <w:lvlText w:val="•"/>
      <w:lvlJc w:val="left"/>
      <w:pPr>
        <w:tabs>
          <w:tab w:val="num" w:pos="4320"/>
        </w:tabs>
        <w:ind w:left="4320" w:hanging="360"/>
      </w:pPr>
      <w:rPr>
        <w:rFonts w:ascii="Arial" w:hAnsi="Arial" w:hint="default"/>
      </w:rPr>
    </w:lvl>
    <w:lvl w:ilvl="6" w:tplc="D3748FCE" w:tentative="1">
      <w:start w:val="1"/>
      <w:numFmt w:val="bullet"/>
      <w:lvlText w:val="•"/>
      <w:lvlJc w:val="left"/>
      <w:pPr>
        <w:tabs>
          <w:tab w:val="num" w:pos="5040"/>
        </w:tabs>
        <w:ind w:left="5040" w:hanging="360"/>
      </w:pPr>
      <w:rPr>
        <w:rFonts w:ascii="Arial" w:hAnsi="Arial" w:hint="default"/>
      </w:rPr>
    </w:lvl>
    <w:lvl w:ilvl="7" w:tplc="375C2732" w:tentative="1">
      <w:start w:val="1"/>
      <w:numFmt w:val="bullet"/>
      <w:lvlText w:val="•"/>
      <w:lvlJc w:val="left"/>
      <w:pPr>
        <w:tabs>
          <w:tab w:val="num" w:pos="5760"/>
        </w:tabs>
        <w:ind w:left="5760" w:hanging="360"/>
      </w:pPr>
      <w:rPr>
        <w:rFonts w:ascii="Arial" w:hAnsi="Arial" w:hint="default"/>
      </w:rPr>
    </w:lvl>
    <w:lvl w:ilvl="8" w:tplc="277AF5E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FDF17FA"/>
    <w:multiLevelType w:val="hybridMultilevel"/>
    <w:tmpl w:val="11765D14"/>
    <w:lvl w:ilvl="0" w:tplc="54A47A06">
      <w:start w:val="1"/>
      <w:numFmt w:val="bullet"/>
      <w:lvlText w:val="•"/>
      <w:lvlJc w:val="left"/>
      <w:pPr>
        <w:tabs>
          <w:tab w:val="num" w:pos="720"/>
        </w:tabs>
        <w:ind w:left="720" w:hanging="360"/>
      </w:pPr>
      <w:rPr>
        <w:rFonts w:ascii="Arial" w:hAnsi="Arial" w:hint="default"/>
      </w:rPr>
    </w:lvl>
    <w:lvl w:ilvl="1" w:tplc="CA42D5C8" w:tentative="1">
      <w:start w:val="1"/>
      <w:numFmt w:val="bullet"/>
      <w:lvlText w:val="•"/>
      <w:lvlJc w:val="left"/>
      <w:pPr>
        <w:tabs>
          <w:tab w:val="num" w:pos="1440"/>
        </w:tabs>
        <w:ind w:left="1440" w:hanging="360"/>
      </w:pPr>
      <w:rPr>
        <w:rFonts w:ascii="Arial" w:hAnsi="Arial" w:hint="default"/>
      </w:rPr>
    </w:lvl>
    <w:lvl w:ilvl="2" w:tplc="D8CA50D2" w:tentative="1">
      <w:start w:val="1"/>
      <w:numFmt w:val="bullet"/>
      <w:lvlText w:val="•"/>
      <w:lvlJc w:val="left"/>
      <w:pPr>
        <w:tabs>
          <w:tab w:val="num" w:pos="2160"/>
        </w:tabs>
        <w:ind w:left="2160" w:hanging="360"/>
      </w:pPr>
      <w:rPr>
        <w:rFonts w:ascii="Arial" w:hAnsi="Arial" w:hint="default"/>
      </w:rPr>
    </w:lvl>
    <w:lvl w:ilvl="3" w:tplc="17521FAC" w:tentative="1">
      <w:start w:val="1"/>
      <w:numFmt w:val="bullet"/>
      <w:lvlText w:val="•"/>
      <w:lvlJc w:val="left"/>
      <w:pPr>
        <w:tabs>
          <w:tab w:val="num" w:pos="2880"/>
        </w:tabs>
        <w:ind w:left="2880" w:hanging="360"/>
      </w:pPr>
      <w:rPr>
        <w:rFonts w:ascii="Arial" w:hAnsi="Arial" w:hint="default"/>
      </w:rPr>
    </w:lvl>
    <w:lvl w:ilvl="4" w:tplc="576EAFEA" w:tentative="1">
      <w:start w:val="1"/>
      <w:numFmt w:val="bullet"/>
      <w:lvlText w:val="•"/>
      <w:lvlJc w:val="left"/>
      <w:pPr>
        <w:tabs>
          <w:tab w:val="num" w:pos="3600"/>
        </w:tabs>
        <w:ind w:left="3600" w:hanging="360"/>
      </w:pPr>
      <w:rPr>
        <w:rFonts w:ascii="Arial" w:hAnsi="Arial" w:hint="default"/>
      </w:rPr>
    </w:lvl>
    <w:lvl w:ilvl="5" w:tplc="58CCDC88" w:tentative="1">
      <w:start w:val="1"/>
      <w:numFmt w:val="bullet"/>
      <w:lvlText w:val="•"/>
      <w:lvlJc w:val="left"/>
      <w:pPr>
        <w:tabs>
          <w:tab w:val="num" w:pos="4320"/>
        </w:tabs>
        <w:ind w:left="4320" w:hanging="360"/>
      </w:pPr>
      <w:rPr>
        <w:rFonts w:ascii="Arial" w:hAnsi="Arial" w:hint="default"/>
      </w:rPr>
    </w:lvl>
    <w:lvl w:ilvl="6" w:tplc="CF1E5F34" w:tentative="1">
      <w:start w:val="1"/>
      <w:numFmt w:val="bullet"/>
      <w:lvlText w:val="•"/>
      <w:lvlJc w:val="left"/>
      <w:pPr>
        <w:tabs>
          <w:tab w:val="num" w:pos="5040"/>
        </w:tabs>
        <w:ind w:left="5040" w:hanging="360"/>
      </w:pPr>
      <w:rPr>
        <w:rFonts w:ascii="Arial" w:hAnsi="Arial" w:hint="default"/>
      </w:rPr>
    </w:lvl>
    <w:lvl w:ilvl="7" w:tplc="E3CC9CE2" w:tentative="1">
      <w:start w:val="1"/>
      <w:numFmt w:val="bullet"/>
      <w:lvlText w:val="•"/>
      <w:lvlJc w:val="left"/>
      <w:pPr>
        <w:tabs>
          <w:tab w:val="num" w:pos="5760"/>
        </w:tabs>
        <w:ind w:left="5760" w:hanging="360"/>
      </w:pPr>
      <w:rPr>
        <w:rFonts w:ascii="Arial" w:hAnsi="Arial" w:hint="default"/>
      </w:rPr>
    </w:lvl>
    <w:lvl w:ilvl="8" w:tplc="201AE39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4449D9"/>
    <w:multiLevelType w:val="hybridMultilevel"/>
    <w:tmpl w:val="3618C7D0"/>
    <w:lvl w:ilvl="0" w:tplc="0413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5E64FE1"/>
    <w:multiLevelType w:val="hybridMultilevel"/>
    <w:tmpl w:val="57C6CCEA"/>
    <w:lvl w:ilvl="0" w:tplc="AAB8DD64">
      <w:start w:val="1"/>
      <w:numFmt w:val="bullet"/>
      <w:lvlText w:val="•"/>
      <w:lvlJc w:val="left"/>
      <w:pPr>
        <w:tabs>
          <w:tab w:val="num" w:pos="720"/>
        </w:tabs>
        <w:ind w:left="720" w:hanging="360"/>
      </w:pPr>
      <w:rPr>
        <w:rFonts w:ascii="Arial" w:hAnsi="Arial" w:hint="default"/>
      </w:rPr>
    </w:lvl>
    <w:lvl w:ilvl="1" w:tplc="04601E84">
      <w:start w:val="1"/>
      <w:numFmt w:val="bullet"/>
      <w:lvlText w:val="•"/>
      <w:lvlJc w:val="left"/>
      <w:pPr>
        <w:tabs>
          <w:tab w:val="num" w:pos="1440"/>
        </w:tabs>
        <w:ind w:left="1440" w:hanging="360"/>
      </w:pPr>
      <w:rPr>
        <w:rFonts w:ascii="Arial" w:hAnsi="Arial" w:hint="default"/>
      </w:rPr>
    </w:lvl>
    <w:lvl w:ilvl="2" w:tplc="0A280836" w:tentative="1">
      <w:start w:val="1"/>
      <w:numFmt w:val="bullet"/>
      <w:lvlText w:val="•"/>
      <w:lvlJc w:val="left"/>
      <w:pPr>
        <w:tabs>
          <w:tab w:val="num" w:pos="2160"/>
        </w:tabs>
        <w:ind w:left="2160" w:hanging="360"/>
      </w:pPr>
      <w:rPr>
        <w:rFonts w:ascii="Arial" w:hAnsi="Arial" w:hint="default"/>
      </w:rPr>
    </w:lvl>
    <w:lvl w:ilvl="3" w:tplc="4B72DD94" w:tentative="1">
      <w:start w:val="1"/>
      <w:numFmt w:val="bullet"/>
      <w:lvlText w:val="•"/>
      <w:lvlJc w:val="left"/>
      <w:pPr>
        <w:tabs>
          <w:tab w:val="num" w:pos="2880"/>
        </w:tabs>
        <w:ind w:left="2880" w:hanging="360"/>
      </w:pPr>
      <w:rPr>
        <w:rFonts w:ascii="Arial" w:hAnsi="Arial" w:hint="default"/>
      </w:rPr>
    </w:lvl>
    <w:lvl w:ilvl="4" w:tplc="F9AE0950" w:tentative="1">
      <w:start w:val="1"/>
      <w:numFmt w:val="bullet"/>
      <w:lvlText w:val="•"/>
      <w:lvlJc w:val="left"/>
      <w:pPr>
        <w:tabs>
          <w:tab w:val="num" w:pos="3600"/>
        </w:tabs>
        <w:ind w:left="3600" w:hanging="360"/>
      </w:pPr>
      <w:rPr>
        <w:rFonts w:ascii="Arial" w:hAnsi="Arial" w:hint="default"/>
      </w:rPr>
    </w:lvl>
    <w:lvl w:ilvl="5" w:tplc="C046BB54" w:tentative="1">
      <w:start w:val="1"/>
      <w:numFmt w:val="bullet"/>
      <w:lvlText w:val="•"/>
      <w:lvlJc w:val="left"/>
      <w:pPr>
        <w:tabs>
          <w:tab w:val="num" w:pos="4320"/>
        </w:tabs>
        <w:ind w:left="4320" w:hanging="360"/>
      </w:pPr>
      <w:rPr>
        <w:rFonts w:ascii="Arial" w:hAnsi="Arial" w:hint="default"/>
      </w:rPr>
    </w:lvl>
    <w:lvl w:ilvl="6" w:tplc="0D0262F2" w:tentative="1">
      <w:start w:val="1"/>
      <w:numFmt w:val="bullet"/>
      <w:lvlText w:val="•"/>
      <w:lvlJc w:val="left"/>
      <w:pPr>
        <w:tabs>
          <w:tab w:val="num" w:pos="5040"/>
        </w:tabs>
        <w:ind w:left="5040" w:hanging="360"/>
      </w:pPr>
      <w:rPr>
        <w:rFonts w:ascii="Arial" w:hAnsi="Arial" w:hint="default"/>
      </w:rPr>
    </w:lvl>
    <w:lvl w:ilvl="7" w:tplc="659C9BAE" w:tentative="1">
      <w:start w:val="1"/>
      <w:numFmt w:val="bullet"/>
      <w:lvlText w:val="•"/>
      <w:lvlJc w:val="left"/>
      <w:pPr>
        <w:tabs>
          <w:tab w:val="num" w:pos="5760"/>
        </w:tabs>
        <w:ind w:left="5760" w:hanging="360"/>
      </w:pPr>
      <w:rPr>
        <w:rFonts w:ascii="Arial" w:hAnsi="Arial" w:hint="default"/>
      </w:rPr>
    </w:lvl>
    <w:lvl w:ilvl="8" w:tplc="DFAC47E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A4162FA"/>
    <w:multiLevelType w:val="hybridMultilevel"/>
    <w:tmpl w:val="C218BFAC"/>
    <w:lvl w:ilvl="0" w:tplc="917266C4">
      <w:start w:val="2"/>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867375410">
    <w:abstractNumId w:val="4"/>
  </w:num>
  <w:num w:numId="2" w16cid:durableId="1616906041">
    <w:abstractNumId w:val="34"/>
  </w:num>
  <w:num w:numId="3" w16cid:durableId="250509559">
    <w:abstractNumId w:val="14"/>
  </w:num>
  <w:num w:numId="4" w16cid:durableId="1788112637">
    <w:abstractNumId w:val="22"/>
  </w:num>
  <w:num w:numId="5" w16cid:durableId="1792547918">
    <w:abstractNumId w:val="29"/>
  </w:num>
  <w:num w:numId="6" w16cid:durableId="27998767">
    <w:abstractNumId w:val="15"/>
  </w:num>
  <w:num w:numId="7" w16cid:durableId="378021299">
    <w:abstractNumId w:val="6"/>
  </w:num>
  <w:num w:numId="8" w16cid:durableId="98334126">
    <w:abstractNumId w:val="1"/>
  </w:num>
  <w:num w:numId="9" w16cid:durableId="897401784">
    <w:abstractNumId w:val="0"/>
  </w:num>
  <w:num w:numId="10" w16cid:durableId="2074545026">
    <w:abstractNumId w:val="25"/>
  </w:num>
  <w:num w:numId="11" w16cid:durableId="953905678">
    <w:abstractNumId w:val="18"/>
  </w:num>
  <w:num w:numId="12" w16cid:durableId="1213468468">
    <w:abstractNumId w:val="31"/>
  </w:num>
  <w:num w:numId="13" w16cid:durableId="1196697347">
    <w:abstractNumId w:val="5"/>
  </w:num>
  <w:num w:numId="14" w16cid:durableId="938029180">
    <w:abstractNumId w:val="11"/>
  </w:num>
  <w:num w:numId="15" w16cid:durableId="859588347">
    <w:abstractNumId w:val="26"/>
  </w:num>
  <w:num w:numId="16" w16cid:durableId="652026701">
    <w:abstractNumId w:val="28"/>
  </w:num>
  <w:num w:numId="17" w16cid:durableId="755705882">
    <w:abstractNumId w:val="23"/>
  </w:num>
  <w:num w:numId="18" w16cid:durableId="202718732">
    <w:abstractNumId w:val="20"/>
  </w:num>
  <w:num w:numId="19" w16cid:durableId="971902239">
    <w:abstractNumId w:val="7"/>
  </w:num>
  <w:num w:numId="20" w16cid:durableId="1044914240">
    <w:abstractNumId w:val="12"/>
  </w:num>
  <w:num w:numId="21" w16cid:durableId="791940194">
    <w:abstractNumId w:val="33"/>
  </w:num>
  <w:num w:numId="22" w16cid:durableId="1053432989">
    <w:abstractNumId w:val="24"/>
  </w:num>
  <w:num w:numId="23" w16cid:durableId="887835855">
    <w:abstractNumId w:val="3"/>
  </w:num>
  <w:num w:numId="24" w16cid:durableId="1237058693">
    <w:abstractNumId w:val="16"/>
  </w:num>
  <w:num w:numId="25" w16cid:durableId="1500923107">
    <w:abstractNumId w:val="30"/>
  </w:num>
  <w:num w:numId="26" w16cid:durableId="333844985">
    <w:abstractNumId w:val="21"/>
  </w:num>
  <w:num w:numId="27" w16cid:durableId="340350582">
    <w:abstractNumId w:val="2"/>
  </w:num>
  <w:num w:numId="28" w16cid:durableId="153646990">
    <w:abstractNumId w:val="27"/>
  </w:num>
  <w:num w:numId="29" w16cid:durableId="1306201882">
    <w:abstractNumId w:val="32"/>
  </w:num>
  <w:num w:numId="30" w16cid:durableId="986712882">
    <w:abstractNumId w:val="19"/>
  </w:num>
  <w:num w:numId="31" w16cid:durableId="2051805384">
    <w:abstractNumId w:val="8"/>
  </w:num>
  <w:num w:numId="32" w16cid:durableId="663972608">
    <w:abstractNumId w:val="9"/>
  </w:num>
  <w:num w:numId="33" w16cid:durableId="1669361572">
    <w:abstractNumId w:val="13"/>
  </w:num>
  <w:num w:numId="34" w16cid:durableId="2130658532">
    <w:abstractNumId w:val="10"/>
  </w:num>
  <w:num w:numId="35" w16cid:durableId="88541236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eo Olsthoorn">
    <w15:presenceInfo w15:providerId="None" w15:userId="Theo Olsthoo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6"/>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nl-NL" w:vendorID="64" w:dllVersion="0" w:nlCheck="1" w:checkStyle="0"/>
  <w:proofState w:spelling="clean" w:grammar="clean"/>
  <w:trackRevisions/>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3E7"/>
    <w:rsid w:val="000001A6"/>
    <w:rsid w:val="000001DF"/>
    <w:rsid w:val="000002D5"/>
    <w:rsid w:val="000006F0"/>
    <w:rsid w:val="00000AC1"/>
    <w:rsid w:val="00000B0E"/>
    <w:rsid w:val="00000D50"/>
    <w:rsid w:val="00000DC6"/>
    <w:rsid w:val="000014AB"/>
    <w:rsid w:val="0000157D"/>
    <w:rsid w:val="0000169C"/>
    <w:rsid w:val="00001D9E"/>
    <w:rsid w:val="00001EB2"/>
    <w:rsid w:val="000022AC"/>
    <w:rsid w:val="00002413"/>
    <w:rsid w:val="000028B5"/>
    <w:rsid w:val="000028DB"/>
    <w:rsid w:val="00002A21"/>
    <w:rsid w:val="00002C05"/>
    <w:rsid w:val="00002C5F"/>
    <w:rsid w:val="00002D4F"/>
    <w:rsid w:val="00002DEF"/>
    <w:rsid w:val="00002EB0"/>
    <w:rsid w:val="00002FFB"/>
    <w:rsid w:val="000030FD"/>
    <w:rsid w:val="0000338D"/>
    <w:rsid w:val="0000377D"/>
    <w:rsid w:val="0000397E"/>
    <w:rsid w:val="00003D1C"/>
    <w:rsid w:val="00003F4A"/>
    <w:rsid w:val="000041A6"/>
    <w:rsid w:val="0000467A"/>
    <w:rsid w:val="00004778"/>
    <w:rsid w:val="00004901"/>
    <w:rsid w:val="00004977"/>
    <w:rsid w:val="00004D69"/>
    <w:rsid w:val="00005129"/>
    <w:rsid w:val="0000513A"/>
    <w:rsid w:val="00005545"/>
    <w:rsid w:val="00005691"/>
    <w:rsid w:val="00005721"/>
    <w:rsid w:val="00005789"/>
    <w:rsid w:val="00005992"/>
    <w:rsid w:val="00005A13"/>
    <w:rsid w:val="00005F1B"/>
    <w:rsid w:val="0000633A"/>
    <w:rsid w:val="0000640D"/>
    <w:rsid w:val="00006419"/>
    <w:rsid w:val="0000663D"/>
    <w:rsid w:val="00006655"/>
    <w:rsid w:val="00006722"/>
    <w:rsid w:val="00006A4A"/>
    <w:rsid w:val="00006E76"/>
    <w:rsid w:val="00007345"/>
    <w:rsid w:val="000073B3"/>
    <w:rsid w:val="000074FC"/>
    <w:rsid w:val="000075AB"/>
    <w:rsid w:val="0000769C"/>
    <w:rsid w:val="00007A8A"/>
    <w:rsid w:val="00007A9A"/>
    <w:rsid w:val="00007B85"/>
    <w:rsid w:val="00007F75"/>
    <w:rsid w:val="000101B4"/>
    <w:rsid w:val="00010279"/>
    <w:rsid w:val="0001054D"/>
    <w:rsid w:val="000105E5"/>
    <w:rsid w:val="00010668"/>
    <w:rsid w:val="00010868"/>
    <w:rsid w:val="000108A5"/>
    <w:rsid w:val="00010A44"/>
    <w:rsid w:val="00010A53"/>
    <w:rsid w:val="00010FD0"/>
    <w:rsid w:val="000111D8"/>
    <w:rsid w:val="0001151D"/>
    <w:rsid w:val="0001163B"/>
    <w:rsid w:val="00011807"/>
    <w:rsid w:val="0001194D"/>
    <w:rsid w:val="00011BCA"/>
    <w:rsid w:val="00011D6F"/>
    <w:rsid w:val="00011E1F"/>
    <w:rsid w:val="00011E30"/>
    <w:rsid w:val="000121BB"/>
    <w:rsid w:val="00012222"/>
    <w:rsid w:val="0001229F"/>
    <w:rsid w:val="000126F1"/>
    <w:rsid w:val="000128B2"/>
    <w:rsid w:val="0001298A"/>
    <w:rsid w:val="00012ABE"/>
    <w:rsid w:val="00012C70"/>
    <w:rsid w:val="00013044"/>
    <w:rsid w:val="000131D4"/>
    <w:rsid w:val="000136DF"/>
    <w:rsid w:val="00013C2C"/>
    <w:rsid w:val="00013E91"/>
    <w:rsid w:val="00014049"/>
    <w:rsid w:val="000140C5"/>
    <w:rsid w:val="000141A1"/>
    <w:rsid w:val="000141FD"/>
    <w:rsid w:val="00014336"/>
    <w:rsid w:val="0001438D"/>
    <w:rsid w:val="000143A2"/>
    <w:rsid w:val="000143EA"/>
    <w:rsid w:val="0001443F"/>
    <w:rsid w:val="0001459B"/>
    <w:rsid w:val="00014888"/>
    <w:rsid w:val="000148B0"/>
    <w:rsid w:val="00014A09"/>
    <w:rsid w:val="0001546E"/>
    <w:rsid w:val="000154AE"/>
    <w:rsid w:val="0001593B"/>
    <w:rsid w:val="00015954"/>
    <w:rsid w:val="00015984"/>
    <w:rsid w:val="00015DB0"/>
    <w:rsid w:val="0001602F"/>
    <w:rsid w:val="0001626C"/>
    <w:rsid w:val="000163F2"/>
    <w:rsid w:val="000165D4"/>
    <w:rsid w:val="00016707"/>
    <w:rsid w:val="000167E1"/>
    <w:rsid w:val="00016949"/>
    <w:rsid w:val="00016C7C"/>
    <w:rsid w:val="00016CA6"/>
    <w:rsid w:val="0001707E"/>
    <w:rsid w:val="00020013"/>
    <w:rsid w:val="000200D7"/>
    <w:rsid w:val="00020121"/>
    <w:rsid w:val="00020285"/>
    <w:rsid w:val="0002099C"/>
    <w:rsid w:val="00020ACE"/>
    <w:rsid w:val="00020B57"/>
    <w:rsid w:val="00020B8B"/>
    <w:rsid w:val="00020D5D"/>
    <w:rsid w:val="00020E8F"/>
    <w:rsid w:val="00021015"/>
    <w:rsid w:val="000211A1"/>
    <w:rsid w:val="000213C0"/>
    <w:rsid w:val="00021584"/>
    <w:rsid w:val="0002198E"/>
    <w:rsid w:val="000219D8"/>
    <w:rsid w:val="00021A1C"/>
    <w:rsid w:val="00021A7F"/>
    <w:rsid w:val="00021A98"/>
    <w:rsid w:val="00021C99"/>
    <w:rsid w:val="00021E50"/>
    <w:rsid w:val="000223DF"/>
    <w:rsid w:val="00022495"/>
    <w:rsid w:val="000225F4"/>
    <w:rsid w:val="00022822"/>
    <w:rsid w:val="00022834"/>
    <w:rsid w:val="00022852"/>
    <w:rsid w:val="0002328E"/>
    <w:rsid w:val="00023673"/>
    <w:rsid w:val="00023770"/>
    <w:rsid w:val="00023859"/>
    <w:rsid w:val="00023A16"/>
    <w:rsid w:val="00023C74"/>
    <w:rsid w:val="00023EF3"/>
    <w:rsid w:val="000240C6"/>
    <w:rsid w:val="0002439A"/>
    <w:rsid w:val="000243B1"/>
    <w:rsid w:val="0002448F"/>
    <w:rsid w:val="00024538"/>
    <w:rsid w:val="00024928"/>
    <w:rsid w:val="00024A9B"/>
    <w:rsid w:val="00024B81"/>
    <w:rsid w:val="00024FF1"/>
    <w:rsid w:val="000253C6"/>
    <w:rsid w:val="00025487"/>
    <w:rsid w:val="000255A5"/>
    <w:rsid w:val="000255A7"/>
    <w:rsid w:val="000256C0"/>
    <w:rsid w:val="00025800"/>
    <w:rsid w:val="000259BB"/>
    <w:rsid w:val="00025C6D"/>
    <w:rsid w:val="00025F7D"/>
    <w:rsid w:val="000260E4"/>
    <w:rsid w:val="000261F7"/>
    <w:rsid w:val="00026257"/>
    <w:rsid w:val="00026273"/>
    <w:rsid w:val="000262DC"/>
    <w:rsid w:val="0002644C"/>
    <w:rsid w:val="0002662D"/>
    <w:rsid w:val="00026688"/>
    <w:rsid w:val="00026D1B"/>
    <w:rsid w:val="00026EE9"/>
    <w:rsid w:val="000278E7"/>
    <w:rsid w:val="00027A09"/>
    <w:rsid w:val="00030103"/>
    <w:rsid w:val="0003019D"/>
    <w:rsid w:val="000303A5"/>
    <w:rsid w:val="000305B8"/>
    <w:rsid w:val="0003069F"/>
    <w:rsid w:val="00030724"/>
    <w:rsid w:val="00030964"/>
    <w:rsid w:val="00030974"/>
    <w:rsid w:val="00030B62"/>
    <w:rsid w:val="00030CBD"/>
    <w:rsid w:val="00030D19"/>
    <w:rsid w:val="00031000"/>
    <w:rsid w:val="00031045"/>
    <w:rsid w:val="0003115C"/>
    <w:rsid w:val="00031259"/>
    <w:rsid w:val="00031356"/>
    <w:rsid w:val="000316F0"/>
    <w:rsid w:val="00031715"/>
    <w:rsid w:val="000322A5"/>
    <w:rsid w:val="000324FD"/>
    <w:rsid w:val="000327AD"/>
    <w:rsid w:val="00032831"/>
    <w:rsid w:val="00032E7C"/>
    <w:rsid w:val="00032F72"/>
    <w:rsid w:val="00033175"/>
    <w:rsid w:val="000333F0"/>
    <w:rsid w:val="000339E5"/>
    <w:rsid w:val="000339FA"/>
    <w:rsid w:val="00033B22"/>
    <w:rsid w:val="00033B78"/>
    <w:rsid w:val="00033F63"/>
    <w:rsid w:val="00034040"/>
    <w:rsid w:val="000341EB"/>
    <w:rsid w:val="00034658"/>
    <w:rsid w:val="000348DA"/>
    <w:rsid w:val="000348FF"/>
    <w:rsid w:val="00034A7C"/>
    <w:rsid w:val="00034D86"/>
    <w:rsid w:val="0003542D"/>
    <w:rsid w:val="0003555E"/>
    <w:rsid w:val="000355B0"/>
    <w:rsid w:val="000355B8"/>
    <w:rsid w:val="00035616"/>
    <w:rsid w:val="0003569D"/>
    <w:rsid w:val="000356C0"/>
    <w:rsid w:val="000357F7"/>
    <w:rsid w:val="0003597F"/>
    <w:rsid w:val="00035D5C"/>
    <w:rsid w:val="00035E37"/>
    <w:rsid w:val="00035EC3"/>
    <w:rsid w:val="00035FE8"/>
    <w:rsid w:val="00036434"/>
    <w:rsid w:val="000367A7"/>
    <w:rsid w:val="00036AA7"/>
    <w:rsid w:val="00036C67"/>
    <w:rsid w:val="00036E2E"/>
    <w:rsid w:val="00036F96"/>
    <w:rsid w:val="00037210"/>
    <w:rsid w:val="0003722F"/>
    <w:rsid w:val="0003736E"/>
    <w:rsid w:val="000373B3"/>
    <w:rsid w:val="00037530"/>
    <w:rsid w:val="000376C6"/>
    <w:rsid w:val="00037C60"/>
    <w:rsid w:val="00037CAC"/>
    <w:rsid w:val="0004007E"/>
    <w:rsid w:val="0004014A"/>
    <w:rsid w:val="00040385"/>
    <w:rsid w:val="00040D16"/>
    <w:rsid w:val="00040DB2"/>
    <w:rsid w:val="00041057"/>
    <w:rsid w:val="000410DF"/>
    <w:rsid w:val="000412A3"/>
    <w:rsid w:val="0004145D"/>
    <w:rsid w:val="0004167D"/>
    <w:rsid w:val="00041810"/>
    <w:rsid w:val="00041A8A"/>
    <w:rsid w:val="00041D60"/>
    <w:rsid w:val="00041EF9"/>
    <w:rsid w:val="00041F74"/>
    <w:rsid w:val="00041F93"/>
    <w:rsid w:val="00042176"/>
    <w:rsid w:val="00042257"/>
    <w:rsid w:val="0004229F"/>
    <w:rsid w:val="00042431"/>
    <w:rsid w:val="000424A8"/>
    <w:rsid w:val="000425E9"/>
    <w:rsid w:val="00042713"/>
    <w:rsid w:val="00042CD6"/>
    <w:rsid w:val="00042CEB"/>
    <w:rsid w:val="000430B7"/>
    <w:rsid w:val="00043357"/>
    <w:rsid w:val="00043615"/>
    <w:rsid w:val="00043617"/>
    <w:rsid w:val="00043824"/>
    <w:rsid w:val="00043892"/>
    <w:rsid w:val="00043F36"/>
    <w:rsid w:val="00044114"/>
    <w:rsid w:val="000448D1"/>
    <w:rsid w:val="00044D51"/>
    <w:rsid w:val="00044E11"/>
    <w:rsid w:val="00044E5E"/>
    <w:rsid w:val="00045369"/>
    <w:rsid w:val="0004542A"/>
    <w:rsid w:val="0004569B"/>
    <w:rsid w:val="00045AB0"/>
    <w:rsid w:val="00045AC1"/>
    <w:rsid w:val="00045B19"/>
    <w:rsid w:val="00045CBD"/>
    <w:rsid w:val="00045CD1"/>
    <w:rsid w:val="00045DE6"/>
    <w:rsid w:val="000461B9"/>
    <w:rsid w:val="00046488"/>
    <w:rsid w:val="0004657B"/>
    <w:rsid w:val="000466A3"/>
    <w:rsid w:val="000467F5"/>
    <w:rsid w:val="000468D1"/>
    <w:rsid w:val="00046A09"/>
    <w:rsid w:val="00046A80"/>
    <w:rsid w:val="00046B1F"/>
    <w:rsid w:val="00046B7E"/>
    <w:rsid w:val="00047642"/>
    <w:rsid w:val="000476BF"/>
    <w:rsid w:val="00047775"/>
    <w:rsid w:val="00047819"/>
    <w:rsid w:val="000479E3"/>
    <w:rsid w:val="00047A9B"/>
    <w:rsid w:val="00047B35"/>
    <w:rsid w:val="00047BA7"/>
    <w:rsid w:val="00047C07"/>
    <w:rsid w:val="00047F38"/>
    <w:rsid w:val="00047F6B"/>
    <w:rsid w:val="00047FCD"/>
    <w:rsid w:val="0005048F"/>
    <w:rsid w:val="00050511"/>
    <w:rsid w:val="000507DD"/>
    <w:rsid w:val="00050A21"/>
    <w:rsid w:val="00050BDD"/>
    <w:rsid w:val="00050CD2"/>
    <w:rsid w:val="00050D45"/>
    <w:rsid w:val="000510CF"/>
    <w:rsid w:val="000512FE"/>
    <w:rsid w:val="0005132B"/>
    <w:rsid w:val="000518EB"/>
    <w:rsid w:val="00051904"/>
    <w:rsid w:val="0005199B"/>
    <w:rsid w:val="000519F8"/>
    <w:rsid w:val="00051D66"/>
    <w:rsid w:val="00051DD8"/>
    <w:rsid w:val="00051E2A"/>
    <w:rsid w:val="00051EEE"/>
    <w:rsid w:val="00051FE5"/>
    <w:rsid w:val="0005212D"/>
    <w:rsid w:val="000524FC"/>
    <w:rsid w:val="000525A2"/>
    <w:rsid w:val="0005271F"/>
    <w:rsid w:val="00052880"/>
    <w:rsid w:val="000528A1"/>
    <w:rsid w:val="000529A3"/>
    <w:rsid w:val="00052C31"/>
    <w:rsid w:val="00052EC9"/>
    <w:rsid w:val="00052F0E"/>
    <w:rsid w:val="000530BC"/>
    <w:rsid w:val="00053176"/>
    <w:rsid w:val="0005348C"/>
    <w:rsid w:val="0005360B"/>
    <w:rsid w:val="00053767"/>
    <w:rsid w:val="000538F2"/>
    <w:rsid w:val="00053954"/>
    <w:rsid w:val="000539A3"/>
    <w:rsid w:val="00053AAB"/>
    <w:rsid w:val="00053AAF"/>
    <w:rsid w:val="00053F6F"/>
    <w:rsid w:val="0005421D"/>
    <w:rsid w:val="00054271"/>
    <w:rsid w:val="000542F2"/>
    <w:rsid w:val="00054595"/>
    <w:rsid w:val="000545D3"/>
    <w:rsid w:val="00054637"/>
    <w:rsid w:val="00054638"/>
    <w:rsid w:val="00054714"/>
    <w:rsid w:val="000547F6"/>
    <w:rsid w:val="00054989"/>
    <w:rsid w:val="00054AC4"/>
    <w:rsid w:val="00054B16"/>
    <w:rsid w:val="00054B7F"/>
    <w:rsid w:val="00054ED7"/>
    <w:rsid w:val="000550F0"/>
    <w:rsid w:val="00055910"/>
    <w:rsid w:val="00055A4E"/>
    <w:rsid w:val="00055AB3"/>
    <w:rsid w:val="00055F36"/>
    <w:rsid w:val="0005600F"/>
    <w:rsid w:val="00056299"/>
    <w:rsid w:val="0005629F"/>
    <w:rsid w:val="000567FD"/>
    <w:rsid w:val="000569FE"/>
    <w:rsid w:val="00056B39"/>
    <w:rsid w:val="00056BB1"/>
    <w:rsid w:val="00056C82"/>
    <w:rsid w:val="000570C5"/>
    <w:rsid w:val="00057184"/>
    <w:rsid w:val="0005766E"/>
    <w:rsid w:val="000577BA"/>
    <w:rsid w:val="000577D7"/>
    <w:rsid w:val="000579EF"/>
    <w:rsid w:val="00057BF3"/>
    <w:rsid w:val="00057EC3"/>
    <w:rsid w:val="00057F72"/>
    <w:rsid w:val="00060573"/>
    <w:rsid w:val="000606A1"/>
    <w:rsid w:val="000606BE"/>
    <w:rsid w:val="0006071F"/>
    <w:rsid w:val="0006094B"/>
    <w:rsid w:val="00060A21"/>
    <w:rsid w:val="00060B66"/>
    <w:rsid w:val="00060BE2"/>
    <w:rsid w:val="00060C34"/>
    <w:rsid w:val="00060E9D"/>
    <w:rsid w:val="000610AB"/>
    <w:rsid w:val="000610E0"/>
    <w:rsid w:val="000612AB"/>
    <w:rsid w:val="0006161B"/>
    <w:rsid w:val="0006171B"/>
    <w:rsid w:val="000617F9"/>
    <w:rsid w:val="00061839"/>
    <w:rsid w:val="000619E4"/>
    <w:rsid w:val="00061ABA"/>
    <w:rsid w:val="00061D9F"/>
    <w:rsid w:val="00061FB1"/>
    <w:rsid w:val="0006205F"/>
    <w:rsid w:val="00062214"/>
    <w:rsid w:val="000622CC"/>
    <w:rsid w:val="0006274C"/>
    <w:rsid w:val="000627EF"/>
    <w:rsid w:val="000628E1"/>
    <w:rsid w:val="0006299B"/>
    <w:rsid w:val="00062B3B"/>
    <w:rsid w:val="00062C1F"/>
    <w:rsid w:val="00062E51"/>
    <w:rsid w:val="00062F86"/>
    <w:rsid w:val="00062FBA"/>
    <w:rsid w:val="00063193"/>
    <w:rsid w:val="00063320"/>
    <w:rsid w:val="000633D4"/>
    <w:rsid w:val="000634D1"/>
    <w:rsid w:val="00063559"/>
    <w:rsid w:val="0006367A"/>
    <w:rsid w:val="00063995"/>
    <w:rsid w:val="00063BF1"/>
    <w:rsid w:val="00063E76"/>
    <w:rsid w:val="00064000"/>
    <w:rsid w:val="000640C9"/>
    <w:rsid w:val="00064133"/>
    <w:rsid w:val="00064395"/>
    <w:rsid w:val="0006475F"/>
    <w:rsid w:val="00064904"/>
    <w:rsid w:val="00064944"/>
    <w:rsid w:val="00064B37"/>
    <w:rsid w:val="00064D43"/>
    <w:rsid w:val="000650A7"/>
    <w:rsid w:val="0006559A"/>
    <w:rsid w:val="0006598A"/>
    <w:rsid w:val="00065993"/>
    <w:rsid w:val="00065A35"/>
    <w:rsid w:val="00065DB3"/>
    <w:rsid w:val="00065E6B"/>
    <w:rsid w:val="00066172"/>
    <w:rsid w:val="000661D9"/>
    <w:rsid w:val="00066345"/>
    <w:rsid w:val="0006642D"/>
    <w:rsid w:val="00066508"/>
    <w:rsid w:val="000669BE"/>
    <w:rsid w:val="000669C0"/>
    <w:rsid w:val="00066FCD"/>
    <w:rsid w:val="0006727D"/>
    <w:rsid w:val="0006739B"/>
    <w:rsid w:val="00067462"/>
    <w:rsid w:val="0006778A"/>
    <w:rsid w:val="00067D65"/>
    <w:rsid w:val="00067DD7"/>
    <w:rsid w:val="00067FED"/>
    <w:rsid w:val="00070627"/>
    <w:rsid w:val="000706AD"/>
    <w:rsid w:val="000708D3"/>
    <w:rsid w:val="000708FE"/>
    <w:rsid w:val="00070AF3"/>
    <w:rsid w:val="00070BE9"/>
    <w:rsid w:val="00070CF6"/>
    <w:rsid w:val="00070DB4"/>
    <w:rsid w:val="00070DB8"/>
    <w:rsid w:val="00070DE5"/>
    <w:rsid w:val="00070E48"/>
    <w:rsid w:val="00070E76"/>
    <w:rsid w:val="00070ED2"/>
    <w:rsid w:val="000716E6"/>
    <w:rsid w:val="000719BC"/>
    <w:rsid w:val="00071C44"/>
    <w:rsid w:val="00071D8A"/>
    <w:rsid w:val="00071E83"/>
    <w:rsid w:val="00071EAF"/>
    <w:rsid w:val="000720AA"/>
    <w:rsid w:val="000721FC"/>
    <w:rsid w:val="000722BC"/>
    <w:rsid w:val="00072331"/>
    <w:rsid w:val="00072336"/>
    <w:rsid w:val="000724C4"/>
    <w:rsid w:val="000727AD"/>
    <w:rsid w:val="00072AED"/>
    <w:rsid w:val="00073052"/>
    <w:rsid w:val="0007325A"/>
    <w:rsid w:val="0007338C"/>
    <w:rsid w:val="00073800"/>
    <w:rsid w:val="00073956"/>
    <w:rsid w:val="00073A6C"/>
    <w:rsid w:val="00073DC7"/>
    <w:rsid w:val="00073F17"/>
    <w:rsid w:val="00073F42"/>
    <w:rsid w:val="00074008"/>
    <w:rsid w:val="0007415B"/>
    <w:rsid w:val="000742C3"/>
    <w:rsid w:val="00074567"/>
    <w:rsid w:val="000745F3"/>
    <w:rsid w:val="00074AA4"/>
    <w:rsid w:val="0007510F"/>
    <w:rsid w:val="000751C0"/>
    <w:rsid w:val="0007522E"/>
    <w:rsid w:val="0007524A"/>
    <w:rsid w:val="000754C9"/>
    <w:rsid w:val="0007552E"/>
    <w:rsid w:val="0007561A"/>
    <w:rsid w:val="00075808"/>
    <w:rsid w:val="00075A07"/>
    <w:rsid w:val="00075B08"/>
    <w:rsid w:val="00075C1D"/>
    <w:rsid w:val="00075C4F"/>
    <w:rsid w:val="00075E7C"/>
    <w:rsid w:val="000763CF"/>
    <w:rsid w:val="0007662D"/>
    <w:rsid w:val="0007686B"/>
    <w:rsid w:val="000768FB"/>
    <w:rsid w:val="00076C96"/>
    <w:rsid w:val="000773CB"/>
    <w:rsid w:val="000773DC"/>
    <w:rsid w:val="0007747F"/>
    <w:rsid w:val="00077587"/>
    <w:rsid w:val="000776CC"/>
    <w:rsid w:val="00077892"/>
    <w:rsid w:val="00077AB7"/>
    <w:rsid w:val="00077DF6"/>
    <w:rsid w:val="00077F40"/>
    <w:rsid w:val="000802A0"/>
    <w:rsid w:val="000803CB"/>
    <w:rsid w:val="000805EA"/>
    <w:rsid w:val="00080764"/>
    <w:rsid w:val="000808E1"/>
    <w:rsid w:val="0008098C"/>
    <w:rsid w:val="00080A5E"/>
    <w:rsid w:val="00080A81"/>
    <w:rsid w:val="00080C5D"/>
    <w:rsid w:val="00080CFB"/>
    <w:rsid w:val="000811F7"/>
    <w:rsid w:val="000815F1"/>
    <w:rsid w:val="0008178B"/>
    <w:rsid w:val="000817F4"/>
    <w:rsid w:val="0008196A"/>
    <w:rsid w:val="00081E51"/>
    <w:rsid w:val="00081F1D"/>
    <w:rsid w:val="00081F2B"/>
    <w:rsid w:val="00082221"/>
    <w:rsid w:val="00082432"/>
    <w:rsid w:val="00082531"/>
    <w:rsid w:val="0008290B"/>
    <w:rsid w:val="00082919"/>
    <w:rsid w:val="00082CD7"/>
    <w:rsid w:val="00082E6B"/>
    <w:rsid w:val="00082F00"/>
    <w:rsid w:val="00082FF8"/>
    <w:rsid w:val="00083120"/>
    <w:rsid w:val="00083320"/>
    <w:rsid w:val="0008344D"/>
    <w:rsid w:val="00083576"/>
    <w:rsid w:val="0008358B"/>
    <w:rsid w:val="000837CF"/>
    <w:rsid w:val="00083940"/>
    <w:rsid w:val="00083A86"/>
    <w:rsid w:val="00083D85"/>
    <w:rsid w:val="000841DF"/>
    <w:rsid w:val="000842B7"/>
    <w:rsid w:val="000843D6"/>
    <w:rsid w:val="000845E4"/>
    <w:rsid w:val="00084759"/>
    <w:rsid w:val="000847B9"/>
    <w:rsid w:val="000848CE"/>
    <w:rsid w:val="00084E19"/>
    <w:rsid w:val="00085177"/>
    <w:rsid w:val="000853D0"/>
    <w:rsid w:val="00085533"/>
    <w:rsid w:val="0008560C"/>
    <w:rsid w:val="00085685"/>
    <w:rsid w:val="00085834"/>
    <w:rsid w:val="00085F36"/>
    <w:rsid w:val="0008600C"/>
    <w:rsid w:val="000865D7"/>
    <w:rsid w:val="00086A3A"/>
    <w:rsid w:val="00086B96"/>
    <w:rsid w:val="00087087"/>
    <w:rsid w:val="000870A5"/>
    <w:rsid w:val="000870E9"/>
    <w:rsid w:val="0009009E"/>
    <w:rsid w:val="000901E3"/>
    <w:rsid w:val="000901E9"/>
    <w:rsid w:val="00090335"/>
    <w:rsid w:val="00090900"/>
    <w:rsid w:val="00090AFA"/>
    <w:rsid w:val="00090C3D"/>
    <w:rsid w:val="00090D59"/>
    <w:rsid w:val="00090ED3"/>
    <w:rsid w:val="00091331"/>
    <w:rsid w:val="00091588"/>
    <w:rsid w:val="00091660"/>
    <w:rsid w:val="000919E9"/>
    <w:rsid w:val="00091AE8"/>
    <w:rsid w:val="00091B1C"/>
    <w:rsid w:val="00091FD2"/>
    <w:rsid w:val="00092001"/>
    <w:rsid w:val="00092A05"/>
    <w:rsid w:val="00092AC0"/>
    <w:rsid w:val="00092CFC"/>
    <w:rsid w:val="000936F2"/>
    <w:rsid w:val="00093716"/>
    <w:rsid w:val="0009375E"/>
    <w:rsid w:val="000937A3"/>
    <w:rsid w:val="000937D4"/>
    <w:rsid w:val="000939C5"/>
    <w:rsid w:val="00093A40"/>
    <w:rsid w:val="00093B48"/>
    <w:rsid w:val="00093C4E"/>
    <w:rsid w:val="00093CEB"/>
    <w:rsid w:val="00093F34"/>
    <w:rsid w:val="000940AC"/>
    <w:rsid w:val="000947CD"/>
    <w:rsid w:val="00094A67"/>
    <w:rsid w:val="00094AAE"/>
    <w:rsid w:val="00094B32"/>
    <w:rsid w:val="00094B9C"/>
    <w:rsid w:val="00095471"/>
    <w:rsid w:val="000955C1"/>
    <w:rsid w:val="0009561E"/>
    <w:rsid w:val="000957F6"/>
    <w:rsid w:val="00095A2C"/>
    <w:rsid w:val="00095C8F"/>
    <w:rsid w:val="000961BD"/>
    <w:rsid w:val="00096246"/>
    <w:rsid w:val="0009678F"/>
    <w:rsid w:val="00096A7F"/>
    <w:rsid w:val="00096E4C"/>
    <w:rsid w:val="00097047"/>
    <w:rsid w:val="000971BB"/>
    <w:rsid w:val="0009736C"/>
    <w:rsid w:val="000976F3"/>
    <w:rsid w:val="0009796B"/>
    <w:rsid w:val="00097AEC"/>
    <w:rsid w:val="00097BAC"/>
    <w:rsid w:val="00097C70"/>
    <w:rsid w:val="00097F9E"/>
    <w:rsid w:val="000A010D"/>
    <w:rsid w:val="000A0233"/>
    <w:rsid w:val="000A07F9"/>
    <w:rsid w:val="000A0967"/>
    <w:rsid w:val="000A0D64"/>
    <w:rsid w:val="000A0DAC"/>
    <w:rsid w:val="000A0E3A"/>
    <w:rsid w:val="000A0E92"/>
    <w:rsid w:val="000A0F98"/>
    <w:rsid w:val="000A14EF"/>
    <w:rsid w:val="000A151F"/>
    <w:rsid w:val="000A1B17"/>
    <w:rsid w:val="000A1CE4"/>
    <w:rsid w:val="000A1FCC"/>
    <w:rsid w:val="000A2017"/>
    <w:rsid w:val="000A256C"/>
    <w:rsid w:val="000A26D5"/>
    <w:rsid w:val="000A2802"/>
    <w:rsid w:val="000A2A06"/>
    <w:rsid w:val="000A2BBA"/>
    <w:rsid w:val="000A2D86"/>
    <w:rsid w:val="000A2F88"/>
    <w:rsid w:val="000A331C"/>
    <w:rsid w:val="000A33E3"/>
    <w:rsid w:val="000A38A2"/>
    <w:rsid w:val="000A396F"/>
    <w:rsid w:val="000A3A32"/>
    <w:rsid w:val="000A3CC2"/>
    <w:rsid w:val="000A3D36"/>
    <w:rsid w:val="000A3EC2"/>
    <w:rsid w:val="000A4220"/>
    <w:rsid w:val="000A458D"/>
    <w:rsid w:val="000A46B7"/>
    <w:rsid w:val="000A4802"/>
    <w:rsid w:val="000A4A1F"/>
    <w:rsid w:val="000A4E26"/>
    <w:rsid w:val="000A4FFF"/>
    <w:rsid w:val="000A52F9"/>
    <w:rsid w:val="000A586B"/>
    <w:rsid w:val="000A5B03"/>
    <w:rsid w:val="000A5F2B"/>
    <w:rsid w:val="000A5FDD"/>
    <w:rsid w:val="000A61C9"/>
    <w:rsid w:val="000A65BE"/>
    <w:rsid w:val="000A65C4"/>
    <w:rsid w:val="000A6667"/>
    <w:rsid w:val="000A67F1"/>
    <w:rsid w:val="000A6C1F"/>
    <w:rsid w:val="000A6D81"/>
    <w:rsid w:val="000A6E6A"/>
    <w:rsid w:val="000A70BE"/>
    <w:rsid w:val="000A7140"/>
    <w:rsid w:val="000A7242"/>
    <w:rsid w:val="000A72E1"/>
    <w:rsid w:val="000A74FB"/>
    <w:rsid w:val="000A750E"/>
    <w:rsid w:val="000A75DC"/>
    <w:rsid w:val="000A75E7"/>
    <w:rsid w:val="000A7687"/>
    <w:rsid w:val="000A7780"/>
    <w:rsid w:val="000A78EA"/>
    <w:rsid w:val="000A7EFD"/>
    <w:rsid w:val="000B00BB"/>
    <w:rsid w:val="000B011F"/>
    <w:rsid w:val="000B0284"/>
    <w:rsid w:val="000B078A"/>
    <w:rsid w:val="000B082A"/>
    <w:rsid w:val="000B091C"/>
    <w:rsid w:val="000B0B17"/>
    <w:rsid w:val="000B0C25"/>
    <w:rsid w:val="000B0C46"/>
    <w:rsid w:val="000B0FEE"/>
    <w:rsid w:val="000B1119"/>
    <w:rsid w:val="000B112F"/>
    <w:rsid w:val="000B124A"/>
    <w:rsid w:val="000B1D68"/>
    <w:rsid w:val="000B1E05"/>
    <w:rsid w:val="000B216D"/>
    <w:rsid w:val="000B22E8"/>
    <w:rsid w:val="000B232C"/>
    <w:rsid w:val="000B2394"/>
    <w:rsid w:val="000B2421"/>
    <w:rsid w:val="000B2542"/>
    <w:rsid w:val="000B25B2"/>
    <w:rsid w:val="000B25ED"/>
    <w:rsid w:val="000B2F50"/>
    <w:rsid w:val="000B2F78"/>
    <w:rsid w:val="000B3097"/>
    <w:rsid w:val="000B3601"/>
    <w:rsid w:val="000B36B3"/>
    <w:rsid w:val="000B37BE"/>
    <w:rsid w:val="000B3C38"/>
    <w:rsid w:val="000B3ECA"/>
    <w:rsid w:val="000B3ED3"/>
    <w:rsid w:val="000B3F81"/>
    <w:rsid w:val="000B4169"/>
    <w:rsid w:val="000B4171"/>
    <w:rsid w:val="000B418F"/>
    <w:rsid w:val="000B424D"/>
    <w:rsid w:val="000B4723"/>
    <w:rsid w:val="000B4B78"/>
    <w:rsid w:val="000B4F4D"/>
    <w:rsid w:val="000B52C7"/>
    <w:rsid w:val="000B5705"/>
    <w:rsid w:val="000B5DBF"/>
    <w:rsid w:val="000B5F57"/>
    <w:rsid w:val="000B6160"/>
    <w:rsid w:val="000B6168"/>
    <w:rsid w:val="000B634F"/>
    <w:rsid w:val="000B6685"/>
    <w:rsid w:val="000B6F53"/>
    <w:rsid w:val="000B6F62"/>
    <w:rsid w:val="000B703A"/>
    <w:rsid w:val="000B70BB"/>
    <w:rsid w:val="000B7108"/>
    <w:rsid w:val="000B7403"/>
    <w:rsid w:val="000B7474"/>
    <w:rsid w:val="000B7537"/>
    <w:rsid w:val="000B777A"/>
    <w:rsid w:val="000B7AFF"/>
    <w:rsid w:val="000B7B25"/>
    <w:rsid w:val="000B7B7E"/>
    <w:rsid w:val="000B7EC4"/>
    <w:rsid w:val="000C07C7"/>
    <w:rsid w:val="000C0AEB"/>
    <w:rsid w:val="000C0D52"/>
    <w:rsid w:val="000C1090"/>
    <w:rsid w:val="000C10D0"/>
    <w:rsid w:val="000C12C1"/>
    <w:rsid w:val="000C138A"/>
    <w:rsid w:val="000C13D8"/>
    <w:rsid w:val="000C14AE"/>
    <w:rsid w:val="000C189C"/>
    <w:rsid w:val="000C1A80"/>
    <w:rsid w:val="000C1B83"/>
    <w:rsid w:val="000C1BE2"/>
    <w:rsid w:val="000C1D82"/>
    <w:rsid w:val="000C25A8"/>
    <w:rsid w:val="000C263E"/>
    <w:rsid w:val="000C26B3"/>
    <w:rsid w:val="000C2987"/>
    <w:rsid w:val="000C2C17"/>
    <w:rsid w:val="000C2F7F"/>
    <w:rsid w:val="000C3439"/>
    <w:rsid w:val="000C34C1"/>
    <w:rsid w:val="000C37F5"/>
    <w:rsid w:val="000C3D95"/>
    <w:rsid w:val="000C3FA2"/>
    <w:rsid w:val="000C3FFE"/>
    <w:rsid w:val="000C433B"/>
    <w:rsid w:val="000C4398"/>
    <w:rsid w:val="000C4482"/>
    <w:rsid w:val="000C4A8B"/>
    <w:rsid w:val="000C4A92"/>
    <w:rsid w:val="000C4B8A"/>
    <w:rsid w:val="000C4BC5"/>
    <w:rsid w:val="000C4C19"/>
    <w:rsid w:val="000C4F53"/>
    <w:rsid w:val="000C4FC0"/>
    <w:rsid w:val="000C5090"/>
    <w:rsid w:val="000C51DF"/>
    <w:rsid w:val="000C536B"/>
    <w:rsid w:val="000C55E5"/>
    <w:rsid w:val="000C5842"/>
    <w:rsid w:val="000C59D3"/>
    <w:rsid w:val="000C5AB9"/>
    <w:rsid w:val="000C5EE7"/>
    <w:rsid w:val="000C5F82"/>
    <w:rsid w:val="000C618F"/>
    <w:rsid w:val="000C62BA"/>
    <w:rsid w:val="000C6580"/>
    <w:rsid w:val="000C6615"/>
    <w:rsid w:val="000C66EF"/>
    <w:rsid w:val="000C6869"/>
    <w:rsid w:val="000C69F6"/>
    <w:rsid w:val="000C6F00"/>
    <w:rsid w:val="000C7153"/>
    <w:rsid w:val="000C7349"/>
    <w:rsid w:val="000C7465"/>
    <w:rsid w:val="000C7A44"/>
    <w:rsid w:val="000C7AE3"/>
    <w:rsid w:val="000C7C76"/>
    <w:rsid w:val="000C7F29"/>
    <w:rsid w:val="000D014C"/>
    <w:rsid w:val="000D04D9"/>
    <w:rsid w:val="000D06D4"/>
    <w:rsid w:val="000D09A8"/>
    <w:rsid w:val="000D0B60"/>
    <w:rsid w:val="000D0BDF"/>
    <w:rsid w:val="000D0DD9"/>
    <w:rsid w:val="000D0EDE"/>
    <w:rsid w:val="000D10D4"/>
    <w:rsid w:val="000D1130"/>
    <w:rsid w:val="000D1760"/>
    <w:rsid w:val="000D19F5"/>
    <w:rsid w:val="000D1A4F"/>
    <w:rsid w:val="000D1A8A"/>
    <w:rsid w:val="000D1F6F"/>
    <w:rsid w:val="000D207A"/>
    <w:rsid w:val="000D21D7"/>
    <w:rsid w:val="000D23D1"/>
    <w:rsid w:val="000D2532"/>
    <w:rsid w:val="000D259D"/>
    <w:rsid w:val="000D2B6A"/>
    <w:rsid w:val="000D2C45"/>
    <w:rsid w:val="000D2DD6"/>
    <w:rsid w:val="000D3073"/>
    <w:rsid w:val="000D30DA"/>
    <w:rsid w:val="000D31A3"/>
    <w:rsid w:val="000D33A2"/>
    <w:rsid w:val="000D33AA"/>
    <w:rsid w:val="000D33C8"/>
    <w:rsid w:val="000D3482"/>
    <w:rsid w:val="000D350F"/>
    <w:rsid w:val="000D3510"/>
    <w:rsid w:val="000D3513"/>
    <w:rsid w:val="000D35E0"/>
    <w:rsid w:val="000D3F12"/>
    <w:rsid w:val="000D424D"/>
    <w:rsid w:val="000D445C"/>
    <w:rsid w:val="000D4572"/>
    <w:rsid w:val="000D46BA"/>
    <w:rsid w:val="000D4778"/>
    <w:rsid w:val="000D48D0"/>
    <w:rsid w:val="000D4CAE"/>
    <w:rsid w:val="000D5419"/>
    <w:rsid w:val="000D582B"/>
    <w:rsid w:val="000D58CE"/>
    <w:rsid w:val="000D5AC7"/>
    <w:rsid w:val="000D5C5E"/>
    <w:rsid w:val="000D5D69"/>
    <w:rsid w:val="000D5D74"/>
    <w:rsid w:val="000D5F45"/>
    <w:rsid w:val="000D5F6E"/>
    <w:rsid w:val="000D609B"/>
    <w:rsid w:val="000D644B"/>
    <w:rsid w:val="000D646A"/>
    <w:rsid w:val="000D6490"/>
    <w:rsid w:val="000D64CF"/>
    <w:rsid w:val="000D6772"/>
    <w:rsid w:val="000D693D"/>
    <w:rsid w:val="000D6A23"/>
    <w:rsid w:val="000D6C17"/>
    <w:rsid w:val="000D6C80"/>
    <w:rsid w:val="000D6F01"/>
    <w:rsid w:val="000D6F1F"/>
    <w:rsid w:val="000D7140"/>
    <w:rsid w:val="000D72B8"/>
    <w:rsid w:val="000D72C2"/>
    <w:rsid w:val="000D748E"/>
    <w:rsid w:val="000D75A1"/>
    <w:rsid w:val="000D7960"/>
    <w:rsid w:val="000D7B6F"/>
    <w:rsid w:val="000E00A7"/>
    <w:rsid w:val="000E00FB"/>
    <w:rsid w:val="000E106F"/>
    <w:rsid w:val="000E10F5"/>
    <w:rsid w:val="000E1164"/>
    <w:rsid w:val="000E1452"/>
    <w:rsid w:val="000E149A"/>
    <w:rsid w:val="000E1788"/>
    <w:rsid w:val="000E178E"/>
    <w:rsid w:val="000E1ED7"/>
    <w:rsid w:val="000E20D2"/>
    <w:rsid w:val="000E2258"/>
    <w:rsid w:val="000E24E1"/>
    <w:rsid w:val="000E2938"/>
    <w:rsid w:val="000E2AD3"/>
    <w:rsid w:val="000E30D1"/>
    <w:rsid w:val="000E3153"/>
    <w:rsid w:val="000E319A"/>
    <w:rsid w:val="000E3438"/>
    <w:rsid w:val="000E37AE"/>
    <w:rsid w:val="000E3823"/>
    <w:rsid w:val="000E3920"/>
    <w:rsid w:val="000E3CE0"/>
    <w:rsid w:val="000E3D70"/>
    <w:rsid w:val="000E4A1F"/>
    <w:rsid w:val="000E4C30"/>
    <w:rsid w:val="000E5079"/>
    <w:rsid w:val="000E50D0"/>
    <w:rsid w:val="000E5235"/>
    <w:rsid w:val="000E5548"/>
    <w:rsid w:val="000E5684"/>
    <w:rsid w:val="000E592E"/>
    <w:rsid w:val="000E5BC6"/>
    <w:rsid w:val="000E61DC"/>
    <w:rsid w:val="000E620C"/>
    <w:rsid w:val="000E6AD1"/>
    <w:rsid w:val="000E6B2A"/>
    <w:rsid w:val="000E719D"/>
    <w:rsid w:val="000E71A2"/>
    <w:rsid w:val="000E7209"/>
    <w:rsid w:val="000E731C"/>
    <w:rsid w:val="000E7348"/>
    <w:rsid w:val="000E74C4"/>
    <w:rsid w:val="000E7A36"/>
    <w:rsid w:val="000E7DDF"/>
    <w:rsid w:val="000F0250"/>
    <w:rsid w:val="000F0427"/>
    <w:rsid w:val="000F0475"/>
    <w:rsid w:val="000F08E1"/>
    <w:rsid w:val="000F0A0A"/>
    <w:rsid w:val="000F120B"/>
    <w:rsid w:val="000F1440"/>
    <w:rsid w:val="000F1748"/>
    <w:rsid w:val="000F198C"/>
    <w:rsid w:val="000F1A49"/>
    <w:rsid w:val="000F1B7C"/>
    <w:rsid w:val="000F1D89"/>
    <w:rsid w:val="000F2048"/>
    <w:rsid w:val="000F20B5"/>
    <w:rsid w:val="000F23E6"/>
    <w:rsid w:val="000F259A"/>
    <w:rsid w:val="000F25E9"/>
    <w:rsid w:val="000F2A39"/>
    <w:rsid w:val="000F2B0D"/>
    <w:rsid w:val="000F2BFB"/>
    <w:rsid w:val="000F2C80"/>
    <w:rsid w:val="000F2C85"/>
    <w:rsid w:val="000F32F5"/>
    <w:rsid w:val="000F3410"/>
    <w:rsid w:val="000F39E2"/>
    <w:rsid w:val="000F3A04"/>
    <w:rsid w:val="000F3A86"/>
    <w:rsid w:val="000F3BDF"/>
    <w:rsid w:val="000F3C73"/>
    <w:rsid w:val="000F3CC8"/>
    <w:rsid w:val="000F3CF9"/>
    <w:rsid w:val="000F3F4A"/>
    <w:rsid w:val="000F40AB"/>
    <w:rsid w:val="000F40E6"/>
    <w:rsid w:val="000F441F"/>
    <w:rsid w:val="000F4476"/>
    <w:rsid w:val="000F447D"/>
    <w:rsid w:val="000F44FE"/>
    <w:rsid w:val="000F469A"/>
    <w:rsid w:val="000F469B"/>
    <w:rsid w:val="000F4B08"/>
    <w:rsid w:val="000F4C2E"/>
    <w:rsid w:val="000F4E01"/>
    <w:rsid w:val="000F4E2B"/>
    <w:rsid w:val="000F4E3A"/>
    <w:rsid w:val="000F51A2"/>
    <w:rsid w:val="000F5363"/>
    <w:rsid w:val="000F55A4"/>
    <w:rsid w:val="000F5758"/>
    <w:rsid w:val="000F5811"/>
    <w:rsid w:val="000F58C9"/>
    <w:rsid w:val="000F61FF"/>
    <w:rsid w:val="000F64C8"/>
    <w:rsid w:val="000F661B"/>
    <w:rsid w:val="000F6642"/>
    <w:rsid w:val="000F6926"/>
    <w:rsid w:val="000F69AF"/>
    <w:rsid w:val="000F6D69"/>
    <w:rsid w:val="000F6E2D"/>
    <w:rsid w:val="000F6E4F"/>
    <w:rsid w:val="000F6E6B"/>
    <w:rsid w:val="000F7321"/>
    <w:rsid w:val="000F7532"/>
    <w:rsid w:val="000F775A"/>
    <w:rsid w:val="000F7A9D"/>
    <w:rsid w:val="000F7D42"/>
    <w:rsid w:val="000F7ED3"/>
    <w:rsid w:val="0010035D"/>
    <w:rsid w:val="001005E0"/>
    <w:rsid w:val="00100641"/>
    <w:rsid w:val="00100772"/>
    <w:rsid w:val="00100CEB"/>
    <w:rsid w:val="001011B0"/>
    <w:rsid w:val="00101289"/>
    <w:rsid w:val="0010196C"/>
    <w:rsid w:val="00101FBF"/>
    <w:rsid w:val="00101FFD"/>
    <w:rsid w:val="00102006"/>
    <w:rsid w:val="0010220A"/>
    <w:rsid w:val="001023DA"/>
    <w:rsid w:val="001023E1"/>
    <w:rsid w:val="0010241A"/>
    <w:rsid w:val="00102682"/>
    <w:rsid w:val="0010278D"/>
    <w:rsid w:val="0010289B"/>
    <w:rsid w:val="00102A87"/>
    <w:rsid w:val="00102D05"/>
    <w:rsid w:val="00102E6E"/>
    <w:rsid w:val="00103249"/>
    <w:rsid w:val="001039E6"/>
    <w:rsid w:val="00103B31"/>
    <w:rsid w:val="00103CE3"/>
    <w:rsid w:val="00103FBE"/>
    <w:rsid w:val="00103FCF"/>
    <w:rsid w:val="00104103"/>
    <w:rsid w:val="001042D7"/>
    <w:rsid w:val="00104AB8"/>
    <w:rsid w:val="00104B11"/>
    <w:rsid w:val="00104C9F"/>
    <w:rsid w:val="00104CBA"/>
    <w:rsid w:val="00104EB2"/>
    <w:rsid w:val="00105421"/>
    <w:rsid w:val="001054EA"/>
    <w:rsid w:val="001055FB"/>
    <w:rsid w:val="00105652"/>
    <w:rsid w:val="00105753"/>
    <w:rsid w:val="00105961"/>
    <w:rsid w:val="00105969"/>
    <w:rsid w:val="00105B19"/>
    <w:rsid w:val="00105D4B"/>
    <w:rsid w:val="00105F7C"/>
    <w:rsid w:val="00106425"/>
    <w:rsid w:val="001065AB"/>
    <w:rsid w:val="00106607"/>
    <w:rsid w:val="00106632"/>
    <w:rsid w:val="0010687A"/>
    <w:rsid w:val="00106A75"/>
    <w:rsid w:val="00106CEC"/>
    <w:rsid w:val="00106D30"/>
    <w:rsid w:val="001070F6"/>
    <w:rsid w:val="00107134"/>
    <w:rsid w:val="00107282"/>
    <w:rsid w:val="00107662"/>
    <w:rsid w:val="00107791"/>
    <w:rsid w:val="00107861"/>
    <w:rsid w:val="0010791D"/>
    <w:rsid w:val="001079B5"/>
    <w:rsid w:val="00107C3C"/>
    <w:rsid w:val="00107D77"/>
    <w:rsid w:val="0011009C"/>
    <w:rsid w:val="001103A8"/>
    <w:rsid w:val="001109C0"/>
    <w:rsid w:val="00110B9C"/>
    <w:rsid w:val="00110E1B"/>
    <w:rsid w:val="00110E63"/>
    <w:rsid w:val="00110EBA"/>
    <w:rsid w:val="00111508"/>
    <w:rsid w:val="00111757"/>
    <w:rsid w:val="001117BB"/>
    <w:rsid w:val="00111817"/>
    <w:rsid w:val="001119A1"/>
    <w:rsid w:val="00111C18"/>
    <w:rsid w:val="00111EF8"/>
    <w:rsid w:val="0011203F"/>
    <w:rsid w:val="00112130"/>
    <w:rsid w:val="00112656"/>
    <w:rsid w:val="00112973"/>
    <w:rsid w:val="00112C16"/>
    <w:rsid w:val="00112C32"/>
    <w:rsid w:val="00112EE3"/>
    <w:rsid w:val="00112EE8"/>
    <w:rsid w:val="00113207"/>
    <w:rsid w:val="001133D5"/>
    <w:rsid w:val="001135CC"/>
    <w:rsid w:val="001137C0"/>
    <w:rsid w:val="001137D4"/>
    <w:rsid w:val="001137FE"/>
    <w:rsid w:val="00113879"/>
    <w:rsid w:val="00113A2F"/>
    <w:rsid w:val="00113AE1"/>
    <w:rsid w:val="00113BB5"/>
    <w:rsid w:val="00113C46"/>
    <w:rsid w:val="00113CB2"/>
    <w:rsid w:val="00113E2E"/>
    <w:rsid w:val="00113FCE"/>
    <w:rsid w:val="0011421C"/>
    <w:rsid w:val="001142A5"/>
    <w:rsid w:val="001147C2"/>
    <w:rsid w:val="00114F68"/>
    <w:rsid w:val="00115007"/>
    <w:rsid w:val="001151C3"/>
    <w:rsid w:val="00115377"/>
    <w:rsid w:val="0011545E"/>
    <w:rsid w:val="0011547F"/>
    <w:rsid w:val="00115DE5"/>
    <w:rsid w:val="00115ED8"/>
    <w:rsid w:val="001161D4"/>
    <w:rsid w:val="00116374"/>
    <w:rsid w:val="001163F4"/>
    <w:rsid w:val="00116476"/>
    <w:rsid w:val="00116545"/>
    <w:rsid w:val="0011655C"/>
    <w:rsid w:val="0011659F"/>
    <w:rsid w:val="00116754"/>
    <w:rsid w:val="00116822"/>
    <w:rsid w:val="0011699A"/>
    <w:rsid w:val="001169C2"/>
    <w:rsid w:val="00116ACD"/>
    <w:rsid w:val="00116B5C"/>
    <w:rsid w:val="00116EC6"/>
    <w:rsid w:val="00116EF7"/>
    <w:rsid w:val="0011723B"/>
    <w:rsid w:val="00117258"/>
    <w:rsid w:val="00117768"/>
    <w:rsid w:val="00117840"/>
    <w:rsid w:val="00117B4D"/>
    <w:rsid w:val="00117CBB"/>
    <w:rsid w:val="00117D62"/>
    <w:rsid w:val="00117D7E"/>
    <w:rsid w:val="001202CA"/>
    <w:rsid w:val="0012062D"/>
    <w:rsid w:val="001207E2"/>
    <w:rsid w:val="001207F0"/>
    <w:rsid w:val="00120B69"/>
    <w:rsid w:val="00120F82"/>
    <w:rsid w:val="00120FA5"/>
    <w:rsid w:val="00121115"/>
    <w:rsid w:val="00121175"/>
    <w:rsid w:val="001211D8"/>
    <w:rsid w:val="00121205"/>
    <w:rsid w:val="00121322"/>
    <w:rsid w:val="00121600"/>
    <w:rsid w:val="00121632"/>
    <w:rsid w:val="00121895"/>
    <w:rsid w:val="001218FE"/>
    <w:rsid w:val="00121952"/>
    <w:rsid w:val="00121DEB"/>
    <w:rsid w:val="00121E67"/>
    <w:rsid w:val="00121EA8"/>
    <w:rsid w:val="00122096"/>
    <w:rsid w:val="00122161"/>
    <w:rsid w:val="00122259"/>
    <w:rsid w:val="0012231B"/>
    <w:rsid w:val="001227EA"/>
    <w:rsid w:val="00122988"/>
    <w:rsid w:val="00122F6C"/>
    <w:rsid w:val="00122FE5"/>
    <w:rsid w:val="00123324"/>
    <w:rsid w:val="00123409"/>
    <w:rsid w:val="001234DF"/>
    <w:rsid w:val="001236DD"/>
    <w:rsid w:val="00123702"/>
    <w:rsid w:val="0012370B"/>
    <w:rsid w:val="0012377B"/>
    <w:rsid w:val="0012382D"/>
    <w:rsid w:val="00123A46"/>
    <w:rsid w:val="00123E05"/>
    <w:rsid w:val="00123E26"/>
    <w:rsid w:val="00123E41"/>
    <w:rsid w:val="00123E48"/>
    <w:rsid w:val="00123E89"/>
    <w:rsid w:val="00123EF0"/>
    <w:rsid w:val="00123FB5"/>
    <w:rsid w:val="00124093"/>
    <w:rsid w:val="001242F9"/>
    <w:rsid w:val="001245CD"/>
    <w:rsid w:val="0012485A"/>
    <w:rsid w:val="00124946"/>
    <w:rsid w:val="00124D5A"/>
    <w:rsid w:val="00124FDE"/>
    <w:rsid w:val="0012516C"/>
    <w:rsid w:val="001252E0"/>
    <w:rsid w:val="00125404"/>
    <w:rsid w:val="0012584A"/>
    <w:rsid w:val="00125969"/>
    <w:rsid w:val="00125BFA"/>
    <w:rsid w:val="00125EAA"/>
    <w:rsid w:val="00125F61"/>
    <w:rsid w:val="001261BE"/>
    <w:rsid w:val="00126476"/>
    <w:rsid w:val="00126A33"/>
    <w:rsid w:val="00127058"/>
    <w:rsid w:val="0012714F"/>
    <w:rsid w:val="00127304"/>
    <w:rsid w:val="001277B7"/>
    <w:rsid w:val="001278C8"/>
    <w:rsid w:val="00127B6A"/>
    <w:rsid w:val="00127C1E"/>
    <w:rsid w:val="00127C8A"/>
    <w:rsid w:val="00127D5C"/>
    <w:rsid w:val="001300DD"/>
    <w:rsid w:val="001302B1"/>
    <w:rsid w:val="001303BE"/>
    <w:rsid w:val="00130533"/>
    <w:rsid w:val="00130582"/>
    <w:rsid w:val="0013067A"/>
    <w:rsid w:val="00130846"/>
    <w:rsid w:val="001309C0"/>
    <w:rsid w:val="00130C16"/>
    <w:rsid w:val="00130F0D"/>
    <w:rsid w:val="00131030"/>
    <w:rsid w:val="00131032"/>
    <w:rsid w:val="0013112D"/>
    <w:rsid w:val="0013114C"/>
    <w:rsid w:val="00131179"/>
    <w:rsid w:val="001312D3"/>
    <w:rsid w:val="00131655"/>
    <w:rsid w:val="00131C3C"/>
    <w:rsid w:val="00131D6B"/>
    <w:rsid w:val="001325A0"/>
    <w:rsid w:val="001325A2"/>
    <w:rsid w:val="001325BE"/>
    <w:rsid w:val="00132672"/>
    <w:rsid w:val="00132C43"/>
    <w:rsid w:val="00133042"/>
    <w:rsid w:val="001334BA"/>
    <w:rsid w:val="001338B2"/>
    <w:rsid w:val="00133BEB"/>
    <w:rsid w:val="001342F4"/>
    <w:rsid w:val="00134347"/>
    <w:rsid w:val="0013436D"/>
    <w:rsid w:val="001344AA"/>
    <w:rsid w:val="0013457B"/>
    <w:rsid w:val="001346A7"/>
    <w:rsid w:val="00134BAC"/>
    <w:rsid w:val="00134EC3"/>
    <w:rsid w:val="00134EFC"/>
    <w:rsid w:val="00134F01"/>
    <w:rsid w:val="00134FCC"/>
    <w:rsid w:val="00135047"/>
    <w:rsid w:val="00135086"/>
    <w:rsid w:val="001350BA"/>
    <w:rsid w:val="00135159"/>
    <w:rsid w:val="001353F1"/>
    <w:rsid w:val="00135510"/>
    <w:rsid w:val="0013589D"/>
    <w:rsid w:val="001358BF"/>
    <w:rsid w:val="001358FF"/>
    <w:rsid w:val="00135BB5"/>
    <w:rsid w:val="00135CA4"/>
    <w:rsid w:val="00135FE1"/>
    <w:rsid w:val="0013682B"/>
    <w:rsid w:val="001368DF"/>
    <w:rsid w:val="0013695E"/>
    <w:rsid w:val="001369CD"/>
    <w:rsid w:val="00136D14"/>
    <w:rsid w:val="0013701A"/>
    <w:rsid w:val="001370D4"/>
    <w:rsid w:val="0013728F"/>
    <w:rsid w:val="001374A1"/>
    <w:rsid w:val="00137724"/>
    <w:rsid w:val="0013779D"/>
    <w:rsid w:val="001377BB"/>
    <w:rsid w:val="001379F3"/>
    <w:rsid w:val="00137E17"/>
    <w:rsid w:val="00137EF6"/>
    <w:rsid w:val="00140367"/>
    <w:rsid w:val="00140582"/>
    <w:rsid w:val="001409A7"/>
    <w:rsid w:val="00140B11"/>
    <w:rsid w:val="00140E0A"/>
    <w:rsid w:val="00140F61"/>
    <w:rsid w:val="001411C6"/>
    <w:rsid w:val="00141332"/>
    <w:rsid w:val="0014179C"/>
    <w:rsid w:val="00141DC5"/>
    <w:rsid w:val="00141EAB"/>
    <w:rsid w:val="0014204E"/>
    <w:rsid w:val="001420E9"/>
    <w:rsid w:val="0014254B"/>
    <w:rsid w:val="001425B7"/>
    <w:rsid w:val="00142833"/>
    <w:rsid w:val="001428C6"/>
    <w:rsid w:val="00142915"/>
    <w:rsid w:val="00142A37"/>
    <w:rsid w:val="00142B5E"/>
    <w:rsid w:val="00142D1A"/>
    <w:rsid w:val="00142F01"/>
    <w:rsid w:val="00143136"/>
    <w:rsid w:val="001431F8"/>
    <w:rsid w:val="001436DA"/>
    <w:rsid w:val="00143753"/>
    <w:rsid w:val="001438FE"/>
    <w:rsid w:val="00143AF5"/>
    <w:rsid w:val="00144421"/>
    <w:rsid w:val="00144694"/>
    <w:rsid w:val="001447E9"/>
    <w:rsid w:val="00144877"/>
    <w:rsid w:val="00144A01"/>
    <w:rsid w:val="00144B3F"/>
    <w:rsid w:val="00144BAA"/>
    <w:rsid w:val="00144C7D"/>
    <w:rsid w:val="00144D85"/>
    <w:rsid w:val="00144DDE"/>
    <w:rsid w:val="00144F3E"/>
    <w:rsid w:val="0014525F"/>
    <w:rsid w:val="00145476"/>
    <w:rsid w:val="00145641"/>
    <w:rsid w:val="00145D3C"/>
    <w:rsid w:val="00145D66"/>
    <w:rsid w:val="00145DC1"/>
    <w:rsid w:val="00145E86"/>
    <w:rsid w:val="0014607B"/>
    <w:rsid w:val="0014634B"/>
    <w:rsid w:val="0014639C"/>
    <w:rsid w:val="00146422"/>
    <w:rsid w:val="0014648C"/>
    <w:rsid w:val="00146A61"/>
    <w:rsid w:val="00146B7F"/>
    <w:rsid w:val="00146BD7"/>
    <w:rsid w:val="00146F09"/>
    <w:rsid w:val="001470E9"/>
    <w:rsid w:val="001474C3"/>
    <w:rsid w:val="0014775A"/>
    <w:rsid w:val="001479CD"/>
    <w:rsid w:val="00147AAD"/>
    <w:rsid w:val="00147C18"/>
    <w:rsid w:val="001500D5"/>
    <w:rsid w:val="001500FA"/>
    <w:rsid w:val="00150560"/>
    <w:rsid w:val="0015068C"/>
    <w:rsid w:val="00150721"/>
    <w:rsid w:val="00150913"/>
    <w:rsid w:val="0015093B"/>
    <w:rsid w:val="001509BA"/>
    <w:rsid w:val="00150B5C"/>
    <w:rsid w:val="00150FCF"/>
    <w:rsid w:val="00151072"/>
    <w:rsid w:val="00151520"/>
    <w:rsid w:val="00151530"/>
    <w:rsid w:val="001518BD"/>
    <w:rsid w:val="001519CF"/>
    <w:rsid w:val="00151E87"/>
    <w:rsid w:val="00151FEB"/>
    <w:rsid w:val="001520CB"/>
    <w:rsid w:val="00152598"/>
    <w:rsid w:val="00152CE5"/>
    <w:rsid w:val="00152E9F"/>
    <w:rsid w:val="00152F01"/>
    <w:rsid w:val="00152F3F"/>
    <w:rsid w:val="00152FE3"/>
    <w:rsid w:val="001531B1"/>
    <w:rsid w:val="00153502"/>
    <w:rsid w:val="0015372E"/>
    <w:rsid w:val="001538B3"/>
    <w:rsid w:val="001538E0"/>
    <w:rsid w:val="00153AB7"/>
    <w:rsid w:val="00153AF9"/>
    <w:rsid w:val="00153DC7"/>
    <w:rsid w:val="00153DDF"/>
    <w:rsid w:val="00153E84"/>
    <w:rsid w:val="0015466B"/>
    <w:rsid w:val="0015480F"/>
    <w:rsid w:val="00154A2C"/>
    <w:rsid w:val="00154BE0"/>
    <w:rsid w:val="00154C40"/>
    <w:rsid w:val="00154C80"/>
    <w:rsid w:val="0015544F"/>
    <w:rsid w:val="00155687"/>
    <w:rsid w:val="00155BB9"/>
    <w:rsid w:val="00155F61"/>
    <w:rsid w:val="00156046"/>
    <w:rsid w:val="001560D2"/>
    <w:rsid w:val="001562C8"/>
    <w:rsid w:val="00156651"/>
    <w:rsid w:val="001567D8"/>
    <w:rsid w:val="00156CD9"/>
    <w:rsid w:val="00156D06"/>
    <w:rsid w:val="0015720D"/>
    <w:rsid w:val="0015736C"/>
    <w:rsid w:val="0015748B"/>
    <w:rsid w:val="001576CA"/>
    <w:rsid w:val="001578D7"/>
    <w:rsid w:val="00157DEC"/>
    <w:rsid w:val="00157FAA"/>
    <w:rsid w:val="00157FC8"/>
    <w:rsid w:val="00157FF9"/>
    <w:rsid w:val="00160217"/>
    <w:rsid w:val="00160237"/>
    <w:rsid w:val="00160312"/>
    <w:rsid w:val="0016048C"/>
    <w:rsid w:val="00160496"/>
    <w:rsid w:val="00160516"/>
    <w:rsid w:val="00160531"/>
    <w:rsid w:val="00160975"/>
    <w:rsid w:val="00160990"/>
    <w:rsid w:val="00160A25"/>
    <w:rsid w:val="001618DB"/>
    <w:rsid w:val="00161AB7"/>
    <w:rsid w:val="00161BC9"/>
    <w:rsid w:val="00161BD8"/>
    <w:rsid w:val="00161EEC"/>
    <w:rsid w:val="00161F09"/>
    <w:rsid w:val="00162060"/>
    <w:rsid w:val="00162153"/>
    <w:rsid w:val="001621A7"/>
    <w:rsid w:val="001622DA"/>
    <w:rsid w:val="00162B47"/>
    <w:rsid w:val="00162C84"/>
    <w:rsid w:val="00162E2B"/>
    <w:rsid w:val="00162ECB"/>
    <w:rsid w:val="00163196"/>
    <w:rsid w:val="0016354A"/>
    <w:rsid w:val="00163672"/>
    <w:rsid w:val="0016377D"/>
    <w:rsid w:val="001637A3"/>
    <w:rsid w:val="00163A22"/>
    <w:rsid w:val="00163C93"/>
    <w:rsid w:val="00163CC9"/>
    <w:rsid w:val="0016432A"/>
    <w:rsid w:val="001643FE"/>
    <w:rsid w:val="0016442A"/>
    <w:rsid w:val="00164441"/>
    <w:rsid w:val="00164471"/>
    <w:rsid w:val="001644A9"/>
    <w:rsid w:val="001644DD"/>
    <w:rsid w:val="001644F5"/>
    <w:rsid w:val="0016462C"/>
    <w:rsid w:val="001649F2"/>
    <w:rsid w:val="00164C08"/>
    <w:rsid w:val="00164CD8"/>
    <w:rsid w:val="0016505B"/>
    <w:rsid w:val="00165147"/>
    <w:rsid w:val="001653F3"/>
    <w:rsid w:val="001655F4"/>
    <w:rsid w:val="0016562B"/>
    <w:rsid w:val="001656B4"/>
    <w:rsid w:val="00165AE0"/>
    <w:rsid w:val="00165BFD"/>
    <w:rsid w:val="00165CEA"/>
    <w:rsid w:val="00165D3A"/>
    <w:rsid w:val="0016602D"/>
    <w:rsid w:val="001667AA"/>
    <w:rsid w:val="00166822"/>
    <w:rsid w:val="0016682F"/>
    <w:rsid w:val="0016686F"/>
    <w:rsid w:val="00166F75"/>
    <w:rsid w:val="00166FB5"/>
    <w:rsid w:val="001670F4"/>
    <w:rsid w:val="00167463"/>
    <w:rsid w:val="00167522"/>
    <w:rsid w:val="00167AB8"/>
    <w:rsid w:val="00167B1D"/>
    <w:rsid w:val="00167CA9"/>
    <w:rsid w:val="00167FDC"/>
    <w:rsid w:val="00167FDF"/>
    <w:rsid w:val="00167FFD"/>
    <w:rsid w:val="00170356"/>
    <w:rsid w:val="00170371"/>
    <w:rsid w:val="0017095B"/>
    <w:rsid w:val="00170993"/>
    <w:rsid w:val="00170A96"/>
    <w:rsid w:val="00170AB7"/>
    <w:rsid w:val="00170E9F"/>
    <w:rsid w:val="00171260"/>
    <w:rsid w:val="0017133D"/>
    <w:rsid w:val="00171A52"/>
    <w:rsid w:val="00171D79"/>
    <w:rsid w:val="00171E0E"/>
    <w:rsid w:val="00172145"/>
    <w:rsid w:val="0017216B"/>
    <w:rsid w:val="0017228D"/>
    <w:rsid w:val="00172397"/>
    <w:rsid w:val="00172821"/>
    <w:rsid w:val="0017284B"/>
    <w:rsid w:val="001729D6"/>
    <w:rsid w:val="00172AA7"/>
    <w:rsid w:val="00172B13"/>
    <w:rsid w:val="0017369D"/>
    <w:rsid w:val="001739DB"/>
    <w:rsid w:val="001740D2"/>
    <w:rsid w:val="001744A2"/>
    <w:rsid w:val="00174D15"/>
    <w:rsid w:val="001751BF"/>
    <w:rsid w:val="001753F8"/>
    <w:rsid w:val="00175643"/>
    <w:rsid w:val="00175661"/>
    <w:rsid w:val="00175B39"/>
    <w:rsid w:val="00175B77"/>
    <w:rsid w:val="00175C2A"/>
    <w:rsid w:val="00175CAF"/>
    <w:rsid w:val="00175E31"/>
    <w:rsid w:val="001764C9"/>
    <w:rsid w:val="0017665C"/>
    <w:rsid w:val="001766FF"/>
    <w:rsid w:val="00176AF6"/>
    <w:rsid w:val="00176BA7"/>
    <w:rsid w:val="00176D4F"/>
    <w:rsid w:val="00176F0E"/>
    <w:rsid w:val="00177505"/>
    <w:rsid w:val="0017764E"/>
    <w:rsid w:val="001776C1"/>
    <w:rsid w:val="001776ED"/>
    <w:rsid w:val="001777E9"/>
    <w:rsid w:val="00177878"/>
    <w:rsid w:val="001778DC"/>
    <w:rsid w:val="001779D0"/>
    <w:rsid w:val="00177AB2"/>
    <w:rsid w:val="00177B5A"/>
    <w:rsid w:val="00177CB5"/>
    <w:rsid w:val="0018021D"/>
    <w:rsid w:val="00180328"/>
    <w:rsid w:val="00180420"/>
    <w:rsid w:val="001805AB"/>
    <w:rsid w:val="001805BC"/>
    <w:rsid w:val="001805C1"/>
    <w:rsid w:val="001806DC"/>
    <w:rsid w:val="001809A7"/>
    <w:rsid w:val="00180A5A"/>
    <w:rsid w:val="00180A63"/>
    <w:rsid w:val="00180C3D"/>
    <w:rsid w:val="00180FED"/>
    <w:rsid w:val="001811D0"/>
    <w:rsid w:val="00181605"/>
    <w:rsid w:val="001816CF"/>
    <w:rsid w:val="00181758"/>
    <w:rsid w:val="001824D4"/>
    <w:rsid w:val="00182686"/>
    <w:rsid w:val="00182750"/>
    <w:rsid w:val="00182915"/>
    <w:rsid w:val="00182E3A"/>
    <w:rsid w:val="00183109"/>
    <w:rsid w:val="00183145"/>
    <w:rsid w:val="001833BD"/>
    <w:rsid w:val="001833EB"/>
    <w:rsid w:val="00183A5A"/>
    <w:rsid w:val="00183EAA"/>
    <w:rsid w:val="00184090"/>
    <w:rsid w:val="0018465A"/>
    <w:rsid w:val="00184833"/>
    <w:rsid w:val="0018495A"/>
    <w:rsid w:val="00184A5D"/>
    <w:rsid w:val="00184B27"/>
    <w:rsid w:val="00184CB3"/>
    <w:rsid w:val="00184CD0"/>
    <w:rsid w:val="00184D53"/>
    <w:rsid w:val="00184F45"/>
    <w:rsid w:val="00184FD4"/>
    <w:rsid w:val="001853FF"/>
    <w:rsid w:val="001855E9"/>
    <w:rsid w:val="00185707"/>
    <w:rsid w:val="00185986"/>
    <w:rsid w:val="00185995"/>
    <w:rsid w:val="00185CFF"/>
    <w:rsid w:val="00185EF7"/>
    <w:rsid w:val="001862F9"/>
    <w:rsid w:val="00186327"/>
    <w:rsid w:val="00186508"/>
    <w:rsid w:val="00186696"/>
    <w:rsid w:val="001866B6"/>
    <w:rsid w:val="00186EC8"/>
    <w:rsid w:val="001870FE"/>
    <w:rsid w:val="00187274"/>
    <w:rsid w:val="0018749D"/>
    <w:rsid w:val="001874E6"/>
    <w:rsid w:val="00187B02"/>
    <w:rsid w:val="00187EB1"/>
    <w:rsid w:val="00187F31"/>
    <w:rsid w:val="00187F65"/>
    <w:rsid w:val="00187FF7"/>
    <w:rsid w:val="00190182"/>
    <w:rsid w:val="001902AF"/>
    <w:rsid w:val="0019039F"/>
    <w:rsid w:val="0019082B"/>
    <w:rsid w:val="00190B00"/>
    <w:rsid w:val="00190B9B"/>
    <w:rsid w:val="00191F6E"/>
    <w:rsid w:val="0019236A"/>
    <w:rsid w:val="001923F2"/>
    <w:rsid w:val="001925A0"/>
    <w:rsid w:val="00192797"/>
    <w:rsid w:val="001927BA"/>
    <w:rsid w:val="00192808"/>
    <w:rsid w:val="0019288E"/>
    <w:rsid w:val="00192A01"/>
    <w:rsid w:val="001931D4"/>
    <w:rsid w:val="00193CA9"/>
    <w:rsid w:val="00193CFD"/>
    <w:rsid w:val="00193DC6"/>
    <w:rsid w:val="00194093"/>
    <w:rsid w:val="0019410A"/>
    <w:rsid w:val="00194224"/>
    <w:rsid w:val="001944EA"/>
    <w:rsid w:val="001945A6"/>
    <w:rsid w:val="00194A8A"/>
    <w:rsid w:val="00194B9F"/>
    <w:rsid w:val="00194D55"/>
    <w:rsid w:val="00194DEB"/>
    <w:rsid w:val="001951B6"/>
    <w:rsid w:val="0019522B"/>
    <w:rsid w:val="00195452"/>
    <w:rsid w:val="001964E8"/>
    <w:rsid w:val="001965F1"/>
    <w:rsid w:val="001968CF"/>
    <w:rsid w:val="00196B2B"/>
    <w:rsid w:val="00196E9A"/>
    <w:rsid w:val="00197393"/>
    <w:rsid w:val="00197839"/>
    <w:rsid w:val="001978F7"/>
    <w:rsid w:val="00197A61"/>
    <w:rsid w:val="00197B69"/>
    <w:rsid w:val="00197C8C"/>
    <w:rsid w:val="00197EA7"/>
    <w:rsid w:val="00197FC2"/>
    <w:rsid w:val="001A0075"/>
    <w:rsid w:val="001A0359"/>
    <w:rsid w:val="001A04BF"/>
    <w:rsid w:val="001A06B9"/>
    <w:rsid w:val="001A0955"/>
    <w:rsid w:val="001A0A3F"/>
    <w:rsid w:val="001A0B5A"/>
    <w:rsid w:val="001A0C28"/>
    <w:rsid w:val="001A0C49"/>
    <w:rsid w:val="001A0C5A"/>
    <w:rsid w:val="001A0CD2"/>
    <w:rsid w:val="001A0D23"/>
    <w:rsid w:val="001A0E2B"/>
    <w:rsid w:val="001A0F57"/>
    <w:rsid w:val="001A106A"/>
    <w:rsid w:val="001A153C"/>
    <w:rsid w:val="001A159A"/>
    <w:rsid w:val="001A17DA"/>
    <w:rsid w:val="001A190B"/>
    <w:rsid w:val="001A1A0E"/>
    <w:rsid w:val="001A1D1E"/>
    <w:rsid w:val="001A1D82"/>
    <w:rsid w:val="001A2032"/>
    <w:rsid w:val="001A2A95"/>
    <w:rsid w:val="001A2B6D"/>
    <w:rsid w:val="001A2B9C"/>
    <w:rsid w:val="001A2C04"/>
    <w:rsid w:val="001A306E"/>
    <w:rsid w:val="001A311B"/>
    <w:rsid w:val="001A3807"/>
    <w:rsid w:val="001A3C53"/>
    <w:rsid w:val="001A3C70"/>
    <w:rsid w:val="001A3CBA"/>
    <w:rsid w:val="001A3D5E"/>
    <w:rsid w:val="001A40C4"/>
    <w:rsid w:val="001A40F6"/>
    <w:rsid w:val="001A4346"/>
    <w:rsid w:val="001A4467"/>
    <w:rsid w:val="001A450D"/>
    <w:rsid w:val="001A457A"/>
    <w:rsid w:val="001A462D"/>
    <w:rsid w:val="001A4882"/>
    <w:rsid w:val="001A4CE0"/>
    <w:rsid w:val="001A4F71"/>
    <w:rsid w:val="001A50B1"/>
    <w:rsid w:val="001A5194"/>
    <w:rsid w:val="001A51DB"/>
    <w:rsid w:val="001A5322"/>
    <w:rsid w:val="001A564B"/>
    <w:rsid w:val="001A5742"/>
    <w:rsid w:val="001A5879"/>
    <w:rsid w:val="001A5927"/>
    <w:rsid w:val="001A5962"/>
    <w:rsid w:val="001A5ADD"/>
    <w:rsid w:val="001A5B20"/>
    <w:rsid w:val="001A5E0E"/>
    <w:rsid w:val="001A5E56"/>
    <w:rsid w:val="001A5E59"/>
    <w:rsid w:val="001A5E9E"/>
    <w:rsid w:val="001A6106"/>
    <w:rsid w:val="001A6109"/>
    <w:rsid w:val="001A6169"/>
    <w:rsid w:val="001A634B"/>
    <w:rsid w:val="001A63EF"/>
    <w:rsid w:val="001A674A"/>
    <w:rsid w:val="001A68E0"/>
    <w:rsid w:val="001A69D9"/>
    <w:rsid w:val="001A6E8D"/>
    <w:rsid w:val="001A6ECF"/>
    <w:rsid w:val="001A6F3F"/>
    <w:rsid w:val="001A7184"/>
    <w:rsid w:val="001A7391"/>
    <w:rsid w:val="001A73FD"/>
    <w:rsid w:val="001A78F6"/>
    <w:rsid w:val="001A7BF1"/>
    <w:rsid w:val="001A7C36"/>
    <w:rsid w:val="001A7E6E"/>
    <w:rsid w:val="001A7EC9"/>
    <w:rsid w:val="001A7FD0"/>
    <w:rsid w:val="001B0308"/>
    <w:rsid w:val="001B040D"/>
    <w:rsid w:val="001B0630"/>
    <w:rsid w:val="001B092E"/>
    <w:rsid w:val="001B0ED7"/>
    <w:rsid w:val="001B1203"/>
    <w:rsid w:val="001B1301"/>
    <w:rsid w:val="001B13DF"/>
    <w:rsid w:val="001B1404"/>
    <w:rsid w:val="001B173C"/>
    <w:rsid w:val="001B1865"/>
    <w:rsid w:val="001B1938"/>
    <w:rsid w:val="001B19A9"/>
    <w:rsid w:val="001B1BDE"/>
    <w:rsid w:val="001B1CEC"/>
    <w:rsid w:val="001B1D64"/>
    <w:rsid w:val="001B1DBF"/>
    <w:rsid w:val="001B1EBF"/>
    <w:rsid w:val="001B2203"/>
    <w:rsid w:val="001B231B"/>
    <w:rsid w:val="001B23FD"/>
    <w:rsid w:val="001B2662"/>
    <w:rsid w:val="001B28A5"/>
    <w:rsid w:val="001B291A"/>
    <w:rsid w:val="001B2ABB"/>
    <w:rsid w:val="001B2BA3"/>
    <w:rsid w:val="001B2DF9"/>
    <w:rsid w:val="001B2E8B"/>
    <w:rsid w:val="001B2F2E"/>
    <w:rsid w:val="001B2FD9"/>
    <w:rsid w:val="001B3183"/>
    <w:rsid w:val="001B335F"/>
    <w:rsid w:val="001B3560"/>
    <w:rsid w:val="001B3898"/>
    <w:rsid w:val="001B3AE2"/>
    <w:rsid w:val="001B3DE2"/>
    <w:rsid w:val="001B3E29"/>
    <w:rsid w:val="001B402C"/>
    <w:rsid w:val="001B4414"/>
    <w:rsid w:val="001B454F"/>
    <w:rsid w:val="001B4774"/>
    <w:rsid w:val="001B4D46"/>
    <w:rsid w:val="001B5078"/>
    <w:rsid w:val="001B50DA"/>
    <w:rsid w:val="001B5308"/>
    <w:rsid w:val="001B538B"/>
    <w:rsid w:val="001B5664"/>
    <w:rsid w:val="001B5832"/>
    <w:rsid w:val="001B5DCA"/>
    <w:rsid w:val="001B5F8A"/>
    <w:rsid w:val="001B628B"/>
    <w:rsid w:val="001B63BB"/>
    <w:rsid w:val="001B6B64"/>
    <w:rsid w:val="001B6C42"/>
    <w:rsid w:val="001B71C1"/>
    <w:rsid w:val="001B7294"/>
    <w:rsid w:val="001B7408"/>
    <w:rsid w:val="001B77FF"/>
    <w:rsid w:val="001B7992"/>
    <w:rsid w:val="001B7B2B"/>
    <w:rsid w:val="001C03B6"/>
    <w:rsid w:val="001C03D7"/>
    <w:rsid w:val="001C08A6"/>
    <w:rsid w:val="001C0949"/>
    <w:rsid w:val="001C0B45"/>
    <w:rsid w:val="001C0B59"/>
    <w:rsid w:val="001C0BE1"/>
    <w:rsid w:val="001C0D15"/>
    <w:rsid w:val="001C0D34"/>
    <w:rsid w:val="001C0E05"/>
    <w:rsid w:val="001C0EDF"/>
    <w:rsid w:val="001C10D1"/>
    <w:rsid w:val="001C10FF"/>
    <w:rsid w:val="001C1180"/>
    <w:rsid w:val="001C14FD"/>
    <w:rsid w:val="001C16FC"/>
    <w:rsid w:val="001C1729"/>
    <w:rsid w:val="001C18AB"/>
    <w:rsid w:val="001C1955"/>
    <w:rsid w:val="001C1979"/>
    <w:rsid w:val="001C1A94"/>
    <w:rsid w:val="001C1C34"/>
    <w:rsid w:val="001C1C84"/>
    <w:rsid w:val="001C2049"/>
    <w:rsid w:val="001C22F0"/>
    <w:rsid w:val="001C23B4"/>
    <w:rsid w:val="001C2493"/>
    <w:rsid w:val="001C2597"/>
    <w:rsid w:val="001C2751"/>
    <w:rsid w:val="001C2795"/>
    <w:rsid w:val="001C2A80"/>
    <w:rsid w:val="001C2B40"/>
    <w:rsid w:val="001C2B60"/>
    <w:rsid w:val="001C2B77"/>
    <w:rsid w:val="001C2E8A"/>
    <w:rsid w:val="001C3053"/>
    <w:rsid w:val="001C36D8"/>
    <w:rsid w:val="001C3972"/>
    <w:rsid w:val="001C3B35"/>
    <w:rsid w:val="001C3DB5"/>
    <w:rsid w:val="001C42F1"/>
    <w:rsid w:val="001C42FC"/>
    <w:rsid w:val="001C48C6"/>
    <w:rsid w:val="001C4BB1"/>
    <w:rsid w:val="001C4DE8"/>
    <w:rsid w:val="001C52CE"/>
    <w:rsid w:val="001C5516"/>
    <w:rsid w:val="001C55CA"/>
    <w:rsid w:val="001C56D4"/>
    <w:rsid w:val="001C5D1A"/>
    <w:rsid w:val="001C5E53"/>
    <w:rsid w:val="001C5F39"/>
    <w:rsid w:val="001C5F3B"/>
    <w:rsid w:val="001C5F88"/>
    <w:rsid w:val="001C6135"/>
    <w:rsid w:val="001C62F3"/>
    <w:rsid w:val="001C68BE"/>
    <w:rsid w:val="001C6929"/>
    <w:rsid w:val="001C6C99"/>
    <w:rsid w:val="001C6E47"/>
    <w:rsid w:val="001C72B3"/>
    <w:rsid w:val="001C7305"/>
    <w:rsid w:val="001C7327"/>
    <w:rsid w:val="001C7653"/>
    <w:rsid w:val="001C76E5"/>
    <w:rsid w:val="001C7A96"/>
    <w:rsid w:val="001C7B7C"/>
    <w:rsid w:val="001D011D"/>
    <w:rsid w:val="001D0448"/>
    <w:rsid w:val="001D0573"/>
    <w:rsid w:val="001D0707"/>
    <w:rsid w:val="001D0822"/>
    <w:rsid w:val="001D0847"/>
    <w:rsid w:val="001D0870"/>
    <w:rsid w:val="001D0B10"/>
    <w:rsid w:val="001D0B55"/>
    <w:rsid w:val="001D0ECD"/>
    <w:rsid w:val="001D1525"/>
    <w:rsid w:val="001D17D2"/>
    <w:rsid w:val="001D184B"/>
    <w:rsid w:val="001D1B4C"/>
    <w:rsid w:val="001D1E91"/>
    <w:rsid w:val="001D2057"/>
    <w:rsid w:val="001D2252"/>
    <w:rsid w:val="001D23C2"/>
    <w:rsid w:val="001D26AF"/>
    <w:rsid w:val="001D2A8B"/>
    <w:rsid w:val="001D2DF5"/>
    <w:rsid w:val="001D2E9D"/>
    <w:rsid w:val="001D35C5"/>
    <w:rsid w:val="001D3E1C"/>
    <w:rsid w:val="001D42F8"/>
    <w:rsid w:val="001D430C"/>
    <w:rsid w:val="001D4729"/>
    <w:rsid w:val="001D49F1"/>
    <w:rsid w:val="001D4CF8"/>
    <w:rsid w:val="001D4E12"/>
    <w:rsid w:val="001D50E5"/>
    <w:rsid w:val="001D52C1"/>
    <w:rsid w:val="001D56EA"/>
    <w:rsid w:val="001D57ED"/>
    <w:rsid w:val="001D5903"/>
    <w:rsid w:val="001D5994"/>
    <w:rsid w:val="001D59B6"/>
    <w:rsid w:val="001D5A51"/>
    <w:rsid w:val="001D5C3B"/>
    <w:rsid w:val="001D5C70"/>
    <w:rsid w:val="001D5D9E"/>
    <w:rsid w:val="001D6409"/>
    <w:rsid w:val="001D6519"/>
    <w:rsid w:val="001D6977"/>
    <w:rsid w:val="001D6DD6"/>
    <w:rsid w:val="001D70F9"/>
    <w:rsid w:val="001D713E"/>
    <w:rsid w:val="001D74B0"/>
    <w:rsid w:val="001D768B"/>
    <w:rsid w:val="001D78AE"/>
    <w:rsid w:val="001D7959"/>
    <w:rsid w:val="001D7CD0"/>
    <w:rsid w:val="001D7D02"/>
    <w:rsid w:val="001D7E0C"/>
    <w:rsid w:val="001D7E54"/>
    <w:rsid w:val="001D7EB7"/>
    <w:rsid w:val="001E06EC"/>
    <w:rsid w:val="001E0771"/>
    <w:rsid w:val="001E09B2"/>
    <w:rsid w:val="001E0BCE"/>
    <w:rsid w:val="001E0DB7"/>
    <w:rsid w:val="001E0E96"/>
    <w:rsid w:val="001E1290"/>
    <w:rsid w:val="001E13C8"/>
    <w:rsid w:val="001E1447"/>
    <w:rsid w:val="001E1529"/>
    <w:rsid w:val="001E157C"/>
    <w:rsid w:val="001E1632"/>
    <w:rsid w:val="001E16A8"/>
    <w:rsid w:val="001E1A51"/>
    <w:rsid w:val="001E2687"/>
    <w:rsid w:val="001E269A"/>
    <w:rsid w:val="001E26B7"/>
    <w:rsid w:val="001E2AFA"/>
    <w:rsid w:val="001E2B1A"/>
    <w:rsid w:val="001E2B1D"/>
    <w:rsid w:val="001E2C44"/>
    <w:rsid w:val="001E2C70"/>
    <w:rsid w:val="001E2E9C"/>
    <w:rsid w:val="001E320B"/>
    <w:rsid w:val="001E3267"/>
    <w:rsid w:val="001E326B"/>
    <w:rsid w:val="001E3285"/>
    <w:rsid w:val="001E32A2"/>
    <w:rsid w:val="001E3335"/>
    <w:rsid w:val="001E3548"/>
    <w:rsid w:val="001E3677"/>
    <w:rsid w:val="001E376B"/>
    <w:rsid w:val="001E380B"/>
    <w:rsid w:val="001E3994"/>
    <w:rsid w:val="001E3BC1"/>
    <w:rsid w:val="001E3DC8"/>
    <w:rsid w:val="001E42B5"/>
    <w:rsid w:val="001E43BA"/>
    <w:rsid w:val="001E48D6"/>
    <w:rsid w:val="001E48D7"/>
    <w:rsid w:val="001E4BAC"/>
    <w:rsid w:val="001E4DDA"/>
    <w:rsid w:val="001E5121"/>
    <w:rsid w:val="001E5365"/>
    <w:rsid w:val="001E5594"/>
    <w:rsid w:val="001E5BB9"/>
    <w:rsid w:val="001E5F8B"/>
    <w:rsid w:val="001E62BD"/>
    <w:rsid w:val="001E6324"/>
    <w:rsid w:val="001E67A4"/>
    <w:rsid w:val="001E6844"/>
    <w:rsid w:val="001E6856"/>
    <w:rsid w:val="001E6B28"/>
    <w:rsid w:val="001E6DDB"/>
    <w:rsid w:val="001E6E51"/>
    <w:rsid w:val="001E7079"/>
    <w:rsid w:val="001E76DC"/>
    <w:rsid w:val="001E79A2"/>
    <w:rsid w:val="001E7C2F"/>
    <w:rsid w:val="001E7EE4"/>
    <w:rsid w:val="001E7FDC"/>
    <w:rsid w:val="001F018B"/>
    <w:rsid w:val="001F050E"/>
    <w:rsid w:val="001F0518"/>
    <w:rsid w:val="001F0691"/>
    <w:rsid w:val="001F08D6"/>
    <w:rsid w:val="001F09F3"/>
    <w:rsid w:val="001F0A9D"/>
    <w:rsid w:val="001F0AE0"/>
    <w:rsid w:val="001F0F84"/>
    <w:rsid w:val="001F10F7"/>
    <w:rsid w:val="001F12AF"/>
    <w:rsid w:val="001F145C"/>
    <w:rsid w:val="001F14F8"/>
    <w:rsid w:val="001F155E"/>
    <w:rsid w:val="001F1700"/>
    <w:rsid w:val="001F18BA"/>
    <w:rsid w:val="001F1950"/>
    <w:rsid w:val="001F19AD"/>
    <w:rsid w:val="001F1F5B"/>
    <w:rsid w:val="001F2380"/>
    <w:rsid w:val="001F24C4"/>
    <w:rsid w:val="001F2573"/>
    <w:rsid w:val="001F2712"/>
    <w:rsid w:val="001F2D2E"/>
    <w:rsid w:val="001F2D33"/>
    <w:rsid w:val="001F2E2F"/>
    <w:rsid w:val="001F2FF8"/>
    <w:rsid w:val="001F3241"/>
    <w:rsid w:val="001F326A"/>
    <w:rsid w:val="001F393E"/>
    <w:rsid w:val="001F398B"/>
    <w:rsid w:val="001F3E62"/>
    <w:rsid w:val="001F3FD5"/>
    <w:rsid w:val="001F405C"/>
    <w:rsid w:val="001F46A0"/>
    <w:rsid w:val="001F4739"/>
    <w:rsid w:val="001F4849"/>
    <w:rsid w:val="001F49E4"/>
    <w:rsid w:val="001F4AE5"/>
    <w:rsid w:val="001F4B22"/>
    <w:rsid w:val="001F4C30"/>
    <w:rsid w:val="001F4F01"/>
    <w:rsid w:val="001F4F57"/>
    <w:rsid w:val="001F5162"/>
    <w:rsid w:val="001F520D"/>
    <w:rsid w:val="001F54EB"/>
    <w:rsid w:val="001F599C"/>
    <w:rsid w:val="001F5A7B"/>
    <w:rsid w:val="001F5C0E"/>
    <w:rsid w:val="001F5D6A"/>
    <w:rsid w:val="001F5FB9"/>
    <w:rsid w:val="001F5FCC"/>
    <w:rsid w:val="001F6153"/>
    <w:rsid w:val="001F6380"/>
    <w:rsid w:val="001F6664"/>
    <w:rsid w:val="001F6B38"/>
    <w:rsid w:val="001F6EF9"/>
    <w:rsid w:val="001F6FB6"/>
    <w:rsid w:val="001F7114"/>
    <w:rsid w:val="001F74E4"/>
    <w:rsid w:val="001F76EB"/>
    <w:rsid w:val="001F782C"/>
    <w:rsid w:val="001F7F69"/>
    <w:rsid w:val="0020001C"/>
    <w:rsid w:val="00200025"/>
    <w:rsid w:val="0020007B"/>
    <w:rsid w:val="00200148"/>
    <w:rsid w:val="002002D3"/>
    <w:rsid w:val="00200715"/>
    <w:rsid w:val="00200824"/>
    <w:rsid w:val="00200930"/>
    <w:rsid w:val="00200948"/>
    <w:rsid w:val="00200A64"/>
    <w:rsid w:val="00200B6A"/>
    <w:rsid w:val="00200C57"/>
    <w:rsid w:val="00200E13"/>
    <w:rsid w:val="00200F39"/>
    <w:rsid w:val="0020155C"/>
    <w:rsid w:val="002019BB"/>
    <w:rsid w:val="002019DD"/>
    <w:rsid w:val="00201DD8"/>
    <w:rsid w:val="00201EF8"/>
    <w:rsid w:val="00201F05"/>
    <w:rsid w:val="002020DA"/>
    <w:rsid w:val="00202397"/>
    <w:rsid w:val="0020296A"/>
    <w:rsid w:val="002029AD"/>
    <w:rsid w:val="00202A71"/>
    <w:rsid w:val="00202BAE"/>
    <w:rsid w:val="00202C61"/>
    <w:rsid w:val="002031F6"/>
    <w:rsid w:val="00203336"/>
    <w:rsid w:val="0020341A"/>
    <w:rsid w:val="002034B0"/>
    <w:rsid w:val="002034B1"/>
    <w:rsid w:val="00203539"/>
    <w:rsid w:val="002035DF"/>
    <w:rsid w:val="00203753"/>
    <w:rsid w:val="00203807"/>
    <w:rsid w:val="00203828"/>
    <w:rsid w:val="00203853"/>
    <w:rsid w:val="00203973"/>
    <w:rsid w:val="00203EB2"/>
    <w:rsid w:val="002040AD"/>
    <w:rsid w:val="00204107"/>
    <w:rsid w:val="002041BC"/>
    <w:rsid w:val="002041F2"/>
    <w:rsid w:val="002042DA"/>
    <w:rsid w:val="00204423"/>
    <w:rsid w:val="0020453F"/>
    <w:rsid w:val="002049F3"/>
    <w:rsid w:val="00204FB5"/>
    <w:rsid w:val="002050CD"/>
    <w:rsid w:val="002051BD"/>
    <w:rsid w:val="0020559D"/>
    <w:rsid w:val="0020563A"/>
    <w:rsid w:val="0020585A"/>
    <w:rsid w:val="002058F8"/>
    <w:rsid w:val="002059C0"/>
    <w:rsid w:val="00205FF5"/>
    <w:rsid w:val="00206748"/>
    <w:rsid w:val="002068D7"/>
    <w:rsid w:val="00206A21"/>
    <w:rsid w:val="00206AA9"/>
    <w:rsid w:val="00206BCD"/>
    <w:rsid w:val="00206E25"/>
    <w:rsid w:val="002073B3"/>
    <w:rsid w:val="002076D2"/>
    <w:rsid w:val="0020770B"/>
    <w:rsid w:val="00207721"/>
    <w:rsid w:val="00207726"/>
    <w:rsid w:val="0020786B"/>
    <w:rsid w:val="002078C3"/>
    <w:rsid w:val="002078F1"/>
    <w:rsid w:val="00207F80"/>
    <w:rsid w:val="00210064"/>
    <w:rsid w:val="00210176"/>
    <w:rsid w:val="002101D6"/>
    <w:rsid w:val="00210505"/>
    <w:rsid w:val="002109A3"/>
    <w:rsid w:val="00210DD9"/>
    <w:rsid w:val="00210E21"/>
    <w:rsid w:val="00210E2F"/>
    <w:rsid w:val="00210E51"/>
    <w:rsid w:val="00210EA1"/>
    <w:rsid w:val="00210F4D"/>
    <w:rsid w:val="0021100C"/>
    <w:rsid w:val="00211039"/>
    <w:rsid w:val="0021106A"/>
    <w:rsid w:val="00211176"/>
    <w:rsid w:val="0021123F"/>
    <w:rsid w:val="0021148C"/>
    <w:rsid w:val="0021162B"/>
    <w:rsid w:val="0021189A"/>
    <w:rsid w:val="002118CF"/>
    <w:rsid w:val="002119B7"/>
    <w:rsid w:val="002119DA"/>
    <w:rsid w:val="00211A86"/>
    <w:rsid w:val="00211AEB"/>
    <w:rsid w:val="00211C1E"/>
    <w:rsid w:val="00211CE9"/>
    <w:rsid w:val="0021211F"/>
    <w:rsid w:val="0021252E"/>
    <w:rsid w:val="00212555"/>
    <w:rsid w:val="0021263B"/>
    <w:rsid w:val="00212908"/>
    <w:rsid w:val="00212BD0"/>
    <w:rsid w:val="00212D00"/>
    <w:rsid w:val="00212D27"/>
    <w:rsid w:val="00213070"/>
    <w:rsid w:val="00213100"/>
    <w:rsid w:val="0021327C"/>
    <w:rsid w:val="002133EC"/>
    <w:rsid w:val="002136D8"/>
    <w:rsid w:val="00213705"/>
    <w:rsid w:val="0021386C"/>
    <w:rsid w:val="002139D4"/>
    <w:rsid w:val="00213AB4"/>
    <w:rsid w:val="00213C80"/>
    <w:rsid w:val="00213D05"/>
    <w:rsid w:val="00213D12"/>
    <w:rsid w:val="00213E63"/>
    <w:rsid w:val="00213EA9"/>
    <w:rsid w:val="00213FE7"/>
    <w:rsid w:val="002140C0"/>
    <w:rsid w:val="002142AE"/>
    <w:rsid w:val="0021436C"/>
    <w:rsid w:val="002143B9"/>
    <w:rsid w:val="002143D7"/>
    <w:rsid w:val="0021447B"/>
    <w:rsid w:val="0021470D"/>
    <w:rsid w:val="0021471D"/>
    <w:rsid w:val="00214944"/>
    <w:rsid w:val="00214AA0"/>
    <w:rsid w:val="00214B84"/>
    <w:rsid w:val="00214EE3"/>
    <w:rsid w:val="00214FBF"/>
    <w:rsid w:val="00215003"/>
    <w:rsid w:val="002150F6"/>
    <w:rsid w:val="00215482"/>
    <w:rsid w:val="0021556C"/>
    <w:rsid w:val="0021558F"/>
    <w:rsid w:val="00215653"/>
    <w:rsid w:val="00215669"/>
    <w:rsid w:val="00215C30"/>
    <w:rsid w:val="00215EBF"/>
    <w:rsid w:val="00216042"/>
    <w:rsid w:val="002160A1"/>
    <w:rsid w:val="002160DE"/>
    <w:rsid w:val="0021615B"/>
    <w:rsid w:val="00216219"/>
    <w:rsid w:val="002163A8"/>
    <w:rsid w:val="00216469"/>
    <w:rsid w:val="00216910"/>
    <w:rsid w:val="0021698A"/>
    <w:rsid w:val="00216CF9"/>
    <w:rsid w:val="00216EDD"/>
    <w:rsid w:val="00216F36"/>
    <w:rsid w:val="0021712F"/>
    <w:rsid w:val="0021767C"/>
    <w:rsid w:val="0021783A"/>
    <w:rsid w:val="0021797C"/>
    <w:rsid w:val="002179B5"/>
    <w:rsid w:val="00217A1D"/>
    <w:rsid w:val="00217EA7"/>
    <w:rsid w:val="00220849"/>
    <w:rsid w:val="00220863"/>
    <w:rsid w:val="00220D4F"/>
    <w:rsid w:val="00220D6C"/>
    <w:rsid w:val="00220DE0"/>
    <w:rsid w:val="00220EEF"/>
    <w:rsid w:val="00220FA0"/>
    <w:rsid w:val="002210B1"/>
    <w:rsid w:val="0022147A"/>
    <w:rsid w:val="00221504"/>
    <w:rsid w:val="0022165B"/>
    <w:rsid w:val="00221843"/>
    <w:rsid w:val="00221978"/>
    <w:rsid w:val="00221E84"/>
    <w:rsid w:val="002220BB"/>
    <w:rsid w:val="00222117"/>
    <w:rsid w:val="00222202"/>
    <w:rsid w:val="00222413"/>
    <w:rsid w:val="002225B6"/>
    <w:rsid w:val="00222DDF"/>
    <w:rsid w:val="00222E18"/>
    <w:rsid w:val="00222E1B"/>
    <w:rsid w:val="00222FAC"/>
    <w:rsid w:val="00222FB6"/>
    <w:rsid w:val="00223085"/>
    <w:rsid w:val="002230D2"/>
    <w:rsid w:val="0022310F"/>
    <w:rsid w:val="00223168"/>
    <w:rsid w:val="00223274"/>
    <w:rsid w:val="00223818"/>
    <w:rsid w:val="0022389F"/>
    <w:rsid w:val="00223BA3"/>
    <w:rsid w:val="00223EFA"/>
    <w:rsid w:val="00223F44"/>
    <w:rsid w:val="002240A5"/>
    <w:rsid w:val="002240D5"/>
    <w:rsid w:val="002241E6"/>
    <w:rsid w:val="0022420A"/>
    <w:rsid w:val="00224A95"/>
    <w:rsid w:val="00224E71"/>
    <w:rsid w:val="002250AD"/>
    <w:rsid w:val="0022529C"/>
    <w:rsid w:val="002253CA"/>
    <w:rsid w:val="00225940"/>
    <w:rsid w:val="00225B53"/>
    <w:rsid w:val="00225C8C"/>
    <w:rsid w:val="00225CCD"/>
    <w:rsid w:val="002260FD"/>
    <w:rsid w:val="00226162"/>
    <w:rsid w:val="00226522"/>
    <w:rsid w:val="002266BE"/>
    <w:rsid w:val="00226706"/>
    <w:rsid w:val="00226D7B"/>
    <w:rsid w:val="00226F04"/>
    <w:rsid w:val="00226F47"/>
    <w:rsid w:val="0022709E"/>
    <w:rsid w:val="002270B8"/>
    <w:rsid w:val="002271EB"/>
    <w:rsid w:val="002272B3"/>
    <w:rsid w:val="0022736C"/>
    <w:rsid w:val="00227723"/>
    <w:rsid w:val="002277AD"/>
    <w:rsid w:val="002277DB"/>
    <w:rsid w:val="00227B9B"/>
    <w:rsid w:val="00227CDA"/>
    <w:rsid w:val="00227D10"/>
    <w:rsid w:val="00230068"/>
    <w:rsid w:val="00230179"/>
    <w:rsid w:val="00230281"/>
    <w:rsid w:val="002302F3"/>
    <w:rsid w:val="002304BB"/>
    <w:rsid w:val="002304F1"/>
    <w:rsid w:val="002306C4"/>
    <w:rsid w:val="00230815"/>
    <w:rsid w:val="0023090B"/>
    <w:rsid w:val="0023097C"/>
    <w:rsid w:val="00230A6F"/>
    <w:rsid w:val="00230D88"/>
    <w:rsid w:val="002313DF"/>
    <w:rsid w:val="00231679"/>
    <w:rsid w:val="00231A9C"/>
    <w:rsid w:val="00231AB1"/>
    <w:rsid w:val="00231B7D"/>
    <w:rsid w:val="00231C6C"/>
    <w:rsid w:val="00231F5B"/>
    <w:rsid w:val="002323CC"/>
    <w:rsid w:val="00232413"/>
    <w:rsid w:val="0023256C"/>
    <w:rsid w:val="00232785"/>
    <w:rsid w:val="00232911"/>
    <w:rsid w:val="0023299E"/>
    <w:rsid w:val="00232C1D"/>
    <w:rsid w:val="00232F27"/>
    <w:rsid w:val="00232FEF"/>
    <w:rsid w:val="0023321A"/>
    <w:rsid w:val="002334A0"/>
    <w:rsid w:val="002335BC"/>
    <w:rsid w:val="0023391A"/>
    <w:rsid w:val="00233A28"/>
    <w:rsid w:val="00233A6A"/>
    <w:rsid w:val="00233BAF"/>
    <w:rsid w:val="00233E81"/>
    <w:rsid w:val="00234081"/>
    <w:rsid w:val="00234736"/>
    <w:rsid w:val="00234763"/>
    <w:rsid w:val="002349AF"/>
    <w:rsid w:val="00234C96"/>
    <w:rsid w:val="002351B6"/>
    <w:rsid w:val="0023582C"/>
    <w:rsid w:val="00235870"/>
    <w:rsid w:val="002358A5"/>
    <w:rsid w:val="002359B2"/>
    <w:rsid w:val="002359E1"/>
    <w:rsid w:val="00235C8F"/>
    <w:rsid w:val="00235DFF"/>
    <w:rsid w:val="00235E11"/>
    <w:rsid w:val="002361FA"/>
    <w:rsid w:val="00236307"/>
    <w:rsid w:val="0023649D"/>
    <w:rsid w:val="002367AC"/>
    <w:rsid w:val="00236904"/>
    <w:rsid w:val="00236E3A"/>
    <w:rsid w:val="00236EA5"/>
    <w:rsid w:val="002373D6"/>
    <w:rsid w:val="0023781D"/>
    <w:rsid w:val="00237850"/>
    <w:rsid w:val="002379A5"/>
    <w:rsid w:val="00237CE8"/>
    <w:rsid w:val="00237E47"/>
    <w:rsid w:val="002404A1"/>
    <w:rsid w:val="002409BC"/>
    <w:rsid w:val="00240A52"/>
    <w:rsid w:val="00240C95"/>
    <w:rsid w:val="00240E4F"/>
    <w:rsid w:val="00240F38"/>
    <w:rsid w:val="00241048"/>
    <w:rsid w:val="0024128F"/>
    <w:rsid w:val="00241595"/>
    <w:rsid w:val="00241856"/>
    <w:rsid w:val="00241AC7"/>
    <w:rsid w:val="00241C70"/>
    <w:rsid w:val="00241D42"/>
    <w:rsid w:val="00241F60"/>
    <w:rsid w:val="002423B5"/>
    <w:rsid w:val="0024259C"/>
    <w:rsid w:val="002428EF"/>
    <w:rsid w:val="00242A6E"/>
    <w:rsid w:val="00242D8D"/>
    <w:rsid w:val="002434E1"/>
    <w:rsid w:val="0024365C"/>
    <w:rsid w:val="0024387E"/>
    <w:rsid w:val="002438EC"/>
    <w:rsid w:val="002439FA"/>
    <w:rsid w:val="00243BF9"/>
    <w:rsid w:val="00243E0D"/>
    <w:rsid w:val="00243F0F"/>
    <w:rsid w:val="002445AA"/>
    <w:rsid w:val="00244612"/>
    <w:rsid w:val="00244619"/>
    <w:rsid w:val="00244B4A"/>
    <w:rsid w:val="00244BB6"/>
    <w:rsid w:val="00244C5C"/>
    <w:rsid w:val="00244CC8"/>
    <w:rsid w:val="00244CF6"/>
    <w:rsid w:val="00244E52"/>
    <w:rsid w:val="00244EB6"/>
    <w:rsid w:val="0024522B"/>
    <w:rsid w:val="002452EC"/>
    <w:rsid w:val="00245497"/>
    <w:rsid w:val="00245589"/>
    <w:rsid w:val="002455F5"/>
    <w:rsid w:val="00245927"/>
    <w:rsid w:val="00245AFF"/>
    <w:rsid w:val="00245D1F"/>
    <w:rsid w:val="00246732"/>
    <w:rsid w:val="0024684A"/>
    <w:rsid w:val="0024698E"/>
    <w:rsid w:val="002469B5"/>
    <w:rsid w:val="00246AE4"/>
    <w:rsid w:val="00246D89"/>
    <w:rsid w:val="00246F40"/>
    <w:rsid w:val="00247313"/>
    <w:rsid w:val="002477F2"/>
    <w:rsid w:val="00247981"/>
    <w:rsid w:val="00247E45"/>
    <w:rsid w:val="0025011E"/>
    <w:rsid w:val="0025037D"/>
    <w:rsid w:val="0025054E"/>
    <w:rsid w:val="0025073A"/>
    <w:rsid w:val="00250B74"/>
    <w:rsid w:val="00250FA2"/>
    <w:rsid w:val="002510B1"/>
    <w:rsid w:val="0025111A"/>
    <w:rsid w:val="002511A3"/>
    <w:rsid w:val="00251204"/>
    <w:rsid w:val="00251303"/>
    <w:rsid w:val="0025154A"/>
    <w:rsid w:val="0025168F"/>
    <w:rsid w:val="0025178B"/>
    <w:rsid w:val="00251916"/>
    <w:rsid w:val="00251B44"/>
    <w:rsid w:val="00251C18"/>
    <w:rsid w:val="00251D77"/>
    <w:rsid w:val="00251EC8"/>
    <w:rsid w:val="00251EE0"/>
    <w:rsid w:val="0025231F"/>
    <w:rsid w:val="00252565"/>
    <w:rsid w:val="00252A1C"/>
    <w:rsid w:val="00252A7C"/>
    <w:rsid w:val="00252DEE"/>
    <w:rsid w:val="002530F8"/>
    <w:rsid w:val="00253455"/>
    <w:rsid w:val="00253578"/>
    <w:rsid w:val="00253658"/>
    <w:rsid w:val="002537E3"/>
    <w:rsid w:val="00253A82"/>
    <w:rsid w:val="00253A8D"/>
    <w:rsid w:val="00253BF1"/>
    <w:rsid w:val="00253D15"/>
    <w:rsid w:val="002544AD"/>
    <w:rsid w:val="002545C5"/>
    <w:rsid w:val="0025467C"/>
    <w:rsid w:val="002547EF"/>
    <w:rsid w:val="00254936"/>
    <w:rsid w:val="00254C6C"/>
    <w:rsid w:val="00254CD0"/>
    <w:rsid w:val="00254D6E"/>
    <w:rsid w:val="00254DFC"/>
    <w:rsid w:val="00254F32"/>
    <w:rsid w:val="0025554B"/>
    <w:rsid w:val="00255588"/>
    <w:rsid w:val="002558A1"/>
    <w:rsid w:val="002558B7"/>
    <w:rsid w:val="0025592C"/>
    <w:rsid w:val="002559D2"/>
    <w:rsid w:val="00255E8E"/>
    <w:rsid w:val="002562BB"/>
    <w:rsid w:val="00256309"/>
    <w:rsid w:val="00256548"/>
    <w:rsid w:val="00256615"/>
    <w:rsid w:val="00256655"/>
    <w:rsid w:val="00256693"/>
    <w:rsid w:val="002567E3"/>
    <w:rsid w:val="00256833"/>
    <w:rsid w:val="00256C98"/>
    <w:rsid w:val="00256DCF"/>
    <w:rsid w:val="0025702F"/>
    <w:rsid w:val="0025785C"/>
    <w:rsid w:val="00257EA6"/>
    <w:rsid w:val="0026005C"/>
    <w:rsid w:val="002601A7"/>
    <w:rsid w:val="002602EF"/>
    <w:rsid w:val="0026037E"/>
    <w:rsid w:val="00260735"/>
    <w:rsid w:val="0026083C"/>
    <w:rsid w:val="00260AF3"/>
    <w:rsid w:val="00260D02"/>
    <w:rsid w:val="00260EA6"/>
    <w:rsid w:val="0026118D"/>
    <w:rsid w:val="0026151D"/>
    <w:rsid w:val="002619DF"/>
    <w:rsid w:val="002619E7"/>
    <w:rsid w:val="00261A22"/>
    <w:rsid w:val="00261E43"/>
    <w:rsid w:val="00261F2A"/>
    <w:rsid w:val="0026208D"/>
    <w:rsid w:val="00262319"/>
    <w:rsid w:val="002625A4"/>
    <w:rsid w:val="00262EE5"/>
    <w:rsid w:val="00262FD9"/>
    <w:rsid w:val="0026327B"/>
    <w:rsid w:val="00263675"/>
    <w:rsid w:val="002637DD"/>
    <w:rsid w:val="00263855"/>
    <w:rsid w:val="0026398F"/>
    <w:rsid w:val="00263D3F"/>
    <w:rsid w:val="00263FC0"/>
    <w:rsid w:val="00263FC8"/>
    <w:rsid w:val="002640C3"/>
    <w:rsid w:val="002640F5"/>
    <w:rsid w:val="00264186"/>
    <w:rsid w:val="002642D8"/>
    <w:rsid w:val="002647D0"/>
    <w:rsid w:val="0026497F"/>
    <w:rsid w:val="00264B72"/>
    <w:rsid w:val="00264CE2"/>
    <w:rsid w:val="00264FB1"/>
    <w:rsid w:val="002650BB"/>
    <w:rsid w:val="002650D6"/>
    <w:rsid w:val="002653F2"/>
    <w:rsid w:val="00265548"/>
    <w:rsid w:val="00265602"/>
    <w:rsid w:val="00265ADD"/>
    <w:rsid w:val="00265B30"/>
    <w:rsid w:val="00265E32"/>
    <w:rsid w:val="00265E6E"/>
    <w:rsid w:val="0026625C"/>
    <w:rsid w:val="002668AF"/>
    <w:rsid w:val="002668EB"/>
    <w:rsid w:val="00266AF3"/>
    <w:rsid w:val="00266B41"/>
    <w:rsid w:val="00266E2F"/>
    <w:rsid w:val="00267363"/>
    <w:rsid w:val="0026746A"/>
    <w:rsid w:val="002674E9"/>
    <w:rsid w:val="0026755D"/>
    <w:rsid w:val="002677F0"/>
    <w:rsid w:val="00267C46"/>
    <w:rsid w:val="00267E26"/>
    <w:rsid w:val="0027049E"/>
    <w:rsid w:val="0027099C"/>
    <w:rsid w:val="00270A65"/>
    <w:rsid w:val="00270D07"/>
    <w:rsid w:val="00270E44"/>
    <w:rsid w:val="002710CE"/>
    <w:rsid w:val="00271348"/>
    <w:rsid w:val="00271850"/>
    <w:rsid w:val="002719D7"/>
    <w:rsid w:val="00271B30"/>
    <w:rsid w:val="00271EA9"/>
    <w:rsid w:val="00271ED2"/>
    <w:rsid w:val="002721D6"/>
    <w:rsid w:val="0027248E"/>
    <w:rsid w:val="00272A4F"/>
    <w:rsid w:val="00272BF8"/>
    <w:rsid w:val="00272EBD"/>
    <w:rsid w:val="00272FD2"/>
    <w:rsid w:val="0027303A"/>
    <w:rsid w:val="00273055"/>
    <w:rsid w:val="00273115"/>
    <w:rsid w:val="00273147"/>
    <w:rsid w:val="0027372E"/>
    <w:rsid w:val="0027390B"/>
    <w:rsid w:val="0027399E"/>
    <w:rsid w:val="00273C2B"/>
    <w:rsid w:val="00273C76"/>
    <w:rsid w:val="00273DD5"/>
    <w:rsid w:val="0027407B"/>
    <w:rsid w:val="0027414F"/>
    <w:rsid w:val="002749BB"/>
    <w:rsid w:val="00274BE4"/>
    <w:rsid w:val="00274E3B"/>
    <w:rsid w:val="00275067"/>
    <w:rsid w:val="0027513A"/>
    <w:rsid w:val="00275166"/>
    <w:rsid w:val="00275473"/>
    <w:rsid w:val="002757C3"/>
    <w:rsid w:val="002757E2"/>
    <w:rsid w:val="00275AA8"/>
    <w:rsid w:val="00275C13"/>
    <w:rsid w:val="00275C26"/>
    <w:rsid w:val="00275EFA"/>
    <w:rsid w:val="00276040"/>
    <w:rsid w:val="00276198"/>
    <w:rsid w:val="0027653F"/>
    <w:rsid w:val="00276610"/>
    <w:rsid w:val="00276692"/>
    <w:rsid w:val="0027707C"/>
    <w:rsid w:val="002770DB"/>
    <w:rsid w:val="00277110"/>
    <w:rsid w:val="00277226"/>
    <w:rsid w:val="002772E5"/>
    <w:rsid w:val="002774AB"/>
    <w:rsid w:val="00277567"/>
    <w:rsid w:val="00277984"/>
    <w:rsid w:val="002779AA"/>
    <w:rsid w:val="00277CE2"/>
    <w:rsid w:val="00277DD1"/>
    <w:rsid w:val="00277F41"/>
    <w:rsid w:val="00280186"/>
    <w:rsid w:val="00280199"/>
    <w:rsid w:val="002801C2"/>
    <w:rsid w:val="002802B7"/>
    <w:rsid w:val="00280B5B"/>
    <w:rsid w:val="00280F54"/>
    <w:rsid w:val="002810E1"/>
    <w:rsid w:val="002811D4"/>
    <w:rsid w:val="002812DD"/>
    <w:rsid w:val="002816B8"/>
    <w:rsid w:val="002818C3"/>
    <w:rsid w:val="002818D6"/>
    <w:rsid w:val="002819C8"/>
    <w:rsid w:val="002819D7"/>
    <w:rsid w:val="00281DE6"/>
    <w:rsid w:val="00281FD7"/>
    <w:rsid w:val="00282893"/>
    <w:rsid w:val="00282A80"/>
    <w:rsid w:val="00282BB6"/>
    <w:rsid w:val="00282C85"/>
    <w:rsid w:val="00282CAD"/>
    <w:rsid w:val="00282FEE"/>
    <w:rsid w:val="0028310D"/>
    <w:rsid w:val="0028324B"/>
    <w:rsid w:val="00283283"/>
    <w:rsid w:val="002832DD"/>
    <w:rsid w:val="0028366A"/>
    <w:rsid w:val="00283BBA"/>
    <w:rsid w:val="00283E36"/>
    <w:rsid w:val="00283E99"/>
    <w:rsid w:val="00283F96"/>
    <w:rsid w:val="00283FC0"/>
    <w:rsid w:val="00284215"/>
    <w:rsid w:val="002843D1"/>
    <w:rsid w:val="00284499"/>
    <w:rsid w:val="0028497C"/>
    <w:rsid w:val="00284A26"/>
    <w:rsid w:val="00284B8D"/>
    <w:rsid w:val="00284C15"/>
    <w:rsid w:val="00285059"/>
    <w:rsid w:val="00285176"/>
    <w:rsid w:val="002851F2"/>
    <w:rsid w:val="00285317"/>
    <w:rsid w:val="0028558B"/>
    <w:rsid w:val="00285964"/>
    <w:rsid w:val="002859E0"/>
    <w:rsid w:val="00285C5E"/>
    <w:rsid w:val="00285CF2"/>
    <w:rsid w:val="00286035"/>
    <w:rsid w:val="002861D4"/>
    <w:rsid w:val="00286525"/>
    <w:rsid w:val="002866C0"/>
    <w:rsid w:val="00286800"/>
    <w:rsid w:val="00286BD6"/>
    <w:rsid w:val="00286DBC"/>
    <w:rsid w:val="0028710F"/>
    <w:rsid w:val="002873DD"/>
    <w:rsid w:val="00287530"/>
    <w:rsid w:val="0028755A"/>
    <w:rsid w:val="00287A4B"/>
    <w:rsid w:val="00287AF9"/>
    <w:rsid w:val="00287DD7"/>
    <w:rsid w:val="00290124"/>
    <w:rsid w:val="00290808"/>
    <w:rsid w:val="00290A29"/>
    <w:rsid w:val="00291019"/>
    <w:rsid w:val="002911EC"/>
    <w:rsid w:val="00291394"/>
    <w:rsid w:val="00291526"/>
    <w:rsid w:val="0029193C"/>
    <w:rsid w:val="00291E6E"/>
    <w:rsid w:val="00291F44"/>
    <w:rsid w:val="00292244"/>
    <w:rsid w:val="0029225C"/>
    <w:rsid w:val="00292511"/>
    <w:rsid w:val="00292537"/>
    <w:rsid w:val="0029284D"/>
    <w:rsid w:val="002929DF"/>
    <w:rsid w:val="00292AC4"/>
    <w:rsid w:val="00292DEC"/>
    <w:rsid w:val="00292E9C"/>
    <w:rsid w:val="00292FB2"/>
    <w:rsid w:val="00293016"/>
    <w:rsid w:val="0029440F"/>
    <w:rsid w:val="002944DF"/>
    <w:rsid w:val="002945F3"/>
    <w:rsid w:val="0029470E"/>
    <w:rsid w:val="002947D5"/>
    <w:rsid w:val="0029497D"/>
    <w:rsid w:val="00294D55"/>
    <w:rsid w:val="00294F50"/>
    <w:rsid w:val="00295364"/>
    <w:rsid w:val="00295821"/>
    <w:rsid w:val="00295A70"/>
    <w:rsid w:val="00295AC9"/>
    <w:rsid w:val="00295BE2"/>
    <w:rsid w:val="00295F80"/>
    <w:rsid w:val="00296344"/>
    <w:rsid w:val="002963AB"/>
    <w:rsid w:val="0029645C"/>
    <w:rsid w:val="002964E4"/>
    <w:rsid w:val="00296578"/>
    <w:rsid w:val="002966B8"/>
    <w:rsid w:val="00296954"/>
    <w:rsid w:val="00296DC7"/>
    <w:rsid w:val="002970A6"/>
    <w:rsid w:val="00297283"/>
    <w:rsid w:val="002975ED"/>
    <w:rsid w:val="002976FE"/>
    <w:rsid w:val="00297743"/>
    <w:rsid w:val="00297B72"/>
    <w:rsid w:val="00297E69"/>
    <w:rsid w:val="002A00A4"/>
    <w:rsid w:val="002A0211"/>
    <w:rsid w:val="002A05BC"/>
    <w:rsid w:val="002A0B74"/>
    <w:rsid w:val="002A0C99"/>
    <w:rsid w:val="002A0CA8"/>
    <w:rsid w:val="002A1074"/>
    <w:rsid w:val="002A11E0"/>
    <w:rsid w:val="002A120F"/>
    <w:rsid w:val="002A183D"/>
    <w:rsid w:val="002A1A69"/>
    <w:rsid w:val="002A1BC2"/>
    <w:rsid w:val="002A1EAC"/>
    <w:rsid w:val="002A1EE3"/>
    <w:rsid w:val="002A1F17"/>
    <w:rsid w:val="002A27CB"/>
    <w:rsid w:val="002A2893"/>
    <w:rsid w:val="002A2985"/>
    <w:rsid w:val="002A2BAE"/>
    <w:rsid w:val="002A3057"/>
    <w:rsid w:val="002A3169"/>
    <w:rsid w:val="002A3475"/>
    <w:rsid w:val="002A3499"/>
    <w:rsid w:val="002A3779"/>
    <w:rsid w:val="002A3879"/>
    <w:rsid w:val="002A38BB"/>
    <w:rsid w:val="002A3A19"/>
    <w:rsid w:val="002A3B39"/>
    <w:rsid w:val="002A3E68"/>
    <w:rsid w:val="002A3E8B"/>
    <w:rsid w:val="002A3FCD"/>
    <w:rsid w:val="002A412A"/>
    <w:rsid w:val="002A42B7"/>
    <w:rsid w:val="002A44DE"/>
    <w:rsid w:val="002A4596"/>
    <w:rsid w:val="002A476C"/>
    <w:rsid w:val="002A4B4A"/>
    <w:rsid w:val="002A4D00"/>
    <w:rsid w:val="002A4DA3"/>
    <w:rsid w:val="002A4FC6"/>
    <w:rsid w:val="002A4FEB"/>
    <w:rsid w:val="002A5562"/>
    <w:rsid w:val="002A5A2E"/>
    <w:rsid w:val="002A5B43"/>
    <w:rsid w:val="002A5C60"/>
    <w:rsid w:val="002A5CC5"/>
    <w:rsid w:val="002A607E"/>
    <w:rsid w:val="002A671C"/>
    <w:rsid w:val="002A6962"/>
    <w:rsid w:val="002A6A13"/>
    <w:rsid w:val="002A6BC0"/>
    <w:rsid w:val="002A703D"/>
    <w:rsid w:val="002A75FC"/>
    <w:rsid w:val="002A79DF"/>
    <w:rsid w:val="002A7B00"/>
    <w:rsid w:val="002A7BD9"/>
    <w:rsid w:val="002A7E6D"/>
    <w:rsid w:val="002B00AF"/>
    <w:rsid w:val="002B01A9"/>
    <w:rsid w:val="002B0267"/>
    <w:rsid w:val="002B02F2"/>
    <w:rsid w:val="002B0385"/>
    <w:rsid w:val="002B039C"/>
    <w:rsid w:val="002B05D3"/>
    <w:rsid w:val="002B078C"/>
    <w:rsid w:val="002B0799"/>
    <w:rsid w:val="002B0BB1"/>
    <w:rsid w:val="002B0BFF"/>
    <w:rsid w:val="002B0D3C"/>
    <w:rsid w:val="002B0DF1"/>
    <w:rsid w:val="002B1419"/>
    <w:rsid w:val="002B17D2"/>
    <w:rsid w:val="002B18B7"/>
    <w:rsid w:val="002B196F"/>
    <w:rsid w:val="002B1A80"/>
    <w:rsid w:val="002B1CAA"/>
    <w:rsid w:val="002B1DB3"/>
    <w:rsid w:val="002B200F"/>
    <w:rsid w:val="002B225F"/>
    <w:rsid w:val="002B25DD"/>
    <w:rsid w:val="002B277B"/>
    <w:rsid w:val="002B27D6"/>
    <w:rsid w:val="002B28AC"/>
    <w:rsid w:val="002B2EE2"/>
    <w:rsid w:val="002B306D"/>
    <w:rsid w:val="002B3360"/>
    <w:rsid w:val="002B339A"/>
    <w:rsid w:val="002B33A3"/>
    <w:rsid w:val="002B3481"/>
    <w:rsid w:val="002B34F4"/>
    <w:rsid w:val="002B3557"/>
    <w:rsid w:val="002B396B"/>
    <w:rsid w:val="002B3DDE"/>
    <w:rsid w:val="002B3EC7"/>
    <w:rsid w:val="002B414E"/>
    <w:rsid w:val="002B423E"/>
    <w:rsid w:val="002B44C8"/>
    <w:rsid w:val="002B452F"/>
    <w:rsid w:val="002B48C7"/>
    <w:rsid w:val="002B48C8"/>
    <w:rsid w:val="002B4A29"/>
    <w:rsid w:val="002B4BB1"/>
    <w:rsid w:val="002B4C2E"/>
    <w:rsid w:val="002B4C8E"/>
    <w:rsid w:val="002B4CDA"/>
    <w:rsid w:val="002B4E0A"/>
    <w:rsid w:val="002B4EEF"/>
    <w:rsid w:val="002B4F00"/>
    <w:rsid w:val="002B4F2D"/>
    <w:rsid w:val="002B51DC"/>
    <w:rsid w:val="002B58E8"/>
    <w:rsid w:val="002B591C"/>
    <w:rsid w:val="002B5996"/>
    <w:rsid w:val="002B5AF9"/>
    <w:rsid w:val="002B5C7A"/>
    <w:rsid w:val="002B5D06"/>
    <w:rsid w:val="002B5FEB"/>
    <w:rsid w:val="002B614F"/>
    <w:rsid w:val="002B618F"/>
    <w:rsid w:val="002B61D3"/>
    <w:rsid w:val="002B6706"/>
    <w:rsid w:val="002B67B2"/>
    <w:rsid w:val="002B6E8F"/>
    <w:rsid w:val="002B6FEA"/>
    <w:rsid w:val="002B70DA"/>
    <w:rsid w:val="002B7174"/>
    <w:rsid w:val="002B75B5"/>
    <w:rsid w:val="002B7620"/>
    <w:rsid w:val="002B78AB"/>
    <w:rsid w:val="002B78E9"/>
    <w:rsid w:val="002B7D34"/>
    <w:rsid w:val="002B7DA6"/>
    <w:rsid w:val="002C0028"/>
    <w:rsid w:val="002C0197"/>
    <w:rsid w:val="002C031B"/>
    <w:rsid w:val="002C04AD"/>
    <w:rsid w:val="002C0540"/>
    <w:rsid w:val="002C08D1"/>
    <w:rsid w:val="002C0A7B"/>
    <w:rsid w:val="002C0B22"/>
    <w:rsid w:val="002C0C9F"/>
    <w:rsid w:val="002C1221"/>
    <w:rsid w:val="002C1247"/>
    <w:rsid w:val="002C1363"/>
    <w:rsid w:val="002C1BAA"/>
    <w:rsid w:val="002C1C7F"/>
    <w:rsid w:val="002C1D9A"/>
    <w:rsid w:val="002C1E89"/>
    <w:rsid w:val="002C1ECB"/>
    <w:rsid w:val="002C1F82"/>
    <w:rsid w:val="002C20AC"/>
    <w:rsid w:val="002C20E2"/>
    <w:rsid w:val="002C2205"/>
    <w:rsid w:val="002C2347"/>
    <w:rsid w:val="002C241F"/>
    <w:rsid w:val="002C2531"/>
    <w:rsid w:val="002C268C"/>
    <w:rsid w:val="002C26F6"/>
    <w:rsid w:val="002C2748"/>
    <w:rsid w:val="002C2789"/>
    <w:rsid w:val="002C2C24"/>
    <w:rsid w:val="002C2D39"/>
    <w:rsid w:val="002C2D71"/>
    <w:rsid w:val="002C2D98"/>
    <w:rsid w:val="002C2DFD"/>
    <w:rsid w:val="002C2EA2"/>
    <w:rsid w:val="002C3058"/>
    <w:rsid w:val="002C30C2"/>
    <w:rsid w:val="002C3140"/>
    <w:rsid w:val="002C3168"/>
    <w:rsid w:val="002C3199"/>
    <w:rsid w:val="002C33E2"/>
    <w:rsid w:val="002C33EC"/>
    <w:rsid w:val="002C3468"/>
    <w:rsid w:val="002C380F"/>
    <w:rsid w:val="002C3A26"/>
    <w:rsid w:val="002C4177"/>
    <w:rsid w:val="002C437E"/>
    <w:rsid w:val="002C43CD"/>
    <w:rsid w:val="002C4544"/>
    <w:rsid w:val="002C4591"/>
    <w:rsid w:val="002C46D7"/>
    <w:rsid w:val="002C48B1"/>
    <w:rsid w:val="002C492B"/>
    <w:rsid w:val="002C4DD5"/>
    <w:rsid w:val="002C4FE8"/>
    <w:rsid w:val="002C517C"/>
    <w:rsid w:val="002C53BE"/>
    <w:rsid w:val="002C5417"/>
    <w:rsid w:val="002C5494"/>
    <w:rsid w:val="002C555B"/>
    <w:rsid w:val="002C55CD"/>
    <w:rsid w:val="002C5732"/>
    <w:rsid w:val="002C599E"/>
    <w:rsid w:val="002C5EB9"/>
    <w:rsid w:val="002C6134"/>
    <w:rsid w:val="002C61C2"/>
    <w:rsid w:val="002C6450"/>
    <w:rsid w:val="002C648C"/>
    <w:rsid w:val="002C6820"/>
    <w:rsid w:val="002C6898"/>
    <w:rsid w:val="002C6999"/>
    <w:rsid w:val="002C69BE"/>
    <w:rsid w:val="002C6A56"/>
    <w:rsid w:val="002C6D07"/>
    <w:rsid w:val="002C6D20"/>
    <w:rsid w:val="002C6F1C"/>
    <w:rsid w:val="002C7021"/>
    <w:rsid w:val="002C76A1"/>
    <w:rsid w:val="002C7D72"/>
    <w:rsid w:val="002D0374"/>
    <w:rsid w:val="002D03B9"/>
    <w:rsid w:val="002D06F2"/>
    <w:rsid w:val="002D07ED"/>
    <w:rsid w:val="002D09B4"/>
    <w:rsid w:val="002D0B6D"/>
    <w:rsid w:val="002D0E11"/>
    <w:rsid w:val="002D0F45"/>
    <w:rsid w:val="002D0FD6"/>
    <w:rsid w:val="002D12A3"/>
    <w:rsid w:val="002D12CB"/>
    <w:rsid w:val="002D14E9"/>
    <w:rsid w:val="002D181D"/>
    <w:rsid w:val="002D19EB"/>
    <w:rsid w:val="002D1A1C"/>
    <w:rsid w:val="002D1B2B"/>
    <w:rsid w:val="002D1C25"/>
    <w:rsid w:val="002D1E5D"/>
    <w:rsid w:val="002D20B3"/>
    <w:rsid w:val="002D21CC"/>
    <w:rsid w:val="002D2414"/>
    <w:rsid w:val="002D256A"/>
    <w:rsid w:val="002D2581"/>
    <w:rsid w:val="002D275A"/>
    <w:rsid w:val="002D2E8A"/>
    <w:rsid w:val="002D2F3E"/>
    <w:rsid w:val="002D2FCF"/>
    <w:rsid w:val="002D323F"/>
    <w:rsid w:val="002D33E9"/>
    <w:rsid w:val="002D3687"/>
    <w:rsid w:val="002D3A58"/>
    <w:rsid w:val="002D3BB0"/>
    <w:rsid w:val="002D3F5A"/>
    <w:rsid w:val="002D42EA"/>
    <w:rsid w:val="002D43A7"/>
    <w:rsid w:val="002D443D"/>
    <w:rsid w:val="002D45DC"/>
    <w:rsid w:val="002D46A0"/>
    <w:rsid w:val="002D48D7"/>
    <w:rsid w:val="002D4C40"/>
    <w:rsid w:val="002D4C5C"/>
    <w:rsid w:val="002D4C7A"/>
    <w:rsid w:val="002D4FD3"/>
    <w:rsid w:val="002D522E"/>
    <w:rsid w:val="002D552F"/>
    <w:rsid w:val="002D55E3"/>
    <w:rsid w:val="002D5640"/>
    <w:rsid w:val="002D58C5"/>
    <w:rsid w:val="002D59DE"/>
    <w:rsid w:val="002D5AA5"/>
    <w:rsid w:val="002D5BEC"/>
    <w:rsid w:val="002D5C7D"/>
    <w:rsid w:val="002D6017"/>
    <w:rsid w:val="002D605A"/>
    <w:rsid w:val="002D6136"/>
    <w:rsid w:val="002D6197"/>
    <w:rsid w:val="002D6533"/>
    <w:rsid w:val="002D6802"/>
    <w:rsid w:val="002D6949"/>
    <w:rsid w:val="002D6CC9"/>
    <w:rsid w:val="002D6CF0"/>
    <w:rsid w:val="002D71C3"/>
    <w:rsid w:val="002D7349"/>
    <w:rsid w:val="002D74F8"/>
    <w:rsid w:val="002D76EF"/>
    <w:rsid w:val="002D7812"/>
    <w:rsid w:val="002D7981"/>
    <w:rsid w:val="002D79CD"/>
    <w:rsid w:val="002D7C8A"/>
    <w:rsid w:val="002E0080"/>
    <w:rsid w:val="002E0298"/>
    <w:rsid w:val="002E02BB"/>
    <w:rsid w:val="002E0376"/>
    <w:rsid w:val="002E038C"/>
    <w:rsid w:val="002E041C"/>
    <w:rsid w:val="002E0841"/>
    <w:rsid w:val="002E09B1"/>
    <w:rsid w:val="002E0BBE"/>
    <w:rsid w:val="002E106F"/>
    <w:rsid w:val="002E17A4"/>
    <w:rsid w:val="002E199C"/>
    <w:rsid w:val="002E1B73"/>
    <w:rsid w:val="002E1BE2"/>
    <w:rsid w:val="002E1EFF"/>
    <w:rsid w:val="002E2031"/>
    <w:rsid w:val="002E222A"/>
    <w:rsid w:val="002E23AF"/>
    <w:rsid w:val="002E24F3"/>
    <w:rsid w:val="002E25F2"/>
    <w:rsid w:val="002E275A"/>
    <w:rsid w:val="002E2C20"/>
    <w:rsid w:val="002E2C63"/>
    <w:rsid w:val="002E2EE0"/>
    <w:rsid w:val="002E313C"/>
    <w:rsid w:val="002E3362"/>
    <w:rsid w:val="002E33DA"/>
    <w:rsid w:val="002E33F8"/>
    <w:rsid w:val="002E36FD"/>
    <w:rsid w:val="002E3875"/>
    <w:rsid w:val="002E3944"/>
    <w:rsid w:val="002E419C"/>
    <w:rsid w:val="002E42AA"/>
    <w:rsid w:val="002E4315"/>
    <w:rsid w:val="002E49C5"/>
    <w:rsid w:val="002E4A79"/>
    <w:rsid w:val="002E53D2"/>
    <w:rsid w:val="002E57DD"/>
    <w:rsid w:val="002E585E"/>
    <w:rsid w:val="002E5E48"/>
    <w:rsid w:val="002E5E57"/>
    <w:rsid w:val="002E5F80"/>
    <w:rsid w:val="002E5FAA"/>
    <w:rsid w:val="002E61DE"/>
    <w:rsid w:val="002E6484"/>
    <w:rsid w:val="002E65A4"/>
    <w:rsid w:val="002E6871"/>
    <w:rsid w:val="002E6AD8"/>
    <w:rsid w:val="002E6C2B"/>
    <w:rsid w:val="002E6C4E"/>
    <w:rsid w:val="002E6DED"/>
    <w:rsid w:val="002E6ECA"/>
    <w:rsid w:val="002E70AA"/>
    <w:rsid w:val="002E729F"/>
    <w:rsid w:val="002E72AE"/>
    <w:rsid w:val="002E72B4"/>
    <w:rsid w:val="002E7359"/>
    <w:rsid w:val="002E745C"/>
    <w:rsid w:val="002E74D2"/>
    <w:rsid w:val="002E7761"/>
    <w:rsid w:val="002E7A20"/>
    <w:rsid w:val="002E7B03"/>
    <w:rsid w:val="002F001F"/>
    <w:rsid w:val="002F0196"/>
    <w:rsid w:val="002F0252"/>
    <w:rsid w:val="002F02AC"/>
    <w:rsid w:val="002F0413"/>
    <w:rsid w:val="002F05E9"/>
    <w:rsid w:val="002F0EEA"/>
    <w:rsid w:val="002F11C3"/>
    <w:rsid w:val="002F1298"/>
    <w:rsid w:val="002F133E"/>
    <w:rsid w:val="002F1655"/>
    <w:rsid w:val="002F187D"/>
    <w:rsid w:val="002F1972"/>
    <w:rsid w:val="002F1A9E"/>
    <w:rsid w:val="002F1D84"/>
    <w:rsid w:val="002F1E28"/>
    <w:rsid w:val="002F1FFB"/>
    <w:rsid w:val="002F222E"/>
    <w:rsid w:val="002F2239"/>
    <w:rsid w:val="002F2AA3"/>
    <w:rsid w:val="002F2CC6"/>
    <w:rsid w:val="002F2D87"/>
    <w:rsid w:val="002F2D9D"/>
    <w:rsid w:val="002F30E4"/>
    <w:rsid w:val="002F356F"/>
    <w:rsid w:val="002F357D"/>
    <w:rsid w:val="002F3607"/>
    <w:rsid w:val="002F3879"/>
    <w:rsid w:val="002F38C7"/>
    <w:rsid w:val="002F3BA6"/>
    <w:rsid w:val="002F3F6E"/>
    <w:rsid w:val="002F428E"/>
    <w:rsid w:val="002F4405"/>
    <w:rsid w:val="002F44EA"/>
    <w:rsid w:val="002F4633"/>
    <w:rsid w:val="002F473C"/>
    <w:rsid w:val="002F4B5A"/>
    <w:rsid w:val="002F4B9B"/>
    <w:rsid w:val="002F4D18"/>
    <w:rsid w:val="002F4DD7"/>
    <w:rsid w:val="002F5015"/>
    <w:rsid w:val="002F5290"/>
    <w:rsid w:val="002F556E"/>
    <w:rsid w:val="002F55C0"/>
    <w:rsid w:val="002F5A2D"/>
    <w:rsid w:val="002F5B6E"/>
    <w:rsid w:val="002F5BE8"/>
    <w:rsid w:val="002F5D8E"/>
    <w:rsid w:val="002F5F75"/>
    <w:rsid w:val="002F601E"/>
    <w:rsid w:val="002F626B"/>
    <w:rsid w:val="002F6662"/>
    <w:rsid w:val="002F6857"/>
    <w:rsid w:val="002F6931"/>
    <w:rsid w:val="002F6963"/>
    <w:rsid w:val="002F6F07"/>
    <w:rsid w:val="002F70B4"/>
    <w:rsid w:val="002F7382"/>
    <w:rsid w:val="002F7420"/>
    <w:rsid w:val="002F74FB"/>
    <w:rsid w:val="002F7631"/>
    <w:rsid w:val="002F7828"/>
    <w:rsid w:val="002F7972"/>
    <w:rsid w:val="002F7A24"/>
    <w:rsid w:val="002F7ACD"/>
    <w:rsid w:val="002F7C3A"/>
    <w:rsid w:val="002F7CEB"/>
    <w:rsid w:val="002F7D6F"/>
    <w:rsid w:val="00300154"/>
    <w:rsid w:val="003003F1"/>
    <w:rsid w:val="0030045E"/>
    <w:rsid w:val="003005A5"/>
    <w:rsid w:val="003005E5"/>
    <w:rsid w:val="00300621"/>
    <w:rsid w:val="00300635"/>
    <w:rsid w:val="00300940"/>
    <w:rsid w:val="00300C28"/>
    <w:rsid w:val="00300E79"/>
    <w:rsid w:val="003010E1"/>
    <w:rsid w:val="00301293"/>
    <w:rsid w:val="00301324"/>
    <w:rsid w:val="003015BC"/>
    <w:rsid w:val="00301865"/>
    <w:rsid w:val="00301976"/>
    <w:rsid w:val="003019C4"/>
    <w:rsid w:val="00301ABC"/>
    <w:rsid w:val="00302067"/>
    <w:rsid w:val="003021BE"/>
    <w:rsid w:val="003022FB"/>
    <w:rsid w:val="00302611"/>
    <w:rsid w:val="003026B7"/>
    <w:rsid w:val="00302762"/>
    <w:rsid w:val="00302B46"/>
    <w:rsid w:val="00302DCE"/>
    <w:rsid w:val="00302E8B"/>
    <w:rsid w:val="00302F38"/>
    <w:rsid w:val="00302F89"/>
    <w:rsid w:val="0030315C"/>
    <w:rsid w:val="0030318A"/>
    <w:rsid w:val="00303605"/>
    <w:rsid w:val="00303798"/>
    <w:rsid w:val="003039F2"/>
    <w:rsid w:val="00303BB4"/>
    <w:rsid w:val="00303C34"/>
    <w:rsid w:val="00303DF1"/>
    <w:rsid w:val="00303ED6"/>
    <w:rsid w:val="003040B4"/>
    <w:rsid w:val="0030433C"/>
    <w:rsid w:val="00304341"/>
    <w:rsid w:val="00304357"/>
    <w:rsid w:val="0030443F"/>
    <w:rsid w:val="003049EB"/>
    <w:rsid w:val="00304AFF"/>
    <w:rsid w:val="00304B14"/>
    <w:rsid w:val="00304C00"/>
    <w:rsid w:val="00304DD9"/>
    <w:rsid w:val="00304FE9"/>
    <w:rsid w:val="00305062"/>
    <w:rsid w:val="003059BE"/>
    <w:rsid w:val="00305AB1"/>
    <w:rsid w:val="00305B41"/>
    <w:rsid w:val="00305BC6"/>
    <w:rsid w:val="0030600F"/>
    <w:rsid w:val="0030618A"/>
    <w:rsid w:val="003061A9"/>
    <w:rsid w:val="00306216"/>
    <w:rsid w:val="0030623D"/>
    <w:rsid w:val="00306271"/>
    <w:rsid w:val="003067B6"/>
    <w:rsid w:val="0030698C"/>
    <w:rsid w:val="003069E2"/>
    <w:rsid w:val="00306A42"/>
    <w:rsid w:val="0030767F"/>
    <w:rsid w:val="00307A16"/>
    <w:rsid w:val="00307F32"/>
    <w:rsid w:val="003100EA"/>
    <w:rsid w:val="003100F7"/>
    <w:rsid w:val="003106F1"/>
    <w:rsid w:val="00310AD5"/>
    <w:rsid w:val="00310B8B"/>
    <w:rsid w:val="00310DC1"/>
    <w:rsid w:val="003111E4"/>
    <w:rsid w:val="0031126B"/>
    <w:rsid w:val="003114B3"/>
    <w:rsid w:val="003116F7"/>
    <w:rsid w:val="0031172D"/>
    <w:rsid w:val="00311785"/>
    <w:rsid w:val="003117FD"/>
    <w:rsid w:val="00311AD4"/>
    <w:rsid w:val="00311CA1"/>
    <w:rsid w:val="00311CEE"/>
    <w:rsid w:val="00311D43"/>
    <w:rsid w:val="00311F35"/>
    <w:rsid w:val="00311F5D"/>
    <w:rsid w:val="00312153"/>
    <w:rsid w:val="00312739"/>
    <w:rsid w:val="0031292F"/>
    <w:rsid w:val="00312995"/>
    <w:rsid w:val="00312997"/>
    <w:rsid w:val="00312BB2"/>
    <w:rsid w:val="00312F6B"/>
    <w:rsid w:val="00313378"/>
    <w:rsid w:val="0031375B"/>
    <w:rsid w:val="003137E2"/>
    <w:rsid w:val="00313C2A"/>
    <w:rsid w:val="00313E73"/>
    <w:rsid w:val="00314302"/>
    <w:rsid w:val="00314652"/>
    <w:rsid w:val="00314682"/>
    <w:rsid w:val="00314696"/>
    <w:rsid w:val="003146E0"/>
    <w:rsid w:val="00314A7C"/>
    <w:rsid w:val="00314B57"/>
    <w:rsid w:val="00314D56"/>
    <w:rsid w:val="00314E44"/>
    <w:rsid w:val="003152F3"/>
    <w:rsid w:val="003153AF"/>
    <w:rsid w:val="0031546B"/>
    <w:rsid w:val="00315722"/>
    <w:rsid w:val="00315AAC"/>
    <w:rsid w:val="00315C8A"/>
    <w:rsid w:val="00315DA8"/>
    <w:rsid w:val="00315EF0"/>
    <w:rsid w:val="00315FC2"/>
    <w:rsid w:val="00316091"/>
    <w:rsid w:val="00316271"/>
    <w:rsid w:val="00316334"/>
    <w:rsid w:val="0031634F"/>
    <w:rsid w:val="00316BC0"/>
    <w:rsid w:val="00316CD9"/>
    <w:rsid w:val="00316ECF"/>
    <w:rsid w:val="00316FB0"/>
    <w:rsid w:val="00317083"/>
    <w:rsid w:val="003171BD"/>
    <w:rsid w:val="00317214"/>
    <w:rsid w:val="00317219"/>
    <w:rsid w:val="0031727A"/>
    <w:rsid w:val="00317382"/>
    <w:rsid w:val="003174C8"/>
    <w:rsid w:val="0031766F"/>
    <w:rsid w:val="003177CB"/>
    <w:rsid w:val="0031782D"/>
    <w:rsid w:val="00317848"/>
    <w:rsid w:val="003178E1"/>
    <w:rsid w:val="00317925"/>
    <w:rsid w:val="003179A3"/>
    <w:rsid w:val="00317B9F"/>
    <w:rsid w:val="00317C37"/>
    <w:rsid w:val="00317DE7"/>
    <w:rsid w:val="00317F2A"/>
    <w:rsid w:val="003202A7"/>
    <w:rsid w:val="003207A7"/>
    <w:rsid w:val="003208F6"/>
    <w:rsid w:val="00320A56"/>
    <w:rsid w:val="00320A69"/>
    <w:rsid w:val="00321462"/>
    <w:rsid w:val="0032156D"/>
    <w:rsid w:val="00321AA1"/>
    <w:rsid w:val="00321F21"/>
    <w:rsid w:val="00321FD5"/>
    <w:rsid w:val="00322031"/>
    <w:rsid w:val="00322244"/>
    <w:rsid w:val="003222D0"/>
    <w:rsid w:val="003223AB"/>
    <w:rsid w:val="00322628"/>
    <w:rsid w:val="00322B4C"/>
    <w:rsid w:val="00322D49"/>
    <w:rsid w:val="00322F7C"/>
    <w:rsid w:val="0032310A"/>
    <w:rsid w:val="00323454"/>
    <w:rsid w:val="00323910"/>
    <w:rsid w:val="00323992"/>
    <w:rsid w:val="00323C1F"/>
    <w:rsid w:val="00324133"/>
    <w:rsid w:val="003242DE"/>
    <w:rsid w:val="003244E6"/>
    <w:rsid w:val="003249F3"/>
    <w:rsid w:val="00324AE0"/>
    <w:rsid w:val="00324DF9"/>
    <w:rsid w:val="00325116"/>
    <w:rsid w:val="003252EA"/>
    <w:rsid w:val="00325538"/>
    <w:rsid w:val="003256E1"/>
    <w:rsid w:val="00325897"/>
    <w:rsid w:val="00325A8D"/>
    <w:rsid w:val="00325BF2"/>
    <w:rsid w:val="00325C94"/>
    <w:rsid w:val="00325D7E"/>
    <w:rsid w:val="00325E28"/>
    <w:rsid w:val="00325E82"/>
    <w:rsid w:val="0032623E"/>
    <w:rsid w:val="0032634E"/>
    <w:rsid w:val="0032635A"/>
    <w:rsid w:val="00326469"/>
    <w:rsid w:val="003266D7"/>
    <w:rsid w:val="00326724"/>
    <w:rsid w:val="003269A7"/>
    <w:rsid w:val="00326D27"/>
    <w:rsid w:val="00326DFD"/>
    <w:rsid w:val="00326E1F"/>
    <w:rsid w:val="00326F2B"/>
    <w:rsid w:val="003271D2"/>
    <w:rsid w:val="003274E5"/>
    <w:rsid w:val="0032750C"/>
    <w:rsid w:val="00327590"/>
    <w:rsid w:val="00327757"/>
    <w:rsid w:val="0032778C"/>
    <w:rsid w:val="00327891"/>
    <w:rsid w:val="00327CCD"/>
    <w:rsid w:val="00327E5B"/>
    <w:rsid w:val="00327EB5"/>
    <w:rsid w:val="00327F44"/>
    <w:rsid w:val="00330302"/>
    <w:rsid w:val="003304B6"/>
    <w:rsid w:val="003304E2"/>
    <w:rsid w:val="00330533"/>
    <w:rsid w:val="003305D0"/>
    <w:rsid w:val="003308A6"/>
    <w:rsid w:val="0033093B"/>
    <w:rsid w:val="00330F76"/>
    <w:rsid w:val="0033147C"/>
    <w:rsid w:val="003314FD"/>
    <w:rsid w:val="0033158B"/>
    <w:rsid w:val="0033186D"/>
    <w:rsid w:val="003318C0"/>
    <w:rsid w:val="00331951"/>
    <w:rsid w:val="0033233E"/>
    <w:rsid w:val="003327B4"/>
    <w:rsid w:val="00332989"/>
    <w:rsid w:val="00332AC8"/>
    <w:rsid w:val="00332CEF"/>
    <w:rsid w:val="00332D00"/>
    <w:rsid w:val="00332D80"/>
    <w:rsid w:val="00332E05"/>
    <w:rsid w:val="0033343C"/>
    <w:rsid w:val="003335D7"/>
    <w:rsid w:val="003338A3"/>
    <w:rsid w:val="0033396D"/>
    <w:rsid w:val="00333A32"/>
    <w:rsid w:val="00333DCD"/>
    <w:rsid w:val="003340E3"/>
    <w:rsid w:val="0033479A"/>
    <w:rsid w:val="00334BA0"/>
    <w:rsid w:val="00334BB1"/>
    <w:rsid w:val="00334E19"/>
    <w:rsid w:val="00334E6B"/>
    <w:rsid w:val="00334FCA"/>
    <w:rsid w:val="0033505E"/>
    <w:rsid w:val="00335326"/>
    <w:rsid w:val="0033556A"/>
    <w:rsid w:val="00335596"/>
    <w:rsid w:val="003355B0"/>
    <w:rsid w:val="00335B65"/>
    <w:rsid w:val="00335B90"/>
    <w:rsid w:val="00335C22"/>
    <w:rsid w:val="003360BB"/>
    <w:rsid w:val="00336154"/>
    <w:rsid w:val="003361B8"/>
    <w:rsid w:val="00336326"/>
    <w:rsid w:val="003363A3"/>
    <w:rsid w:val="00336676"/>
    <w:rsid w:val="0033668B"/>
    <w:rsid w:val="003367F6"/>
    <w:rsid w:val="00336A7B"/>
    <w:rsid w:val="00336B8F"/>
    <w:rsid w:val="00336C67"/>
    <w:rsid w:val="00337034"/>
    <w:rsid w:val="0033792C"/>
    <w:rsid w:val="00337C50"/>
    <w:rsid w:val="0034000D"/>
    <w:rsid w:val="00340163"/>
    <w:rsid w:val="003401AF"/>
    <w:rsid w:val="003402AF"/>
    <w:rsid w:val="00340334"/>
    <w:rsid w:val="0034068B"/>
    <w:rsid w:val="00340849"/>
    <w:rsid w:val="003408E2"/>
    <w:rsid w:val="00340ED9"/>
    <w:rsid w:val="00341B0A"/>
    <w:rsid w:val="00341D19"/>
    <w:rsid w:val="00342484"/>
    <w:rsid w:val="003424D9"/>
    <w:rsid w:val="00342554"/>
    <w:rsid w:val="003428BF"/>
    <w:rsid w:val="00342C82"/>
    <w:rsid w:val="0034328B"/>
    <w:rsid w:val="00343309"/>
    <w:rsid w:val="003433DA"/>
    <w:rsid w:val="0034348D"/>
    <w:rsid w:val="00343C60"/>
    <w:rsid w:val="00343F46"/>
    <w:rsid w:val="003440F2"/>
    <w:rsid w:val="00344221"/>
    <w:rsid w:val="00344342"/>
    <w:rsid w:val="003443E2"/>
    <w:rsid w:val="003443FD"/>
    <w:rsid w:val="00344910"/>
    <w:rsid w:val="00344A3F"/>
    <w:rsid w:val="00344AC0"/>
    <w:rsid w:val="00344D71"/>
    <w:rsid w:val="00344FE8"/>
    <w:rsid w:val="003451B5"/>
    <w:rsid w:val="00345468"/>
    <w:rsid w:val="0034546B"/>
    <w:rsid w:val="00345784"/>
    <w:rsid w:val="00345BF2"/>
    <w:rsid w:val="00345E00"/>
    <w:rsid w:val="003461DD"/>
    <w:rsid w:val="00346381"/>
    <w:rsid w:val="003463AF"/>
    <w:rsid w:val="00346529"/>
    <w:rsid w:val="003465C7"/>
    <w:rsid w:val="00346843"/>
    <w:rsid w:val="00346910"/>
    <w:rsid w:val="00347141"/>
    <w:rsid w:val="00347204"/>
    <w:rsid w:val="00347375"/>
    <w:rsid w:val="003474D4"/>
    <w:rsid w:val="00347A97"/>
    <w:rsid w:val="00347D4B"/>
    <w:rsid w:val="00347D71"/>
    <w:rsid w:val="0035019E"/>
    <w:rsid w:val="0035035F"/>
    <w:rsid w:val="003504BE"/>
    <w:rsid w:val="003507C9"/>
    <w:rsid w:val="0035083F"/>
    <w:rsid w:val="00350979"/>
    <w:rsid w:val="00350B1A"/>
    <w:rsid w:val="00350FFB"/>
    <w:rsid w:val="003512B8"/>
    <w:rsid w:val="003513DE"/>
    <w:rsid w:val="0035157D"/>
    <w:rsid w:val="0035163C"/>
    <w:rsid w:val="00351661"/>
    <w:rsid w:val="00351684"/>
    <w:rsid w:val="003516F2"/>
    <w:rsid w:val="00351A07"/>
    <w:rsid w:val="00351C35"/>
    <w:rsid w:val="00351E41"/>
    <w:rsid w:val="0035230D"/>
    <w:rsid w:val="0035231B"/>
    <w:rsid w:val="00352434"/>
    <w:rsid w:val="003529D6"/>
    <w:rsid w:val="003529E4"/>
    <w:rsid w:val="00352B8B"/>
    <w:rsid w:val="00352CC9"/>
    <w:rsid w:val="00352E6C"/>
    <w:rsid w:val="00352F56"/>
    <w:rsid w:val="00352FAE"/>
    <w:rsid w:val="00352FBC"/>
    <w:rsid w:val="003530B0"/>
    <w:rsid w:val="00353214"/>
    <w:rsid w:val="00353479"/>
    <w:rsid w:val="00353682"/>
    <w:rsid w:val="00353728"/>
    <w:rsid w:val="00353A61"/>
    <w:rsid w:val="00353F5D"/>
    <w:rsid w:val="00353F87"/>
    <w:rsid w:val="0035438A"/>
    <w:rsid w:val="003543AA"/>
    <w:rsid w:val="003543AC"/>
    <w:rsid w:val="003545A0"/>
    <w:rsid w:val="00354AB1"/>
    <w:rsid w:val="0035556B"/>
    <w:rsid w:val="00355678"/>
    <w:rsid w:val="00355887"/>
    <w:rsid w:val="00355A53"/>
    <w:rsid w:val="00355C86"/>
    <w:rsid w:val="00355D6B"/>
    <w:rsid w:val="00355D78"/>
    <w:rsid w:val="003560A4"/>
    <w:rsid w:val="003561BD"/>
    <w:rsid w:val="003562DD"/>
    <w:rsid w:val="003563BC"/>
    <w:rsid w:val="003563DB"/>
    <w:rsid w:val="003568F3"/>
    <w:rsid w:val="00356974"/>
    <w:rsid w:val="003569FE"/>
    <w:rsid w:val="0035712F"/>
    <w:rsid w:val="003575DC"/>
    <w:rsid w:val="00357A99"/>
    <w:rsid w:val="00357BAE"/>
    <w:rsid w:val="00357E76"/>
    <w:rsid w:val="0036075C"/>
    <w:rsid w:val="00360823"/>
    <w:rsid w:val="00360A85"/>
    <w:rsid w:val="00360ABB"/>
    <w:rsid w:val="00360FB0"/>
    <w:rsid w:val="003610D5"/>
    <w:rsid w:val="0036130A"/>
    <w:rsid w:val="00361789"/>
    <w:rsid w:val="00361A47"/>
    <w:rsid w:val="00361A86"/>
    <w:rsid w:val="00361BA5"/>
    <w:rsid w:val="00362157"/>
    <w:rsid w:val="0036251B"/>
    <w:rsid w:val="00362649"/>
    <w:rsid w:val="00362691"/>
    <w:rsid w:val="0036282B"/>
    <w:rsid w:val="00362874"/>
    <w:rsid w:val="003628DC"/>
    <w:rsid w:val="00362E96"/>
    <w:rsid w:val="00362F53"/>
    <w:rsid w:val="00363031"/>
    <w:rsid w:val="00363058"/>
    <w:rsid w:val="003630B7"/>
    <w:rsid w:val="00363149"/>
    <w:rsid w:val="00363379"/>
    <w:rsid w:val="003633D5"/>
    <w:rsid w:val="00363631"/>
    <w:rsid w:val="0036405E"/>
    <w:rsid w:val="00364139"/>
    <w:rsid w:val="0036414B"/>
    <w:rsid w:val="0036424E"/>
    <w:rsid w:val="003642D0"/>
    <w:rsid w:val="003643E1"/>
    <w:rsid w:val="00364532"/>
    <w:rsid w:val="00364736"/>
    <w:rsid w:val="003647E5"/>
    <w:rsid w:val="00364977"/>
    <w:rsid w:val="00364A6C"/>
    <w:rsid w:val="00364AAF"/>
    <w:rsid w:val="00364C45"/>
    <w:rsid w:val="00364C95"/>
    <w:rsid w:val="00364CF8"/>
    <w:rsid w:val="00364DFD"/>
    <w:rsid w:val="00364F6C"/>
    <w:rsid w:val="00364F88"/>
    <w:rsid w:val="00365354"/>
    <w:rsid w:val="0036542B"/>
    <w:rsid w:val="00365436"/>
    <w:rsid w:val="003657DC"/>
    <w:rsid w:val="003658AD"/>
    <w:rsid w:val="003658DA"/>
    <w:rsid w:val="00365A09"/>
    <w:rsid w:val="00365A39"/>
    <w:rsid w:val="00365D5B"/>
    <w:rsid w:val="00366130"/>
    <w:rsid w:val="00366369"/>
    <w:rsid w:val="0036644C"/>
    <w:rsid w:val="003664DE"/>
    <w:rsid w:val="00366620"/>
    <w:rsid w:val="003666F5"/>
    <w:rsid w:val="00366963"/>
    <w:rsid w:val="00366A2F"/>
    <w:rsid w:val="00366B23"/>
    <w:rsid w:val="00366CE0"/>
    <w:rsid w:val="00366E24"/>
    <w:rsid w:val="0036765F"/>
    <w:rsid w:val="003676D4"/>
    <w:rsid w:val="003677DB"/>
    <w:rsid w:val="00367A5A"/>
    <w:rsid w:val="00367B59"/>
    <w:rsid w:val="00367BD0"/>
    <w:rsid w:val="00367BED"/>
    <w:rsid w:val="00367EDB"/>
    <w:rsid w:val="00367F6E"/>
    <w:rsid w:val="003703FD"/>
    <w:rsid w:val="00370474"/>
    <w:rsid w:val="00370491"/>
    <w:rsid w:val="0037079C"/>
    <w:rsid w:val="0037081A"/>
    <w:rsid w:val="0037084F"/>
    <w:rsid w:val="0037086B"/>
    <w:rsid w:val="003709C0"/>
    <w:rsid w:val="00370A3F"/>
    <w:rsid w:val="00370BD5"/>
    <w:rsid w:val="00370CB0"/>
    <w:rsid w:val="00370D51"/>
    <w:rsid w:val="00370F0C"/>
    <w:rsid w:val="0037100E"/>
    <w:rsid w:val="0037105F"/>
    <w:rsid w:val="003713DF"/>
    <w:rsid w:val="003715FC"/>
    <w:rsid w:val="00371DF3"/>
    <w:rsid w:val="00371F67"/>
    <w:rsid w:val="00372151"/>
    <w:rsid w:val="00372294"/>
    <w:rsid w:val="0037239C"/>
    <w:rsid w:val="003726F1"/>
    <w:rsid w:val="00372828"/>
    <w:rsid w:val="003729AA"/>
    <w:rsid w:val="003729FD"/>
    <w:rsid w:val="00372C38"/>
    <w:rsid w:val="00372C3B"/>
    <w:rsid w:val="00372CDF"/>
    <w:rsid w:val="00372EE7"/>
    <w:rsid w:val="003730E1"/>
    <w:rsid w:val="00373165"/>
    <w:rsid w:val="0037322F"/>
    <w:rsid w:val="00373290"/>
    <w:rsid w:val="003734F5"/>
    <w:rsid w:val="00373674"/>
    <w:rsid w:val="00373721"/>
    <w:rsid w:val="003737BA"/>
    <w:rsid w:val="00373819"/>
    <w:rsid w:val="00373B0C"/>
    <w:rsid w:val="00373BE8"/>
    <w:rsid w:val="00373D52"/>
    <w:rsid w:val="00373F85"/>
    <w:rsid w:val="003742C9"/>
    <w:rsid w:val="00374941"/>
    <w:rsid w:val="00374AC3"/>
    <w:rsid w:val="0037532F"/>
    <w:rsid w:val="0037546E"/>
    <w:rsid w:val="00375622"/>
    <w:rsid w:val="003757CC"/>
    <w:rsid w:val="00375A63"/>
    <w:rsid w:val="00375C16"/>
    <w:rsid w:val="00375C98"/>
    <w:rsid w:val="00375F42"/>
    <w:rsid w:val="00376010"/>
    <w:rsid w:val="003760E6"/>
    <w:rsid w:val="0037652B"/>
    <w:rsid w:val="0037653E"/>
    <w:rsid w:val="0037665D"/>
    <w:rsid w:val="00376754"/>
    <w:rsid w:val="00376871"/>
    <w:rsid w:val="00376C3E"/>
    <w:rsid w:val="00376C5D"/>
    <w:rsid w:val="00376CDC"/>
    <w:rsid w:val="00376FCC"/>
    <w:rsid w:val="0037753A"/>
    <w:rsid w:val="003776E7"/>
    <w:rsid w:val="003779F1"/>
    <w:rsid w:val="003779FC"/>
    <w:rsid w:val="00377A2D"/>
    <w:rsid w:val="00377B8E"/>
    <w:rsid w:val="00377D29"/>
    <w:rsid w:val="00377EC3"/>
    <w:rsid w:val="00377EEC"/>
    <w:rsid w:val="00377FAA"/>
    <w:rsid w:val="00380112"/>
    <w:rsid w:val="003801AF"/>
    <w:rsid w:val="00380636"/>
    <w:rsid w:val="00380722"/>
    <w:rsid w:val="0038085F"/>
    <w:rsid w:val="00380A0A"/>
    <w:rsid w:val="00380AE9"/>
    <w:rsid w:val="00380B01"/>
    <w:rsid w:val="00380B31"/>
    <w:rsid w:val="00380C4D"/>
    <w:rsid w:val="00380D9D"/>
    <w:rsid w:val="00381006"/>
    <w:rsid w:val="003813B9"/>
    <w:rsid w:val="0038148F"/>
    <w:rsid w:val="00381A84"/>
    <w:rsid w:val="00381AEC"/>
    <w:rsid w:val="00381CDB"/>
    <w:rsid w:val="00381D45"/>
    <w:rsid w:val="00381FA0"/>
    <w:rsid w:val="00382372"/>
    <w:rsid w:val="00382900"/>
    <w:rsid w:val="00382A1F"/>
    <w:rsid w:val="00382D72"/>
    <w:rsid w:val="00382DD0"/>
    <w:rsid w:val="00382DF1"/>
    <w:rsid w:val="00382F4C"/>
    <w:rsid w:val="00383253"/>
    <w:rsid w:val="00383301"/>
    <w:rsid w:val="00383581"/>
    <w:rsid w:val="003836EC"/>
    <w:rsid w:val="003837F3"/>
    <w:rsid w:val="003838F4"/>
    <w:rsid w:val="00383A44"/>
    <w:rsid w:val="00383E12"/>
    <w:rsid w:val="00383EF8"/>
    <w:rsid w:val="0038412A"/>
    <w:rsid w:val="0038414B"/>
    <w:rsid w:val="00384164"/>
    <w:rsid w:val="00384425"/>
    <w:rsid w:val="00384445"/>
    <w:rsid w:val="003845E9"/>
    <w:rsid w:val="003847E9"/>
    <w:rsid w:val="00384ABA"/>
    <w:rsid w:val="00384CEB"/>
    <w:rsid w:val="00384FE3"/>
    <w:rsid w:val="00385906"/>
    <w:rsid w:val="003859EF"/>
    <w:rsid w:val="00386203"/>
    <w:rsid w:val="003862F0"/>
    <w:rsid w:val="003865E0"/>
    <w:rsid w:val="003866EF"/>
    <w:rsid w:val="00386786"/>
    <w:rsid w:val="00386ACC"/>
    <w:rsid w:val="0038717C"/>
    <w:rsid w:val="00387413"/>
    <w:rsid w:val="003874B1"/>
    <w:rsid w:val="003875D0"/>
    <w:rsid w:val="00387652"/>
    <w:rsid w:val="003877B7"/>
    <w:rsid w:val="00387AA5"/>
    <w:rsid w:val="00387DCD"/>
    <w:rsid w:val="00387DE8"/>
    <w:rsid w:val="00387FD2"/>
    <w:rsid w:val="00390134"/>
    <w:rsid w:val="00390178"/>
    <w:rsid w:val="0039035D"/>
    <w:rsid w:val="003903E0"/>
    <w:rsid w:val="0039070C"/>
    <w:rsid w:val="00390A2B"/>
    <w:rsid w:val="00390C5F"/>
    <w:rsid w:val="00390F00"/>
    <w:rsid w:val="00390F5B"/>
    <w:rsid w:val="00391070"/>
    <w:rsid w:val="003910B1"/>
    <w:rsid w:val="0039110F"/>
    <w:rsid w:val="0039115A"/>
    <w:rsid w:val="003911E1"/>
    <w:rsid w:val="003912ED"/>
    <w:rsid w:val="003914C8"/>
    <w:rsid w:val="00391513"/>
    <w:rsid w:val="00391637"/>
    <w:rsid w:val="00391783"/>
    <w:rsid w:val="0039198F"/>
    <w:rsid w:val="00391B15"/>
    <w:rsid w:val="00391C2D"/>
    <w:rsid w:val="00391D93"/>
    <w:rsid w:val="00392167"/>
    <w:rsid w:val="00392852"/>
    <w:rsid w:val="003928C8"/>
    <w:rsid w:val="00392AFE"/>
    <w:rsid w:val="00392D21"/>
    <w:rsid w:val="00392D2D"/>
    <w:rsid w:val="00392D5D"/>
    <w:rsid w:val="00392DCC"/>
    <w:rsid w:val="00392E04"/>
    <w:rsid w:val="00392FDC"/>
    <w:rsid w:val="00392FF3"/>
    <w:rsid w:val="003930D1"/>
    <w:rsid w:val="00393676"/>
    <w:rsid w:val="00393B9F"/>
    <w:rsid w:val="00393D04"/>
    <w:rsid w:val="00393DAC"/>
    <w:rsid w:val="00393EC1"/>
    <w:rsid w:val="003944D7"/>
    <w:rsid w:val="00394619"/>
    <w:rsid w:val="003947A5"/>
    <w:rsid w:val="003948D3"/>
    <w:rsid w:val="00394A08"/>
    <w:rsid w:val="00394C22"/>
    <w:rsid w:val="00394F4C"/>
    <w:rsid w:val="0039546C"/>
    <w:rsid w:val="003954B5"/>
    <w:rsid w:val="00395555"/>
    <w:rsid w:val="00395559"/>
    <w:rsid w:val="003955FD"/>
    <w:rsid w:val="00395D48"/>
    <w:rsid w:val="00395E7A"/>
    <w:rsid w:val="00395F5B"/>
    <w:rsid w:val="003963D3"/>
    <w:rsid w:val="00396470"/>
    <w:rsid w:val="003966AA"/>
    <w:rsid w:val="00396782"/>
    <w:rsid w:val="003968A5"/>
    <w:rsid w:val="00396FE6"/>
    <w:rsid w:val="00397158"/>
    <w:rsid w:val="0039720E"/>
    <w:rsid w:val="003973F3"/>
    <w:rsid w:val="003976DC"/>
    <w:rsid w:val="00397707"/>
    <w:rsid w:val="00397942"/>
    <w:rsid w:val="00397C5E"/>
    <w:rsid w:val="003A0303"/>
    <w:rsid w:val="003A0314"/>
    <w:rsid w:val="003A0542"/>
    <w:rsid w:val="003A08BF"/>
    <w:rsid w:val="003A10A6"/>
    <w:rsid w:val="003A11D3"/>
    <w:rsid w:val="003A1485"/>
    <w:rsid w:val="003A1720"/>
    <w:rsid w:val="003A18D9"/>
    <w:rsid w:val="003A1B14"/>
    <w:rsid w:val="003A1B6C"/>
    <w:rsid w:val="003A1B90"/>
    <w:rsid w:val="003A1D2D"/>
    <w:rsid w:val="003A1F1B"/>
    <w:rsid w:val="003A20A9"/>
    <w:rsid w:val="003A213A"/>
    <w:rsid w:val="003A213F"/>
    <w:rsid w:val="003A2185"/>
    <w:rsid w:val="003A2458"/>
    <w:rsid w:val="003A24B8"/>
    <w:rsid w:val="003A2798"/>
    <w:rsid w:val="003A2C35"/>
    <w:rsid w:val="003A2CB2"/>
    <w:rsid w:val="003A3228"/>
    <w:rsid w:val="003A329A"/>
    <w:rsid w:val="003A34D9"/>
    <w:rsid w:val="003A34F7"/>
    <w:rsid w:val="003A382C"/>
    <w:rsid w:val="003A3842"/>
    <w:rsid w:val="003A39B7"/>
    <w:rsid w:val="003A3A11"/>
    <w:rsid w:val="003A3B12"/>
    <w:rsid w:val="003A3B60"/>
    <w:rsid w:val="003A3BE5"/>
    <w:rsid w:val="003A4266"/>
    <w:rsid w:val="003A45FE"/>
    <w:rsid w:val="003A46FF"/>
    <w:rsid w:val="003A479C"/>
    <w:rsid w:val="003A492B"/>
    <w:rsid w:val="003A4A3E"/>
    <w:rsid w:val="003A4C19"/>
    <w:rsid w:val="003A4C47"/>
    <w:rsid w:val="003A4C64"/>
    <w:rsid w:val="003A4CDC"/>
    <w:rsid w:val="003A5A89"/>
    <w:rsid w:val="003A5F30"/>
    <w:rsid w:val="003A5F33"/>
    <w:rsid w:val="003A5F51"/>
    <w:rsid w:val="003A610C"/>
    <w:rsid w:val="003A6267"/>
    <w:rsid w:val="003A6617"/>
    <w:rsid w:val="003A69CB"/>
    <w:rsid w:val="003A6CF1"/>
    <w:rsid w:val="003A6DDF"/>
    <w:rsid w:val="003A6E87"/>
    <w:rsid w:val="003A71F1"/>
    <w:rsid w:val="003A7206"/>
    <w:rsid w:val="003A722D"/>
    <w:rsid w:val="003A7BC5"/>
    <w:rsid w:val="003A7D03"/>
    <w:rsid w:val="003A7FE1"/>
    <w:rsid w:val="003B0534"/>
    <w:rsid w:val="003B05A8"/>
    <w:rsid w:val="003B09A5"/>
    <w:rsid w:val="003B09E1"/>
    <w:rsid w:val="003B0EB6"/>
    <w:rsid w:val="003B0EC0"/>
    <w:rsid w:val="003B0F87"/>
    <w:rsid w:val="003B0FC7"/>
    <w:rsid w:val="003B1770"/>
    <w:rsid w:val="003B178D"/>
    <w:rsid w:val="003B19A2"/>
    <w:rsid w:val="003B19AF"/>
    <w:rsid w:val="003B19EC"/>
    <w:rsid w:val="003B1B94"/>
    <w:rsid w:val="003B1CD0"/>
    <w:rsid w:val="003B1E2E"/>
    <w:rsid w:val="003B2117"/>
    <w:rsid w:val="003B21D2"/>
    <w:rsid w:val="003B227A"/>
    <w:rsid w:val="003B24E0"/>
    <w:rsid w:val="003B2576"/>
    <w:rsid w:val="003B265A"/>
    <w:rsid w:val="003B2766"/>
    <w:rsid w:val="003B29A4"/>
    <w:rsid w:val="003B2B90"/>
    <w:rsid w:val="003B2F3E"/>
    <w:rsid w:val="003B315F"/>
    <w:rsid w:val="003B327D"/>
    <w:rsid w:val="003B3438"/>
    <w:rsid w:val="003B3503"/>
    <w:rsid w:val="003B35A8"/>
    <w:rsid w:val="003B363F"/>
    <w:rsid w:val="003B3A8E"/>
    <w:rsid w:val="003B3C42"/>
    <w:rsid w:val="003B3ED9"/>
    <w:rsid w:val="003B420F"/>
    <w:rsid w:val="003B4597"/>
    <w:rsid w:val="003B4A17"/>
    <w:rsid w:val="003B4CB2"/>
    <w:rsid w:val="003B4E72"/>
    <w:rsid w:val="003B5058"/>
    <w:rsid w:val="003B51A7"/>
    <w:rsid w:val="003B529A"/>
    <w:rsid w:val="003B562E"/>
    <w:rsid w:val="003B5793"/>
    <w:rsid w:val="003B58C3"/>
    <w:rsid w:val="003B5A11"/>
    <w:rsid w:val="003B5A9E"/>
    <w:rsid w:val="003B5C07"/>
    <w:rsid w:val="003B5CC4"/>
    <w:rsid w:val="003B649C"/>
    <w:rsid w:val="003B6530"/>
    <w:rsid w:val="003B664E"/>
    <w:rsid w:val="003B698E"/>
    <w:rsid w:val="003B69D6"/>
    <w:rsid w:val="003B6B27"/>
    <w:rsid w:val="003B6BA7"/>
    <w:rsid w:val="003B724B"/>
    <w:rsid w:val="003B73D9"/>
    <w:rsid w:val="003B73F2"/>
    <w:rsid w:val="003B75D3"/>
    <w:rsid w:val="003B767C"/>
    <w:rsid w:val="003B779D"/>
    <w:rsid w:val="003B7970"/>
    <w:rsid w:val="003C0195"/>
    <w:rsid w:val="003C0259"/>
    <w:rsid w:val="003C0392"/>
    <w:rsid w:val="003C0864"/>
    <w:rsid w:val="003C0869"/>
    <w:rsid w:val="003C0A3E"/>
    <w:rsid w:val="003C0E38"/>
    <w:rsid w:val="003C108F"/>
    <w:rsid w:val="003C11D1"/>
    <w:rsid w:val="003C13AD"/>
    <w:rsid w:val="003C1543"/>
    <w:rsid w:val="003C1613"/>
    <w:rsid w:val="003C1853"/>
    <w:rsid w:val="003C1977"/>
    <w:rsid w:val="003C197C"/>
    <w:rsid w:val="003C1A83"/>
    <w:rsid w:val="003C1E16"/>
    <w:rsid w:val="003C1FFF"/>
    <w:rsid w:val="003C2216"/>
    <w:rsid w:val="003C24B8"/>
    <w:rsid w:val="003C26AF"/>
    <w:rsid w:val="003C27F4"/>
    <w:rsid w:val="003C2888"/>
    <w:rsid w:val="003C2EF4"/>
    <w:rsid w:val="003C345C"/>
    <w:rsid w:val="003C3AC8"/>
    <w:rsid w:val="003C3AEE"/>
    <w:rsid w:val="003C3B8D"/>
    <w:rsid w:val="003C3C33"/>
    <w:rsid w:val="003C3DDC"/>
    <w:rsid w:val="003C3DF8"/>
    <w:rsid w:val="003C3F2D"/>
    <w:rsid w:val="003C426A"/>
    <w:rsid w:val="003C44B6"/>
    <w:rsid w:val="003C4BCD"/>
    <w:rsid w:val="003C4C53"/>
    <w:rsid w:val="003C4EC0"/>
    <w:rsid w:val="003C514A"/>
    <w:rsid w:val="003C5535"/>
    <w:rsid w:val="003C57C0"/>
    <w:rsid w:val="003C5B10"/>
    <w:rsid w:val="003C5BDB"/>
    <w:rsid w:val="003C5E43"/>
    <w:rsid w:val="003C60B6"/>
    <w:rsid w:val="003C6144"/>
    <w:rsid w:val="003C6482"/>
    <w:rsid w:val="003C6AF5"/>
    <w:rsid w:val="003C6B04"/>
    <w:rsid w:val="003C6DF8"/>
    <w:rsid w:val="003C7124"/>
    <w:rsid w:val="003C722A"/>
    <w:rsid w:val="003C74C6"/>
    <w:rsid w:val="003C75DD"/>
    <w:rsid w:val="003C7711"/>
    <w:rsid w:val="003C798A"/>
    <w:rsid w:val="003C7A49"/>
    <w:rsid w:val="003C7E8D"/>
    <w:rsid w:val="003C7EAA"/>
    <w:rsid w:val="003C7F42"/>
    <w:rsid w:val="003D03D7"/>
    <w:rsid w:val="003D054A"/>
    <w:rsid w:val="003D0652"/>
    <w:rsid w:val="003D078B"/>
    <w:rsid w:val="003D07BB"/>
    <w:rsid w:val="003D0B24"/>
    <w:rsid w:val="003D0D32"/>
    <w:rsid w:val="003D0FE8"/>
    <w:rsid w:val="003D13DB"/>
    <w:rsid w:val="003D148C"/>
    <w:rsid w:val="003D14D8"/>
    <w:rsid w:val="003D150E"/>
    <w:rsid w:val="003D161C"/>
    <w:rsid w:val="003D1871"/>
    <w:rsid w:val="003D18D8"/>
    <w:rsid w:val="003D1AB7"/>
    <w:rsid w:val="003D1BDE"/>
    <w:rsid w:val="003D1C68"/>
    <w:rsid w:val="003D1D84"/>
    <w:rsid w:val="003D2236"/>
    <w:rsid w:val="003D2321"/>
    <w:rsid w:val="003D247C"/>
    <w:rsid w:val="003D2746"/>
    <w:rsid w:val="003D2762"/>
    <w:rsid w:val="003D2809"/>
    <w:rsid w:val="003D286B"/>
    <w:rsid w:val="003D2905"/>
    <w:rsid w:val="003D2997"/>
    <w:rsid w:val="003D29EE"/>
    <w:rsid w:val="003D2C80"/>
    <w:rsid w:val="003D32FD"/>
    <w:rsid w:val="003D34B4"/>
    <w:rsid w:val="003D3859"/>
    <w:rsid w:val="003D3921"/>
    <w:rsid w:val="003D3CB2"/>
    <w:rsid w:val="003D3D01"/>
    <w:rsid w:val="003D4066"/>
    <w:rsid w:val="003D439A"/>
    <w:rsid w:val="003D45E9"/>
    <w:rsid w:val="003D46A3"/>
    <w:rsid w:val="003D473A"/>
    <w:rsid w:val="003D480B"/>
    <w:rsid w:val="003D4C8E"/>
    <w:rsid w:val="003D4CB3"/>
    <w:rsid w:val="003D50D9"/>
    <w:rsid w:val="003D51A3"/>
    <w:rsid w:val="003D5495"/>
    <w:rsid w:val="003D54EC"/>
    <w:rsid w:val="003D5554"/>
    <w:rsid w:val="003D5705"/>
    <w:rsid w:val="003D573C"/>
    <w:rsid w:val="003D57A8"/>
    <w:rsid w:val="003D5A0E"/>
    <w:rsid w:val="003D5DB9"/>
    <w:rsid w:val="003D5DE6"/>
    <w:rsid w:val="003D5F33"/>
    <w:rsid w:val="003D5FA5"/>
    <w:rsid w:val="003D6327"/>
    <w:rsid w:val="003D6396"/>
    <w:rsid w:val="003D6703"/>
    <w:rsid w:val="003D6704"/>
    <w:rsid w:val="003D67B5"/>
    <w:rsid w:val="003D692E"/>
    <w:rsid w:val="003D6A31"/>
    <w:rsid w:val="003D6E98"/>
    <w:rsid w:val="003D7026"/>
    <w:rsid w:val="003D703A"/>
    <w:rsid w:val="003D7238"/>
    <w:rsid w:val="003D73E5"/>
    <w:rsid w:val="003D7467"/>
    <w:rsid w:val="003D7B36"/>
    <w:rsid w:val="003D7BAC"/>
    <w:rsid w:val="003D7E53"/>
    <w:rsid w:val="003D7F89"/>
    <w:rsid w:val="003E0099"/>
    <w:rsid w:val="003E01ED"/>
    <w:rsid w:val="003E045B"/>
    <w:rsid w:val="003E063B"/>
    <w:rsid w:val="003E08CD"/>
    <w:rsid w:val="003E0A4B"/>
    <w:rsid w:val="003E0B82"/>
    <w:rsid w:val="003E0D04"/>
    <w:rsid w:val="003E0D70"/>
    <w:rsid w:val="003E12D5"/>
    <w:rsid w:val="003E12EA"/>
    <w:rsid w:val="003E13CF"/>
    <w:rsid w:val="003E15BA"/>
    <w:rsid w:val="003E170D"/>
    <w:rsid w:val="003E1CC3"/>
    <w:rsid w:val="003E1DE2"/>
    <w:rsid w:val="003E1E2A"/>
    <w:rsid w:val="003E1F9A"/>
    <w:rsid w:val="003E204B"/>
    <w:rsid w:val="003E219D"/>
    <w:rsid w:val="003E2374"/>
    <w:rsid w:val="003E27A1"/>
    <w:rsid w:val="003E2B5D"/>
    <w:rsid w:val="003E2C29"/>
    <w:rsid w:val="003E2C6E"/>
    <w:rsid w:val="003E2CD8"/>
    <w:rsid w:val="003E2F5D"/>
    <w:rsid w:val="003E3352"/>
    <w:rsid w:val="003E359D"/>
    <w:rsid w:val="003E3E0A"/>
    <w:rsid w:val="003E3E4D"/>
    <w:rsid w:val="003E3E8B"/>
    <w:rsid w:val="003E3F41"/>
    <w:rsid w:val="003E43B4"/>
    <w:rsid w:val="003E44E5"/>
    <w:rsid w:val="003E44F5"/>
    <w:rsid w:val="003E4849"/>
    <w:rsid w:val="003E4906"/>
    <w:rsid w:val="003E49CB"/>
    <w:rsid w:val="003E535D"/>
    <w:rsid w:val="003E53A1"/>
    <w:rsid w:val="003E53F7"/>
    <w:rsid w:val="003E54B2"/>
    <w:rsid w:val="003E56BB"/>
    <w:rsid w:val="003E570D"/>
    <w:rsid w:val="003E5B79"/>
    <w:rsid w:val="003E5BBC"/>
    <w:rsid w:val="003E5E7D"/>
    <w:rsid w:val="003E5FD6"/>
    <w:rsid w:val="003E60CD"/>
    <w:rsid w:val="003E6311"/>
    <w:rsid w:val="003E6650"/>
    <w:rsid w:val="003E665A"/>
    <w:rsid w:val="003E669F"/>
    <w:rsid w:val="003E696A"/>
    <w:rsid w:val="003E69C7"/>
    <w:rsid w:val="003E69F2"/>
    <w:rsid w:val="003E6F8B"/>
    <w:rsid w:val="003E720E"/>
    <w:rsid w:val="003E73AA"/>
    <w:rsid w:val="003E7450"/>
    <w:rsid w:val="003E783F"/>
    <w:rsid w:val="003E79AF"/>
    <w:rsid w:val="003E7A09"/>
    <w:rsid w:val="003E7C01"/>
    <w:rsid w:val="003E7CA8"/>
    <w:rsid w:val="003E7D46"/>
    <w:rsid w:val="003E7E82"/>
    <w:rsid w:val="003F0039"/>
    <w:rsid w:val="003F0174"/>
    <w:rsid w:val="003F0257"/>
    <w:rsid w:val="003F02C8"/>
    <w:rsid w:val="003F0302"/>
    <w:rsid w:val="003F0741"/>
    <w:rsid w:val="003F09CD"/>
    <w:rsid w:val="003F0A9C"/>
    <w:rsid w:val="003F0C64"/>
    <w:rsid w:val="003F0CA2"/>
    <w:rsid w:val="003F0E1F"/>
    <w:rsid w:val="003F1097"/>
    <w:rsid w:val="003F11D4"/>
    <w:rsid w:val="003F13D4"/>
    <w:rsid w:val="003F1645"/>
    <w:rsid w:val="003F1650"/>
    <w:rsid w:val="003F16DD"/>
    <w:rsid w:val="003F17C9"/>
    <w:rsid w:val="003F1876"/>
    <w:rsid w:val="003F1952"/>
    <w:rsid w:val="003F1BC0"/>
    <w:rsid w:val="003F1E04"/>
    <w:rsid w:val="003F1F30"/>
    <w:rsid w:val="003F2050"/>
    <w:rsid w:val="003F2579"/>
    <w:rsid w:val="003F2780"/>
    <w:rsid w:val="003F27D4"/>
    <w:rsid w:val="003F283F"/>
    <w:rsid w:val="003F2ADB"/>
    <w:rsid w:val="003F3067"/>
    <w:rsid w:val="003F3069"/>
    <w:rsid w:val="003F326D"/>
    <w:rsid w:val="003F3573"/>
    <w:rsid w:val="003F38E6"/>
    <w:rsid w:val="003F3A30"/>
    <w:rsid w:val="003F3B01"/>
    <w:rsid w:val="003F3BBF"/>
    <w:rsid w:val="003F3DEF"/>
    <w:rsid w:val="003F3EF6"/>
    <w:rsid w:val="003F3FDA"/>
    <w:rsid w:val="003F407D"/>
    <w:rsid w:val="003F41B1"/>
    <w:rsid w:val="003F4384"/>
    <w:rsid w:val="003F444D"/>
    <w:rsid w:val="003F44A9"/>
    <w:rsid w:val="003F47AC"/>
    <w:rsid w:val="003F47F0"/>
    <w:rsid w:val="003F4B3A"/>
    <w:rsid w:val="003F4FA9"/>
    <w:rsid w:val="003F51BB"/>
    <w:rsid w:val="003F536E"/>
    <w:rsid w:val="003F5410"/>
    <w:rsid w:val="003F5486"/>
    <w:rsid w:val="003F560E"/>
    <w:rsid w:val="003F5796"/>
    <w:rsid w:val="003F57AB"/>
    <w:rsid w:val="003F5B7D"/>
    <w:rsid w:val="003F5C06"/>
    <w:rsid w:val="003F5E13"/>
    <w:rsid w:val="003F6359"/>
    <w:rsid w:val="003F66BA"/>
    <w:rsid w:val="003F678B"/>
    <w:rsid w:val="003F6AFA"/>
    <w:rsid w:val="003F6B56"/>
    <w:rsid w:val="003F6EA9"/>
    <w:rsid w:val="003F7094"/>
    <w:rsid w:val="003F7148"/>
    <w:rsid w:val="003F747C"/>
    <w:rsid w:val="003F7605"/>
    <w:rsid w:val="003F77FF"/>
    <w:rsid w:val="003F78E2"/>
    <w:rsid w:val="003F7B03"/>
    <w:rsid w:val="003F7C61"/>
    <w:rsid w:val="003F7DC3"/>
    <w:rsid w:val="004004D3"/>
    <w:rsid w:val="0040086F"/>
    <w:rsid w:val="00400883"/>
    <w:rsid w:val="0040089D"/>
    <w:rsid w:val="0040091C"/>
    <w:rsid w:val="0040094F"/>
    <w:rsid w:val="004009C0"/>
    <w:rsid w:val="00400BD7"/>
    <w:rsid w:val="00401191"/>
    <w:rsid w:val="004013CC"/>
    <w:rsid w:val="004014D1"/>
    <w:rsid w:val="004014E7"/>
    <w:rsid w:val="004016EA"/>
    <w:rsid w:val="00401B81"/>
    <w:rsid w:val="00401BFF"/>
    <w:rsid w:val="00401E3F"/>
    <w:rsid w:val="00401F1A"/>
    <w:rsid w:val="0040203E"/>
    <w:rsid w:val="00402195"/>
    <w:rsid w:val="00402483"/>
    <w:rsid w:val="00402727"/>
    <w:rsid w:val="0040281B"/>
    <w:rsid w:val="00402855"/>
    <w:rsid w:val="00402A5B"/>
    <w:rsid w:val="00402B7E"/>
    <w:rsid w:val="00403179"/>
    <w:rsid w:val="00403340"/>
    <w:rsid w:val="0040338B"/>
    <w:rsid w:val="0040373E"/>
    <w:rsid w:val="0040398E"/>
    <w:rsid w:val="00403E26"/>
    <w:rsid w:val="004040FB"/>
    <w:rsid w:val="004042F1"/>
    <w:rsid w:val="004043B2"/>
    <w:rsid w:val="0040451E"/>
    <w:rsid w:val="00404811"/>
    <w:rsid w:val="00404817"/>
    <w:rsid w:val="00404ACE"/>
    <w:rsid w:val="00404B50"/>
    <w:rsid w:val="00404B6C"/>
    <w:rsid w:val="00404C5A"/>
    <w:rsid w:val="00404DB7"/>
    <w:rsid w:val="004057C2"/>
    <w:rsid w:val="004058A6"/>
    <w:rsid w:val="004058F5"/>
    <w:rsid w:val="004059C3"/>
    <w:rsid w:val="00405A22"/>
    <w:rsid w:val="00405CB5"/>
    <w:rsid w:val="00405D34"/>
    <w:rsid w:val="00406006"/>
    <w:rsid w:val="00406019"/>
    <w:rsid w:val="00406107"/>
    <w:rsid w:val="004062C7"/>
    <w:rsid w:val="00406383"/>
    <w:rsid w:val="00406510"/>
    <w:rsid w:val="0040668D"/>
    <w:rsid w:val="00406FF7"/>
    <w:rsid w:val="004070BA"/>
    <w:rsid w:val="0040718E"/>
    <w:rsid w:val="0040729F"/>
    <w:rsid w:val="00407342"/>
    <w:rsid w:val="0040742B"/>
    <w:rsid w:val="00407532"/>
    <w:rsid w:val="0040783B"/>
    <w:rsid w:val="00407AE3"/>
    <w:rsid w:val="0041011F"/>
    <w:rsid w:val="00410449"/>
    <w:rsid w:val="0041057D"/>
    <w:rsid w:val="004105D4"/>
    <w:rsid w:val="00410875"/>
    <w:rsid w:val="00410A60"/>
    <w:rsid w:val="00410E0F"/>
    <w:rsid w:val="00411100"/>
    <w:rsid w:val="00411724"/>
    <w:rsid w:val="00411B82"/>
    <w:rsid w:val="004124E3"/>
    <w:rsid w:val="004124EB"/>
    <w:rsid w:val="00412580"/>
    <w:rsid w:val="004125D1"/>
    <w:rsid w:val="0041261A"/>
    <w:rsid w:val="00412809"/>
    <w:rsid w:val="00412877"/>
    <w:rsid w:val="00412C04"/>
    <w:rsid w:val="00412F28"/>
    <w:rsid w:val="00413119"/>
    <w:rsid w:val="00413323"/>
    <w:rsid w:val="004133EE"/>
    <w:rsid w:val="00413416"/>
    <w:rsid w:val="00413754"/>
    <w:rsid w:val="00413A0D"/>
    <w:rsid w:val="00413F2B"/>
    <w:rsid w:val="00414004"/>
    <w:rsid w:val="004141BA"/>
    <w:rsid w:val="00414234"/>
    <w:rsid w:val="00414FAC"/>
    <w:rsid w:val="00414FC9"/>
    <w:rsid w:val="00415086"/>
    <w:rsid w:val="00415194"/>
    <w:rsid w:val="00415233"/>
    <w:rsid w:val="004153AF"/>
    <w:rsid w:val="004154D0"/>
    <w:rsid w:val="004158D1"/>
    <w:rsid w:val="00415C54"/>
    <w:rsid w:val="00415FDB"/>
    <w:rsid w:val="004162BA"/>
    <w:rsid w:val="004162C3"/>
    <w:rsid w:val="00416473"/>
    <w:rsid w:val="004164CD"/>
    <w:rsid w:val="00416551"/>
    <w:rsid w:val="0041679D"/>
    <w:rsid w:val="00416CDA"/>
    <w:rsid w:val="00417295"/>
    <w:rsid w:val="00417586"/>
    <w:rsid w:val="00417DE0"/>
    <w:rsid w:val="0042000B"/>
    <w:rsid w:val="00420078"/>
    <w:rsid w:val="00420179"/>
    <w:rsid w:val="00420221"/>
    <w:rsid w:val="004206FE"/>
    <w:rsid w:val="004207D3"/>
    <w:rsid w:val="00420A4E"/>
    <w:rsid w:val="00420DCF"/>
    <w:rsid w:val="0042112F"/>
    <w:rsid w:val="0042113E"/>
    <w:rsid w:val="00421262"/>
    <w:rsid w:val="0042142A"/>
    <w:rsid w:val="004214B1"/>
    <w:rsid w:val="0042168A"/>
    <w:rsid w:val="004217A2"/>
    <w:rsid w:val="00421804"/>
    <w:rsid w:val="0042180B"/>
    <w:rsid w:val="004219B4"/>
    <w:rsid w:val="00421A94"/>
    <w:rsid w:val="00421CD5"/>
    <w:rsid w:val="00421D11"/>
    <w:rsid w:val="00421D8F"/>
    <w:rsid w:val="00421DDF"/>
    <w:rsid w:val="00421EAB"/>
    <w:rsid w:val="00421F85"/>
    <w:rsid w:val="00422130"/>
    <w:rsid w:val="00422165"/>
    <w:rsid w:val="0042228A"/>
    <w:rsid w:val="004224E5"/>
    <w:rsid w:val="004226C4"/>
    <w:rsid w:val="004230DB"/>
    <w:rsid w:val="004235D3"/>
    <w:rsid w:val="00423990"/>
    <w:rsid w:val="00423F76"/>
    <w:rsid w:val="00423F9F"/>
    <w:rsid w:val="00424267"/>
    <w:rsid w:val="004242E7"/>
    <w:rsid w:val="004244A0"/>
    <w:rsid w:val="004244F9"/>
    <w:rsid w:val="00424607"/>
    <w:rsid w:val="004249C7"/>
    <w:rsid w:val="004249E7"/>
    <w:rsid w:val="00424DCF"/>
    <w:rsid w:val="004251DF"/>
    <w:rsid w:val="00425379"/>
    <w:rsid w:val="00425456"/>
    <w:rsid w:val="0042581D"/>
    <w:rsid w:val="004258FC"/>
    <w:rsid w:val="00425B46"/>
    <w:rsid w:val="00426064"/>
    <w:rsid w:val="00426310"/>
    <w:rsid w:val="004266E2"/>
    <w:rsid w:val="0042698D"/>
    <w:rsid w:val="00426A99"/>
    <w:rsid w:val="00426C42"/>
    <w:rsid w:val="00426D96"/>
    <w:rsid w:val="00426F03"/>
    <w:rsid w:val="00426F7E"/>
    <w:rsid w:val="004272B1"/>
    <w:rsid w:val="004279F9"/>
    <w:rsid w:val="00427A1D"/>
    <w:rsid w:val="00427AEB"/>
    <w:rsid w:val="00427BF3"/>
    <w:rsid w:val="00427C0D"/>
    <w:rsid w:val="00427D17"/>
    <w:rsid w:val="00427EC6"/>
    <w:rsid w:val="00430256"/>
    <w:rsid w:val="00430651"/>
    <w:rsid w:val="00430B56"/>
    <w:rsid w:val="00430D06"/>
    <w:rsid w:val="00430D15"/>
    <w:rsid w:val="004312A4"/>
    <w:rsid w:val="00431437"/>
    <w:rsid w:val="00431566"/>
    <w:rsid w:val="00431AEE"/>
    <w:rsid w:val="00431D09"/>
    <w:rsid w:val="0043244E"/>
    <w:rsid w:val="004325BF"/>
    <w:rsid w:val="0043260C"/>
    <w:rsid w:val="004327FD"/>
    <w:rsid w:val="00432FF7"/>
    <w:rsid w:val="004331CD"/>
    <w:rsid w:val="004333CC"/>
    <w:rsid w:val="0043360A"/>
    <w:rsid w:val="004337AD"/>
    <w:rsid w:val="0043387E"/>
    <w:rsid w:val="00433966"/>
    <w:rsid w:val="00433B3C"/>
    <w:rsid w:val="00433C58"/>
    <w:rsid w:val="00434141"/>
    <w:rsid w:val="0043420A"/>
    <w:rsid w:val="004342FF"/>
    <w:rsid w:val="00434540"/>
    <w:rsid w:val="0043479C"/>
    <w:rsid w:val="00434BEF"/>
    <w:rsid w:val="00434C41"/>
    <w:rsid w:val="00434CDB"/>
    <w:rsid w:val="00434E8A"/>
    <w:rsid w:val="00434F14"/>
    <w:rsid w:val="004352FA"/>
    <w:rsid w:val="004353F1"/>
    <w:rsid w:val="004354B9"/>
    <w:rsid w:val="004354E4"/>
    <w:rsid w:val="004354FA"/>
    <w:rsid w:val="00435570"/>
    <w:rsid w:val="0043557C"/>
    <w:rsid w:val="004358D9"/>
    <w:rsid w:val="00435A08"/>
    <w:rsid w:val="00435ADF"/>
    <w:rsid w:val="00436053"/>
    <w:rsid w:val="00436650"/>
    <w:rsid w:val="004368EA"/>
    <w:rsid w:val="004369CD"/>
    <w:rsid w:val="00436A13"/>
    <w:rsid w:val="00436D74"/>
    <w:rsid w:val="00437154"/>
    <w:rsid w:val="00437296"/>
    <w:rsid w:val="00437414"/>
    <w:rsid w:val="004375DC"/>
    <w:rsid w:val="004376C4"/>
    <w:rsid w:val="004376CE"/>
    <w:rsid w:val="00437839"/>
    <w:rsid w:val="00437A8E"/>
    <w:rsid w:val="00437B3A"/>
    <w:rsid w:val="00437CE2"/>
    <w:rsid w:val="00437DD6"/>
    <w:rsid w:val="00437F14"/>
    <w:rsid w:val="0044023C"/>
    <w:rsid w:val="0044031E"/>
    <w:rsid w:val="004403B5"/>
    <w:rsid w:val="0044087C"/>
    <w:rsid w:val="004409DA"/>
    <w:rsid w:val="00440EE7"/>
    <w:rsid w:val="00440FFA"/>
    <w:rsid w:val="004410AB"/>
    <w:rsid w:val="004413C5"/>
    <w:rsid w:val="00441576"/>
    <w:rsid w:val="004415D6"/>
    <w:rsid w:val="004419E5"/>
    <w:rsid w:val="00441BBB"/>
    <w:rsid w:val="00441C58"/>
    <w:rsid w:val="0044204F"/>
    <w:rsid w:val="0044230B"/>
    <w:rsid w:val="00442491"/>
    <w:rsid w:val="00442499"/>
    <w:rsid w:val="0044253F"/>
    <w:rsid w:val="0044292C"/>
    <w:rsid w:val="00442CB7"/>
    <w:rsid w:val="00442EE2"/>
    <w:rsid w:val="004431A1"/>
    <w:rsid w:val="0044322F"/>
    <w:rsid w:val="0044365A"/>
    <w:rsid w:val="004439CD"/>
    <w:rsid w:val="00443A43"/>
    <w:rsid w:val="00443EE5"/>
    <w:rsid w:val="00444334"/>
    <w:rsid w:val="0044462F"/>
    <w:rsid w:val="0044471D"/>
    <w:rsid w:val="0044474A"/>
    <w:rsid w:val="00444A3A"/>
    <w:rsid w:val="00444EDA"/>
    <w:rsid w:val="00444EE5"/>
    <w:rsid w:val="00444F8E"/>
    <w:rsid w:val="00445653"/>
    <w:rsid w:val="00445DBD"/>
    <w:rsid w:val="00446524"/>
    <w:rsid w:val="004466F8"/>
    <w:rsid w:val="004468B9"/>
    <w:rsid w:val="00446CF0"/>
    <w:rsid w:val="00447511"/>
    <w:rsid w:val="0044759E"/>
    <w:rsid w:val="00447B66"/>
    <w:rsid w:val="00447DCA"/>
    <w:rsid w:val="0045012A"/>
    <w:rsid w:val="004505BB"/>
    <w:rsid w:val="00450651"/>
    <w:rsid w:val="004508BF"/>
    <w:rsid w:val="00450BC3"/>
    <w:rsid w:val="00450ECB"/>
    <w:rsid w:val="00451263"/>
    <w:rsid w:val="00451276"/>
    <w:rsid w:val="0045143C"/>
    <w:rsid w:val="00451518"/>
    <w:rsid w:val="0045170E"/>
    <w:rsid w:val="00451D23"/>
    <w:rsid w:val="0045209E"/>
    <w:rsid w:val="004520D2"/>
    <w:rsid w:val="00452511"/>
    <w:rsid w:val="004525BC"/>
    <w:rsid w:val="00452994"/>
    <w:rsid w:val="00452A23"/>
    <w:rsid w:val="00452A45"/>
    <w:rsid w:val="00452AA8"/>
    <w:rsid w:val="00452C75"/>
    <w:rsid w:val="00452CC8"/>
    <w:rsid w:val="00452E70"/>
    <w:rsid w:val="00452F13"/>
    <w:rsid w:val="00452F45"/>
    <w:rsid w:val="00453875"/>
    <w:rsid w:val="00453B52"/>
    <w:rsid w:val="00453E5D"/>
    <w:rsid w:val="00453F9F"/>
    <w:rsid w:val="0045403F"/>
    <w:rsid w:val="004542B6"/>
    <w:rsid w:val="004542D8"/>
    <w:rsid w:val="0045448F"/>
    <w:rsid w:val="004547F5"/>
    <w:rsid w:val="00454A61"/>
    <w:rsid w:val="00454B31"/>
    <w:rsid w:val="00454B72"/>
    <w:rsid w:val="0045516A"/>
    <w:rsid w:val="0045531D"/>
    <w:rsid w:val="004553EB"/>
    <w:rsid w:val="004557CA"/>
    <w:rsid w:val="004559A0"/>
    <w:rsid w:val="00455AE7"/>
    <w:rsid w:val="00455C9D"/>
    <w:rsid w:val="00455CB1"/>
    <w:rsid w:val="0045601B"/>
    <w:rsid w:val="0045643F"/>
    <w:rsid w:val="004565AF"/>
    <w:rsid w:val="00456624"/>
    <w:rsid w:val="00456B2A"/>
    <w:rsid w:val="00457046"/>
    <w:rsid w:val="004570E8"/>
    <w:rsid w:val="004574A1"/>
    <w:rsid w:val="0045755E"/>
    <w:rsid w:val="00457589"/>
    <w:rsid w:val="00457946"/>
    <w:rsid w:val="00457991"/>
    <w:rsid w:val="00457FC6"/>
    <w:rsid w:val="00460040"/>
    <w:rsid w:val="004600D1"/>
    <w:rsid w:val="00460476"/>
    <w:rsid w:val="00460534"/>
    <w:rsid w:val="00460586"/>
    <w:rsid w:val="00460826"/>
    <w:rsid w:val="00460B12"/>
    <w:rsid w:val="00460BD7"/>
    <w:rsid w:val="00460ED8"/>
    <w:rsid w:val="0046106E"/>
    <w:rsid w:val="004613A9"/>
    <w:rsid w:val="00461548"/>
    <w:rsid w:val="0046170D"/>
    <w:rsid w:val="00461E14"/>
    <w:rsid w:val="00461EE3"/>
    <w:rsid w:val="0046211D"/>
    <w:rsid w:val="00462423"/>
    <w:rsid w:val="004625B0"/>
    <w:rsid w:val="004626E4"/>
    <w:rsid w:val="00462A25"/>
    <w:rsid w:val="00462BB9"/>
    <w:rsid w:val="00462DA6"/>
    <w:rsid w:val="004630BD"/>
    <w:rsid w:val="004631EE"/>
    <w:rsid w:val="004632E0"/>
    <w:rsid w:val="0046339D"/>
    <w:rsid w:val="00463401"/>
    <w:rsid w:val="00463532"/>
    <w:rsid w:val="00463552"/>
    <w:rsid w:val="0046380C"/>
    <w:rsid w:val="004638B5"/>
    <w:rsid w:val="004639E9"/>
    <w:rsid w:val="00463B95"/>
    <w:rsid w:val="00463EB9"/>
    <w:rsid w:val="0046430D"/>
    <w:rsid w:val="004647B6"/>
    <w:rsid w:val="004647F0"/>
    <w:rsid w:val="00464CDB"/>
    <w:rsid w:val="00464E22"/>
    <w:rsid w:val="00464F7A"/>
    <w:rsid w:val="004651EB"/>
    <w:rsid w:val="004654C4"/>
    <w:rsid w:val="004655BF"/>
    <w:rsid w:val="0046585D"/>
    <w:rsid w:val="00465864"/>
    <w:rsid w:val="004658CA"/>
    <w:rsid w:val="004658F4"/>
    <w:rsid w:val="00465A05"/>
    <w:rsid w:val="00465D15"/>
    <w:rsid w:val="00465DE0"/>
    <w:rsid w:val="0046608C"/>
    <w:rsid w:val="00466140"/>
    <w:rsid w:val="00466413"/>
    <w:rsid w:val="004665C9"/>
    <w:rsid w:val="00466C30"/>
    <w:rsid w:val="00466CAA"/>
    <w:rsid w:val="00466D67"/>
    <w:rsid w:val="00466F54"/>
    <w:rsid w:val="00467106"/>
    <w:rsid w:val="004671A1"/>
    <w:rsid w:val="004676E4"/>
    <w:rsid w:val="00467958"/>
    <w:rsid w:val="00467ABA"/>
    <w:rsid w:val="00467AEA"/>
    <w:rsid w:val="00467D67"/>
    <w:rsid w:val="00467D68"/>
    <w:rsid w:val="00467E02"/>
    <w:rsid w:val="00470171"/>
    <w:rsid w:val="00470196"/>
    <w:rsid w:val="0047051E"/>
    <w:rsid w:val="0047054D"/>
    <w:rsid w:val="004706C1"/>
    <w:rsid w:val="004706DB"/>
    <w:rsid w:val="004708B7"/>
    <w:rsid w:val="004709CC"/>
    <w:rsid w:val="00470B24"/>
    <w:rsid w:val="00470C5C"/>
    <w:rsid w:val="00470D64"/>
    <w:rsid w:val="00470F84"/>
    <w:rsid w:val="00471191"/>
    <w:rsid w:val="00471235"/>
    <w:rsid w:val="004712AB"/>
    <w:rsid w:val="004712CD"/>
    <w:rsid w:val="0047134C"/>
    <w:rsid w:val="0047139B"/>
    <w:rsid w:val="00471810"/>
    <w:rsid w:val="00471A6B"/>
    <w:rsid w:val="00471B7D"/>
    <w:rsid w:val="00471E7F"/>
    <w:rsid w:val="00472180"/>
    <w:rsid w:val="00472460"/>
    <w:rsid w:val="004725C8"/>
    <w:rsid w:val="00472650"/>
    <w:rsid w:val="004727D5"/>
    <w:rsid w:val="00472983"/>
    <w:rsid w:val="00472A65"/>
    <w:rsid w:val="00472CEF"/>
    <w:rsid w:val="00472F11"/>
    <w:rsid w:val="0047326E"/>
    <w:rsid w:val="0047328B"/>
    <w:rsid w:val="004733A5"/>
    <w:rsid w:val="004736C9"/>
    <w:rsid w:val="004737D4"/>
    <w:rsid w:val="0047397E"/>
    <w:rsid w:val="00473A76"/>
    <w:rsid w:val="00473A9C"/>
    <w:rsid w:val="00473B69"/>
    <w:rsid w:val="00473BEA"/>
    <w:rsid w:val="00473CF0"/>
    <w:rsid w:val="00474142"/>
    <w:rsid w:val="00474478"/>
    <w:rsid w:val="004744E6"/>
    <w:rsid w:val="00474C1F"/>
    <w:rsid w:val="0047507C"/>
    <w:rsid w:val="00475133"/>
    <w:rsid w:val="0047518F"/>
    <w:rsid w:val="00475470"/>
    <w:rsid w:val="004754B4"/>
    <w:rsid w:val="004758B5"/>
    <w:rsid w:val="00475992"/>
    <w:rsid w:val="00475CDE"/>
    <w:rsid w:val="00475E66"/>
    <w:rsid w:val="00476045"/>
    <w:rsid w:val="0047681D"/>
    <w:rsid w:val="00476914"/>
    <w:rsid w:val="00476B29"/>
    <w:rsid w:val="00476C1B"/>
    <w:rsid w:val="00476F59"/>
    <w:rsid w:val="00476FF3"/>
    <w:rsid w:val="004771E5"/>
    <w:rsid w:val="00477523"/>
    <w:rsid w:val="004775C7"/>
    <w:rsid w:val="004775DD"/>
    <w:rsid w:val="00477934"/>
    <w:rsid w:val="00477AA8"/>
    <w:rsid w:val="00477DB5"/>
    <w:rsid w:val="00477F2C"/>
    <w:rsid w:val="0048025D"/>
    <w:rsid w:val="00480534"/>
    <w:rsid w:val="004807AF"/>
    <w:rsid w:val="00480AED"/>
    <w:rsid w:val="00480FAF"/>
    <w:rsid w:val="0048119F"/>
    <w:rsid w:val="004814B7"/>
    <w:rsid w:val="004816A1"/>
    <w:rsid w:val="004817C4"/>
    <w:rsid w:val="00481817"/>
    <w:rsid w:val="0048197A"/>
    <w:rsid w:val="00481A11"/>
    <w:rsid w:val="00481A89"/>
    <w:rsid w:val="00481B25"/>
    <w:rsid w:val="00481BAD"/>
    <w:rsid w:val="00481D0D"/>
    <w:rsid w:val="00481E73"/>
    <w:rsid w:val="00481ED9"/>
    <w:rsid w:val="00482174"/>
    <w:rsid w:val="00482180"/>
    <w:rsid w:val="00482644"/>
    <w:rsid w:val="00482745"/>
    <w:rsid w:val="00482780"/>
    <w:rsid w:val="00482957"/>
    <w:rsid w:val="00482D4F"/>
    <w:rsid w:val="00483097"/>
    <w:rsid w:val="00483724"/>
    <w:rsid w:val="00483A76"/>
    <w:rsid w:val="00483AE1"/>
    <w:rsid w:val="00483B07"/>
    <w:rsid w:val="00483F51"/>
    <w:rsid w:val="004842AF"/>
    <w:rsid w:val="004848C9"/>
    <w:rsid w:val="00484BE4"/>
    <w:rsid w:val="00484C50"/>
    <w:rsid w:val="00484ED6"/>
    <w:rsid w:val="00484F24"/>
    <w:rsid w:val="004852DA"/>
    <w:rsid w:val="004856FB"/>
    <w:rsid w:val="004858A1"/>
    <w:rsid w:val="00485C62"/>
    <w:rsid w:val="00485DFC"/>
    <w:rsid w:val="00486619"/>
    <w:rsid w:val="004867C3"/>
    <w:rsid w:val="004867FC"/>
    <w:rsid w:val="0048686D"/>
    <w:rsid w:val="00486E14"/>
    <w:rsid w:val="00486EBE"/>
    <w:rsid w:val="00486EE8"/>
    <w:rsid w:val="00487223"/>
    <w:rsid w:val="004872F9"/>
    <w:rsid w:val="004875B5"/>
    <w:rsid w:val="0048762B"/>
    <w:rsid w:val="00487A79"/>
    <w:rsid w:val="00487C47"/>
    <w:rsid w:val="00487D35"/>
    <w:rsid w:val="00487E35"/>
    <w:rsid w:val="00487EBB"/>
    <w:rsid w:val="00487F64"/>
    <w:rsid w:val="00487FC5"/>
    <w:rsid w:val="004901D6"/>
    <w:rsid w:val="004906B9"/>
    <w:rsid w:val="00490772"/>
    <w:rsid w:val="0049091C"/>
    <w:rsid w:val="00490B05"/>
    <w:rsid w:val="00490BD9"/>
    <w:rsid w:val="00490ECE"/>
    <w:rsid w:val="00491591"/>
    <w:rsid w:val="004918DA"/>
    <w:rsid w:val="00491AED"/>
    <w:rsid w:val="00491BC7"/>
    <w:rsid w:val="00491F35"/>
    <w:rsid w:val="0049228B"/>
    <w:rsid w:val="004924FC"/>
    <w:rsid w:val="004925C2"/>
    <w:rsid w:val="00492725"/>
    <w:rsid w:val="00492E11"/>
    <w:rsid w:val="004930A5"/>
    <w:rsid w:val="00493152"/>
    <w:rsid w:val="00493277"/>
    <w:rsid w:val="00493874"/>
    <w:rsid w:val="00493D82"/>
    <w:rsid w:val="00493FEC"/>
    <w:rsid w:val="00494060"/>
    <w:rsid w:val="0049407F"/>
    <w:rsid w:val="004942FF"/>
    <w:rsid w:val="00494753"/>
    <w:rsid w:val="00494AF2"/>
    <w:rsid w:val="00494B0B"/>
    <w:rsid w:val="00495006"/>
    <w:rsid w:val="004950A2"/>
    <w:rsid w:val="0049517C"/>
    <w:rsid w:val="0049522F"/>
    <w:rsid w:val="004954DE"/>
    <w:rsid w:val="004956F9"/>
    <w:rsid w:val="00495C85"/>
    <w:rsid w:val="00495CA8"/>
    <w:rsid w:val="0049621C"/>
    <w:rsid w:val="0049648C"/>
    <w:rsid w:val="004965F2"/>
    <w:rsid w:val="00496D27"/>
    <w:rsid w:val="00496D5E"/>
    <w:rsid w:val="00497439"/>
    <w:rsid w:val="004974C3"/>
    <w:rsid w:val="004976A9"/>
    <w:rsid w:val="0049770A"/>
    <w:rsid w:val="00497888"/>
    <w:rsid w:val="004979B5"/>
    <w:rsid w:val="00497A17"/>
    <w:rsid w:val="00497C26"/>
    <w:rsid w:val="00497DB1"/>
    <w:rsid w:val="004A0129"/>
    <w:rsid w:val="004A0267"/>
    <w:rsid w:val="004A02A7"/>
    <w:rsid w:val="004A039C"/>
    <w:rsid w:val="004A0477"/>
    <w:rsid w:val="004A0D62"/>
    <w:rsid w:val="004A0E54"/>
    <w:rsid w:val="004A139B"/>
    <w:rsid w:val="004A1490"/>
    <w:rsid w:val="004A1602"/>
    <w:rsid w:val="004A1A18"/>
    <w:rsid w:val="004A1A61"/>
    <w:rsid w:val="004A1B40"/>
    <w:rsid w:val="004A1BE6"/>
    <w:rsid w:val="004A1D82"/>
    <w:rsid w:val="004A1F74"/>
    <w:rsid w:val="004A2149"/>
    <w:rsid w:val="004A21E6"/>
    <w:rsid w:val="004A22E5"/>
    <w:rsid w:val="004A2304"/>
    <w:rsid w:val="004A240A"/>
    <w:rsid w:val="004A244E"/>
    <w:rsid w:val="004A24C5"/>
    <w:rsid w:val="004A289F"/>
    <w:rsid w:val="004A28EB"/>
    <w:rsid w:val="004A2B64"/>
    <w:rsid w:val="004A2F4B"/>
    <w:rsid w:val="004A31D1"/>
    <w:rsid w:val="004A3237"/>
    <w:rsid w:val="004A3330"/>
    <w:rsid w:val="004A3772"/>
    <w:rsid w:val="004A3B2E"/>
    <w:rsid w:val="004A3EEC"/>
    <w:rsid w:val="004A413C"/>
    <w:rsid w:val="004A460E"/>
    <w:rsid w:val="004A4640"/>
    <w:rsid w:val="004A4654"/>
    <w:rsid w:val="004A46E7"/>
    <w:rsid w:val="004A4788"/>
    <w:rsid w:val="004A4B61"/>
    <w:rsid w:val="004A4CCC"/>
    <w:rsid w:val="004A504D"/>
    <w:rsid w:val="004A5242"/>
    <w:rsid w:val="004A52F8"/>
    <w:rsid w:val="004A53DD"/>
    <w:rsid w:val="004A55F0"/>
    <w:rsid w:val="004A5C24"/>
    <w:rsid w:val="004A5CEA"/>
    <w:rsid w:val="004A5FAC"/>
    <w:rsid w:val="004A6677"/>
    <w:rsid w:val="004A6703"/>
    <w:rsid w:val="004A6782"/>
    <w:rsid w:val="004A67AA"/>
    <w:rsid w:val="004A6922"/>
    <w:rsid w:val="004A6AA6"/>
    <w:rsid w:val="004A6B4A"/>
    <w:rsid w:val="004A6E00"/>
    <w:rsid w:val="004A7020"/>
    <w:rsid w:val="004A70E2"/>
    <w:rsid w:val="004A79E6"/>
    <w:rsid w:val="004A7A81"/>
    <w:rsid w:val="004A7C58"/>
    <w:rsid w:val="004B0797"/>
    <w:rsid w:val="004B0814"/>
    <w:rsid w:val="004B0C6A"/>
    <w:rsid w:val="004B0CBD"/>
    <w:rsid w:val="004B110C"/>
    <w:rsid w:val="004B134F"/>
    <w:rsid w:val="004B1407"/>
    <w:rsid w:val="004B1858"/>
    <w:rsid w:val="004B18ED"/>
    <w:rsid w:val="004B19EB"/>
    <w:rsid w:val="004B1C20"/>
    <w:rsid w:val="004B2AB0"/>
    <w:rsid w:val="004B2E63"/>
    <w:rsid w:val="004B33F7"/>
    <w:rsid w:val="004B340D"/>
    <w:rsid w:val="004B3518"/>
    <w:rsid w:val="004B3564"/>
    <w:rsid w:val="004B36C9"/>
    <w:rsid w:val="004B3756"/>
    <w:rsid w:val="004B4305"/>
    <w:rsid w:val="004B43A6"/>
    <w:rsid w:val="004B43AD"/>
    <w:rsid w:val="004B4545"/>
    <w:rsid w:val="004B473A"/>
    <w:rsid w:val="004B49C0"/>
    <w:rsid w:val="004B4BCD"/>
    <w:rsid w:val="004B50AE"/>
    <w:rsid w:val="004B56B3"/>
    <w:rsid w:val="004B583E"/>
    <w:rsid w:val="004B5873"/>
    <w:rsid w:val="004B58E6"/>
    <w:rsid w:val="004B59A0"/>
    <w:rsid w:val="004B5D50"/>
    <w:rsid w:val="004B5E1E"/>
    <w:rsid w:val="004B5ED0"/>
    <w:rsid w:val="004B6062"/>
    <w:rsid w:val="004B62DB"/>
    <w:rsid w:val="004B661A"/>
    <w:rsid w:val="004B6A61"/>
    <w:rsid w:val="004B6C94"/>
    <w:rsid w:val="004B6FB1"/>
    <w:rsid w:val="004B71B5"/>
    <w:rsid w:val="004B7553"/>
    <w:rsid w:val="004B7582"/>
    <w:rsid w:val="004B7603"/>
    <w:rsid w:val="004B7613"/>
    <w:rsid w:val="004B7872"/>
    <w:rsid w:val="004B79B4"/>
    <w:rsid w:val="004B7CD3"/>
    <w:rsid w:val="004B7CF4"/>
    <w:rsid w:val="004B7FDC"/>
    <w:rsid w:val="004C00CD"/>
    <w:rsid w:val="004C0149"/>
    <w:rsid w:val="004C025E"/>
    <w:rsid w:val="004C0581"/>
    <w:rsid w:val="004C07F1"/>
    <w:rsid w:val="004C0C0A"/>
    <w:rsid w:val="004C0CD0"/>
    <w:rsid w:val="004C0E2B"/>
    <w:rsid w:val="004C0FD8"/>
    <w:rsid w:val="004C109A"/>
    <w:rsid w:val="004C10A4"/>
    <w:rsid w:val="004C1234"/>
    <w:rsid w:val="004C1289"/>
    <w:rsid w:val="004C1330"/>
    <w:rsid w:val="004C16DB"/>
    <w:rsid w:val="004C1849"/>
    <w:rsid w:val="004C18D0"/>
    <w:rsid w:val="004C1998"/>
    <w:rsid w:val="004C19F3"/>
    <w:rsid w:val="004C1AF5"/>
    <w:rsid w:val="004C21E2"/>
    <w:rsid w:val="004C27B3"/>
    <w:rsid w:val="004C282B"/>
    <w:rsid w:val="004C2871"/>
    <w:rsid w:val="004C2994"/>
    <w:rsid w:val="004C29C1"/>
    <w:rsid w:val="004C2A25"/>
    <w:rsid w:val="004C2B0E"/>
    <w:rsid w:val="004C2B37"/>
    <w:rsid w:val="004C2BBF"/>
    <w:rsid w:val="004C2C61"/>
    <w:rsid w:val="004C326C"/>
    <w:rsid w:val="004C3286"/>
    <w:rsid w:val="004C349E"/>
    <w:rsid w:val="004C34C6"/>
    <w:rsid w:val="004C35E7"/>
    <w:rsid w:val="004C36FE"/>
    <w:rsid w:val="004C37A5"/>
    <w:rsid w:val="004C380C"/>
    <w:rsid w:val="004C3C55"/>
    <w:rsid w:val="004C3D19"/>
    <w:rsid w:val="004C3FD0"/>
    <w:rsid w:val="004C4047"/>
    <w:rsid w:val="004C4083"/>
    <w:rsid w:val="004C40B4"/>
    <w:rsid w:val="004C42D0"/>
    <w:rsid w:val="004C442D"/>
    <w:rsid w:val="004C48B7"/>
    <w:rsid w:val="004C4B18"/>
    <w:rsid w:val="004C4B84"/>
    <w:rsid w:val="004C4EAA"/>
    <w:rsid w:val="004C5449"/>
    <w:rsid w:val="004C54C8"/>
    <w:rsid w:val="004C5595"/>
    <w:rsid w:val="004C58A6"/>
    <w:rsid w:val="004C58B7"/>
    <w:rsid w:val="004C5C4B"/>
    <w:rsid w:val="004C63CF"/>
    <w:rsid w:val="004C6844"/>
    <w:rsid w:val="004C6BE5"/>
    <w:rsid w:val="004C7025"/>
    <w:rsid w:val="004C7095"/>
    <w:rsid w:val="004C70B1"/>
    <w:rsid w:val="004C73F5"/>
    <w:rsid w:val="004C74AB"/>
    <w:rsid w:val="004C74CA"/>
    <w:rsid w:val="004C77A4"/>
    <w:rsid w:val="004C7953"/>
    <w:rsid w:val="004C7D5C"/>
    <w:rsid w:val="004C7F29"/>
    <w:rsid w:val="004C7F31"/>
    <w:rsid w:val="004D02A4"/>
    <w:rsid w:val="004D03AE"/>
    <w:rsid w:val="004D04E2"/>
    <w:rsid w:val="004D053D"/>
    <w:rsid w:val="004D05C0"/>
    <w:rsid w:val="004D07A7"/>
    <w:rsid w:val="004D0987"/>
    <w:rsid w:val="004D0B18"/>
    <w:rsid w:val="004D0D4E"/>
    <w:rsid w:val="004D0E0F"/>
    <w:rsid w:val="004D0EBA"/>
    <w:rsid w:val="004D0F57"/>
    <w:rsid w:val="004D0F92"/>
    <w:rsid w:val="004D1042"/>
    <w:rsid w:val="004D1067"/>
    <w:rsid w:val="004D11E0"/>
    <w:rsid w:val="004D139B"/>
    <w:rsid w:val="004D1EB3"/>
    <w:rsid w:val="004D215C"/>
    <w:rsid w:val="004D2165"/>
    <w:rsid w:val="004D21AE"/>
    <w:rsid w:val="004D259A"/>
    <w:rsid w:val="004D2746"/>
    <w:rsid w:val="004D288D"/>
    <w:rsid w:val="004D2962"/>
    <w:rsid w:val="004D29A1"/>
    <w:rsid w:val="004D2AE6"/>
    <w:rsid w:val="004D2BFF"/>
    <w:rsid w:val="004D2CEB"/>
    <w:rsid w:val="004D2FFD"/>
    <w:rsid w:val="004D3153"/>
    <w:rsid w:val="004D3354"/>
    <w:rsid w:val="004D33F7"/>
    <w:rsid w:val="004D341C"/>
    <w:rsid w:val="004D36FF"/>
    <w:rsid w:val="004D3725"/>
    <w:rsid w:val="004D3BD7"/>
    <w:rsid w:val="004D4422"/>
    <w:rsid w:val="004D4B73"/>
    <w:rsid w:val="004D4D85"/>
    <w:rsid w:val="004D4D87"/>
    <w:rsid w:val="004D4F34"/>
    <w:rsid w:val="004D52CB"/>
    <w:rsid w:val="004D52D0"/>
    <w:rsid w:val="004D5827"/>
    <w:rsid w:val="004D5917"/>
    <w:rsid w:val="004D5D0E"/>
    <w:rsid w:val="004D603F"/>
    <w:rsid w:val="004D60BC"/>
    <w:rsid w:val="004D6145"/>
    <w:rsid w:val="004D616C"/>
    <w:rsid w:val="004D6718"/>
    <w:rsid w:val="004D68F8"/>
    <w:rsid w:val="004D6C36"/>
    <w:rsid w:val="004D6D46"/>
    <w:rsid w:val="004D6DD8"/>
    <w:rsid w:val="004D6DDC"/>
    <w:rsid w:val="004D6F87"/>
    <w:rsid w:val="004D7597"/>
    <w:rsid w:val="004D767B"/>
    <w:rsid w:val="004D787A"/>
    <w:rsid w:val="004D79FA"/>
    <w:rsid w:val="004E00D4"/>
    <w:rsid w:val="004E05E5"/>
    <w:rsid w:val="004E0663"/>
    <w:rsid w:val="004E077B"/>
    <w:rsid w:val="004E0A04"/>
    <w:rsid w:val="004E0C3F"/>
    <w:rsid w:val="004E0E15"/>
    <w:rsid w:val="004E0EAD"/>
    <w:rsid w:val="004E11D8"/>
    <w:rsid w:val="004E1754"/>
    <w:rsid w:val="004E192D"/>
    <w:rsid w:val="004E197F"/>
    <w:rsid w:val="004E1E28"/>
    <w:rsid w:val="004E2003"/>
    <w:rsid w:val="004E200B"/>
    <w:rsid w:val="004E22BC"/>
    <w:rsid w:val="004E2350"/>
    <w:rsid w:val="004E2425"/>
    <w:rsid w:val="004E24A2"/>
    <w:rsid w:val="004E2684"/>
    <w:rsid w:val="004E2D8E"/>
    <w:rsid w:val="004E3123"/>
    <w:rsid w:val="004E3129"/>
    <w:rsid w:val="004E35D2"/>
    <w:rsid w:val="004E365D"/>
    <w:rsid w:val="004E3741"/>
    <w:rsid w:val="004E3854"/>
    <w:rsid w:val="004E387C"/>
    <w:rsid w:val="004E3919"/>
    <w:rsid w:val="004E3BDF"/>
    <w:rsid w:val="004E3E4C"/>
    <w:rsid w:val="004E3E8A"/>
    <w:rsid w:val="004E3F71"/>
    <w:rsid w:val="004E3F82"/>
    <w:rsid w:val="004E4080"/>
    <w:rsid w:val="004E40A4"/>
    <w:rsid w:val="004E41E9"/>
    <w:rsid w:val="004E41F7"/>
    <w:rsid w:val="004E4208"/>
    <w:rsid w:val="004E427B"/>
    <w:rsid w:val="004E4433"/>
    <w:rsid w:val="004E44D2"/>
    <w:rsid w:val="004E48C7"/>
    <w:rsid w:val="004E4A9A"/>
    <w:rsid w:val="004E4B81"/>
    <w:rsid w:val="004E4EB0"/>
    <w:rsid w:val="004E4ED9"/>
    <w:rsid w:val="004E5051"/>
    <w:rsid w:val="004E53B3"/>
    <w:rsid w:val="004E53F2"/>
    <w:rsid w:val="004E5793"/>
    <w:rsid w:val="004E57C9"/>
    <w:rsid w:val="004E5A60"/>
    <w:rsid w:val="004E5CF3"/>
    <w:rsid w:val="004E5D03"/>
    <w:rsid w:val="004E5ED4"/>
    <w:rsid w:val="004E644D"/>
    <w:rsid w:val="004E6679"/>
    <w:rsid w:val="004E66EC"/>
    <w:rsid w:val="004E67D0"/>
    <w:rsid w:val="004E6E2B"/>
    <w:rsid w:val="004E7159"/>
    <w:rsid w:val="004E71AE"/>
    <w:rsid w:val="004E72AA"/>
    <w:rsid w:val="004E76C6"/>
    <w:rsid w:val="004E7EE5"/>
    <w:rsid w:val="004E7FEF"/>
    <w:rsid w:val="004F03BB"/>
    <w:rsid w:val="004F03C1"/>
    <w:rsid w:val="004F0475"/>
    <w:rsid w:val="004F062F"/>
    <w:rsid w:val="004F0726"/>
    <w:rsid w:val="004F077E"/>
    <w:rsid w:val="004F0FD9"/>
    <w:rsid w:val="004F1028"/>
    <w:rsid w:val="004F10CF"/>
    <w:rsid w:val="004F10FD"/>
    <w:rsid w:val="004F118E"/>
    <w:rsid w:val="004F11BD"/>
    <w:rsid w:val="004F1272"/>
    <w:rsid w:val="004F14C4"/>
    <w:rsid w:val="004F1527"/>
    <w:rsid w:val="004F1A7A"/>
    <w:rsid w:val="004F212C"/>
    <w:rsid w:val="004F2DD1"/>
    <w:rsid w:val="004F2F0A"/>
    <w:rsid w:val="004F354D"/>
    <w:rsid w:val="004F35C4"/>
    <w:rsid w:val="004F3E50"/>
    <w:rsid w:val="004F4225"/>
    <w:rsid w:val="004F481B"/>
    <w:rsid w:val="004F4AD5"/>
    <w:rsid w:val="004F4E75"/>
    <w:rsid w:val="004F4ED3"/>
    <w:rsid w:val="004F515E"/>
    <w:rsid w:val="004F5565"/>
    <w:rsid w:val="004F5648"/>
    <w:rsid w:val="004F5705"/>
    <w:rsid w:val="004F5AAC"/>
    <w:rsid w:val="004F5ECF"/>
    <w:rsid w:val="004F618D"/>
    <w:rsid w:val="004F6277"/>
    <w:rsid w:val="004F6384"/>
    <w:rsid w:val="004F6888"/>
    <w:rsid w:val="004F6A61"/>
    <w:rsid w:val="004F6BBC"/>
    <w:rsid w:val="004F6D5E"/>
    <w:rsid w:val="004F6D6C"/>
    <w:rsid w:val="004F6D7D"/>
    <w:rsid w:val="004F6DCE"/>
    <w:rsid w:val="004F6FDE"/>
    <w:rsid w:val="004F6FF7"/>
    <w:rsid w:val="004F75D9"/>
    <w:rsid w:val="004F76D1"/>
    <w:rsid w:val="004F76D7"/>
    <w:rsid w:val="004F7859"/>
    <w:rsid w:val="004F785C"/>
    <w:rsid w:val="004F78C8"/>
    <w:rsid w:val="004F7B28"/>
    <w:rsid w:val="005002D3"/>
    <w:rsid w:val="00500496"/>
    <w:rsid w:val="005004C3"/>
    <w:rsid w:val="00500889"/>
    <w:rsid w:val="00500F6B"/>
    <w:rsid w:val="00501090"/>
    <w:rsid w:val="00501537"/>
    <w:rsid w:val="00501638"/>
    <w:rsid w:val="0050169F"/>
    <w:rsid w:val="00501A76"/>
    <w:rsid w:val="00501A8E"/>
    <w:rsid w:val="00501F54"/>
    <w:rsid w:val="00501FD7"/>
    <w:rsid w:val="0050276A"/>
    <w:rsid w:val="005028CF"/>
    <w:rsid w:val="005028F6"/>
    <w:rsid w:val="00502AAD"/>
    <w:rsid w:val="00502B09"/>
    <w:rsid w:val="00502E7B"/>
    <w:rsid w:val="00502EE1"/>
    <w:rsid w:val="005033FF"/>
    <w:rsid w:val="00503447"/>
    <w:rsid w:val="0050385D"/>
    <w:rsid w:val="00503A30"/>
    <w:rsid w:val="00503CC7"/>
    <w:rsid w:val="00503CE2"/>
    <w:rsid w:val="00503FA8"/>
    <w:rsid w:val="005043FF"/>
    <w:rsid w:val="00504622"/>
    <w:rsid w:val="005046B9"/>
    <w:rsid w:val="00504A19"/>
    <w:rsid w:val="00504C48"/>
    <w:rsid w:val="00504C53"/>
    <w:rsid w:val="00504D9C"/>
    <w:rsid w:val="0050527D"/>
    <w:rsid w:val="005053A0"/>
    <w:rsid w:val="0050540E"/>
    <w:rsid w:val="005054B2"/>
    <w:rsid w:val="0050573D"/>
    <w:rsid w:val="00505954"/>
    <w:rsid w:val="00505BB5"/>
    <w:rsid w:val="00505CA3"/>
    <w:rsid w:val="00506026"/>
    <w:rsid w:val="00506219"/>
    <w:rsid w:val="005064DA"/>
    <w:rsid w:val="00506671"/>
    <w:rsid w:val="00506686"/>
    <w:rsid w:val="005067C7"/>
    <w:rsid w:val="00506A7C"/>
    <w:rsid w:val="00506C19"/>
    <w:rsid w:val="00506C33"/>
    <w:rsid w:val="00506EEA"/>
    <w:rsid w:val="00507031"/>
    <w:rsid w:val="005071F8"/>
    <w:rsid w:val="005078EB"/>
    <w:rsid w:val="00507A44"/>
    <w:rsid w:val="00507B92"/>
    <w:rsid w:val="00507E5C"/>
    <w:rsid w:val="005100BD"/>
    <w:rsid w:val="0051078E"/>
    <w:rsid w:val="00510E00"/>
    <w:rsid w:val="00510E05"/>
    <w:rsid w:val="00510F7C"/>
    <w:rsid w:val="00511263"/>
    <w:rsid w:val="0051153D"/>
    <w:rsid w:val="005115BC"/>
    <w:rsid w:val="00511A1D"/>
    <w:rsid w:val="00511BA5"/>
    <w:rsid w:val="00511EEA"/>
    <w:rsid w:val="00511F6D"/>
    <w:rsid w:val="005121DB"/>
    <w:rsid w:val="00512272"/>
    <w:rsid w:val="0051253A"/>
    <w:rsid w:val="00512864"/>
    <w:rsid w:val="00512AFF"/>
    <w:rsid w:val="00512D6B"/>
    <w:rsid w:val="005131E2"/>
    <w:rsid w:val="005135D4"/>
    <w:rsid w:val="005136A8"/>
    <w:rsid w:val="005136E0"/>
    <w:rsid w:val="00513A3C"/>
    <w:rsid w:val="00513B83"/>
    <w:rsid w:val="00513DCF"/>
    <w:rsid w:val="00513E73"/>
    <w:rsid w:val="00513ECF"/>
    <w:rsid w:val="005140D6"/>
    <w:rsid w:val="00514502"/>
    <w:rsid w:val="0051455B"/>
    <w:rsid w:val="005148B4"/>
    <w:rsid w:val="00514928"/>
    <w:rsid w:val="0051492D"/>
    <w:rsid w:val="005149F3"/>
    <w:rsid w:val="00514AEE"/>
    <w:rsid w:val="00514E56"/>
    <w:rsid w:val="00514ED6"/>
    <w:rsid w:val="00514F92"/>
    <w:rsid w:val="005150A4"/>
    <w:rsid w:val="005150D9"/>
    <w:rsid w:val="00515409"/>
    <w:rsid w:val="0051548F"/>
    <w:rsid w:val="0051576C"/>
    <w:rsid w:val="005158E1"/>
    <w:rsid w:val="00515927"/>
    <w:rsid w:val="00515940"/>
    <w:rsid w:val="00515B2C"/>
    <w:rsid w:val="00515D71"/>
    <w:rsid w:val="00515F0F"/>
    <w:rsid w:val="0051635F"/>
    <w:rsid w:val="0051638F"/>
    <w:rsid w:val="0051642F"/>
    <w:rsid w:val="0051662E"/>
    <w:rsid w:val="00516672"/>
    <w:rsid w:val="005169D1"/>
    <w:rsid w:val="00516AE9"/>
    <w:rsid w:val="00516B7F"/>
    <w:rsid w:val="00516F02"/>
    <w:rsid w:val="00517149"/>
    <w:rsid w:val="0051719C"/>
    <w:rsid w:val="005171BC"/>
    <w:rsid w:val="0051736D"/>
    <w:rsid w:val="0051790D"/>
    <w:rsid w:val="00517C75"/>
    <w:rsid w:val="00517CC2"/>
    <w:rsid w:val="00517CEE"/>
    <w:rsid w:val="00517F1C"/>
    <w:rsid w:val="00520033"/>
    <w:rsid w:val="00520072"/>
    <w:rsid w:val="00520102"/>
    <w:rsid w:val="005205D2"/>
    <w:rsid w:val="00520A19"/>
    <w:rsid w:val="00520C24"/>
    <w:rsid w:val="00520C75"/>
    <w:rsid w:val="00520D5F"/>
    <w:rsid w:val="00520E98"/>
    <w:rsid w:val="005212FC"/>
    <w:rsid w:val="00521495"/>
    <w:rsid w:val="005217FC"/>
    <w:rsid w:val="005218FE"/>
    <w:rsid w:val="00521C20"/>
    <w:rsid w:val="00521C81"/>
    <w:rsid w:val="00521D26"/>
    <w:rsid w:val="00521EBA"/>
    <w:rsid w:val="00521EEC"/>
    <w:rsid w:val="00521F2D"/>
    <w:rsid w:val="00522350"/>
    <w:rsid w:val="005223A9"/>
    <w:rsid w:val="0052245A"/>
    <w:rsid w:val="005225DD"/>
    <w:rsid w:val="0052275C"/>
    <w:rsid w:val="00522985"/>
    <w:rsid w:val="00522CE1"/>
    <w:rsid w:val="00522D1A"/>
    <w:rsid w:val="00522D7E"/>
    <w:rsid w:val="00523156"/>
    <w:rsid w:val="00523168"/>
    <w:rsid w:val="00523460"/>
    <w:rsid w:val="005236A3"/>
    <w:rsid w:val="00523BD6"/>
    <w:rsid w:val="00523BFD"/>
    <w:rsid w:val="00523C15"/>
    <w:rsid w:val="00523C46"/>
    <w:rsid w:val="00523C7A"/>
    <w:rsid w:val="0052411E"/>
    <w:rsid w:val="00524362"/>
    <w:rsid w:val="00524585"/>
    <w:rsid w:val="0052480F"/>
    <w:rsid w:val="00524A13"/>
    <w:rsid w:val="00524ADE"/>
    <w:rsid w:val="00524AF2"/>
    <w:rsid w:val="00524B5B"/>
    <w:rsid w:val="00524B9A"/>
    <w:rsid w:val="0052516B"/>
    <w:rsid w:val="005252DA"/>
    <w:rsid w:val="00525516"/>
    <w:rsid w:val="0052553F"/>
    <w:rsid w:val="00525629"/>
    <w:rsid w:val="0052579E"/>
    <w:rsid w:val="005257D2"/>
    <w:rsid w:val="005257D4"/>
    <w:rsid w:val="00525BB8"/>
    <w:rsid w:val="00525C91"/>
    <w:rsid w:val="00525D24"/>
    <w:rsid w:val="00525FF9"/>
    <w:rsid w:val="005260A0"/>
    <w:rsid w:val="00526625"/>
    <w:rsid w:val="005266F1"/>
    <w:rsid w:val="0052690D"/>
    <w:rsid w:val="00526999"/>
    <w:rsid w:val="00526A1D"/>
    <w:rsid w:val="00526A4C"/>
    <w:rsid w:val="00526A91"/>
    <w:rsid w:val="00526C12"/>
    <w:rsid w:val="00526D31"/>
    <w:rsid w:val="00527141"/>
    <w:rsid w:val="00527305"/>
    <w:rsid w:val="0052731F"/>
    <w:rsid w:val="00527333"/>
    <w:rsid w:val="005274B4"/>
    <w:rsid w:val="00527651"/>
    <w:rsid w:val="005277B9"/>
    <w:rsid w:val="00527984"/>
    <w:rsid w:val="00527BAD"/>
    <w:rsid w:val="00527DC0"/>
    <w:rsid w:val="0053036E"/>
    <w:rsid w:val="00530418"/>
    <w:rsid w:val="005307E8"/>
    <w:rsid w:val="005309C5"/>
    <w:rsid w:val="00530E88"/>
    <w:rsid w:val="00531091"/>
    <w:rsid w:val="005312A7"/>
    <w:rsid w:val="00531316"/>
    <w:rsid w:val="00531981"/>
    <w:rsid w:val="00531A66"/>
    <w:rsid w:val="00531AF8"/>
    <w:rsid w:val="00531C0F"/>
    <w:rsid w:val="00531DCE"/>
    <w:rsid w:val="00531E51"/>
    <w:rsid w:val="0053219C"/>
    <w:rsid w:val="005321DB"/>
    <w:rsid w:val="00532208"/>
    <w:rsid w:val="00532697"/>
    <w:rsid w:val="00532723"/>
    <w:rsid w:val="005327CC"/>
    <w:rsid w:val="0053281F"/>
    <w:rsid w:val="00532898"/>
    <w:rsid w:val="005329A3"/>
    <w:rsid w:val="00532A00"/>
    <w:rsid w:val="00532C9E"/>
    <w:rsid w:val="00532DE7"/>
    <w:rsid w:val="00532E8A"/>
    <w:rsid w:val="00533009"/>
    <w:rsid w:val="00533025"/>
    <w:rsid w:val="005332BC"/>
    <w:rsid w:val="00533387"/>
    <w:rsid w:val="005338C9"/>
    <w:rsid w:val="00533CDA"/>
    <w:rsid w:val="00533D43"/>
    <w:rsid w:val="00533EB9"/>
    <w:rsid w:val="005340DF"/>
    <w:rsid w:val="00534384"/>
    <w:rsid w:val="00534540"/>
    <w:rsid w:val="00534899"/>
    <w:rsid w:val="00534BE2"/>
    <w:rsid w:val="00534F08"/>
    <w:rsid w:val="00535034"/>
    <w:rsid w:val="005350C1"/>
    <w:rsid w:val="005358F7"/>
    <w:rsid w:val="0053594A"/>
    <w:rsid w:val="00535B73"/>
    <w:rsid w:val="00535D1F"/>
    <w:rsid w:val="00536030"/>
    <w:rsid w:val="0053604D"/>
    <w:rsid w:val="00536269"/>
    <w:rsid w:val="00536424"/>
    <w:rsid w:val="0053677B"/>
    <w:rsid w:val="00536B42"/>
    <w:rsid w:val="00536BAD"/>
    <w:rsid w:val="00536DAD"/>
    <w:rsid w:val="00536E6E"/>
    <w:rsid w:val="0053756E"/>
    <w:rsid w:val="00537714"/>
    <w:rsid w:val="005378EA"/>
    <w:rsid w:val="005379B1"/>
    <w:rsid w:val="00537B5A"/>
    <w:rsid w:val="00537D33"/>
    <w:rsid w:val="005401E6"/>
    <w:rsid w:val="0054041F"/>
    <w:rsid w:val="0054064E"/>
    <w:rsid w:val="00540B88"/>
    <w:rsid w:val="00540E78"/>
    <w:rsid w:val="00540F84"/>
    <w:rsid w:val="005411B0"/>
    <w:rsid w:val="0054187D"/>
    <w:rsid w:val="00541C51"/>
    <w:rsid w:val="00541D2B"/>
    <w:rsid w:val="00542155"/>
    <w:rsid w:val="00542214"/>
    <w:rsid w:val="00542430"/>
    <w:rsid w:val="00542617"/>
    <w:rsid w:val="00542898"/>
    <w:rsid w:val="00542946"/>
    <w:rsid w:val="00542B19"/>
    <w:rsid w:val="00542C15"/>
    <w:rsid w:val="00542D01"/>
    <w:rsid w:val="005430AA"/>
    <w:rsid w:val="005430D5"/>
    <w:rsid w:val="00543361"/>
    <w:rsid w:val="0054358C"/>
    <w:rsid w:val="005437A5"/>
    <w:rsid w:val="00543ACC"/>
    <w:rsid w:val="00543B65"/>
    <w:rsid w:val="00543BB4"/>
    <w:rsid w:val="00543E62"/>
    <w:rsid w:val="00543E94"/>
    <w:rsid w:val="00544010"/>
    <w:rsid w:val="005441A5"/>
    <w:rsid w:val="005441BC"/>
    <w:rsid w:val="00544623"/>
    <w:rsid w:val="0054462B"/>
    <w:rsid w:val="005446C2"/>
    <w:rsid w:val="00544972"/>
    <w:rsid w:val="005449B8"/>
    <w:rsid w:val="00544A70"/>
    <w:rsid w:val="00544B28"/>
    <w:rsid w:val="00544B39"/>
    <w:rsid w:val="00544C28"/>
    <w:rsid w:val="00544D28"/>
    <w:rsid w:val="00544D98"/>
    <w:rsid w:val="00544E15"/>
    <w:rsid w:val="00544E23"/>
    <w:rsid w:val="005452BD"/>
    <w:rsid w:val="00545344"/>
    <w:rsid w:val="00545403"/>
    <w:rsid w:val="0054547D"/>
    <w:rsid w:val="0054562D"/>
    <w:rsid w:val="005458EF"/>
    <w:rsid w:val="00545B6B"/>
    <w:rsid w:val="00545BAF"/>
    <w:rsid w:val="00545CB3"/>
    <w:rsid w:val="00545F02"/>
    <w:rsid w:val="00545F03"/>
    <w:rsid w:val="00545F93"/>
    <w:rsid w:val="00545FF7"/>
    <w:rsid w:val="00546100"/>
    <w:rsid w:val="005461CB"/>
    <w:rsid w:val="005461DB"/>
    <w:rsid w:val="00546567"/>
    <w:rsid w:val="0054662A"/>
    <w:rsid w:val="005468CA"/>
    <w:rsid w:val="005468EA"/>
    <w:rsid w:val="0054694F"/>
    <w:rsid w:val="00546ACA"/>
    <w:rsid w:val="00546FBC"/>
    <w:rsid w:val="005472D5"/>
    <w:rsid w:val="005472F3"/>
    <w:rsid w:val="00547346"/>
    <w:rsid w:val="00547642"/>
    <w:rsid w:val="005476E3"/>
    <w:rsid w:val="005478D6"/>
    <w:rsid w:val="005479C9"/>
    <w:rsid w:val="005479E9"/>
    <w:rsid w:val="00547D4F"/>
    <w:rsid w:val="00550389"/>
    <w:rsid w:val="00550593"/>
    <w:rsid w:val="00550723"/>
    <w:rsid w:val="005507B1"/>
    <w:rsid w:val="00550AC8"/>
    <w:rsid w:val="00550EB3"/>
    <w:rsid w:val="00550F15"/>
    <w:rsid w:val="00550FC5"/>
    <w:rsid w:val="00551206"/>
    <w:rsid w:val="0055138B"/>
    <w:rsid w:val="005515A1"/>
    <w:rsid w:val="005516D2"/>
    <w:rsid w:val="0055175B"/>
    <w:rsid w:val="0055176D"/>
    <w:rsid w:val="005517AD"/>
    <w:rsid w:val="00551CCF"/>
    <w:rsid w:val="00551DDA"/>
    <w:rsid w:val="005520B8"/>
    <w:rsid w:val="00552221"/>
    <w:rsid w:val="00552791"/>
    <w:rsid w:val="005527BF"/>
    <w:rsid w:val="00552C16"/>
    <w:rsid w:val="00553156"/>
    <w:rsid w:val="0055355F"/>
    <w:rsid w:val="005535C1"/>
    <w:rsid w:val="00553811"/>
    <w:rsid w:val="00553FFD"/>
    <w:rsid w:val="00554199"/>
    <w:rsid w:val="00554235"/>
    <w:rsid w:val="005542E6"/>
    <w:rsid w:val="00554506"/>
    <w:rsid w:val="00554565"/>
    <w:rsid w:val="0055460D"/>
    <w:rsid w:val="00554708"/>
    <w:rsid w:val="00554802"/>
    <w:rsid w:val="00554D7B"/>
    <w:rsid w:val="00554E3F"/>
    <w:rsid w:val="00554FEE"/>
    <w:rsid w:val="00555077"/>
    <w:rsid w:val="00555196"/>
    <w:rsid w:val="00555233"/>
    <w:rsid w:val="00555431"/>
    <w:rsid w:val="005556F8"/>
    <w:rsid w:val="00555C66"/>
    <w:rsid w:val="00555D1E"/>
    <w:rsid w:val="00555FCA"/>
    <w:rsid w:val="005560B2"/>
    <w:rsid w:val="00556299"/>
    <w:rsid w:val="00556721"/>
    <w:rsid w:val="00556766"/>
    <w:rsid w:val="0055679B"/>
    <w:rsid w:val="005567C0"/>
    <w:rsid w:val="005568BA"/>
    <w:rsid w:val="00556B37"/>
    <w:rsid w:val="00556C29"/>
    <w:rsid w:val="00556CE3"/>
    <w:rsid w:val="00557653"/>
    <w:rsid w:val="00557802"/>
    <w:rsid w:val="00557945"/>
    <w:rsid w:val="00557BB1"/>
    <w:rsid w:val="00557C67"/>
    <w:rsid w:val="00557CDD"/>
    <w:rsid w:val="00557DE4"/>
    <w:rsid w:val="00557F07"/>
    <w:rsid w:val="00560049"/>
    <w:rsid w:val="0056020C"/>
    <w:rsid w:val="0056074A"/>
    <w:rsid w:val="005608EF"/>
    <w:rsid w:val="00560952"/>
    <w:rsid w:val="00560C1E"/>
    <w:rsid w:val="00560DC5"/>
    <w:rsid w:val="00560EE6"/>
    <w:rsid w:val="00561345"/>
    <w:rsid w:val="00561546"/>
    <w:rsid w:val="00561578"/>
    <w:rsid w:val="0056163F"/>
    <w:rsid w:val="00561B00"/>
    <w:rsid w:val="00561B60"/>
    <w:rsid w:val="00561BE6"/>
    <w:rsid w:val="00562027"/>
    <w:rsid w:val="005620A6"/>
    <w:rsid w:val="005621CB"/>
    <w:rsid w:val="0056241B"/>
    <w:rsid w:val="005626FF"/>
    <w:rsid w:val="0056285C"/>
    <w:rsid w:val="00562BF6"/>
    <w:rsid w:val="00562D9C"/>
    <w:rsid w:val="00562EF4"/>
    <w:rsid w:val="005632CB"/>
    <w:rsid w:val="0056365C"/>
    <w:rsid w:val="005637FB"/>
    <w:rsid w:val="00563C1C"/>
    <w:rsid w:val="00563E91"/>
    <w:rsid w:val="00564306"/>
    <w:rsid w:val="005643E0"/>
    <w:rsid w:val="005645C9"/>
    <w:rsid w:val="005646C7"/>
    <w:rsid w:val="005647D2"/>
    <w:rsid w:val="00564922"/>
    <w:rsid w:val="00564933"/>
    <w:rsid w:val="0056493A"/>
    <w:rsid w:val="00564B9E"/>
    <w:rsid w:val="00564E39"/>
    <w:rsid w:val="00564FC7"/>
    <w:rsid w:val="00565031"/>
    <w:rsid w:val="0056574E"/>
    <w:rsid w:val="0056592F"/>
    <w:rsid w:val="005659B4"/>
    <w:rsid w:val="005659DB"/>
    <w:rsid w:val="00565D0B"/>
    <w:rsid w:val="00565D7F"/>
    <w:rsid w:val="00565ECD"/>
    <w:rsid w:val="00566238"/>
    <w:rsid w:val="0056635B"/>
    <w:rsid w:val="0056640D"/>
    <w:rsid w:val="0056674A"/>
    <w:rsid w:val="0056674F"/>
    <w:rsid w:val="005667F6"/>
    <w:rsid w:val="00566840"/>
    <w:rsid w:val="005668F6"/>
    <w:rsid w:val="00566CDC"/>
    <w:rsid w:val="00566D9B"/>
    <w:rsid w:val="00566F03"/>
    <w:rsid w:val="00566FD3"/>
    <w:rsid w:val="00566FD6"/>
    <w:rsid w:val="00567022"/>
    <w:rsid w:val="00567068"/>
    <w:rsid w:val="005674B1"/>
    <w:rsid w:val="0056763F"/>
    <w:rsid w:val="005676FE"/>
    <w:rsid w:val="0056776E"/>
    <w:rsid w:val="00567994"/>
    <w:rsid w:val="00567A26"/>
    <w:rsid w:val="00567A4F"/>
    <w:rsid w:val="00567B8E"/>
    <w:rsid w:val="00567BAC"/>
    <w:rsid w:val="005700A9"/>
    <w:rsid w:val="00570198"/>
    <w:rsid w:val="0057033B"/>
    <w:rsid w:val="005703FB"/>
    <w:rsid w:val="005704B9"/>
    <w:rsid w:val="0057058C"/>
    <w:rsid w:val="005705E1"/>
    <w:rsid w:val="00570903"/>
    <w:rsid w:val="00570B95"/>
    <w:rsid w:val="00570BDA"/>
    <w:rsid w:val="00570EB7"/>
    <w:rsid w:val="0057108A"/>
    <w:rsid w:val="0057110F"/>
    <w:rsid w:val="00571161"/>
    <w:rsid w:val="00571745"/>
    <w:rsid w:val="005717A1"/>
    <w:rsid w:val="00571B68"/>
    <w:rsid w:val="00571BA9"/>
    <w:rsid w:val="00571DF9"/>
    <w:rsid w:val="00571FBB"/>
    <w:rsid w:val="00572006"/>
    <w:rsid w:val="005721AF"/>
    <w:rsid w:val="0057224E"/>
    <w:rsid w:val="00572276"/>
    <w:rsid w:val="00572891"/>
    <w:rsid w:val="00572953"/>
    <w:rsid w:val="00572C96"/>
    <w:rsid w:val="00572CCF"/>
    <w:rsid w:val="00572E5B"/>
    <w:rsid w:val="00573173"/>
    <w:rsid w:val="00573204"/>
    <w:rsid w:val="00573250"/>
    <w:rsid w:val="00573785"/>
    <w:rsid w:val="00573800"/>
    <w:rsid w:val="005739A7"/>
    <w:rsid w:val="005739FF"/>
    <w:rsid w:val="00573E12"/>
    <w:rsid w:val="00574097"/>
    <w:rsid w:val="0057431C"/>
    <w:rsid w:val="005745D1"/>
    <w:rsid w:val="00574AF5"/>
    <w:rsid w:val="00574BC3"/>
    <w:rsid w:val="00574DA9"/>
    <w:rsid w:val="00574F0F"/>
    <w:rsid w:val="0057529D"/>
    <w:rsid w:val="00575607"/>
    <w:rsid w:val="005757C9"/>
    <w:rsid w:val="00575C65"/>
    <w:rsid w:val="00575D7D"/>
    <w:rsid w:val="00575F21"/>
    <w:rsid w:val="00576334"/>
    <w:rsid w:val="00576541"/>
    <w:rsid w:val="00576759"/>
    <w:rsid w:val="00576A46"/>
    <w:rsid w:val="00576B30"/>
    <w:rsid w:val="00576BB0"/>
    <w:rsid w:val="00576DF9"/>
    <w:rsid w:val="00576FA2"/>
    <w:rsid w:val="005770B4"/>
    <w:rsid w:val="00577473"/>
    <w:rsid w:val="00577719"/>
    <w:rsid w:val="00577895"/>
    <w:rsid w:val="00577918"/>
    <w:rsid w:val="00577A97"/>
    <w:rsid w:val="00577C22"/>
    <w:rsid w:val="005801CF"/>
    <w:rsid w:val="0058036F"/>
    <w:rsid w:val="00580597"/>
    <w:rsid w:val="00580672"/>
    <w:rsid w:val="0058075C"/>
    <w:rsid w:val="00580AC0"/>
    <w:rsid w:val="00580BC5"/>
    <w:rsid w:val="005810F9"/>
    <w:rsid w:val="00581106"/>
    <w:rsid w:val="005811B0"/>
    <w:rsid w:val="00581309"/>
    <w:rsid w:val="0058146A"/>
    <w:rsid w:val="00581600"/>
    <w:rsid w:val="00581BE8"/>
    <w:rsid w:val="00581E0F"/>
    <w:rsid w:val="00582445"/>
    <w:rsid w:val="0058251E"/>
    <w:rsid w:val="005826BD"/>
    <w:rsid w:val="005826E8"/>
    <w:rsid w:val="005826FE"/>
    <w:rsid w:val="005827D1"/>
    <w:rsid w:val="00582908"/>
    <w:rsid w:val="00582B87"/>
    <w:rsid w:val="00582C12"/>
    <w:rsid w:val="00582D9C"/>
    <w:rsid w:val="00583008"/>
    <w:rsid w:val="00583480"/>
    <w:rsid w:val="00583742"/>
    <w:rsid w:val="00583878"/>
    <w:rsid w:val="00583976"/>
    <w:rsid w:val="00583A8B"/>
    <w:rsid w:val="00583A97"/>
    <w:rsid w:val="00583DEA"/>
    <w:rsid w:val="00583E1A"/>
    <w:rsid w:val="00583E98"/>
    <w:rsid w:val="00583F32"/>
    <w:rsid w:val="00584062"/>
    <w:rsid w:val="00584149"/>
    <w:rsid w:val="0058417B"/>
    <w:rsid w:val="005841FC"/>
    <w:rsid w:val="0058440D"/>
    <w:rsid w:val="00584757"/>
    <w:rsid w:val="00584975"/>
    <w:rsid w:val="00584A3B"/>
    <w:rsid w:val="00584D40"/>
    <w:rsid w:val="00584DE3"/>
    <w:rsid w:val="00585122"/>
    <w:rsid w:val="0058520A"/>
    <w:rsid w:val="005852C4"/>
    <w:rsid w:val="005855ED"/>
    <w:rsid w:val="00585B0D"/>
    <w:rsid w:val="00585DA9"/>
    <w:rsid w:val="00585EAD"/>
    <w:rsid w:val="00585F88"/>
    <w:rsid w:val="005861B2"/>
    <w:rsid w:val="0058661F"/>
    <w:rsid w:val="00586789"/>
    <w:rsid w:val="00586A29"/>
    <w:rsid w:val="00586A55"/>
    <w:rsid w:val="00586BEE"/>
    <w:rsid w:val="00586E06"/>
    <w:rsid w:val="00586F47"/>
    <w:rsid w:val="005870AD"/>
    <w:rsid w:val="0058712E"/>
    <w:rsid w:val="00587241"/>
    <w:rsid w:val="00587764"/>
    <w:rsid w:val="00587A19"/>
    <w:rsid w:val="00587AAE"/>
    <w:rsid w:val="00587C02"/>
    <w:rsid w:val="00587CA8"/>
    <w:rsid w:val="00587E5B"/>
    <w:rsid w:val="00587F88"/>
    <w:rsid w:val="0059006B"/>
    <w:rsid w:val="0059021D"/>
    <w:rsid w:val="005902E0"/>
    <w:rsid w:val="00590390"/>
    <w:rsid w:val="005907C6"/>
    <w:rsid w:val="00590ACE"/>
    <w:rsid w:val="00590BDE"/>
    <w:rsid w:val="00590EEA"/>
    <w:rsid w:val="005911FB"/>
    <w:rsid w:val="005912C6"/>
    <w:rsid w:val="005913FE"/>
    <w:rsid w:val="005916E0"/>
    <w:rsid w:val="00591706"/>
    <w:rsid w:val="0059180B"/>
    <w:rsid w:val="00591846"/>
    <w:rsid w:val="00591868"/>
    <w:rsid w:val="00591FE0"/>
    <w:rsid w:val="00592160"/>
    <w:rsid w:val="0059244E"/>
    <w:rsid w:val="00592591"/>
    <w:rsid w:val="005925FB"/>
    <w:rsid w:val="0059268E"/>
    <w:rsid w:val="005926B0"/>
    <w:rsid w:val="00592959"/>
    <w:rsid w:val="00592B79"/>
    <w:rsid w:val="00592BA0"/>
    <w:rsid w:val="00592F18"/>
    <w:rsid w:val="005930EF"/>
    <w:rsid w:val="00593B9A"/>
    <w:rsid w:val="00593C88"/>
    <w:rsid w:val="00593D04"/>
    <w:rsid w:val="00594226"/>
    <w:rsid w:val="00594377"/>
    <w:rsid w:val="005943B9"/>
    <w:rsid w:val="0059440E"/>
    <w:rsid w:val="0059441E"/>
    <w:rsid w:val="00594456"/>
    <w:rsid w:val="005944AF"/>
    <w:rsid w:val="0059492A"/>
    <w:rsid w:val="00594A6A"/>
    <w:rsid w:val="00594ADA"/>
    <w:rsid w:val="00594C20"/>
    <w:rsid w:val="00594FB3"/>
    <w:rsid w:val="005957A3"/>
    <w:rsid w:val="00595976"/>
    <w:rsid w:val="00595AAA"/>
    <w:rsid w:val="00595BE2"/>
    <w:rsid w:val="00595EE6"/>
    <w:rsid w:val="00595F32"/>
    <w:rsid w:val="005960A5"/>
    <w:rsid w:val="00596215"/>
    <w:rsid w:val="005965D2"/>
    <w:rsid w:val="005967FA"/>
    <w:rsid w:val="00596908"/>
    <w:rsid w:val="00596BAB"/>
    <w:rsid w:val="00596C37"/>
    <w:rsid w:val="00596D55"/>
    <w:rsid w:val="00596F57"/>
    <w:rsid w:val="005974CB"/>
    <w:rsid w:val="0059790F"/>
    <w:rsid w:val="00597B63"/>
    <w:rsid w:val="00597C55"/>
    <w:rsid w:val="005A055B"/>
    <w:rsid w:val="005A06F1"/>
    <w:rsid w:val="005A0F17"/>
    <w:rsid w:val="005A0FA9"/>
    <w:rsid w:val="005A0FD8"/>
    <w:rsid w:val="005A0FF6"/>
    <w:rsid w:val="005A1118"/>
    <w:rsid w:val="005A118F"/>
    <w:rsid w:val="005A11FE"/>
    <w:rsid w:val="005A13B4"/>
    <w:rsid w:val="005A14CA"/>
    <w:rsid w:val="005A18A0"/>
    <w:rsid w:val="005A1A01"/>
    <w:rsid w:val="005A1BAA"/>
    <w:rsid w:val="005A207A"/>
    <w:rsid w:val="005A2085"/>
    <w:rsid w:val="005A25A4"/>
    <w:rsid w:val="005A289A"/>
    <w:rsid w:val="005A2943"/>
    <w:rsid w:val="005A2A75"/>
    <w:rsid w:val="005A2A77"/>
    <w:rsid w:val="005A2C23"/>
    <w:rsid w:val="005A2D7E"/>
    <w:rsid w:val="005A2DD9"/>
    <w:rsid w:val="005A2EC3"/>
    <w:rsid w:val="005A3113"/>
    <w:rsid w:val="005A32F5"/>
    <w:rsid w:val="005A354D"/>
    <w:rsid w:val="005A37B8"/>
    <w:rsid w:val="005A3B1F"/>
    <w:rsid w:val="005A3BA9"/>
    <w:rsid w:val="005A3DF2"/>
    <w:rsid w:val="005A3F5C"/>
    <w:rsid w:val="005A4001"/>
    <w:rsid w:val="005A4383"/>
    <w:rsid w:val="005A443C"/>
    <w:rsid w:val="005A463F"/>
    <w:rsid w:val="005A4BE7"/>
    <w:rsid w:val="005A4C6C"/>
    <w:rsid w:val="005A502D"/>
    <w:rsid w:val="005A5570"/>
    <w:rsid w:val="005A56ED"/>
    <w:rsid w:val="005A583C"/>
    <w:rsid w:val="005A5865"/>
    <w:rsid w:val="005A58BB"/>
    <w:rsid w:val="005A5968"/>
    <w:rsid w:val="005A5BC3"/>
    <w:rsid w:val="005A5D34"/>
    <w:rsid w:val="005A5E4F"/>
    <w:rsid w:val="005A607B"/>
    <w:rsid w:val="005A6173"/>
    <w:rsid w:val="005A6683"/>
    <w:rsid w:val="005A680D"/>
    <w:rsid w:val="005A685E"/>
    <w:rsid w:val="005A6B38"/>
    <w:rsid w:val="005A6B6D"/>
    <w:rsid w:val="005A6CB6"/>
    <w:rsid w:val="005A6DF6"/>
    <w:rsid w:val="005A726B"/>
    <w:rsid w:val="005A73CD"/>
    <w:rsid w:val="005A745B"/>
    <w:rsid w:val="005A74A8"/>
    <w:rsid w:val="005A750E"/>
    <w:rsid w:val="005A75E8"/>
    <w:rsid w:val="005A7850"/>
    <w:rsid w:val="005A78A0"/>
    <w:rsid w:val="005A78B3"/>
    <w:rsid w:val="005A7974"/>
    <w:rsid w:val="005A7990"/>
    <w:rsid w:val="005A7A50"/>
    <w:rsid w:val="005A7A97"/>
    <w:rsid w:val="005A7DBC"/>
    <w:rsid w:val="005A7E5F"/>
    <w:rsid w:val="005B007B"/>
    <w:rsid w:val="005B00D0"/>
    <w:rsid w:val="005B0177"/>
    <w:rsid w:val="005B0261"/>
    <w:rsid w:val="005B03D4"/>
    <w:rsid w:val="005B0460"/>
    <w:rsid w:val="005B066C"/>
    <w:rsid w:val="005B0699"/>
    <w:rsid w:val="005B08B4"/>
    <w:rsid w:val="005B09F0"/>
    <w:rsid w:val="005B0B0F"/>
    <w:rsid w:val="005B0CDF"/>
    <w:rsid w:val="005B0ED3"/>
    <w:rsid w:val="005B13F2"/>
    <w:rsid w:val="005B1743"/>
    <w:rsid w:val="005B1BAB"/>
    <w:rsid w:val="005B1C38"/>
    <w:rsid w:val="005B1CA0"/>
    <w:rsid w:val="005B1CD1"/>
    <w:rsid w:val="005B1CD3"/>
    <w:rsid w:val="005B1DE3"/>
    <w:rsid w:val="005B1E81"/>
    <w:rsid w:val="005B2286"/>
    <w:rsid w:val="005B2507"/>
    <w:rsid w:val="005B2780"/>
    <w:rsid w:val="005B27AF"/>
    <w:rsid w:val="005B2814"/>
    <w:rsid w:val="005B2829"/>
    <w:rsid w:val="005B29DB"/>
    <w:rsid w:val="005B2C07"/>
    <w:rsid w:val="005B2CC1"/>
    <w:rsid w:val="005B2F85"/>
    <w:rsid w:val="005B32B1"/>
    <w:rsid w:val="005B3577"/>
    <w:rsid w:val="005B3717"/>
    <w:rsid w:val="005B3A15"/>
    <w:rsid w:val="005B3BB8"/>
    <w:rsid w:val="005B3E33"/>
    <w:rsid w:val="005B3F7E"/>
    <w:rsid w:val="005B407A"/>
    <w:rsid w:val="005B4099"/>
    <w:rsid w:val="005B430D"/>
    <w:rsid w:val="005B4470"/>
    <w:rsid w:val="005B4684"/>
    <w:rsid w:val="005B46B0"/>
    <w:rsid w:val="005B4762"/>
    <w:rsid w:val="005B490D"/>
    <w:rsid w:val="005B4B67"/>
    <w:rsid w:val="005B4CA0"/>
    <w:rsid w:val="005B4D14"/>
    <w:rsid w:val="005B4E09"/>
    <w:rsid w:val="005B4FA8"/>
    <w:rsid w:val="005B531A"/>
    <w:rsid w:val="005B548C"/>
    <w:rsid w:val="005B559C"/>
    <w:rsid w:val="005B5654"/>
    <w:rsid w:val="005B5704"/>
    <w:rsid w:val="005B59F0"/>
    <w:rsid w:val="005B5A7C"/>
    <w:rsid w:val="005B5D81"/>
    <w:rsid w:val="005B5F6B"/>
    <w:rsid w:val="005B5F87"/>
    <w:rsid w:val="005B6109"/>
    <w:rsid w:val="005B6758"/>
    <w:rsid w:val="005B71FD"/>
    <w:rsid w:val="005B7317"/>
    <w:rsid w:val="005B7335"/>
    <w:rsid w:val="005B7596"/>
    <w:rsid w:val="005B76C2"/>
    <w:rsid w:val="005B7700"/>
    <w:rsid w:val="005B782B"/>
    <w:rsid w:val="005B7848"/>
    <w:rsid w:val="005B79C3"/>
    <w:rsid w:val="005B7A94"/>
    <w:rsid w:val="005B7E81"/>
    <w:rsid w:val="005C059F"/>
    <w:rsid w:val="005C0A7C"/>
    <w:rsid w:val="005C0C93"/>
    <w:rsid w:val="005C0E33"/>
    <w:rsid w:val="005C180F"/>
    <w:rsid w:val="005C1876"/>
    <w:rsid w:val="005C1A2C"/>
    <w:rsid w:val="005C1B85"/>
    <w:rsid w:val="005C1DA6"/>
    <w:rsid w:val="005C1FBA"/>
    <w:rsid w:val="005C223F"/>
    <w:rsid w:val="005C265C"/>
    <w:rsid w:val="005C29C2"/>
    <w:rsid w:val="005C29EF"/>
    <w:rsid w:val="005C2A11"/>
    <w:rsid w:val="005C2DF6"/>
    <w:rsid w:val="005C2E66"/>
    <w:rsid w:val="005C2E93"/>
    <w:rsid w:val="005C30E9"/>
    <w:rsid w:val="005C327E"/>
    <w:rsid w:val="005C340C"/>
    <w:rsid w:val="005C34D8"/>
    <w:rsid w:val="005C35D9"/>
    <w:rsid w:val="005C3666"/>
    <w:rsid w:val="005C3705"/>
    <w:rsid w:val="005C38A0"/>
    <w:rsid w:val="005C3D5C"/>
    <w:rsid w:val="005C3F4A"/>
    <w:rsid w:val="005C47A5"/>
    <w:rsid w:val="005C49BF"/>
    <w:rsid w:val="005C4AD0"/>
    <w:rsid w:val="005C4D93"/>
    <w:rsid w:val="005C4EBB"/>
    <w:rsid w:val="005C4EDF"/>
    <w:rsid w:val="005C4F32"/>
    <w:rsid w:val="005C5047"/>
    <w:rsid w:val="005C53F1"/>
    <w:rsid w:val="005C543D"/>
    <w:rsid w:val="005C57EA"/>
    <w:rsid w:val="005C5C31"/>
    <w:rsid w:val="005C5E10"/>
    <w:rsid w:val="005C5E4F"/>
    <w:rsid w:val="005C5EA8"/>
    <w:rsid w:val="005C5EB2"/>
    <w:rsid w:val="005C5FE6"/>
    <w:rsid w:val="005C61BF"/>
    <w:rsid w:val="005C63B0"/>
    <w:rsid w:val="005C67F4"/>
    <w:rsid w:val="005C68EB"/>
    <w:rsid w:val="005C6E53"/>
    <w:rsid w:val="005C6E70"/>
    <w:rsid w:val="005C739B"/>
    <w:rsid w:val="005C740B"/>
    <w:rsid w:val="005C747C"/>
    <w:rsid w:val="005C770D"/>
    <w:rsid w:val="005C7ADD"/>
    <w:rsid w:val="005C7B3B"/>
    <w:rsid w:val="005C7D68"/>
    <w:rsid w:val="005D00BF"/>
    <w:rsid w:val="005D04AF"/>
    <w:rsid w:val="005D04C5"/>
    <w:rsid w:val="005D0BD8"/>
    <w:rsid w:val="005D0D50"/>
    <w:rsid w:val="005D0EE1"/>
    <w:rsid w:val="005D0FF4"/>
    <w:rsid w:val="005D105F"/>
    <w:rsid w:val="005D129F"/>
    <w:rsid w:val="005D13F2"/>
    <w:rsid w:val="005D160D"/>
    <w:rsid w:val="005D1758"/>
    <w:rsid w:val="005D17F5"/>
    <w:rsid w:val="005D19C4"/>
    <w:rsid w:val="005D19D2"/>
    <w:rsid w:val="005D1BF4"/>
    <w:rsid w:val="005D1F48"/>
    <w:rsid w:val="005D1F66"/>
    <w:rsid w:val="005D2289"/>
    <w:rsid w:val="005D22A4"/>
    <w:rsid w:val="005D246B"/>
    <w:rsid w:val="005D249C"/>
    <w:rsid w:val="005D253F"/>
    <w:rsid w:val="005D2723"/>
    <w:rsid w:val="005D2749"/>
    <w:rsid w:val="005D2865"/>
    <w:rsid w:val="005D29E7"/>
    <w:rsid w:val="005D2BF7"/>
    <w:rsid w:val="005D2BFF"/>
    <w:rsid w:val="005D2CCC"/>
    <w:rsid w:val="005D2DA9"/>
    <w:rsid w:val="005D3150"/>
    <w:rsid w:val="005D33F0"/>
    <w:rsid w:val="005D3713"/>
    <w:rsid w:val="005D3849"/>
    <w:rsid w:val="005D3893"/>
    <w:rsid w:val="005D3B38"/>
    <w:rsid w:val="005D3C28"/>
    <w:rsid w:val="005D3D38"/>
    <w:rsid w:val="005D4021"/>
    <w:rsid w:val="005D40A8"/>
    <w:rsid w:val="005D4368"/>
    <w:rsid w:val="005D4575"/>
    <w:rsid w:val="005D4850"/>
    <w:rsid w:val="005D4940"/>
    <w:rsid w:val="005D52C1"/>
    <w:rsid w:val="005D5498"/>
    <w:rsid w:val="005D556F"/>
    <w:rsid w:val="005D5769"/>
    <w:rsid w:val="005D57DE"/>
    <w:rsid w:val="005D5CEE"/>
    <w:rsid w:val="005D5E66"/>
    <w:rsid w:val="005D5F7F"/>
    <w:rsid w:val="005D63AE"/>
    <w:rsid w:val="005D654B"/>
    <w:rsid w:val="005D687A"/>
    <w:rsid w:val="005D6884"/>
    <w:rsid w:val="005D6A22"/>
    <w:rsid w:val="005D6B30"/>
    <w:rsid w:val="005D6CC1"/>
    <w:rsid w:val="005D768D"/>
    <w:rsid w:val="005D771C"/>
    <w:rsid w:val="005D7BCF"/>
    <w:rsid w:val="005D7C25"/>
    <w:rsid w:val="005D7D74"/>
    <w:rsid w:val="005D7D90"/>
    <w:rsid w:val="005E0893"/>
    <w:rsid w:val="005E096D"/>
    <w:rsid w:val="005E0A36"/>
    <w:rsid w:val="005E0D4B"/>
    <w:rsid w:val="005E0E56"/>
    <w:rsid w:val="005E13EA"/>
    <w:rsid w:val="005E1453"/>
    <w:rsid w:val="005E15F0"/>
    <w:rsid w:val="005E1675"/>
    <w:rsid w:val="005E18E5"/>
    <w:rsid w:val="005E19DE"/>
    <w:rsid w:val="005E19EF"/>
    <w:rsid w:val="005E1BF8"/>
    <w:rsid w:val="005E2097"/>
    <w:rsid w:val="005E25B4"/>
    <w:rsid w:val="005E2611"/>
    <w:rsid w:val="005E28E1"/>
    <w:rsid w:val="005E2C29"/>
    <w:rsid w:val="005E3036"/>
    <w:rsid w:val="005E30A2"/>
    <w:rsid w:val="005E33A2"/>
    <w:rsid w:val="005E3407"/>
    <w:rsid w:val="005E346A"/>
    <w:rsid w:val="005E34E3"/>
    <w:rsid w:val="005E3552"/>
    <w:rsid w:val="005E357A"/>
    <w:rsid w:val="005E3D0D"/>
    <w:rsid w:val="005E4209"/>
    <w:rsid w:val="005E42D1"/>
    <w:rsid w:val="005E42F6"/>
    <w:rsid w:val="005E43EC"/>
    <w:rsid w:val="005E456D"/>
    <w:rsid w:val="005E48AF"/>
    <w:rsid w:val="005E4925"/>
    <w:rsid w:val="005E4988"/>
    <w:rsid w:val="005E4B62"/>
    <w:rsid w:val="005E4C2D"/>
    <w:rsid w:val="005E4CA6"/>
    <w:rsid w:val="005E4D88"/>
    <w:rsid w:val="005E53F1"/>
    <w:rsid w:val="005E542F"/>
    <w:rsid w:val="005E54CD"/>
    <w:rsid w:val="005E5862"/>
    <w:rsid w:val="005E5CFB"/>
    <w:rsid w:val="005E5DC4"/>
    <w:rsid w:val="005E5DC8"/>
    <w:rsid w:val="005E5ED3"/>
    <w:rsid w:val="005E639F"/>
    <w:rsid w:val="005E64F3"/>
    <w:rsid w:val="005E6705"/>
    <w:rsid w:val="005E6B24"/>
    <w:rsid w:val="005E6C38"/>
    <w:rsid w:val="005E6C88"/>
    <w:rsid w:val="005E70F3"/>
    <w:rsid w:val="005E7655"/>
    <w:rsid w:val="005E7C4C"/>
    <w:rsid w:val="005E7E51"/>
    <w:rsid w:val="005F0137"/>
    <w:rsid w:val="005F031E"/>
    <w:rsid w:val="005F04B8"/>
    <w:rsid w:val="005F05B9"/>
    <w:rsid w:val="005F0899"/>
    <w:rsid w:val="005F0A6E"/>
    <w:rsid w:val="005F0A8C"/>
    <w:rsid w:val="005F0C4A"/>
    <w:rsid w:val="005F0C62"/>
    <w:rsid w:val="005F0D63"/>
    <w:rsid w:val="005F0EE8"/>
    <w:rsid w:val="005F0FB3"/>
    <w:rsid w:val="005F127D"/>
    <w:rsid w:val="005F14DA"/>
    <w:rsid w:val="005F1529"/>
    <w:rsid w:val="005F17F0"/>
    <w:rsid w:val="005F17F9"/>
    <w:rsid w:val="005F183D"/>
    <w:rsid w:val="005F1E57"/>
    <w:rsid w:val="005F207E"/>
    <w:rsid w:val="005F20B9"/>
    <w:rsid w:val="005F2130"/>
    <w:rsid w:val="005F2173"/>
    <w:rsid w:val="005F268C"/>
    <w:rsid w:val="005F275A"/>
    <w:rsid w:val="005F2768"/>
    <w:rsid w:val="005F2B80"/>
    <w:rsid w:val="005F2C47"/>
    <w:rsid w:val="005F2CF4"/>
    <w:rsid w:val="005F2E84"/>
    <w:rsid w:val="005F2EE3"/>
    <w:rsid w:val="005F3066"/>
    <w:rsid w:val="005F33CD"/>
    <w:rsid w:val="005F36D5"/>
    <w:rsid w:val="005F3711"/>
    <w:rsid w:val="005F3CB6"/>
    <w:rsid w:val="005F3DBE"/>
    <w:rsid w:val="005F40DB"/>
    <w:rsid w:val="005F4244"/>
    <w:rsid w:val="005F42DF"/>
    <w:rsid w:val="005F450E"/>
    <w:rsid w:val="005F46EE"/>
    <w:rsid w:val="005F49B5"/>
    <w:rsid w:val="005F4BEF"/>
    <w:rsid w:val="005F4CF5"/>
    <w:rsid w:val="005F4D7C"/>
    <w:rsid w:val="005F4E69"/>
    <w:rsid w:val="005F4EA7"/>
    <w:rsid w:val="005F4F4E"/>
    <w:rsid w:val="005F4FA8"/>
    <w:rsid w:val="005F5660"/>
    <w:rsid w:val="005F56F5"/>
    <w:rsid w:val="005F5826"/>
    <w:rsid w:val="005F5902"/>
    <w:rsid w:val="005F5BC7"/>
    <w:rsid w:val="005F5D85"/>
    <w:rsid w:val="005F65F7"/>
    <w:rsid w:val="005F6755"/>
    <w:rsid w:val="005F68F9"/>
    <w:rsid w:val="005F6987"/>
    <w:rsid w:val="005F6A2D"/>
    <w:rsid w:val="005F6A37"/>
    <w:rsid w:val="005F6C3C"/>
    <w:rsid w:val="005F7234"/>
    <w:rsid w:val="005F7530"/>
    <w:rsid w:val="005F7635"/>
    <w:rsid w:val="005F7803"/>
    <w:rsid w:val="005F791C"/>
    <w:rsid w:val="005F799D"/>
    <w:rsid w:val="005F7E93"/>
    <w:rsid w:val="005F7FDF"/>
    <w:rsid w:val="006003BD"/>
    <w:rsid w:val="006004AA"/>
    <w:rsid w:val="00600C1B"/>
    <w:rsid w:val="00600F48"/>
    <w:rsid w:val="006010B0"/>
    <w:rsid w:val="00601425"/>
    <w:rsid w:val="006015A4"/>
    <w:rsid w:val="00601754"/>
    <w:rsid w:val="00601813"/>
    <w:rsid w:val="006019BF"/>
    <w:rsid w:val="00601D21"/>
    <w:rsid w:val="006024F5"/>
    <w:rsid w:val="00602605"/>
    <w:rsid w:val="006026B5"/>
    <w:rsid w:val="00602FF5"/>
    <w:rsid w:val="00602FF8"/>
    <w:rsid w:val="006030D5"/>
    <w:rsid w:val="00603391"/>
    <w:rsid w:val="0060409C"/>
    <w:rsid w:val="006041A2"/>
    <w:rsid w:val="00604270"/>
    <w:rsid w:val="00604444"/>
    <w:rsid w:val="00604529"/>
    <w:rsid w:val="00604829"/>
    <w:rsid w:val="006048DC"/>
    <w:rsid w:val="00604A8A"/>
    <w:rsid w:val="00604BCE"/>
    <w:rsid w:val="00604F44"/>
    <w:rsid w:val="00604F9A"/>
    <w:rsid w:val="00605137"/>
    <w:rsid w:val="006051E3"/>
    <w:rsid w:val="0060532B"/>
    <w:rsid w:val="006053C1"/>
    <w:rsid w:val="00605791"/>
    <w:rsid w:val="00605A77"/>
    <w:rsid w:val="00606252"/>
    <w:rsid w:val="006063E1"/>
    <w:rsid w:val="00606E54"/>
    <w:rsid w:val="006070CA"/>
    <w:rsid w:val="006074BE"/>
    <w:rsid w:val="00607A62"/>
    <w:rsid w:val="00607BD1"/>
    <w:rsid w:val="00607C0E"/>
    <w:rsid w:val="00607E0C"/>
    <w:rsid w:val="0061022B"/>
    <w:rsid w:val="006103DB"/>
    <w:rsid w:val="0061052F"/>
    <w:rsid w:val="00610885"/>
    <w:rsid w:val="00610A1E"/>
    <w:rsid w:val="00610B0A"/>
    <w:rsid w:val="00610C31"/>
    <w:rsid w:val="00610C91"/>
    <w:rsid w:val="00610E9A"/>
    <w:rsid w:val="006116D9"/>
    <w:rsid w:val="006116FF"/>
    <w:rsid w:val="0061191F"/>
    <w:rsid w:val="006119BD"/>
    <w:rsid w:val="00611DDB"/>
    <w:rsid w:val="00611FEB"/>
    <w:rsid w:val="00612388"/>
    <w:rsid w:val="00612395"/>
    <w:rsid w:val="006123B5"/>
    <w:rsid w:val="00612519"/>
    <w:rsid w:val="0061272A"/>
    <w:rsid w:val="0061293C"/>
    <w:rsid w:val="00612CCC"/>
    <w:rsid w:val="00612F6C"/>
    <w:rsid w:val="00612FFA"/>
    <w:rsid w:val="00613089"/>
    <w:rsid w:val="0061318E"/>
    <w:rsid w:val="0061355F"/>
    <w:rsid w:val="006137D4"/>
    <w:rsid w:val="0061388D"/>
    <w:rsid w:val="0061391C"/>
    <w:rsid w:val="00613A84"/>
    <w:rsid w:val="00613E5D"/>
    <w:rsid w:val="0061408C"/>
    <w:rsid w:val="006142D5"/>
    <w:rsid w:val="0061462C"/>
    <w:rsid w:val="006146EA"/>
    <w:rsid w:val="00614D24"/>
    <w:rsid w:val="00614DD5"/>
    <w:rsid w:val="00614EC9"/>
    <w:rsid w:val="00614F55"/>
    <w:rsid w:val="00614FB4"/>
    <w:rsid w:val="006152A1"/>
    <w:rsid w:val="00615372"/>
    <w:rsid w:val="00615487"/>
    <w:rsid w:val="00615689"/>
    <w:rsid w:val="006159D3"/>
    <w:rsid w:val="00615A60"/>
    <w:rsid w:val="00615CB6"/>
    <w:rsid w:val="00615E67"/>
    <w:rsid w:val="006167A0"/>
    <w:rsid w:val="00616803"/>
    <w:rsid w:val="006168A1"/>
    <w:rsid w:val="00616C58"/>
    <w:rsid w:val="00616CBA"/>
    <w:rsid w:val="006170FC"/>
    <w:rsid w:val="006172BE"/>
    <w:rsid w:val="0061782F"/>
    <w:rsid w:val="00617868"/>
    <w:rsid w:val="00617BC6"/>
    <w:rsid w:val="00617C29"/>
    <w:rsid w:val="00617D41"/>
    <w:rsid w:val="00617FDB"/>
    <w:rsid w:val="0062050F"/>
    <w:rsid w:val="00620598"/>
    <w:rsid w:val="00620880"/>
    <w:rsid w:val="006209DD"/>
    <w:rsid w:val="00620E7C"/>
    <w:rsid w:val="00620F99"/>
    <w:rsid w:val="00620FEA"/>
    <w:rsid w:val="006210EC"/>
    <w:rsid w:val="0062137C"/>
    <w:rsid w:val="006213A8"/>
    <w:rsid w:val="00621416"/>
    <w:rsid w:val="006214B8"/>
    <w:rsid w:val="006215DD"/>
    <w:rsid w:val="0062163D"/>
    <w:rsid w:val="0062182F"/>
    <w:rsid w:val="006218ED"/>
    <w:rsid w:val="00621A57"/>
    <w:rsid w:val="00621E33"/>
    <w:rsid w:val="00621E9C"/>
    <w:rsid w:val="00621F17"/>
    <w:rsid w:val="00621F39"/>
    <w:rsid w:val="006220AE"/>
    <w:rsid w:val="006221E0"/>
    <w:rsid w:val="006222C5"/>
    <w:rsid w:val="00622781"/>
    <w:rsid w:val="006227DE"/>
    <w:rsid w:val="00622895"/>
    <w:rsid w:val="006231FF"/>
    <w:rsid w:val="0062350C"/>
    <w:rsid w:val="00623600"/>
    <w:rsid w:val="00623B7F"/>
    <w:rsid w:val="00623B9C"/>
    <w:rsid w:val="00623BD0"/>
    <w:rsid w:val="00623CFD"/>
    <w:rsid w:val="00623EF5"/>
    <w:rsid w:val="00623F86"/>
    <w:rsid w:val="00623FD6"/>
    <w:rsid w:val="0062408A"/>
    <w:rsid w:val="006240A6"/>
    <w:rsid w:val="006240B6"/>
    <w:rsid w:val="006247BB"/>
    <w:rsid w:val="00624884"/>
    <w:rsid w:val="0062498E"/>
    <w:rsid w:val="00624A5B"/>
    <w:rsid w:val="00624B39"/>
    <w:rsid w:val="00624B9A"/>
    <w:rsid w:val="00624E30"/>
    <w:rsid w:val="00624F49"/>
    <w:rsid w:val="006251C9"/>
    <w:rsid w:val="00625AFD"/>
    <w:rsid w:val="00625C01"/>
    <w:rsid w:val="00625CDB"/>
    <w:rsid w:val="00625E11"/>
    <w:rsid w:val="00625EFF"/>
    <w:rsid w:val="00625F75"/>
    <w:rsid w:val="0062600D"/>
    <w:rsid w:val="00626011"/>
    <w:rsid w:val="006261D6"/>
    <w:rsid w:val="00626E4C"/>
    <w:rsid w:val="006270D2"/>
    <w:rsid w:val="0062732A"/>
    <w:rsid w:val="00627760"/>
    <w:rsid w:val="00627848"/>
    <w:rsid w:val="006278E7"/>
    <w:rsid w:val="006279E2"/>
    <w:rsid w:val="00627F22"/>
    <w:rsid w:val="00627FD9"/>
    <w:rsid w:val="006300BC"/>
    <w:rsid w:val="00630209"/>
    <w:rsid w:val="0063056D"/>
    <w:rsid w:val="0063063E"/>
    <w:rsid w:val="0063070D"/>
    <w:rsid w:val="00630C0E"/>
    <w:rsid w:val="00630E25"/>
    <w:rsid w:val="00630EE5"/>
    <w:rsid w:val="00630F3E"/>
    <w:rsid w:val="00630FD6"/>
    <w:rsid w:val="006311D4"/>
    <w:rsid w:val="006313A1"/>
    <w:rsid w:val="00631834"/>
    <w:rsid w:val="006318CE"/>
    <w:rsid w:val="006318D6"/>
    <w:rsid w:val="00631908"/>
    <w:rsid w:val="00631A13"/>
    <w:rsid w:val="00631AE4"/>
    <w:rsid w:val="00631DDA"/>
    <w:rsid w:val="00631E64"/>
    <w:rsid w:val="0063206E"/>
    <w:rsid w:val="00632296"/>
    <w:rsid w:val="00632A4D"/>
    <w:rsid w:val="00632D62"/>
    <w:rsid w:val="0063303B"/>
    <w:rsid w:val="00633049"/>
    <w:rsid w:val="00633465"/>
    <w:rsid w:val="006338BB"/>
    <w:rsid w:val="00633941"/>
    <w:rsid w:val="0063395D"/>
    <w:rsid w:val="00633A0E"/>
    <w:rsid w:val="00633C07"/>
    <w:rsid w:val="00633EF4"/>
    <w:rsid w:val="006343E8"/>
    <w:rsid w:val="00634501"/>
    <w:rsid w:val="00634802"/>
    <w:rsid w:val="00634980"/>
    <w:rsid w:val="00634AC3"/>
    <w:rsid w:val="00634D9B"/>
    <w:rsid w:val="00634EF0"/>
    <w:rsid w:val="00635200"/>
    <w:rsid w:val="0063526E"/>
    <w:rsid w:val="00635550"/>
    <w:rsid w:val="0063561F"/>
    <w:rsid w:val="006356C1"/>
    <w:rsid w:val="0063593B"/>
    <w:rsid w:val="00635A6F"/>
    <w:rsid w:val="00635BB7"/>
    <w:rsid w:val="00635D9A"/>
    <w:rsid w:val="00635EFE"/>
    <w:rsid w:val="00635F55"/>
    <w:rsid w:val="00635FE8"/>
    <w:rsid w:val="0063610B"/>
    <w:rsid w:val="006363A5"/>
    <w:rsid w:val="006363EE"/>
    <w:rsid w:val="006365F3"/>
    <w:rsid w:val="006368CF"/>
    <w:rsid w:val="00636AFA"/>
    <w:rsid w:val="00637557"/>
    <w:rsid w:val="006376FA"/>
    <w:rsid w:val="0063776B"/>
    <w:rsid w:val="006378EB"/>
    <w:rsid w:val="00637E88"/>
    <w:rsid w:val="006402F1"/>
    <w:rsid w:val="006405C5"/>
    <w:rsid w:val="00640731"/>
    <w:rsid w:val="00640779"/>
    <w:rsid w:val="00640925"/>
    <w:rsid w:val="00640A05"/>
    <w:rsid w:val="00640DB5"/>
    <w:rsid w:val="00640E99"/>
    <w:rsid w:val="006411EB"/>
    <w:rsid w:val="0064120F"/>
    <w:rsid w:val="00641326"/>
    <w:rsid w:val="00641384"/>
    <w:rsid w:val="00641496"/>
    <w:rsid w:val="00641513"/>
    <w:rsid w:val="00641BC1"/>
    <w:rsid w:val="00641CA5"/>
    <w:rsid w:val="00641D7C"/>
    <w:rsid w:val="00641E6C"/>
    <w:rsid w:val="00641EBE"/>
    <w:rsid w:val="00641EE9"/>
    <w:rsid w:val="00641F96"/>
    <w:rsid w:val="00642106"/>
    <w:rsid w:val="00642123"/>
    <w:rsid w:val="00642169"/>
    <w:rsid w:val="00642610"/>
    <w:rsid w:val="006426BD"/>
    <w:rsid w:val="006427FE"/>
    <w:rsid w:val="00642935"/>
    <w:rsid w:val="00642B17"/>
    <w:rsid w:val="00643528"/>
    <w:rsid w:val="006435C2"/>
    <w:rsid w:val="00643F1B"/>
    <w:rsid w:val="0064400B"/>
    <w:rsid w:val="0064401C"/>
    <w:rsid w:val="006444E1"/>
    <w:rsid w:val="00644501"/>
    <w:rsid w:val="006446FF"/>
    <w:rsid w:val="00644ACB"/>
    <w:rsid w:val="00644B8B"/>
    <w:rsid w:val="00644E1B"/>
    <w:rsid w:val="00645179"/>
    <w:rsid w:val="006452FE"/>
    <w:rsid w:val="00645542"/>
    <w:rsid w:val="0064588E"/>
    <w:rsid w:val="00645992"/>
    <w:rsid w:val="00645BEA"/>
    <w:rsid w:val="00645C78"/>
    <w:rsid w:val="00645E7B"/>
    <w:rsid w:val="00645FF4"/>
    <w:rsid w:val="00646053"/>
    <w:rsid w:val="00646107"/>
    <w:rsid w:val="0064676C"/>
    <w:rsid w:val="00646826"/>
    <w:rsid w:val="006469AB"/>
    <w:rsid w:val="00646A62"/>
    <w:rsid w:val="00646AAC"/>
    <w:rsid w:val="00646EC9"/>
    <w:rsid w:val="00646F8C"/>
    <w:rsid w:val="006471D4"/>
    <w:rsid w:val="006474B4"/>
    <w:rsid w:val="00647693"/>
    <w:rsid w:val="0064777D"/>
    <w:rsid w:val="006477B5"/>
    <w:rsid w:val="0064791A"/>
    <w:rsid w:val="00647A9F"/>
    <w:rsid w:val="00647E0E"/>
    <w:rsid w:val="00647E74"/>
    <w:rsid w:val="00647F7B"/>
    <w:rsid w:val="006500F5"/>
    <w:rsid w:val="0065014D"/>
    <w:rsid w:val="00650AB3"/>
    <w:rsid w:val="00650E57"/>
    <w:rsid w:val="00650FE2"/>
    <w:rsid w:val="0065140B"/>
    <w:rsid w:val="006515A6"/>
    <w:rsid w:val="0065228F"/>
    <w:rsid w:val="006522BC"/>
    <w:rsid w:val="00652364"/>
    <w:rsid w:val="00652586"/>
    <w:rsid w:val="006526E2"/>
    <w:rsid w:val="00652818"/>
    <w:rsid w:val="00652848"/>
    <w:rsid w:val="006529F9"/>
    <w:rsid w:val="00652E61"/>
    <w:rsid w:val="00652F96"/>
    <w:rsid w:val="00652FC4"/>
    <w:rsid w:val="00652FF0"/>
    <w:rsid w:val="006530A8"/>
    <w:rsid w:val="0065315B"/>
    <w:rsid w:val="00653296"/>
    <w:rsid w:val="006532AA"/>
    <w:rsid w:val="0065335B"/>
    <w:rsid w:val="00653484"/>
    <w:rsid w:val="006536E0"/>
    <w:rsid w:val="006536FC"/>
    <w:rsid w:val="00653BD8"/>
    <w:rsid w:val="00653D36"/>
    <w:rsid w:val="00653F49"/>
    <w:rsid w:val="00654167"/>
    <w:rsid w:val="006542A4"/>
    <w:rsid w:val="00654313"/>
    <w:rsid w:val="00654426"/>
    <w:rsid w:val="00654569"/>
    <w:rsid w:val="00654659"/>
    <w:rsid w:val="00654935"/>
    <w:rsid w:val="00654AD4"/>
    <w:rsid w:val="00654ADF"/>
    <w:rsid w:val="00654C0B"/>
    <w:rsid w:val="00654F4E"/>
    <w:rsid w:val="00654F5F"/>
    <w:rsid w:val="00655053"/>
    <w:rsid w:val="00655097"/>
    <w:rsid w:val="006554FE"/>
    <w:rsid w:val="00655C67"/>
    <w:rsid w:val="00655DFF"/>
    <w:rsid w:val="006561E3"/>
    <w:rsid w:val="0065634F"/>
    <w:rsid w:val="0065636A"/>
    <w:rsid w:val="006563DF"/>
    <w:rsid w:val="006563F9"/>
    <w:rsid w:val="00656557"/>
    <w:rsid w:val="0065656F"/>
    <w:rsid w:val="0065671F"/>
    <w:rsid w:val="00656742"/>
    <w:rsid w:val="0065694B"/>
    <w:rsid w:val="006569AE"/>
    <w:rsid w:val="00656C35"/>
    <w:rsid w:val="00656C43"/>
    <w:rsid w:val="00656C58"/>
    <w:rsid w:val="00656CED"/>
    <w:rsid w:val="00657166"/>
    <w:rsid w:val="00657265"/>
    <w:rsid w:val="00657443"/>
    <w:rsid w:val="00657617"/>
    <w:rsid w:val="006576B3"/>
    <w:rsid w:val="0065788C"/>
    <w:rsid w:val="006578CA"/>
    <w:rsid w:val="006578DB"/>
    <w:rsid w:val="00657B63"/>
    <w:rsid w:val="00657C61"/>
    <w:rsid w:val="00657DB4"/>
    <w:rsid w:val="00660131"/>
    <w:rsid w:val="0066015F"/>
    <w:rsid w:val="006601CE"/>
    <w:rsid w:val="00660400"/>
    <w:rsid w:val="0066052A"/>
    <w:rsid w:val="006607C9"/>
    <w:rsid w:val="006608A3"/>
    <w:rsid w:val="006609B8"/>
    <w:rsid w:val="00660A76"/>
    <w:rsid w:val="00660B8C"/>
    <w:rsid w:val="00660CCB"/>
    <w:rsid w:val="00660E69"/>
    <w:rsid w:val="00660EA6"/>
    <w:rsid w:val="00661085"/>
    <w:rsid w:val="006613B0"/>
    <w:rsid w:val="006613C9"/>
    <w:rsid w:val="006619F1"/>
    <w:rsid w:val="00661B37"/>
    <w:rsid w:val="00661C4E"/>
    <w:rsid w:val="00661E02"/>
    <w:rsid w:val="00661E52"/>
    <w:rsid w:val="00661FA8"/>
    <w:rsid w:val="00662375"/>
    <w:rsid w:val="0066240B"/>
    <w:rsid w:val="006626A7"/>
    <w:rsid w:val="0066281D"/>
    <w:rsid w:val="00662DEF"/>
    <w:rsid w:val="00663A1F"/>
    <w:rsid w:val="00663A7A"/>
    <w:rsid w:val="00663B1D"/>
    <w:rsid w:val="00663D2F"/>
    <w:rsid w:val="00663E7A"/>
    <w:rsid w:val="0066400A"/>
    <w:rsid w:val="00664059"/>
    <w:rsid w:val="0066425F"/>
    <w:rsid w:val="00664424"/>
    <w:rsid w:val="0066457B"/>
    <w:rsid w:val="00664659"/>
    <w:rsid w:val="006646B6"/>
    <w:rsid w:val="00664848"/>
    <w:rsid w:val="00664A74"/>
    <w:rsid w:val="00664A94"/>
    <w:rsid w:val="00664AD5"/>
    <w:rsid w:val="00664FAB"/>
    <w:rsid w:val="00665069"/>
    <w:rsid w:val="0066514C"/>
    <w:rsid w:val="006651CE"/>
    <w:rsid w:val="00665527"/>
    <w:rsid w:val="0066561B"/>
    <w:rsid w:val="006656A6"/>
    <w:rsid w:val="0066592B"/>
    <w:rsid w:val="00665BD3"/>
    <w:rsid w:val="00665CF7"/>
    <w:rsid w:val="006664C2"/>
    <w:rsid w:val="0066659F"/>
    <w:rsid w:val="006665A0"/>
    <w:rsid w:val="006666BD"/>
    <w:rsid w:val="00666877"/>
    <w:rsid w:val="00666A54"/>
    <w:rsid w:val="00666DE6"/>
    <w:rsid w:val="00666FB0"/>
    <w:rsid w:val="006672CF"/>
    <w:rsid w:val="00667310"/>
    <w:rsid w:val="00667347"/>
    <w:rsid w:val="0066761B"/>
    <w:rsid w:val="006678B2"/>
    <w:rsid w:val="00667913"/>
    <w:rsid w:val="0066798B"/>
    <w:rsid w:val="00667D3B"/>
    <w:rsid w:val="00667DCE"/>
    <w:rsid w:val="006702A2"/>
    <w:rsid w:val="006703D9"/>
    <w:rsid w:val="00670441"/>
    <w:rsid w:val="0067065E"/>
    <w:rsid w:val="0067068D"/>
    <w:rsid w:val="00670774"/>
    <w:rsid w:val="0067080C"/>
    <w:rsid w:val="00670835"/>
    <w:rsid w:val="0067091D"/>
    <w:rsid w:val="00670F94"/>
    <w:rsid w:val="00671254"/>
    <w:rsid w:val="006712C6"/>
    <w:rsid w:val="0067176B"/>
    <w:rsid w:val="006717BE"/>
    <w:rsid w:val="006719C0"/>
    <w:rsid w:val="00671CEB"/>
    <w:rsid w:val="00672018"/>
    <w:rsid w:val="0067250A"/>
    <w:rsid w:val="00672B5C"/>
    <w:rsid w:val="00672BA7"/>
    <w:rsid w:val="00672E1C"/>
    <w:rsid w:val="00672E5A"/>
    <w:rsid w:val="006730E5"/>
    <w:rsid w:val="006732C4"/>
    <w:rsid w:val="00673453"/>
    <w:rsid w:val="0067349D"/>
    <w:rsid w:val="006734D5"/>
    <w:rsid w:val="00673925"/>
    <w:rsid w:val="00673940"/>
    <w:rsid w:val="00673B95"/>
    <w:rsid w:val="00673C14"/>
    <w:rsid w:val="00673D41"/>
    <w:rsid w:val="00673F51"/>
    <w:rsid w:val="0067405F"/>
    <w:rsid w:val="00674112"/>
    <w:rsid w:val="00674239"/>
    <w:rsid w:val="0067438B"/>
    <w:rsid w:val="0067439D"/>
    <w:rsid w:val="006743D9"/>
    <w:rsid w:val="006749E6"/>
    <w:rsid w:val="00674A48"/>
    <w:rsid w:val="00674BA4"/>
    <w:rsid w:val="00674CD0"/>
    <w:rsid w:val="00675040"/>
    <w:rsid w:val="00675081"/>
    <w:rsid w:val="0067514E"/>
    <w:rsid w:val="006752B1"/>
    <w:rsid w:val="00675586"/>
    <w:rsid w:val="00675793"/>
    <w:rsid w:val="00675806"/>
    <w:rsid w:val="006758A9"/>
    <w:rsid w:val="00675D4E"/>
    <w:rsid w:val="00675ECB"/>
    <w:rsid w:val="00675FE9"/>
    <w:rsid w:val="00676067"/>
    <w:rsid w:val="0067610D"/>
    <w:rsid w:val="00676256"/>
    <w:rsid w:val="0067628C"/>
    <w:rsid w:val="006769F8"/>
    <w:rsid w:val="00676B81"/>
    <w:rsid w:val="00676D5A"/>
    <w:rsid w:val="00676E67"/>
    <w:rsid w:val="0067734E"/>
    <w:rsid w:val="006774AC"/>
    <w:rsid w:val="006774C7"/>
    <w:rsid w:val="00677633"/>
    <w:rsid w:val="0067786B"/>
    <w:rsid w:val="00677901"/>
    <w:rsid w:val="006779E0"/>
    <w:rsid w:val="00677AD7"/>
    <w:rsid w:val="00677B38"/>
    <w:rsid w:val="00677BD2"/>
    <w:rsid w:val="00677C61"/>
    <w:rsid w:val="00677DC1"/>
    <w:rsid w:val="00677ED0"/>
    <w:rsid w:val="00677FE1"/>
    <w:rsid w:val="00680997"/>
    <w:rsid w:val="00680B35"/>
    <w:rsid w:val="00680DF1"/>
    <w:rsid w:val="00680EDB"/>
    <w:rsid w:val="0068112D"/>
    <w:rsid w:val="00681130"/>
    <w:rsid w:val="006813D4"/>
    <w:rsid w:val="00681558"/>
    <w:rsid w:val="0068167E"/>
    <w:rsid w:val="006816D1"/>
    <w:rsid w:val="006817BC"/>
    <w:rsid w:val="006817C3"/>
    <w:rsid w:val="00681803"/>
    <w:rsid w:val="0068193F"/>
    <w:rsid w:val="00681971"/>
    <w:rsid w:val="0068197C"/>
    <w:rsid w:val="00681A9C"/>
    <w:rsid w:val="00681DA3"/>
    <w:rsid w:val="00681F2C"/>
    <w:rsid w:val="0068215A"/>
    <w:rsid w:val="00682248"/>
    <w:rsid w:val="0068240C"/>
    <w:rsid w:val="00682684"/>
    <w:rsid w:val="00682881"/>
    <w:rsid w:val="00682893"/>
    <w:rsid w:val="00682929"/>
    <w:rsid w:val="006829AA"/>
    <w:rsid w:val="00682A7C"/>
    <w:rsid w:val="00682C4F"/>
    <w:rsid w:val="00682D4A"/>
    <w:rsid w:val="00682F8D"/>
    <w:rsid w:val="00683223"/>
    <w:rsid w:val="0068330B"/>
    <w:rsid w:val="0068331D"/>
    <w:rsid w:val="00683360"/>
    <w:rsid w:val="006833AE"/>
    <w:rsid w:val="006835C1"/>
    <w:rsid w:val="006836CD"/>
    <w:rsid w:val="0068370C"/>
    <w:rsid w:val="0068370D"/>
    <w:rsid w:val="00683A2A"/>
    <w:rsid w:val="00683A89"/>
    <w:rsid w:val="00683AEB"/>
    <w:rsid w:val="00683C87"/>
    <w:rsid w:val="00683D57"/>
    <w:rsid w:val="00684685"/>
    <w:rsid w:val="0068485B"/>
    <w:rsid w:val="00684876"/>
    <w:rsid w:val="00684966"/>
    <w:rsid w:val="006849AA"/>
    <w:rsid w:val="00684D97"/>
    <w:rsid w:val="00684F70"/>
    <w:rsid w:val="0068515B"/>
    <w:rsid w:val="006851F3"/>
    <w:rsid w:val="006852D5"/>
    <w:rsid w:val="0068556C"/>
    <w:rsid w:val="006858D2"/>
    <w:rsid w:val="00685D15"/>
    <w:rsid w:val="00685D58"/>
    <w:rsid w:val="00685DAE"/>
    <w:rsid w:val="00685E25"/>
    <w:rsid w:val="00685F19"/>
    <w:rsid w:val="006861C7"/>
    <w:rsid w:val="00686285"/>
    <w:rsid w:val="0068633F"/>
    <w:rsid w:val="006863C4"/>
    <w:rsid w:val="006864A2"/>
    <w:rsid w:val="006866D1"/>
    <w:rsid w:val="00686932"/>
    <w:rsid w:val="00686A6E"/>
    <w:rsid w:val="00686B4B"/>
    <w:rsid w:val="00686E28"/>
    <w:rsid w:val="00686ED6"/>
    <w:rsid w:val="00686F6B"/>
    <w:rsid w:val="00686FCD"/>
    <w:rsid w:val="00687152"/>
    <w:rsid w:val="0068725D"/>
    <w:rsid w:val="00687482"/>
    <w:rsid w:val="00687523"/>
    <w:rsid w:val="00687C68"/>
    <w:rsid w:val="00687D14"/>
    <w:rsid w:val="00690021"/>
    <w:rsid w:val="00690552"/>
    <w:rsid w:val="0069055D"/>
    <w:rsid w:val="0069058C"/>
    <w:rsid w:val="0069076C"/>
    <w:rsid w:val="006907F8"/>
    <w:rsid w:val="00690A6A"/>
    <w:rsid w:val="00691033"/>
    <w:rsid w:val="00691139"/>
    <w:rsid w:val="0069125C"/>
    <w:rsid w:val="006916DD"/>
    <w:rsid w:val="0069219B"/>
    <w:rsid w:val="0069239C"/>
    <w:rsid w:val="00692519"/>
    <w:rsid w:val="0069266E"/>
    <w:rsid w:val="00692BDB"/>
    <w:rsid w:val="00692D27"/>
    <w:rsid w:val="00693302"/>
    <w:rsid w:val="006934FC"/>
    <w:rsid w:val="006936DE"/>
    <w:rsid w:val="0069387D"/>
    <w:rsid w:val="006939F2"/>
    <w:rsid w:val="006940E8"/>
    <w:rsid w:val="00694161"/>
    <w:rsid w:val="0069419E"/>
    <w:rsid w:val="0069423D"/>
    <w:rsid w:val="006944C4"/>
    <w:rsid w:val="0069490D"/>
    <w:rsid w:val="00694B8D"/>
    <w:rsid w:val="00694C91"/>
    <w:rsid w:val="00694D57"/>
    <w:rsid w:val="006951B1"/>
    <w:rsid w:val="0069523F"/>
    <w:rsid w:val="00695887"/>
    <w:rsid w:val="0069597B"/>
    <w:rsid w:val="00695E07"/>
    <w:rsid w:val="00695E5C"/>
    <w:rsid w:val="006960A4"/>
    <w:rsid w:val="00696152"/>
    <w:rsid w:val="006961A6"/>
    <w:rsid w:val="006965C0"/>
    <w:rsid w:val="00696749"/>
    <w:rsid w:val="00696EEA"/>
    <w:rsid w:val="006971F3"/>
    <w:rsid w:val="006973C5"/>
    <w:rsid w:val="0069782A"/>
    <w:rsid w:val="006978F2"/>
    <w:rsid w:val="0069799F"/>
    <w:rsid w:val="006A01A6"/>
    <w:rsid w:val="006A0230"/>
    <w:rsid w:val="006A034F"/>
    <w:rsid w:val="006A0665"/>
    <w:rsid w:val="006A06D7"/>
    <w:rsid w:val="006A0778"/>
    <w:rsid w:val="006A08FB"/>
    <w:rsid w:val="006A09E1"/>
    <w:rsid w:val="006A0E21"/>
    <w:rsid w:val="006A0FF0"/>
    <w:rsid w:val="006A10BA"/>
    <w:rsid w:val="006A13F8"/>
    <w:rsid w:val="006A148E"/>
    <w:rsid w:val="006A167C"/>
    <w:rsid w:val="006A17ED"/>
    <w:rsid w:val="006A194C"/>
    <w:rsid w:val="006A1AB9"/>
    <w:rsid w:val="006A1C11"/>
    <w:rsid w:val="006A1D0F"/>
    <w:rsid w:val="006A1D72"/>
    <w:rsid w:val="006A20DB"/>
    <w:rsid w:val="006A21BB"/>
    <w:rsid w:val="006A2383"/>
    <w:rsid w:val="006A23E7"/>
    <w:rsid w:val="006A248B"/>
    <w:rsid w:val="006A26B7"/>
    <w:rsid w:val="006A274A"/>
    <w:rsid w:val="006A28BB"/>
    <w:rsid w:val="006A294E"/>
    <w:rsid w:val="006A2956"/>
    <w:rsid w:val="006A2DF5"/>
    <w:rsid w:val="006A32E9"/>
    <w:rsid w:val="006A33FD"/>
    <w:rsid w:val="006A36E5"/>
    <w:rsid w:val="006A3741"/>
    <w:rsid w:val="006A37B4"/>
    <w:rsid w:val="006A39EC"/>
    <w:rsid w:val="006A3D92"/>
    <w:rsid w:val="006A3E7C"/>
    <w:rsid w:val="006A3F88"/>
    <w:rsid w:val="006A4185"/>
    <w:rsid w:val="006A4425"/>
    <w:rsid w:val="006A4811"/>
    <w:rsid w:val="006A4BD5"/>
    <w:rsid w:val="006A4C76"/>
    <w:rsid w:val="006A4E96"/>
    <w:rsid w:val="006A4EC2"/>
    <w:rsid w:val="006A4EF5"/>
    <w:rsid w:val="006A4FCB"/>
    <w:rsid w:val="006A5129"/>
    <w:rsid w:val="006A56DE"/>
    <w:rsid w:val="006A5739"/>
    <w:rsid w:val="006A57DE"/>
    <w:rsid w:val="006A5E27"/>
    <w:rsid w:val="006A6246"/>
    <w:rsid w:val="006A626C"/>
    <w:rsid w:val="006A6327"/>
    <w:rsid w:val="006A657F"/>
    <w:rsid w:val="006A69A7"/>
    <w:rsid w:val="006A69D0"/>
    <w:rsid w:val="006A6A9B"/>
    <w:rsid w:val="006A6AEC"/>
    <w:rsid w:val="006A6DC2"/>
    <w:rsid w:val="006A6FC0"/>
    <w:rsid w:val="006A6FEF"/>
    <w:rsid w:val="006A7043"/>
    <w:rsid w:val="006A7320"/>
    <w:rsid w:val="006A7489"/>
    <w:rsid w:val="006A7738"/>
    <w:rsid w:val="006A78CC"/>
    <w:rsid w:val="006A78D2"/>
    <w:rsid w:val="006A7ABC"/>
    <w:rsid w:val="006A7F9D"/>
    <w:rsid w:val="006B008A"/>
    <w:rsid w:val="006B03E1"/>
    <w:rsid w:val="006B050D"/>
    <w:rsid w:val="006B056A"/>
    <w:rsid w:val="006B0D98"/>
    <w:rsid w:val="006B1006"/>
    <w:rsid w:val="006B189A"/>
    <w:rsid w:val="006B1B13"/>
    <w:rsid w:val="006B1BFA"/>
    <w:rsid w:val="006B1D0B"/>
    <w:rsid w:val="006B2271"/>
    <w:rsid w:val="006B22C1"/>
    <w:rsid w:val="006B2368"/>
    <w:rsid w:val="006B23C7"/>
    <w:rsid w:val="006B24FA"/>
    <w:rsid w:val="006B255A"/>
    <w:rsid w:val="006B2711"/>
    <w:rsid w:val="006B2842"/>
    <w:rsid w:val="006B2F54"/>
    <w:rsid w:val="006B2FBF"/>
    <w:rsid w:val="006B343D"/>
    <w:rsid w:val="006B345F"/>
    <w:rsid w:val="006B3543"/>
    <w:rsid w:val="006B374C"/>
    <w:rsid w:val="006B3800"/>
    <w:rsid w:val="006B3A7E"/>
    <w:rsid w:val="006B3AE4"/>
    <w:rsid w:val="006B3B9E"/>
    <w:rsid w:val="006B423D"/>
    <w:rsid w:val="006B51E0"/>
    <w:rsid w:val="006B5221"/>
    <w:rsid w:val="006B5725"/>
    <w:rsid w:val="006B5945"/>
    <w:rsid w:val="006B5C7D"/>
    <w:rsid w:val="006B5D7D"/>
    <w:rsid w:val="006B635B"/>
    <w:rsid w:val="006B64ED"/>
    <w:rsid w:val="006B6DA9"/>
    <w:rsid w:val="006B7149"/>
    <w:rsid w:val="006B7548"/>
    <w:rsid w:val="006B789B"/>
    <w:rsid w:val="006B78D3"/>
    <w:rsid w:val="006B79EE"/>
    <w:rsid w:val="006B7DC1"/>
    <w:rsid w:val="006B7E56"/>
    <w:rsid w:val="006B7F44"/>
    <w:rsid w:val="006C01D3"/>
    <w:rsid w:val="006C026B"/>
    <w:rsid w:val="006C054A"/>
    <w:rsid w:val="006C0843"/>
    <w:rsid w:val="006C08E8"/>
    <w:rsid w:val="006C0A0C"/>
    <w:rsid w:val="006C0B8C"/>
    <w:rsid w:val="006C0ED0"/>
    <w:rsid w:val="006C0F0E"/>
    <w:rsid w:val="006C0F56"/>
    <w:rsid w:val="006C0F6F"/>
    <w:rsid w:val="006C1223"/>
    <w:rsid w:val="006C138A"/>
    <w:rsid w:val="006C15FE"/>
    <w:rsid w:val="006C1914"/>
    <w:rsid w:val="006C1B02"/>
    <w:rsid w:val="006C1B6D"/>
    <w:rsid w:val="006C1BAA"/>
    <w:rsid w:val="006C1BEC"/>
    <w:rsid w:val="006C1C6B"/>
    <w:rsid w:val="006C1D8F"/>
    <w:rsid w:val="006C1F01"/>
    <w:rsid w:val="006C2180"/>
    <w:rsid w:val="006C2485"/>
    <w:rsid w:val="006C2699"/>
    <w:rsid w:val="006C2858"/>
    <w:rsid w:val="006C2A80"/>
    <w:rsid w:val="006C2B6F"/>
    <w:rsid w:val="006C2C89"/>
    <w:rsid w:val="006C2D4E"/>
    <w:rsid w:val="006C2D8F"/>
    <w:rsid w:val="006C3576"/>
    <w:rsid w:val="006C36E1"/>
    <w:rsid w:val="006C3BDD"/>
    <w:rsid w:val="006C3D2D"/>
    <w:rsid w:val="006C4291"/>
    <w:rsid w:val="006C4375"/>
    <w:rsid w:val="006C458C"/>
    <w:rsid w:val="006C4745"/>
    <w:rsid w:val="006C4A16"/>
    <w:rsid w:val="006C4C0D"/>
    <w:rsid w:val="006C4C47"/>
    <w:rsid w:val="006C4C49"/>
    <w:rsid w:val="006C4D00"/>
    <w:rsid w:val="006C50BD"/>
    <w:rsid w:val="006C517C"/>
    <w:rsid w:val="006C5204"/>
    <w:rsid w:val="006C564A"/>
    <w:rsid w:val="006C5835"/>
    <w:rsid w:val="006C5C66"/>
    <w:rsid w:val="006C62D9"/>
    <w:rsid w:val="006C63BC"/>
    <w:rsid w:val="006C6433"/>
    <w:rsid w:val="006C65B7"/>
    <w:rsid w:val="006C69B1"/>
    <w:rsid w:val="006C6A4C"/>
    <w:rsid w:val="006C6BB2"/>
    <w:rsid w:val="006C705C"/>
    <w:rsid w:val="006C730E"/>
    <w:rsid w:val="006C7326"/>
    <w:rsid w:val="006C76FB"/>
    <w:rsid w:val="006C7768"/>
    <w:rsid w:val="006C7972"/>
    <w:rsid w:val="006C798F"/>
    <w:rsid w:val="006C7AB0"/>
    <w:rsid w:val="006C7EBF"/>
    <w:rsid w:val="006C7F98"/>
    <w:rsid w:val="006D017C"/>
    <w:rsid w:val="006D0584"/>
    <w:rsid w:val="006D05E1"/>
    <w:rsid w:val="006D0A11"/>
    <w:rsid w:val="006D0B2F"/>
    <w:rsid w:val="006D0D8F"/>
    <w:rsid w:val="006D0ED9"/>
    <w:rsid w:val="006D12A2"/>
    <w:rsid w:val="006D152D"/>
    <w:rsid w:val="006D15B7"/>
    <w:rsid w:val="006D175A"/>
    <w:rsid w:val="006D1906"/>
    <w:rsid w:val="006D20EF"/>
    <w:rsid w:val="006D22A1"/>
    <w:rsid w:val="006D23C5"/>
    <w:rsid w:val="006D256D"/>
    <w:rsid w:val="006D2697"/>
    <w:rsid w:val="006D26DA"/>
    <w:rsid w:val="006D30E4"/>
    <w:rsid w:val="006D3444"/>
    <w:rsid w:val="006D36E9"/>
    <w:rsid w:val="006D395D"/>
    <w:rsid w:val="006D3BB4"/>
    <w:rsid w:val="006D3CF3"/>
    <w:rsid w:val="006D3E25"/>
    <w:rsid w:val="006D3F01"/>
    <w:rsid w:val="006D3F4E"/>
    <w:rsid w:val="006D4061"/>
    <w:rsid w:val="006D40F3"/>
    <w:rsid w:val="006D42EE"/>
    <w:rsid w:val="006D48E4"/>
    <w:rsid w:val="006D4AF8"/>
    <w:rsid w:val="006D4CB1"/>
    <w:rsid w:val="006D4ED1"/>
    <w:rsid w:val="006D5137"/>
    <w:rsid w:val="006D518B"/>
    <w:rsid w:val="006D5199"/>
    <w:rsid w:val="006D528D"/>
    <w:rsid w:val="006D5636"/>
    <w:rsid w:val="006D5829"/>
    <w:rsid w:val="006D59C1"/>
    <w:rsid w:val="006D5B8E"/>
    <w:rsid w:val="006D5F6B"/>
    <w:rsid w:val="006D6016"/>
    <w:rsid w:val="006D628F"/>
    <w:rsid w:val="006D6658"/>
    <w:rsid w:val="006D6771"/>
    <w:rsid w:val="006D68A7"/>
    <w:rsid w:val="006D69A9"/>
    <w:rsid w:val="006D6AA7"/>
    <w:rsid w:val="006D6B0A"/>
    <w:rsid w:val="006D6C5A"/>
    <w:rsid w:val="006D6D74"/>
    <w:rsid w:val="006D70D2"/>
    <w:rsid w:val="006D7718"/>
    <w:rsid w:val="006D78E4"/>
    <w:rsid w:val="006D7DE5"/>
    <w:rsid w:val="006E017F"/>
    <w:rsid w:val="006E0663"/>
    <w:rsid w:val="006E0B7F"/>
    <w:rsid w:val="006E0BC8"/>
    <w:rsid w:val="006E0DD9"/>
    <w:rsid w:val="006E0F6D"/>
    <w:rsid w:val="006E10BD"/>
    <w:rsid w:val="006E1140"/>
    <w:rsid w:val="006E14AD"/>
    <w:rsid w:val="006E1776"/>
    <w:rsid w:val="006E1781"/>
    <w:rsid w:val="006E1899"/>
    <w:rsid w:val="006E1986"/>
    <w:rsid w:val="006E1C34"/>
    <w:rsid w:val="006E1CA8"/>
    <w:rsid w:val="006E1EB7"/>
    <w:rsid w:val="006E1F07"/>
    <w:rsid w:val="006E20B0"/>
    <w:rsid w:val="006E216B"/>
    <w:rsid w:val="006E2368"/>
    <w:rsid w:val="006E239A"/>
    <w:rsid w:val="006E2519"/>
    <w:rsid w:val="006E2539"/>
    <w:rsid w:val="006E2BFE"/>
    <w:rsid w:val="006E2DE9"/>
    <w:rsid w:val="006E2EE7"/>
    <w:rsid w:val="006E2F9D"/>
    <w:rsid w:val="006E2FCB"/>
    <w:rsid w:val="006E30E6"/>
    <w:rsid w:val="006E313A"/>
    <w:rsid w:val="006E32DE"/>
    <w:rsid w:val="006E350D"/>
    <w:rsid w:val="006E36EB"/>
    <w:rsid w:val="006E3AB9"/>
    <w:rsid w:val="006E3B60"/>
    <w:rsid w:val="006E3CFE"/>
    <w:rsid w:val="006E3F7E"/>
    <w:rsid w:val="006E4A49"/>
    <w:rsid w:val="006E4F4F"/>
    <w:rsid w:val="006E4FC6"/>
    <w:rsid w:val="006E547A"/>
    <w:rsid w:val="006E5C75"/>
    <w:rsid w:val="006E5DAE"/>
    <w:rsid w:val="006E64F2"/>
    <w:rsid w:val="006E6B03"/>
    <w:rsid w:val="006E6B17"/>
    <w:rsid w:val="006E6D1F"/>
    <w:rsid w:val="006E6E45"/>
    <w:rsid w:val="006E6F27"/>
    <w:rsid w:val="006E7095"/>
    <w:rsid w:val="006E70D8"/>
    <w:rsid w:val="006E715E"/>
    <w:rsid w:val="006E716F"/>
    <w:rsid w:val="006E736A"/>
    <w:rsid w:val="006E79B5"/>
    <w:rsid w:val="006E7F97"/>
    <w:rsid w:val="006F0236"/>
    <w:rsid w:val="006F032D"/>
    <w:rsid w:val="006F0731"/>
    <w:rsid w:val="006F07A2"/>
    <w:rsid w:val="006F0B92"/>
    <w:rsid w:val="006F1246"/>
    <w:rsid w:val="006F13AA"/>
    <w:rsid w:val="006F143B"/>
    <w:rsid w:val="006F1441"/>
    <w:rsid w:val="006F17CC"/>
    <w:rsid w:val="006F185B"/>
    <w:rsid w:val="006F1907"/>
    <w:rsid w:val="006F1B5A"/>
    <w:rsid w:val="006F1CD4"/>
    <w:rsid w:val="006F1D52"/>
    <w:rsid w:val="006F1F87"/>
    <w:rsid w:val="006F1FEE"/>
    <w:rsid w:val="006F22B2"/>
    <w:rsid w:val="006F24BC"/>
    <w:rsid w:val="006F2722"/>
    <w:rsid w:val="006F285F"/>
    <w:rsid w:val="006F2C98"/>
    <w:rsid w:val="006F2D47"/>
    <w:rsid w:val="006F2E90"/>
    <w:rsid w:val="006F303C"/>
    <w:rsid w:val="006F30F5"/>
    <w:rsid w:val="006F314A"/>
    <w:rsid w:val="006F3465"/>
    <w:rsid w:val="006F3CD9"/>
    <w:rsid w:val="006F3D13"/>
    <w:rsid w:val="006F3D3D"/>
    <w:rsid w:val="006F3DBB"/>
    <w:rsid w:val="006F3E52"/>
    <w:rsid w:val="006F42B7"/>
    <w:rsid w:val="006F42E0"/>
    <w:rsid w:val="006F43A4"/>
    <w:rsid w:val="006F4559"/>
    <w:rsid w:val="006F47A2"/>
    <w:rsid w:val="006F49B9"/>
    <w:rsid w:val="006F4B46"/>
    <w:rsid w:val="006F4C6D"/>
    <w:rsid w:val="006F4CD4"/>
    <w:rsid w:val="006F4D9A"/>
    <w:rsid w:val="006F5224"/>
    <w:rsid w:val="006F55EE"/>
    <w:rsid w:val="006F5648"/>
    <w:rsid w:val="006F57C7"/>
    <w:rsid w:val="006F5819"/>
    <w:rsid w:val="006F5B0A"/>
    <w:rsid w:val="006F5C94"/>
    <w:rsid w:val="006F5FFF"/>
    <w:rsid w:val="006F60D0"/>
    <w:rsid w:val="006F6353"/>
    <w:rsid w:val="006F63A8"/>
    <w:rsid w:val="006F6A60"/>
    <w:rsid w:val="006F6ADA"/>
    <w:rsid w:val="006F6C3C"/>
    <w:rsid w:val="006F6C84"/>
    <w:rsid w:val="006F6D9C"/>
    <w:rsid w:val="006F6DEF"/>
    <w:rsid w:val="006F6F08"/>
    <w:rsid w:val="006F6F75"/>
    <w:rsid w:val="006F7102"/>
    <w:rsid w:val="006F7156"/>
    <w:rsid w:val="006F72E7"/>
    <w:rsid w:val="006F72F7"/>
    <w:rsid w:val="006F7339"/>
    <w:rsid w:val="006F745B"/>
    <w:rsid w:val="006F76BE"/>
    <w:rsid w:val="006F78B2"/>
    <w:rsid w:val="006F7940"/>
    <w:rsid w:val="006F799F"/>
    <w:rsid w:val="006F7C56"/>
    <w:rsid w:val="006F7F16"/>
    <w:rsid w:val="006F7F75"/>
    <w:rsid w:val="006F7F79"/>
    <w:rsid w:val="0070016D"/>
    <w:rsid w:val="007004EE"/>
    <w:rsid w:val="00700611"/>
    <w:rsid w:val="00700655"/>
    <w:rsid w:val="007007DB"/>
    <w:rsid w:val="00700A5A"/>
    <w:rsid w:val="00700C30"/>
    <w:rsid w:val="00700EA0"/>
    <w:rsid w:val="00700F9D"/>
    <w:rsid w:val="00700FE4"/>
    <w:rsid w:val="00701285"/>
    <w:rsid w:val="007017DE"/>
    <w:rsid w:val="00701874"/>
    <w:rsid w:val="00701958"/>
    <w:rsid w:val="00701AD9"/>
    <w:rsid w:val="0070201F"/>
    <w:rsid w:val="00702235"/>
    <w:rsid w:val="00702443"/>
    <w:rsid w:val="007024E6"/>
    <w:rsid w:val="00702687"/>
    <w:rsid w:val="00702820"/>
    <w:rsid w:val="00702C18"/>
    <w:rsid w:val="00702D8D"/>
    <w:rsid w:val="00702E2E"/>
    <w:rsid w:val="007030DF"/>
    <w:rsid w:val="0070357D"/>
    <w:rsid w:val="007036BA"/>
    <w:rsid w:val="00703987"/>
    <w:rsid w:val="00703A82"/>
    <w:rsid w:val="00703B21"/>
    <w:rsid w:val="00704159"/>
    <w:rsid w:val="0070424B"/>
    <w:rsid w:val="00704256"/>
    <w:rsid w:val="00704261"/>
    <w:rsid w:val="007044D8"/>
    <w:rsid w:val="007045F1"/>
    <w:rsid w:val="00704737"/>
    <w:rsid w:val="007048F3"/>
    <w:rsid w:val="007048F4"/>
    <w:rsid w:val="00704BE5"/>
    <w:rsid w:val="00704BE8"/>
    <w:rsid w:val="00704E58"/>
    <w:rsid w:val="0070548B"/>
    <w:rsid w:val="007059A4"/>
    <w:rsid w:val="00705AAD"/>
    <w:rsid w:val="00705E10"/>
    <w:rsid w:val="00705E30"/>
    <w:rsid w:val="00705EA8"/>
    <w:rsid w:val="007061A2"/>
    <w:rsid w:val="0070652B"/>
    <w:rsid w:val="00706595"/>
    <w:rsid w:val="00706AAC"/>
    <w:rsid w:val="00706DBA"/>
    <w:rsid w:val="00706F02"/>
    <w:rsid w:val="0070725F"/>
    <w:rsid w:val="007076FC"/>
    <w:rsid w:val="00707A1C"/>
    <w:rsid w:val="00707C5B"/>
    <w:rsid w:val="00710271"/>
    <w:rsid w:val="00710464"/>
    <w:rsid w:val="007104AF"/>
    <w:rsid w:val="00710634"/>
    <w:rsid w:val="00710DB4"/>
    <w:rsid w:val="00710FA8"/>
    <w:rsid w:val="00710FED"/>
    <w:rsid w:val="00711015"/>
    <w:rsid w:val="007111B3"/>
    <w:rsid w:val="007111ED"/>
    <w:rsid w:val="00711240"/>
    <w:rsid w:val="007116DB"/>
    <w:rsid w:val="00711946"/>
    <w:rsid w:val="00711BF5"/>
    <w:rsid w:val="00711D0E"/>
    <w:rsid w:val="00711D6E"/>
    <w:rsid w:val="00711DB4"/>
    <w:rsid w:val="00711F19"/>
    <w:rsid w:val="0071200E"/>
    <w:rsid w:val="007125C3"/>
    <w:rsid w:val="0071274B"/>
    <w:rsid w:val="007127E4"/>
    <w:rsid w:val="00712AEE"/>
    <w:rsid w:val="00712B38"/>
    <w:rsid w:val="00712BC0"/>
    <w:rsid w:val="00712BCC"/>
    <w:rsid w:val="007130ED"/>
    <w:rsid w:val="007131CB"/>
    <w:rsid w:val="00713424"/>
    <w:rsid w:val="00713B99"/>
    <w:rsid w:val="00713C6B"/>
    <w:rsid w:val="00713DAD"/>
    <w:rsid w:val="00713FFD"/>
    <w:rsid w:val="00714512"/>
    <w:rsid w:val="00714798"/>
    <w:rsid w:val="007147C2"/>
    <w:rsid w:val="00714854"/>
    <w:rsid w:val="00714C27"/>
    <w:rsid w:val="00714EFE"/>
    <w:rsid w:val="00714F9A"/>
    <w:rsid w:val="0071500F"/>
    <w:rsid w:val="00715263"/>
    <w:rsid w:val="00715340"/>
    <w:rsid w:val="00715378"/>
    <w:rsid w:val="0071583B"/>
    <w:rsid w:val="007158C3"/>
    <w:rsid w:val="00716094"/>
    <w:rsid w:val="0071679E"/>
    <w:rsid w:val="00716880"/>
    <w:rsid w:val="00716DF5"/>
    <w:rsid w:val="00716E4D"/>
    <w:rsid w:val="007171A6"/>
    <w:rsid w:val="007177AE"/>
    <w:rsid w:val="00717822"/>
    <w:rsid w:val="0071788E"/>
    <w:rsid w:val="00717B56"/>
    <w:rsid w:val="00717C8C"/>
    <w:rsid w:val="00717F83"/>
    <w:rsid w:val="0072007C"/>
    <w:rsid w:val="007208A0"/>
    <w:rsid w:val="00720A40"/>
    <w:rsid w:val="00720F43"/>
    <w:rsid w:val="007211AC"/>
    <w:rsid w:val="00721363"/>
    <w:rsid w:val="007213A9"/>
    <w:rsid w:val="007218BD"/>
    <w:rsid w:val="00721978"/>
    <w:rsid w:val="00721A32"/>
    <w:rsid w:val="00721A6F"/>
    <w:rsid w:val="00721C5F"/>
    <w:rsid w:val="00721F87"/>
    <w:rsid w:val="007220A3"/>
    <w:rsid w:val="007223DB"/>
    <w:rsid w:val="0072255F"/>
    <w:rsid w:val="007225FE"/>
    <w:rsid w:val="00722A5A"/>
    <w:rsid w:val="00722AA3"/>
    <w:rsid w:val="00722B3F"/>
    <w:rsid w:val="00722B78"/>
    <w:rsid w:val="00722DDC"/>
    <w:rsid w:val="00722E0D"/>
    <w:rsid w:val="00722EF1"/>
    <w:rsid w:val="0072337B"/>
    <w:rsid w:val="007234EC"/>
    <w:rsid w:val="0072354F"/>
    <w:rsid w:val="00723567"/>
    <w:rsid w:val="00723812"/>
    <w:rsid w:val="00723B34"/>
    <w:rsid w:val="00723C43"/>
    <w:rsid w:val="00723CD9"/>
    <w:rsid w:val="00723E14"/>
    <w:rsid w:val="00724091"/>
    <w:rsid w:val="007241D4"/>
    <w:rsid w:val="00724387"/>
    <w:rsid w:val="007243B4"/>
    <w:rsid w:val="00724501"/>
    <w:rsid w:val="00724822"/>
    <w:rsid w:val="0072497B"/>
    <w:rsid w:val="00724E0B"/>
    <w:rsid w:val="00725720"/>
    <w:rsid w:val="0072598B"/>
    <w:rsid w:val="007259A2"/>
    <w:rsid w:val="00725DF9"/>
    <w:rsid w:val="00725E56"/>
    <w:rsid w:val="00725E99"/>
    <w:rsid w:val="00725F15"/>
    <w:rsid w:val="00726117"/>
    <w:rsid w:val="007261C6"/>
    <w:rsid w:val="00726532"/>
    <w:rsid w:val="007266F4"/>
    <w:rsid w:val="0072675E"/>
    <w:rsid w:val="007268B1"/>
    <w:rsid w:val="00726D42"/>
    <w:rsid w:val="00726F8A"/>
    <w:rsid w:val="007279AD"/>
    <w:rsid w:val="00727ABD"/>
    <w:rsid w:val="00727D8A"/>
    <w:rsid w:val="00727E06"/>
    <w:rsid w:val="00727E9E"/>
    <w:rsid w:val="0073017F"/>
    <w:rsid w:val="00730414"/>
    <w:rsid w:val="007304E3"/>
    <w:rsid w:val="007308BE"/>
    <w:rsid w:val="00730AB5"/>
    <w:rsid w:val="00730B1E"/>
    <w:rsid w:val="00730D4E"/>
    <w:rsid w:val="007312E0"/>
    <w:rsid w:val="0073150D"/>
    <w:rsid w:val="00731557"/>
    <w:rsid w:val="00731608"/>
    <w:rsid w:val="0073163B"/>
    <w:rsid w:val="007316F7"/>
    <w:rsid w:val="00731CD5"/>
    <w:rsid w:val="00731E7A"/>
    <w:rsid w:val="00731F12"/>
    <w:rsid w:val="0073209E"/>
    <w:rsid w:val="0073216B"/>
    <w:rsid w:val="0073242B"/>
    <w:rsid w:val="007326C5"/>
    <w:rsid w:val="007326EE"/>
    <w:rsid w:val="0073289F"/>
    <w:rsid w:val="00732D66"/>
    <w:rsid w:val="00732EC6"/>
    <w:rsid w:val="00732F52"/>
    <w:rsid w:val="00733076"/>
    <w:rsid w:val="007331C2"/>
    <w:rsid w:val="007333BE"/>
    <w:rsid w:val="0073365E"/>
    <w:rsid w:val="007336D2"/>
    <w:rsid w:val="00733832"/>
    <w:rsid w:val="007339B9"/>
    <w:rsid w:val="00733B29"/>
    <w:rsid w:val="00733BC4"/>
    <w:rsid w:val="00733D09"/>
    <w:rsid w:val="00733DCC"/>
    <w:rsid w:val="00733E6E"/>
    <w:rsid w:val="0073451C"/>
    <w:rsid w:val="0073471B"/>
    <w:rsid w:val="007347FE"/>
    <w:rsid w:val="00734930"/>
    <w:rsid w:val="00734A94"/>
    <w:rsid w:val="00734C66"/>
    <w:rsid w:val="00734DCF"/>
    <w:rsid w:val="00734E2D"/>
    <w:rsid w:val="007356F7"/>
    <w:rsid w:val="007357AE"/>
    <w:rsid w:val="0073594B"/>
    <w:rsid w:val="00735D48"/>
    <w:rsid w:val="00736049"/>
    <w:rsid w:val="0073611E"/>
    <w:rsid w:val="007363C9"/>
    <w:rsid w:val="007368BA"/>
    <w:rsid w:val="007369AF"/>
    <w:rsid w:val="00736BDF"/>
    <w:rsid w:val="00736D16"/>
    <w:rsid w:val="00736DCE"/>
    <w:rsid w:val="00736DFF"/>
    <w:rsid w:val="0073735F"/>
    <w:rsid w:val="007374DB"/>
    <w:rsid w:val="00737505"/>
    <w:rsid w:val="00737807"/>
    <w:rsid w:val="007378BF"/>
    <w:rsid w:val="00737CCF"/>
    <w:rsid w:val="00737DCF"/>
    <w:rsid w:val="00737EC9"/>
    <w:rsid w:val="00740154"/>
    <w:rsid w:val="0074024C"/>
    <w:rsid w:val="00740378"/>
    <w:rsid w:val="007409ED"/>
    <w:rsid w:val="00740E19"/>
    <w:rsid w:val="00741030"/>
    <w:rsid w:val="00741192"/>
    <w:rsid w:val="00741236"/>
    <w:rsid w:val="007413A7"/>
    <w:rsid w:val="00741410"/>
    <w:rsid w:val="00741717"/>
    <w:rsid w:val="007417E8"/>
    <w:rsid w:val="00741942"/>
    <w:rsid w:val="00741BB7"/>
    <w:rsid w:val="00741DF7"/>
    <w:rsid w:val="00741EFE"/>
    <w:rsid w:val="00741F53"/>
    <w:rsid w:val="0074207D"/>
    <w:rsid w:val="00742096"/>
    <w:rsid w:val="007422A6"/>
    <w:rsid w:val="00742484"/>
    <w:rsid w:val="00742523"/>
    <w:rsid w:val="007425F3"/>
    <w:rsid w:val="0074269F"/>
    <w:rsid w:val="0074278A"/>
    <w:rsid w:val="00742EF9"/>
    <w:rsid w:val="00743677"/>
    <w:rsid w:val="0074375D"/>
    <w:rsid w:val="00743AEF"/>
    <w:rsid w:val="00743BDF"/>
    <w:rsid w:val="00743C29"/>
    <w:rsid w:val="00743D05"/>
    <w:rsid w:val="00743D60"/>
    <w:rsid w:val="0074421C"/>
    <w:rsid w:val="00744ACC"/>
    <w:rsid w:val="00745038"/>
    <w:rsid w:val="00745180"/>
    <w:rsid w:val="0074553C"/>
    <w:rsid w:val="007455D5"/>
    <w:rsid w:val="00745B7F"/>
    <w:rsid w:val="00745C13"/>
    <w:rsid w:val="00745CD8"/>
    <w:rsid w:val="00745D95"/>
    <w:rsid w:val="00745EA1"/>
    <w:rsid w:val="00746166"/>
    <w:rsid w:val="007461B4"/>
    <w:rsid w:val="00746331"/>
    <w:rsid w:val="007463FF"/>
    <w:rsid w:val="007467E5"/>
    <w:rsid w:val="00747137"/>
    <w:rsid w:val="00747195"/>
    <w:rsid w:val="00747281"/>
    <w:rsid w:val="00747494"/>
    <w:rsid w:val="007477B1"/>
    <w:rsid w:val="00747AC1"/>
    <w:rsid w:val="00747BA1"/>
    <w:rsid w:val="00747C24"/>
    <w:rsid w:val="00747E5A"/>
    <w:rsid w:val="007502F9"/>
    <w:rsid w:val="00750359"/>
    <w:rsid w:val="007503A9"/>
    <w:rsid w:val="0075069E"/>
    <w:rsid w:val="0075074D"/>
    <w:rsid w:val="007509DC"/>
    <w:rsid w:val="00750C33"/>
    <w:rsid w:val="00750EFF"/>
    <w:rsid w:val="00750F6A"/>
    <w:rsid w:val="00750FF0"/>
    <w:rsid w:val="00751006"/>
    <w:rsid w:val="007510C6"/>
    <w:rsid w:val="0075113F"/>
    <w:rsid w:val="0075148D"/>
    <w:rsid w:val="007514B8"/>
    <w:rsid w:val="00751659"/>
    <w:rsid w:val="00751680"/>
    <w:rsid w:val="00751729"/>
    <w:rsid w:val="0075174A"/>
    <w:rsid w:val="0075192C"/>
    <w:rsid w:val="007519B5"/>
    <w:rsid w:val="00752153"/>
    <w:rsid w:val="00752243"/>
    <w:rsid w:val="0075242B"/>
    <w:rsid w:val="0075245E"/>
    <w:rsid w:val="00752794"/>
    <w:rsid w:val="00752863"/>
    <w:rsid w:val="00752D5A"/>
    <w:rsid w:val="00752FE1"/>
    <w:rsid w:val="007532E1"/>
    <w:rsid w:val="0075330F"/>
    <w:rsid w:val="00753532"/>
    <w:rsid w:val="00753575"/>
    <w:rsid w:val="00753600"/>
    <w:rsid w:val="0075369A"/>
    <w:rsid w:val="00753757"/>
    <w:rsid w:val="0075382C"/>
    <w:rsid w:val="00753892"/>
    <w:rsid w:val="00753979"/>
    <w:rsid w:val="00753B32"/>
    <w:rsid w:val="00753DA2"/>
    <w:rsid w:val="00753ECE"/>
    <w:rsid w:val="00754011"/>
    <w:rsid w:val="007542A4"/>
    <w:rsid w:val="00754346"/>
    <w:rsid w:val="007546ED"/>
    <w:rsid w:val="0075475D"/>
    <w:rsid w:val="00754793"/>
    <w:rsid w:val="007547DA"/>
    <w:rsid w:val="00754B15"/>
    <w:rsid w:val="00754F5E"/>
    <w:rsid w:val="00755483"/>
    <w:rsid w:val="0075558A"/>
    <w:rsid w:val="00755642"/>
    <w:rsid w:val="0075569C"/>
    <w:rsid w:val="007556D4"/>
    <w:rsid w:val="007557B8"/>
    <w:rsid w:val="00755819"/>
    <w:rsid w:val="00755999"/>
    <w:rsid w:val="00755A10"/>
    <w:rsid w:val="00755BA1"/>
    <w:rsid w:val="00755CED"/>
    <w:rsid w:val="0075632B"/>
    <w:rsid w:val="00756538"/>
    <w:rsid w:val="007565F5"/>
    <w:rsid w:val="00756603"/>
    <w:rsid w:val="007567D9"/>
    <w:rsid w:val="007569C4"/>
    <w:rsid w:val="00756AEB"/>
    <w:rsid w:val="00756D03"/>
    <w:rsid w:val="00756D0A"/>
    <w:rsid w:val="00756D42"/>
    <w:rsid w:val="00756DBB"/>
    <w:rsid w:val="00756EC7"/>
    <w:rsid w:val="00756ECB"/>
    <w:rsid w:val="007573E6"/>
    <w:rsid w:val="00757753"/>
    <w:rsid w:val="007578CF"/>
    <w:rsid w:val="007579E7"/>
    <w:rsid w:val="00757AB4"/>
    <w:rsid w:val="00757C63"/>
    <w:rsid w:val="00757F9F"/>
    <w:rsid w:val="00760121"/>
    <w:rsid w:val="00760132"/>
    <w:rsid w:val="0076090C"/>
    <w:rsid w:val="00760947"/>
    <w:rsid w:val="007610B7"/>
    <w:rsid w:val="00761521"/>
    <w:rsid w:val="00761538"/>
    <w:rsid w:val="0076167E"/>
    <w:rsid w:val="00761852"/>
    <w:rsid w:val="00761A1B"/>
    <w:rsid w:val="00761BA1"/>
    <w:rsid w:val="0076215B"/>
    <w:rsid w:val="0076224F"/>
    <w:rsid w:val="0076274E"/>
    <w:rsid w:val="00762E1F"/>
    <w:rsid w:val="00762F51"/>
    <w:rsid w:val="007635DA"/>
    <w:rsid w:val="00764196"/>
    <w:rsid w:val="0076419A"/>
    <w:rsid w:val="00764236"/>
    <w:rsid w:val="007645A2"/>
    <w:rsid w:val="00764625"/>
    <w:rsid w:val="00764839"/>
    <w:rsid w:val="007649CD"/>
    <w:rsid w:val="007649D3"/>
    <w:rsid w:val="00764B68"/>
    <w:rsid w:val="00764C2C"/>
    <w:rsid w:val="00764CB8"/>
    <w:rsid w:val="00764E3B"/>
    <w:rsid w:val="00764F49"/>
    <w:rsid w:val="00765213"/>
    <w:rsid w:val="00765A4B"/>
    <w:rsid w:val="00765D2E"/>
    <w:rsid w:val="00765EBC"/>
    <w:rsid w:val="00765ECF"/>
    <w:rsid w:val="00765EFC"/>
    <w:rsid w:val="0076624C"/>
    <w:rsid w:val="007663BC"/>
    <w:rsid w:val="0076681B"/>
    <w:rsid w:val="007669B5"/>
    <w:rsid w:val="00766B6A"/>
    <w:rsid w:val="00766C4B"/>
    <w:rsid w:val="00766DFF"/>
    <w:rsid w:val="00767055"/>
    <w:rsid w:val="00767227"/>
    <w:rsid w:val="00767345"/>
    <w:rsid w:val="007677CE"/>
    <w:rsid w:val="00767D16"/>
    <w:rsid w:val="00767E5B"/>
    <w:rsid w:val="007706FB"/>
    <w:rsid w:val="0077130E"/>
    <w:rsid w:val="00771370"/>
    <w:rsid w:val="00771382"/>
    <w:rsid w:val="00771562"/>
    <w:rsid w:val="007715CF"/>
    <w:rsid w:val="007715D1"/>
    <w:rsid w:val="007715F6"/>
    <w:rsid w:val="0077180C"/>
    <w:rsid w:val="00771B91"/>
    <w:rsid w:val="00771C37"/>
    <w:rsid w:val="00771EAD"/>
    <w:rsid w:val="00771EC4"/>
    <w:rsid w:val="00772123"/>
    <w:rsid w:val="00772142"/>
    <w:rsid w:val="0077265B"/>
    <w:rsid w:val="00772BD6"/>
    <w:rsid w:val="00772D08"/>
    <w:rsid w:val="00772E8D"/>
    <w:rsid w:val="00772EE0"/>
    <w:rsid w:val="00772FF2"/>
    <w:rsid w:val="00773284"/>
    <w:rsid w:val="007737E4"/>
    <w:rsid w:val="007737FE"/>
    <w:rsid w:val="00773CB0"/>
    <w:rsid w:val="00773D2D"/>
    <w:rsid w:val="00774044"/>
    <w:rsid w:val="0077404F"/>
    <w:rsid w:val="00774456"/>
    <w:rsid w:val="00774810"/>
    <w:rsid w:val="0077490B"/>
    <w:rsid w:val="00774920"/>
    <w:rsid w:val="00774BEC"/>
    <w:rsid w:val="00775092"/>
    <w:rsid w:val="007750C8"/>
    <w:rsid w:val="0077513F"/>
    <w:rsid w:val="0077520B"/>
    <w:rsid w:val="0077523A"/>
    <w:rsid w:val="00775304"/>
    <w:rsid w:val="00775633"/>
    <w:rsid w:val="0077574F"/>
    <w:rsid w:val="007759D8"/>
    <w:rsid w:val="00775A15"/>
    <w:rsid w:val="00775A30"/>
    <w:rsid w:val="00775A95"/>
    <w:rsid w:val="00775DE7"/>
    <w:rsid w:val="00775EA3"/>
    <w:rsid w:val="007761FF"/>
    <w:rsid w:val="0077644B"/>
    <w:rsid w:val="007766C7"/>
    <w:rsid w:val="00776707"/>
    <w:rsid w:val="0077676B"/>
    <w:rsid w:val="00776849"/>
    <w:rsid w:val="00776976"/>
    <w:rsid w:val="00776F01"/>
    <w:rsid w:val="00777463"/>
    <w:rsid w:val="0077794E"/>
    <w:rsid w:val="00777D17"/>
    <w:rsid w:val="0078026F"/>
    <w:rsid w:val="00780729"/>
    <w:rsid w:val="00780B3D"/>
    <w:rsid w:val="00780B73"/>
    <w:rsid w:val="00780C5F"/>
    <w:rsid w:val="00780DAC"/>
    <w:rsid w:val="00780F2A"/>
    <w:rsid w:val="00780FAD"/>
    <w:rsid w:val="007811F0"/>
    <w:rsid w:val="00781733"/>
    <w:rsid w:val="00781969"/>
    <w:rsid w:val="00781EB5"/>
    <w:rsid w:val="0078222F"/>
    <w:rsid w:val="0078248F"/>
    <w:rsid w:val="007825FC"/>
    <w:rsid w:val="00782EC6"/>
    <w:rsid w:val="00782ED1"/>
    <w:rsid w:val="00782EDE"/>
    <w:rsid w:val="00782FFF"/>
    <w:rsid w:val="007831AD"/>
    <w:rsid w:val="00783222"/>
    <w:rsid w:val="007832FA"/>
    <w:rsid w:val="00783363"/>
    <w:rsid w:val="007833C6"/>
    <w:rsid w:val="00783509"/>
    <w:rsid w:val="007836FA"/>
    <w:rsid w:val="00783913"/>
    <w:rsid w:val="00783A46"/>
    <w:rsid w:val="00783C42"/>
    <w:rsid w:val="00783CDA"/>
    <w:rsid w:val="00783CED"/>
    <w:rsid w:val="00784550"/>
    <w:rsid w:val="007845F9"/>
    <w:rsid w:val="0078476F"/>
    <w:rsid w:val="00784820"/>
    <w:rsid w:val="007849E7"/>
    <w:rsid w:val="00784A15"/>
    <w:rsid w:val="00784BC1"/>
    <w:rsid w:val="00785053"/>
    <w:rsid w:val="00785092"/>
    <w:rsid w:val="00785721"/>
    <w:rsid w:val="0078581D"/>
    <w:rsid w:val="00785DAB"/>
    <w:rsid w:val="00785EAC"/>
    <w:rsid w:val="0078611E"/>
    <w:rsid w:val="007864B5"/>
    <w:rsid w:val="00786675"/>
    <w:rsid w:val="00786829"/>
    <w:rsid w:val="0078685B"/>
    <w:rsid w:val="007868A8"/>
    <w:rsid w:val="00786B3F"/>
    <w:rsid w:val="00786BFC"/>
    <w:rsid w:val="00786CB6"/>
    <w:rsid w:val="00786CD4"/>
    <w:rsid w:val="00786E10"/>
    <w:rsid w:val="00786FEE"/>
    <w:rsid w:val="0078702D"/>
    <w:rsid w:val="00787052"/>
    <w:rsid w:val="0078766B"/>
    <w:rsid w:val="00787A45"/>
    <w:rsid w:val="00787D5C"/>
    <w:rsid w:val="00787EF0"/>
    <w:rsid w:val="007903AD"/>
    <w:rsid w:val="0079083F"/>
    <w:rsid w:val="0079099B"/>
    <w:rsid w:val="007909F3"/>
    <w:rsid w:val="00790CA0"/>
    <w:rsid w:val="00790CBA"/>
    <w:rsid w:val="00790F58"/>
    <w:rsid w:val="00791222"/>
    <w:rsid w:val="0079151F"/>
    <w:rsid w:val="007917BC"/>
    <w:rsid w:val="00791849"/>
    <w:rsid w:val="00791A25"/>
    <w:rsid w:val="00791B5C"/>
    <w:rsid w:val="00791DC9"/>
    <w:rsid w:val="00791EA0"/>
    <w:rsid w:val="00792431"/>
    <w:rsid w:val="00792472"/>
    <w:rsid w:val="00792870"/>
    <w:rsid w:val="00792E6D"/>
    <w:rsid w:val="0079330C"/>
    <w:rsid w:val="0079331E"/>
    <w:rsid w:val="00793392"/>
    <w:rsid w:val="00793A29"/>
    <w:rsid w:val="00793F0D"/>
    <w:rsid w:val="007942F2"/>
    <w:rsid w:val="00794324"/>
    <w:rsid w:val="00794A71"/>
    <w:rsid w:val="00794C60"/>
    <w:rsid w:val="00794CB1"/>
    <w:rsid w:val="00794F9B"/>
    <w:rsid w:val="0079508B"/>
    <w:rsid w:val="007951DE"/>
    <w:rsid w:val="00795593"/>
    <w:rsid w:val="00795E77"/>
    <w:rsid w:val="00796102"/>
    <w:rsid w:val="00796187"/>
    <w:rsid w:val="00796338"/>
    <w:rsid w:val="00796882"/>
    <w:rsid w:val="00796A1E"/>
    <w:rsid w:val="00796F23"/>
    <w:rsid w:val="0079713A"/>
    <w:rsid w:val="0079722C"/>
    <w:rsid w:val="00797254"/>
    <w:rsid w:val="00797271"/>
    <w:rsid w:val="007976D6"/>
    <w:rsid w:val="007978B2"/>
    <w:rsid w:val="007978B6"/>
    <w:rsid w:val="00797CF0"/>
    <w:rsid w:val="00797D1F"/>
    <w:rsid w:val="00797EFA"/>
    <w:rsid w:val="00797FAD"/>
    <w:rsid w:val="007A009F"/>
    <w:rsid w:val="007A016A"/>
    <w:rsid w:val="007A0222"/>
    <w:rsid w:val="007A02A6"/>
    <w:rsid w:val="007A03F3"/>
    <w:rsid w:val="007A043B"/>
    <w:rsid w:val="007A0476"/>
    <w:rsid w:val="007A08B8"/>
    <w:rsid w:val="007A13C9"/>
    <w:rsid w:val="007A15D1"/>
    <w:rsid w:val="007A1974"/>
    <w:rsid w:val="007A1A5F"/>
    <w:rsid w:val="007A1C11"/>
    <w:rsid w:val="007A1D4D"/>
    <w:rsid w:val="007A1F70"/>
    <w:rsid w:val="007A220A"/>
    <w:rsid w:val="007A2699"/>
    <w:rsid w:val="007A2815"/>
    <w:rsid w:val="007A2980"/>
    <w:rsid w:val="007A2AA8"/>
    <w:rsid w:val="007A2E31"/>
    <w:rsid w:val="007A2F1D"/>
    <w:rsid w:val="007A3033"/>
    <w:rsid w:val="007A323B"/>
    <w:rsid w:val="007A3633"/>
    <w:rsid w:val="007A3705"/>
    <w:rsid w:val="007A3831"/>
    <w:rsid w:val="007A39ED"/>
    <w:rsid w:val="007A3A9E"/>
    <w:rsid w:val="007A3EED"/>
    <w:rsid w:val="007A4068"/>
    <w:rsid w:val="007A4197"/>
    <w:rsid w:val="007A4308"/>
    <w:rsid w:val="007A45F9"/>
    <w:rsid w:val="007A46BE"/>
    <w:rsid w:val="007A4734"/>
    <w:rsid w:val="007A47FC"/>
    <w:rsid w:val="007A4B91"/>
    <w:rsid w:val="007A4D3A"/>
    <w:rsid w:val="007A50F0"/>
    <w:rsid w:val="007A54E6"/>
    <w:rsid w:val="007A54ED"/>
    <w:rsid w:val="007A5587"/>
    <w:rsid w:val="007A5853"/>
    <w:rsid w:val="007A5958"/>
    <w:rsid w:val="007A5A21"/>
    <w:rsid w:val="007A5A46"/>
    <w:rsid w:val="007A5AB1"/>
    <w:rsid w:val="007A5C25"/>
    <w:rsid w:val="007A5E70"/>
    <w:rsid w:val="007A6590"/>
    <w:rsid w:val="007A6DEB"/>
    <w:rsid w:val="007A6FB4"/>
    <w:rsid w:val="007A70F7"/>
    <w:rsid w:val="007A78CE"/>
    <w:rsid w:val="007A7921"/>
    <w:rsid w:val="007A7991"/>
    <w:rsid w:val="007A7B6E"/>
    <w:rsid w:val="007B0024"/>
    <w:rsid w:val="007B00B4"/>
    <w:rsid w:val="007B02DD"/>
    <w:rsid w:val="007B0436"/>
    <w:rsid w:val="007B0506"/>
    <w:rsid w:val="007B072E"/>
    <w:rsid w:val="007B07F3"/>
    <w:rsid w:val="007B0BC0"/>
    <w:rsid w:val="007B0F1C"/>
    <w:rsid w:val="007B11FA"/>
    <w:rsid w:val="007B1370"/>
    <w:rsid w:val="007B1568"/>
    <w:rsid w:val="007B181B"/>
    <w:rsid w:val="007B1A80"/>
    <w:rsid w:val="007B1A8E"/>
    <w:rsid w:val="007B1B82"/>
    <w:rsid w:val="007B1CF3"/>
    <w:rsid w:val="007B1DCC"/>
    <w:rsid w:val="007B1F87"/>
    <w:rsid w:val="007B2124"/>
    <w:rsid w:val="007B2172"/>
    <w:rsid w:val="007B21AA"/>
    <w:rsid w:val="007B2212"/>
    <w:rsid w:val="007B2711"/>
    <w:rsid w:val="007B29FC"/>
    <w:rsid w:val="007B332E"/>
    <w:rsid w:val="007B335A"/>
    <w:rsid w:val="007B3427"/>
    <w:rsid w:val="007B362A"/>
    <w:rsid w:val="007B3BB0"/>
    <w:rsid w:val="007B3BBC"/>
    <w:rsid w:val="007B3BE0"/>
    <w:rsid w:val="007B3E2C"/>
    <w:rsid w:val="007B3EEE"/>
    <w:rsid w:val="007B4010"/>
    <w:rsid w:val="007B40A5"/>
    <w:rsid w:val="007B40DB"/>
    <w:rsid w:val="007B43D9"/>
    <w:rsid w:val="007B43FC"/>
    <w:rsid w:val="007B460C"/>
    <w:rsid w:val="007B46A9"/>
    <w:rsid w:val="007B46B5"/>
    <w:rsid w:val="007B47D3"/>
    <w:rsid w:val="007B4975"/>
    <w:rsid w:val="007B4D99"/>
    <w:rsid w:val="007B4ED5"/>
    <w:rsid w:val="007B4F40"/>
    <w:rsid w:val="007B520E"/>
    <w:rsid w:val="007B55A5"/>
    <w:rsid w:val="007B5659"/>
    <w:rsid w:val="007B5813"/>
    <w:rsid w:val="007B59BF"/>
    <w:rsid w:val="007B5A8B"/>
    <w:rsid w:val="007B5AAB"/>
    <w:rsid w:val="007B5BBD"/>
    <w:rsid w:val="007B5CC9"/>
    <w:rsid w:val="007B6049"/>
    <w:rsid w:val="007B626C"/>
    <w:rsid w:val="007B652A"/>
    <w:rsid w:val="007B672B"/>
    <w:rsid w:val="007B6A78"/>
    <w:rsid w:val="007B6B06"/>
    <w:rsid w:val="007B6B1D"/>
    <w:rsid w:val="007B6B56"/>
    <w:rsid w:val="007B6D64"/>
    <w:rsid w:val="007B6F95"/>
    <w:rsid w:val="007B7224"/>
    <w:rsid w:val="007B7237"/>
    <w:rsid w:val="007B730C"/>
    <w:rsid w:val="007B74F1"/>
    <w:rsid w:val="007B75AF"/>
    <w:rsid w:val="007B796C"/>
    <w:rsid w:val="007B7AEF"/>
    <w:rsid w:val="007B7D17"/>
    <w:rsid w:val="007B7DBE"/>
    <w:rsid w:val="007B7E69"/>
    <w:rsid w:val="007C0542"/>
    <w:rsid w:val="007C0662"/>
    <w:rsid w:val="007C07A9"/>
    <w:rsid w:val="007C08CA"/>
    <w:rsid w:val="007C0AD6"/>
    <w:rsid w:val="007C0B94"/>
    <w:rsid w:val="007C0C49"/>
    <w:rsid w:val="007C0F7A"/>
    <w:rsid w:val="007C14DC"/>
    <w:rsid w:val="007C14E5"/>
    <w:rsid w:val="007C1653"/>
    <w:rsid w:val="007C169F"/>
    <w:rsid w:val="007C190A"/>
    <w:rsid w:val="007C20C3"/>
    <w:rsid w:val="007C2A3D"/>
    <w:rsid w:val="007C2C96"/>
    <w:rsid w:val="007C2FA4"/>
    <w:rsid w:val="007C300E"/>
    <w:rsid w:val="007C34AE"/>
    <w:rsid w:val="007C4166"/>
    <w:rsid w:val="007C424A"/>
    <w:rsid w:val="007C432C"/>
    <w:rsid w:val="007C43B0"/>
    <w:rsid w:val="007C44C2"/>
    <w:rsid w:val="007C45D6"/>
    <w:rsid w:val="007C45E0"/>
    <w:rsid w:val="007C47F9"/>
    <w:rsid w:val="007C4888"/>
    <w:rsid w:val="007C4C1E"/>
    <w:rsid w:val="007C4DAD"/>
    <w:rsid w:val="007C5222"/>
    <w:rsid w:val="007C53AB"/>
    <w:rsid w:val="007C5452"/>
    <w:rsid w:val="007C59CA"/>
    <w:rsid w:val="007C5B2A"/>
    <w:rsid w:val="007C5BD7"/>
    <w:rsid w:val="007C5C26"/>
    <w:rsid w:val="007C5E0C"/>
    <w:rsid w:val="007C60E3"/>
    <w:rsid w:val="007C6545"/>
    <w:rsid w:val="007C661C"/>
    <w:rsid w:val="007C67F8"/>
    <w:rsid w:val="007C6B78"/>
    <w:rsid w:val="007C6CCE"/>
    <w:rsid w:val="007C6DD4"/>
    <w:rsid w:val="007C765E"/>
    <w:rsid w:val="007C7716"/>
    <w:rsid w:val="007C77E4"/>
    <w:rsid w:val="007C77E8"/>
    <w:rsid w:val="007C781C"/>
    <w:rsid w:val="007C786D"/>
    <w:rsid w:val="007C7AAC"/>
    <w:rsid w:val="007C7C0C"/>
    <w:rsid w:val="007D0CF5"/>
    <w:rsid w:val="007D0DE0"/>
    <w:rsid w:val="007D0F4D"/>
    <w:rsid w:val="007D111E"/>
    <w:rsid w:val="007D1122"/>
    <w:rsid w:val="007D1131"/>
    <w:rsid w:val="007D11CA"/>
    <w:rsid w:val="007D128C"/>
    <w:rsid w:val="007D1445"/>
    <w:rsid w:val="007D149D"/>
    <w:rsid w:val="007D1A42"/>
    <w:rsid w:val="007D1E2B"/>
    <w:rsid w:val="007D205D"/>
    <w:rsid w:val="007D2287"/>
    <w:rsid w:val="007D2559"/>
    <w:rsid w:val="007D25E8"/>
    <w:rsid w:val="007D277D"/>
    <w:rsid w:val="007D2C82"/>
    <w:rsid w:val="007D3137"/>
    <w:rsid w:val="007D364F"/>
    <w:rsid w:val="007D3724"/>
    <w:rsid w:val="007D3E7B"/>
    <w:rsid w:val="007D3F65"/>
    <w:rsid w:val="007D3FA2"/>
    <w:rsid w:val="007D4144"/>
    <w:rsid w:val="007D41F5"/>
    <w:rsid w:val="007D4212"/>
    <w:rsid w:val="007D4393"/>
    <w:rsid w:val="007D441F"/>
    <w:rsid w:val="007D44E8"/>
    <w:rsid w:val="007D455C"/>
    <w:rsid w:val="007D4599"/>
    <w:rsid w:val="007D4656"/>
    <w:rsid w:val="007D47CB"/>
    <w:rsid w:val="007D487D"/>
    <w:rsid w:val="007D494C"/>
    <w:rsid w:val="007D500D"/>
    <w:rsid w:val="007D50AE"/>
    <w:rsid w:val="007D53E1"/>
    <w:rsid w:val="007D5402"/>
    <w:rsid w:val="007D586A"/>
    <w:rsid w:val="007D58E6"/>
    <w:rsid w:val="007D595C"/>
    <w:rsid w:val="007D5B52"/>
    <w:rsid w:val="007D5E73"/>
    <w:rsid w:val="007D5F45"/>
    <w:rsid w:val="007D6280"/>
    <w:rsid w:val="007D6684"/>
    <w:rsid w:val="007D67F8"/>
    <w:rsid w:val="007D6A5B"/>
    <w:rsid w:val="007D6A8C"/>
    <w:rsid w:val="007D6AED"/>
    <w:rsid w:val="007D6C8A"/>
    <w:rsid w:val="007D6CC1"/>
    <w:rsid w:val="007D6F9D"/>
    <w:rsid w:val="007D6FCC"/>
    <w:rsid w:val="007D7129"/>
    <w:rsid w:val="007D747C"/>
    <w:rsid w:val="007D75AB"/>
    <w:rsid w:val="007D7822"/>
    <w:rsid w:val="007D7879"/>
    <w:rsid w:val="007D7ACF"/>
    <w:rsid w:val="007D7B42"/>
    <w:rsid w:val="007E0253"/>
    <w:rsid w:val="007E06E0"/>
    <w:rsid w:val="007E0BFA"/>
    <w:rsid w:val="007E0C77"/>
    <w:rsid w:val="007E119B"/>
    <w:rsid w:val="007E12C8"/>
    <w:rsid w:val="007E1544"/>
    <w:rsid w:val="007E17EF"/>
    <w:rsid w:val="007E186C"/>
    <w:rsid w:val="007E1B1C"/>
    <w:rsid w:val="007E1B97"/>
    <w:rsid w:val="007E1DDC"/>
    <w:rsid w:val="007E1FD8"/>
    <w:rsid w:val="007E24B2"/>
    <w:rsid w:val="007E2512"/>
    <w:rsid w:val="007E2613"/>
    <w:rsid w:val="007E2762"/>
    <w:rsid w:val="007E291F"/>
    <w:rsid w:val="007E2BFB"/>
    <w:rsid w:val="007E2EC8"/>
    <w:rsid w:val="007E30FC"/>
    <w:rsid w:val="007E313B"/>
    <w:rsid w:val="007E37A9"/>
    <w:rsid w:val="007E3808"/>
    <w:rsid w:val="007E386F"/>
    <w:rsid w:val="007E38F9"/>
    <w:rsid w:val="007E3AE1"/>
    <w:rsid w:val="007E3DC1"/>
    <w:rsid w:val="007E456C"/>
    <w:rsid w:val="007E4AB5"/>
    <w:rsid w:val="007E4AB9"/>
    <w:rsid w:val="007E4C64"/>
    <w:rsid w:val="007E4D33"/>
    <w:rsid w:val="007E535C"/>
    <w:rsid w:val="007E591F"/>
    <w:rsid w:val="007E5C68"/>
    <w:rsid w:val="007E5DD1"/>
    <w:rsid w:val="007E5F17"/>
    <w:rsid w:val="007E61B3"/>
    <w:rsid w:val="007E6261"/>
    <w:rsid w:val="007E641C"/>
    <w:rsid w:val="007E65FC"/>
    <w:rsid w:val="007E6658"/>
    <w:rsid w:val="007E68A4"/>
    <w:rsid w:val="007E6909"/>
    <w:rsid w:val="007E6BBF"/>
    <w:rsid w:val="007E6BCF"/>
    <w:rsid w:val="007E7364"/>
    <w:rsid w:val="007E77B0"/>
    <w:rsid w:val="007E7930"/>
    <w:rsid w:val="007E7DC3"/>
    <w:rsid w:val="007F021B"/>
    <w:rsid w:val="007F026D"/>
    <w:rsid w:val="007F02A7"/>
    <w:rsid w:val="007F02DC"/>
    <w:rsid w:val="007F04F6"/>
    <w:rsid w:val="007F09FA"/>
    <w:rsid w:val="007F0D2E"/>
    <w:rsid w:val="007F0DE9"/>
    <w:rsid w:val="007F0EB6"/>
    <w:rsid w:val="007F1047"/>
    <w:rsid w:val="007F1261"/>
    <w:rsid w:val="007F1288"/>
    <w:rsid w:val="007F14AA"/>
    <w:rsid w:val="007F195D"/>
    <w:rsid w:val="007F1AE9"/>
    <w:rsid w:val="007F1C1C"/>
    <w:rsid w:val="007F1D5A"/>
    <w:rsid w:val="007F1D94"/>
    <w:rsid w:val="007F1DE8"/>
    <w:rsid w:val="007F1E1C"/>
    <w:rsid w:val="007F1EA9"/>
    <w:rsid w:val="007F21C0"/>
    <w:rsid w:val="007F22C3"/>
    <w:rsid w:val="007F22E7"/>
    <w:rsid w:val="007F26F8"/>
    <w:rsid w:val="007F29F9"/>
    <w:rsid w:val="007F2B0D"/>
    <w:rsid w:val="007F2D9B"/>
    <w:rsid w:val="007F2DA2"/>
    <w:rsid w:val="007F2E1F"/>
    <w:rsid w:val="007F2E8F"/>
    <w:rsid w:val="007F2F56"/>
    <w:rsid w:val="007F30E0"/>
    <w:rsid w:val="007F3405"/>
    <w:rsid w:val="007F3732"/>
    <w:rsid w:val="007F38B5"/>
    <w:rsid w:val="007F39E3"/>
    <w:rsid w:val="007F3A8A"/>
    <w:rsid w:val="007F3D2C"/>
    <w:rsid w:val="007F3DBE"/>
    <w:rsid w:val="007F45F0"/>
    <w:rsid w:val="007F4807"/>
    <w:rsid w:val="007F494F"/>
    <w:rsid w:val="007F4B9E"/>
    <w:rsid w:val="007F4BB8"/>
    <w:rsid w:val="007F4C03"/>
    <w:rsid w:val="007F4D0F"/>
    <w:rsid w:val="007F4DA7"/>
    <w:rsid w:val="007F505A"/>
    <w:rsid w:val="007F516C"/>
    <w:rsid w:val="007F540F"/>
    <w:rsid w:val="007F55A8"/>
    <w:rsid w:val="007F5A35"/>
    <w:rsid w:val="007F5AC0"/>
    <w:rsid w:val="007F6004"/>
    <w:rsid w:val="007F610C"/>
    <w:rsid w:val="007F6454"/>
    <w:rsid w:val="007F6558"/>
    <w:rsid w:val="007F67D1"/>
    <w:rsid w:val="007F6B14"/>
    <w:rsid w:val="007F700B"/>
    <w:rsid w:val="007F7235"/>
    <w:rsid w:val="007F737A"/>
    <w:rsid w:val="007F74A0"/>
    <w:rsid w:val="007F7649"/>
    <w:rsid w:val="007F767E"/>
    <w:rsid w:val="007F7740"/>
    <w:rsid w:val="00800609"/>
    <w:rsid w:val="00800612"/>
    <w:rsid w:val="008006F0"/>
    <w:rsid w:val="00800C92"/>
    <w:rsid w:val="00800D8A"/>
    <w:rsid w:val="00800E54"/>
    <w:rsid w:val="0080121B"/>
    <w:rsid w:val="008012CC"/>
    <w:rsid w:val="008017B2"/>
    <w:rsid w:val="00801972"/>
    <w:rsid w:val="00801AF0"/>
    <w:rsid w:val="00801C2B"/>
    <w:rsid w:val="00801E73"/>
    <w:rsid w:val="0080202E"/>
    <w:rsid w:val="008024D6"/>
    <w:rsid w:val="00802630"/>
    <w:rsid w:val="00802A7A"/>
    <w:rsid w:val="00802AAC"/>
    <w:rsid w:val="00802C7C"/>
    <w:rsid w:val="00802DBE"/>
    <w:rsid w:val="00802DC3"/>
    <w:rsid w:val="00802EA7"/>
    <w:rsid w:val="00802F71"/>
    <w:rsid w:val="008034AE"/>
    <w:rsid w:val="00803693"/>
    <w:rsid w:val="00803713"/>
    <w:rsid w:val="008037EF"/>
    <w:rsid w:val="008040B5"/>
    <w:rsid w:val="00804623"/>
    <w:rsid w:val="00804657"/>
    <w:rsid w:val="008047AF"/>
    <w:rsid w:val="008048C8"/>
    <w:rsid w:val="008049E3"/>
    <w:rsid w:val="00804AF3"/>
    <w:rsid w:val="00804CF1"/>
    <w:rsid w:val="00804FA0"/>
    <w:rsid w:val="00804FE3"/>
    <w:rsid w:val="0080589C"/>
    <w:rsid w:val="0080597F"/>
    <w:rsid w:val="00805984"/>
    <w:rsid w:val="00805A3B"/>
    <w:rsid w:val="00805ADA"/>
    <w:rsid w:val="00805ADB"/>
    <w:rsid w:val="00805B54"/>
    <w:rsid w:val="00805DDD"/>
    <w:rsid w:val="00805E3D"/>
    <w:rsid w:val="00805E73"/>
    <w:rsid w:val="00805E7B"/>
    <w:rsid w:val="00806495"/>
    <w:rsid w:val="008064DA"/>
    <w:rsid w:val="008064E3"/>
    <w:rsid w:val="00806777"/>
    <w:rsid w:val="00806A5A"/>
    <w:rsid w:val="00806BBE"/>
    <w:rsid w:val="00806EF7"/>
    <w:rsid w:val="0080701F"/>
    <w:rsid w:val="008072B4"/>
    <w:rsid w:val="008074E7"/>
    <w:rsid w:val="00807538"/>
    <w:rsid w:val="00807717"/>
    <w:rsid w:val="0080791E"/>
    <w:rsid w:val="00807968"/>
    <w:rsid w:val="00807CFC"/>
    <w:rsid w:val="00807E09"/>
    <w:rsid w:val="00807EF1"/>
    <w:rsid w:val="00810002"/>
    <w:rsid w:val="0081024A"/>
    <w:rsid w:val="00810583"/>
    <w:rsid w:val="008106B9"/>
    <w:rsid w:val="00810706"/>
    <w:rsid w:val="008107DF"/>
    <w:rsid w:val="00810882"/>
    <w:rsid w:val="008108D4"/>
    <w:rsid w:val="008108FF"/>
    <w:rsid w:val="008110B4"/>
    <w:rsid w:val="00811673"/>
    <w:rsid w:val="00811A5C"/>
    <w:rsid w:val="00811A96"/>
    <w:rsid w:val="00811B3E"/>
    <w:rsid w:val="00811CAA"/>
    <w:rsid w:val="0081211D"/>
    <w:rsid w:val="00812719"/>
    <w:rsid w:val="00812FA3"/>
    <w:rsid w:val="00812FE1"/>
    <w:rsid w:val="008133D5"/>
    <w:rsid w:val="0081340E"/>
    <w:rsid w:val="00813723"/>
    <w:rsid w:val="00813F58"/>
    <w:rsid w:val="00814868"/>
    <w:rsid w:val="00814B72"/>
    <w:rsid w:val="00814B78"/>
    <w:rsid w:val="00814C41"/>
    <w:rsid w:val="00814C83"/>
    <w:rsid w:val="00814E20"/>
    <w:rsid w:val="00815234"/>
    <w:rsid w:val="008153B8"/>
    <w:rsid w:val="008153F8"/>
    <w:rsid w:val="008158F0"/>
    <w:rsid w:val="00815BF4"/>
    <w:rsid w:val="00815C05"/>
    <w:rsid w:val="00815DCC"/>
    <w:rsid w:val="00815E9D"/>
    <w:rsid w:val="00815F98"/>
    <w:rsid w:val="00816076"/>
    <w:rsid w:val="0081629A"/>
    <w:rsid w:val="0081636C"/>
    <w:rsid w:val="0081672E"/>
    <w:rsid w:val="00816741"/>
    <w:rsid w:val="00816A0B"/>
    <w:rsid w:val="00816D0E"/>
    <w:rsid w:val="00816DAD"/>
    <w:rsid w:val="00816E53"/>
    <w:rsid w:val="00816EAD"/>
    <w:rsid w:val="008173AF"/>
    <w:rsid w:val="008178E1"/>
    <w:rsid w:val="00817A33"/>
    <w:rsid w:val="00817B32"/>
    <w:rsid w:val="00817B6D"/>
    <w:rsid w:val="00817BE4"/>
    <w:rsid w:val="00817D1A"/>
    <w:rsid w:val="00817EDB"/>
    <w:rsid w:val="00820070"/>
    <w:rsid w:val="00820094"/>
    <w:rsid w:val="0082017C"/>
    <w:rsid w:val="00820242"/>
    <w:rsid w:val="00820541"/>
    <w:rsid w:val="00820640"/>
    <w:rsid w:val="0082070D"/>
    <w:rsid w:val="008208FA"/>
    <w:rsid w:val="00820E3B"/>
    <w:rsid w:val="0082101D"/>
    <w:rsid w:val="00821146"/>
    <w:rsid w:val="008211EB"/>
    <w:rsid w:val="0082122D"/>
    <w:rsid w:val="0082134A"/>
    <w:rsid w:val="00821867"/>
    <w:rsid w:val="0082197E"/>
    <w:rsid w:val="008219D2"/>
    <w:rsid w:val="00821A3B"/>
    <w:rsid w:val="00821A6B"/>
    <w:rsid w:val="00821DCB"/>
    <w:rsid w:val="008221BC"/>
    <w:rsid w:val="00822329"/>
    <w:rsid w:val="008224F1"/>
    <w:rsid w:val="00822BF9"/>
    <w:rsid w:val="00822E60"/>
    <w:rsid w:val="00822E73"/>
    <w:rsid w:val="00822EF3"/>
    <w:rsid w:val="0082334B"/>
    <w:rsid w:val="0082340F"/>
    <w:rsid w:val="00823591"/>
    <w:rsid w:val="008236E0"/>
    <w:rsid w:val="008239C1"/>
    <w:rsid w:val="00823CEE"/>
    <w:rsid w:val="0082407D"/>
    <w:rsid w:val="00824252"/>
    <w:rsid w:val="008245D8"/>
    <w:rsid w:val="0082489D"/>
    <w:rsid w:val="00824ACE"/>
    <w:rsid w:val="00824ADC"/>
    <w:rsid w:val="00824B55"/>
    <w:rsid w:val="008250F1"/>
    <w:rsid w:val="008254D9"/>
    <w:rsid w:val="0082551C"/>
    <w:rsid w:val="00825793"/>
    <w:rsid w:val="008257F3"/>
    <w:rsid w:val="008258FE"/>
    <w:rsid w:val="008259EA"/>
    <w:rsid w:val="00825B88"/>
    <w:rsid w:val="00825C21"/>
    <w:rsid w:val="00825EC5"/>
    <w:rsid w:val="008265CA"/>
    <w:rsid w:val="00826AA9"/>
    <w:rsid w:val="00826ABE"/>
    <w:rsid w:val="00826B01"/>
    <w:rsid w:val="00826C2E"/>
    <w:rsid w:val="00826DDC"/>
    <w:rsid w:val="00826EE0"/>
    <w:rsid w:val="00826F61"/>
    <w:rsid w:val="008276E4"/>
    <w:rsid w:val="00827791"/>
    <w:rsid w:val="00827F3F"/>
    <w:rsid w:val="00830417"/>
    <w:rsid w:val="0083050D"/>
    <w:rsid w:val="00830AAE"/>
    <w:rsid w:val="00830B25"/>
    <w:rsid w:val="00830C60"/>
    <w:rsid w:val="00830DDB"/>
    <w:rsid w:val="00830F2F"/>
    <w:rsid w:val="00830F4A"/>
    <w:rsid w:val="008310BC"/>
    <w:rsid w:val="008312CF"/>
    <w:rsid w:val="008314F2"/>
    <w:rsid w:val="0083157B"/>
    <w:rsid w:val="0083179F"/>
    <w:rsid w:val="0083192E"/>
    <w:rsid w:val="00831A1F"/>
    <w:rsid w:val="00831A36"/>
    <w:rsid w:val="00831ABD"/>
    <w:rsid w:val="00831B7F"/>
    <w:rsid w:val="00831BD4"/>
    <w:rsid w:val="00831D6D"/>
    <w:rsid w:val="00831EFB"/>
    <w:rsid w:val="0083201C"/>
    <w:rsid w:val="00832466"/>
    <w:rsid w:val="008324F4"/>
    <w:rsid w:val="0083263B"/>
    <w:rsid w:val="0083275B"/>
    <w:rsid w:val="00832946"/>
    <w:rsid w:val="00832D88"/>
    <w:rsid w:val="0083309E"/>
    <w:rsid w:val="008330E2"/>
    <w:rsid w:val="00833144"/>
    <w:rsid w:val="008331FB"/>
    <w:rsid w:val="00833214"/>
    <w:rsid w:val="00833371"/>
    <w:rsid w:val="00833468"/>
    <w:rsid w:val="008336BA"/>
    <w:rsid w:val="00833947"/>
    <w:rsid w:val="0083396A"/>
    <w:rsid w:val="00833C42"/>
    <w:rsid w:val="0083401C"/>
    <w:rsid w:val="00834102"/>
    <w:rsid w:val="00834479"/>
    <w:rsid w:val="00834743"/>
    <w:rsid w:val="008349D4"/>
    <w:rsid w:val="00834AD2"/>
    <w:rsid w:val="00834D7E"/>
    <w:rsid w:val="00834DA8"/>
    <w:rsid w:val="00834F05"/>
    <w:rsid w:val="00835050"/>
    <w:rsid w:val="0083511D"/>
    <w:rsid w:val="008355A5"/>
    <w:rsid w:val="008358AF"/>
    <w:rsid w:val="008358FB"/>
    <w:rsid w:val="00835A39"/>
    <w:rsid w:val="00835FA7"/>
    <w:rsid w:val="00836077"/>
    <w:rsid w:val="00836182"/>
    <w:rsid w:val="0083626D"/>
    <w:rsid w:val="0083656D"/>
    <w:rsid w:val="0083668F"/>
    <w:rsid w:val="008366D5"/>
    <w:rsid w:val="00836AEB"/>
    <w:rsid w:val="00836B8B"/>
    <w:rsid w:val="00836EF9"/>
    <w:rsid w:val="00837160"/>
    <w:rsid w:val="0083766F"/>
    <w:rsid w:val="008376EF"/>
    <w:rsid w:val="00837B6D"/>
    <w:rsid w:val="00837D5B"/>
    <w:rsid w:val="00837DFE"/>
    <w:rsid w:val="0084074B"/>
    <w:rsid w:val="00840A70"/>
    <w:rsid w:val="00840B55"/>
    <w:rsid w:val="00840BC1"/>
    <w:rsid w:val="00840EA9"/>
    <w:rsid w:val="00840F05"/>
    <w:rsid w:val="0084111F"/>
    <w:rsid w:val="00841201"/>
    <w:rsid w:val="0084125D"/>
    <w:rsid w:val="00841ABC"/>
    <w:rsid w:val="00841C0B"/>
    <w:rsid w:val="00841DB5"/>
    <w:rsid w:val="00841E5B"/>
    <w:rsid w:val="00841ED3"/>
    <w:rsid w:val="0084228F"/>
    <w:rsid w:val="008423A7"/>
    <w:rsid w:val="00842902"/>
    <w:rsid w:val="0084291A"/>
    <w:rsid w:val="00842A63"/>
    <w:rsid w:val="00842AD7"/>
    <w:rsid w:val="00842C88"/>
    <w:rsid w:val="00842E64"/>
    <w:rsid w:val="00843043"/>
    <w:rsid w:val="00843074"/>
    <w:rsid w:val="0084312A"/>
    <w:rsid w:val="0084326E"/>
    <w:rsid w:val="00843614"/>
    <w:rsid w:val="00843910"/>
    <w:rsid w:val="00843AAC"/>
    <w:rsid w:val="00843BA4"/>
    <w:rsid w:val="00843C19"/>
    <w:rsid w:val="008442AE"/>
    <w:rsid w:val="00844505"/>
    <w:rsid w:val="00844E4E"/>
    <w:rsid w:val="00844EB1"/>
    <w:rsid w:val="008450C9"/>
    <w:rsid w:val="008455F8"/>
    <w:rsid w:val="00845B5A"/>
    <w:rsid w:val="00845BED"/>
    <w:rsid w:val="00845CF9"/>
    <w:rsid w:val="00845D49"/>
    <w:rsid w:val="00845E85"/>
    <w:rsid w:val="008462A2"/>
    <w:rsid w:val="008462F6"/>
    <w:rsid w:val="0084668C"/>
    <w:rsid w:val="0084677A"/>
    <w:rsid w:val="00846891"/>
    <w:rsid w:val="00846B08"/>
    <w:rsid w:val="00846CBC"/>
    <w:rsid w:val="00846EA4"/>
    <w:rsid w:val="008470FB"/>
    <w:rsid w:val="008474EA"/>
    <w:rsid w:val="0084750B"/>
    <w:rsid w:val="008475A8"/>
    <w:rsid w:val="00847649"/>
    <w:rsid w:val="008477C6"/>
    <w:rsid w:val="008478EB"/>
    <w:rsid w:val="00847C52"/>
    <w:rsid w:val="00847F79"/>
    <w:rsid w:val="00847F9F"/>
    <w:rsid w:val="0085058E"/>
    <w:rsid w:val="00850692"/>
    <w:rsid w:val="008508CA"/>
    <w:rsid w:val="00850D29"/>
    <w:rsid w:val="008511CB"/>
    <w:rsid w:val="008511CF"/>
    <w:rsid w:val="008514D6"/>
    <w:rsid w:val="0085163A"/>
    <w:rsid w:val="0085165B"/>
    <w:rsid w:val="0085173F"/>
    <w:rsid w:val="00851A1D"/>
    <w:rsid w:val="00851F6B"/>
    <w:rsid w:val="00852060"/>
    <w:rsid w:val="00852290"/>
    <w:rsid w:val="0085238D"/>
    <w:rsid w:val="008524BD"/>
    <w:rsid w:val="008524C0"/>
    <w:rsid w:val="008525E7"/>
    <w:rsid w:val="0085261F"/>
    <w:rsid w:val="00852626"/>
    <w:rsid w:val="008527BF"/>
    <w:rsid w:val="00852A38"/>
    <w:rsid w:val="00852AED"/>
    <w:rsid w:val="00852F14"/>
    <w:rsid w:val="008532CE"/>
    <w:rsid w:val="00853381"/>
    <w:rsid w:val="008533E9"/>
    <w:rsid w:val="0085341F"/>
    <w:rsid w:val="008535C9"/>
    <w:rsid w:val="00853634"/>
    <w:rsid w:val="00853962"/>
    <w:rsid w:val="008539CC"/>
    <w:rsid w:val="00853C99"/>
    <w:rsid w:val="0085413F"/>
    <w:rsid w:val="0085438E"/>
    <w:rsid w:val="008544EC"/>
    <w:rsid w:val="0085450C"/>
    <w:rsid w:val="008549D9"/>
    <w:rsid w:val="00854B6D"/>
    <w:rsid w:val="00854C0B"/>
    <w:rsid w:val="00854DD3"/>
    <w:rsid w:val="00855439"/>
    <w:rsid w:val="00855CE8"/>
    <w:rsid w:val="008562F4"/>
    <w:rsid w:val="008566B2"/>
    <w:rsid w:val="00856870"/>
    <w:rsid w:val="00856A99"/>
    <w:rsid w:val="00856C90"/>
    <w:rsid w:val="00856E83"/>
    <w:rsid w:val="00856F57"/>
    <w:rsid w:val="008570E7"/>
    <w:rsid w:val="0085734F"/>
    <w:rsid w:val="00857413"/>
    <w:rsid w:val="00857C7E"/>
    <w:rsid w:val="00857DBB"/>
    <w:rsid w:val="00857E8D"/>
    <w:rsid w:val="00857F7A"/>
    <w:rsid w:val="00860410"/>
    <w:rsid w:val="00860491"/>
    <w:rsid w:val="0086076B"/>
    <w:rsid w:val="00860781"/>
    <w:rsid w:val="008607C5"/>
    <w:rsid w:val="00860987"/>
    <w:rsid w:val="00860A8C"/>
    <w:rsid w:val="00860CC6"/>
    <w:rsid w:val="00860D4C"/>
    <w:rsid w:val="00860D7A"/>
    <w:rsid w:val="00860E74"/>
    <w:rsid w:val="00860E7B"/>
    <w:rsid w:val="00860EF6"/>
    <w:rsid w:val="00861167"/>
    <w:rsid w:val="008612CA"/>
    <w:rsid w:val="008615A6"/>
    <w:rsid w:val="008615C7"/>
    <w:rsid w:val="008617C7"/>
    <w:rsid w:val="0086198C"/>
    <w:rsid w:val="00861A02"/>
    <w:rsid w:val="00861A12"/>
    <w:rsid w:val="00861AFD"/>
    <w:rsid w:val="00861C03"/>
    <w:rsid w:val="00861C53"/>
    <w:rsid w:val="00861ECE"/>
    <w:rsid w:val="00861F4F"/>
    <w:rsid w:val="00861FBE"/>
    <w:rsid w:val="0086204F"/>
    <w:rsid w:val="00862229"/>
    <w:rsid w:val="00862615"/>
    <w:rsid w:val="00862814"/>
    <w:rsid w:val="00862C02"/>
    <w:rsid w:val="00862C7F"/>
    <w:rsid w:val="00862DCB"/>
    <w:rsid w:val="00862EB7"/>
    <w:rsid w:val="008630C1"/>
    <w:rsid w:val="008632DF"/>
    <w:rsid w:val="00863318"/>
    <w:rsid w:val="00863380"/>
    <w:rsid w:val="00863420"/>
    <w:rsid w:val="0086352E"/>
    <w:rsid w:val="00863849"/>
    <w:rsid w:val="00863BFB"/>
    <w:rsid w:val="00863E52"/>
    <w:rsid w:val="00863FF0"/>
    <w:rsid w:val="008640A4"/>
    <w:rsid w:val="00864155"/>
    <w:rsid w:val="00864277"/>
    <w:rsid w:val="00864515"/>
    <w:rsid w:val="00864661"/>
    <w:rsid w:val="0086483B"/>
    <w:rsid w:val="00864859"/>
    <w:rsid w:val="00864869"/>
    <w:rsid w:val="0086496F"/>
    <w:rsid w:val="008650FF"/>
    <w:rsid w:val="00865234"/>
    <w:rsid w:val="00865557"/>
    <w:rsid w:val="00865A37"/>
    <w:rsid w:val="00865B90"/>
    <w:rsid w:val="00865CA3"/>
    <w:rsid w:val="00865CDD"/>
    <w:rsid w:val="00865EB9"/>
    <w:rsid w:val="00865F6B"/>
    <w:rsid w:val="0086653B"/>
    <w:rsid w:val="00866631"/>
    <w:rsid w:val="00866701"/>
    <w:rsid w:val="00866733"/>
    <w:rsid w:val="008668B3"/>
    <w:rsid w:val="00866A5B"/>
    <w:rsid w:val="00866C46"/>
    <w:rsid w:val="00866CF6"/>
    <w:rsid w:val="00866E0E"/>
    <w:rsid w:val="008670AD"/>
    <w:rsid w:val="00867541"/>
    <w:rsid w:val="0086763E"/>
    <w:rsid w:val="00867889"/>
    <w:rsid w:val="00867DEA"/>
    <w:rsid w:val="00870049"/>
    <w:rsid w:val="00870269"/>
    <w:rsid w:val="0087031B"/>
    <w:rsid w:val="00870332"/>
    <w:rsid w:val="008703BA"/>
    <w:rsid w:val="0087054F"/>
    <w:rsid w:val="0087095D"/>
    <w:rsid w:val="008712FE"/>
    <w:rsid w:val="00871481"/>
    <w:rsid w:val="008714FB"/>
    <w:rsid w:val="00871526"/>
    <w:rsid w:val="0087153B"/>
    <w:rsid w:val="00871982"/>
    <w:rsid w:val="00871AB4"/>
    <w:rsid w:val="00871B1B"/>
    <w:rsid w:val="00872122"/>
    <w:rsid w:val="0087226E"/>
    <w:rsid w:val="00872359"/>
    <w:rsid w:val="0087269A"/>
    <w:rsid w:val="00872757"/>
    <w:rsid w:val="00872911"/>
    <w:rsid w:val="00872919"/>
    <w:rsid w:val="0087294F"/>
    <w:rsid w:val="00872A49"/>
    <w:rsid w:val="00872C50"/>
    <w:rsid w:val="00872C6A"/>
    <w:rsid w:val="00872EC5"/>
    <w:rsid w:val="00873337"/>
    <w:rsid w:val="00873389"/>
    <w:rsid w:val="008734E5"/>
    <w:rsid w:val="00873A46"/>
    <w:rsid w:val="00873F63"/>
    <w:rsid w:val="00873F84"/>
    <w:rsid w:val="008742C5"/>
    <w:rsid w:val="00874369"/>
    <w:rsid w:val="008745C3"/>
    <w:rsid w:val="008746C3"/>
    <w:rsid w:val="0087489F"/>
    <w:rsid w:val="00874936"/>
    <w:rsid w:val="00874AD3"/>
    <w:rsid w:val="00874DF4"/>
    <w:rsid w:val="00874F0B"/>
    <w:rsid w:val="00875031"/>
    <w:rsid w:val="00875141"/>
    <w:rsid w:val="00875382"/>
    <w:rsid w:val="008753C8"/>
    <w:rsid w:val="008755BE"/>
    <w:rsid w:val="0087561F"/>
    <w:rsid w:val="00875649"/>
    <w:rsid w:val="008758CB"/>
    <w:rsid w:val="0087591B"/>
    <w:rsid w:val="008759ED"/>
    <w:rsid w:val="00875BE5"/>
    <w:rsid w:val="00875D79"/>
    <w:rsid w:val="00876126"/>
    <w:rsid w:val="0087680D"/>
    <w:rsid w:val="00876999"/>
    <w:rsid w:val="00876DD3"/>
    <w:rsid w:val="00877025"/>
    <w:rsid w:val="008772CE"/>
    <w:rsid w:val="008775B3"/>
    <w:rsid w:val="0087761F"/>
    <w:rsid w:val="00877737"/>
    <w:rsid w:val="00877964"/>
    <w:rsid w:val="00877A79"/>
    <w:rsid w:val="00877BA6"/>
    <w:rsid w:val="00877C93"/>
    <w:rsid w:val="0088049E"/>
    <w:rsid w:val="00880733"/>
    <w:rsid w:val="0088078B"/>
    <w:rsid w:val="00880978"/>
    <w:rsid w:val="00880D2A"/>
    <w:rsid w:val="00880F28"/>
    <w:rsid w:val="00880F30"/>
    <w:rsid w:val="0088105C"/>
    <w:rsid w:val="008810A2"/>
    <w:rsid w:val="00881402"/>
    <w:rsid w:val="0088143E"/>
    <w:rsid w:val="008814C3"/>
    <w:rsid w:val="008816D7"/>
    <w:rsid w:val="008819B1"/>
    <w:rsid w:val="00881FF0"/>
    <w:rsid w:val="008824D9"/>
    <w:rsid w:val="00882506"/>
    <w:rsid w:val="0088272D"/>
    <w:rsid w:val="0088274F"/>
    <w:rsid w:val="00882819"/>
    <w:rsid w:val="00882AC8"/>
    <w:rsid w:val="00882B15"/>
    <w:rsid w:val="00882CD6"/>
    <w:rsid w:val="00882F59"/>
    <w:rsid w:val="00883036"/>
    <w:rsid w:val="00883285"/>
    <w:rsid w:val="008835B2"/>
    <w:rsid w:val="00883615"/>
    <w:rsid w:val="0088396D"/>
    <w:rsid w:val="00883BFA"/>
    <w:rsid w:val="00883DC2"/>
    <w:rsid w:val="00883E25"/>
    <w:rsid w:val="00883E68"/>
    <w:rsid w:val="00883EA4"/>
    <w:rsid w:val="00884578"/>
    <w:rsid w:val="008845A7"/>
    <w:rsid w:val="008846DB"/>
    <w:rsid w:val="00884970"/>
    <w:rsid w:val="00884ED1"/>
    <w:rsid w:val="00884FCB"/>
    <w:rsid w:val="00885091"/>
    <w:rsid w:val="008851D3"/>
    <w:rsid w:val="008852CE"/>
    <w:rsid w:val="008852D3"/>
    <w:rsid w:val="00885328"/>
    <w:rsid w:val="008857A3"/>
    <w:rsid w:val="008857AE"/>
    <w:rsid w:val="00885FA1"/>
    <w:rsid w:val="0088628E"/>
    <w:rsid w:val="008862DE"/>
    <w:rsid w:val="008864FF"/>
    <w:rsid w:val="00886BE3"/>
    <w:rsid w:val="00886C78"/>
    <w:rsid w:val="00886CBD"/>
    <w:rsid w:val="00886CC4"/>
    <w:rsid w:val="00886D06"/>
    <w:rsid w:val="00886EB4"/>
    <w:rsid w:val="00886FFE"/>
    <w:rsid w:val="008872F2"/>
    <w:rsid w:val="008875EA"/>
    <w:rsid w:val="00887724"/>
    <w:rsid w:val="008877DE"/>
    <w:rsid w:val="008877E9"/>
    <w:rsid w:val="00887978"/>
    <w:rsid w:val="00887A61"/>
    <w:rsid w:val="00887A78"/>
    <w:rsid w:val="00887B5A"/>
    <w:rsid w:val="00887C23"/>
    <w:rsid w:val="00887C53"/>
    <w:rsid w:val="0089019D"/>
    <w:rsid w:val="0089042E"/>
    <w:rsid w:val="008904BE"/>
    <w:rsid w:val="008905B3"/>
    <w:rsid w:val="00890780"/>
    <w:rsid w:val="0089085A"/>
    <w:rsid w:val="00890A4C"/>
    <w:rsid w:val="00890A88"/>
    <w:rsid w:val="00890FAF"/>
    <w:rsid w:val="00891246"/>
    <w:rsid w:val="00891574"/>
    <w:rsid w:val="0089172F"/>
    <w:rsid w:val="00891924"/>
    <w:rsid w:val="00891E46"/>
    <w:rsid w:val="008923D1"/>
    <w:rsid w:val="00892A02"/>
    <w:rsid w:val="00892C65"/>
    <w:rsid w:val="008931D1"/>
    <w:rsid w:val="00893743"/>
    <w:rsid w:val="008939F8"/>
    <w:rsid w:val="00893A82"/>
    <w:rsid w:val="00893B02"/>
    <w:rsid w:val="00893DFC"/>
    <w:rsid w:val="00893FFC"/>
    <w:rsid w:val="00894195"/>
    <w:rsid w:val="008941DC"/>
    <w:rsid w:val="008942AE"/>
    <w:rsid w:val="008949AD"/>
    <w:rsid w:val="00894C71"/>
    <w:rsid w:val="008950E4"/>
    <w:rsid w:val="0089515C"/>
    <w:rsid w:val="008951EF"/>
    <w:rsid w:val="0089537C"/>
    <w:rsid w:val="0089550C"/>
    <w:rsid w:val="0089571E"/>
    <w:rsid w:val="00895B42"/>
    <w:rsid w:val="00895C2C"/>
    <w:rsid w:val="00895CE6"/>
    <w:rsid w:val="00895E7F"/>
    <w:rsid w:val="008962C8"/>
    <w:rsid w:val="00896576"/>
    <w:rsid w:val="00896876"/>
    <w:rsid w:val="008969FB"/>
    <w:rsid w:val="00896B9D"/>
    <w:rsid w:val="00896DAD"/>
    <w:rsid w:val="0089715A"/>
    <w:rsid w:val="0089719C"/>
    <w:rsid w:val="00897344"/>
    <w:rsid w:val="008973A9"/>
    <w:rsid w:val="008A02B5"/>
    <w:rsid w:val="008A0905"/>
    <w:rsid w:val="008A0920"/>
    <w:rsid w:val="008A0F97"/>
    <w:rsid w:val="008A1286"/>
    <w:rsid w:val="008A1338"/>
    <w:rsid w:val="008A13F3"/>
    <w:rsid w:val="008A15A5"/>
    <w:rsid w:val="008A168E"/>
    <w:rsid w:val="008A1A88"/>
    <w:rsid w:val="008A1BF4"/>
    <w:rsid w:val="008A1EDF"/>
    <w:rsid w:val="008A1F4E"/>
    <w:rsid w:val="008A2273"/>
    <w:rsid w:val="008A29C2"/>
    <w:rsid w:val="008A29D2"/>
    <w:rsid w:val="008A3156"/>
    <w:rsid w:val="008A327F"/>
    <w:rsid w:val="008A34A0"/>
    <w:rsid w:val="008A37DF"/>
    <w:rsid w:val="008A3A93"/>
    <w:rsid w:val="008A3E55"/>
    <w:rsid w:val="008A3E89"/>
    <w:rsid w:val="008A3F17"/>
    <w:rsid w:val="008A3F24"/>
    <w:rsid w:val="008A4004"/>
    <w:rsid w:val="008A433D"/>
    <w:rsid w:val="008A442F"/>
    <w:rsid w:val="008A466E"/>
    <w:rsid w:val="008A47B4"/>
    <w:rsid w:val="008A4A3D"/>
    <w:rsid w:val="008A4B41"/>
    <w:rsid w:val="008A4DBF"/>
    <w:rsid w:val="008A4EFA"/>
    <w:rsid w:val="008A4F30"/>
    <w:rsid w:val="008A500D"/>
    <w:rsid w:val="008A51C6"/>
    <w:rsid w:val="008A5419"/>
    <w:rsid w:val="008A5967"/>
    <w:rsid w:val="008A625C"/>
    <w:rsid w:val="008A62EA"/>
    <w:rsid w:val="008A6366"/>
    <w:rsid w:val="008A648C"/>
    <w:rsid w:val="008A64B4"/>
    <w:rsid w:val="008A656F"/>
    <w:rsid w:val="008A65CF"/>
    <w:rsid w:val="008A68AF"/>
    <w:rsid w:val="008A68F1"/>
    <w:rsid w:val="008A6AFC"/>
    <w:rsid w:val="008A6B1B"/>
    <w:rsid w:val="008A6EC8"/>
    <w:rsid w:val="008A71E3"/>
    <w:rsid w:val="008A7428"/>
    <w:rsid w:val="008A758D"/>
    <w:rsid w:val="008A7E1B"/>
    <w:rsid w:val="008A7FCC"/>
    <w:rsid w:val="008B01C0"/>
    <w:rsid w:val="008B032B"/>
    <w:rsid w:val="008B0347"/>
    <w:rsid w:val="008B05A0"/>
    <w:rsid w:val="008B0628"/>
    <w:rsid w:val="008B082A"/>
    <w:rsid w:val="008B0842"/>
    <w:rsid w:val="008B08FF"/>
    <w:rsid w:val="008B0CEB"/>
    <w:rsid w:val="008B0D03"/>
    <w:rsid w:val="008B0EF4"/>
    <w:rsid w:val="008B0FEA"/>
    <w:rsid w:val="008B1368"/>
    <w:rsid w:val="008B1379"/>
    <w:rsid w:val="008B15D3"/>
    <w:rsid w:val="008B175E"/>
    <w:rsid w:val="008B17A9"/>
    <w:rsid w:val="008B1993"/>
    <w:rsid w:val="008B1AA5"/>
    <w:rsid w:val="008B1B24"/>
    <w:rsid w:val="008B1D37"/>
    <w:rsid w:val="008B1DF8"/>
    <w:rsid w:val="008B1E4C"/>
    <w:rsid w:val="008B2159"/>
    <w:rsid w:val="008B22D3"/>
    <w:rsid w:val="008B2570"/>
    <w:rsid w:val="008B2780"/>
    <w:rsid w:val="008B2781"/>
    <w:rsid w:val="008B2861"/>
    <w:rsid w:val="008B29E9"/>
    <w:rsid w:val="008B2BD6"/>
    <w:rsid w:val="008B2C25"/>
    <w:rsid w:val="008B2DF3"/>
    <w:rsid w:val="008B2E32"/>
    <w:rsid w:val="008B2E78"/>
    <w:rsid w:val="008B32A0"/>
    <w:rsid w:val="008B3337"/>
    <w:rsid w:val="008B3669"/>
    <w:rsid w:val="008B36C6"/>
    <w:rsid w:val="008B37F7"/>
    <w:rsid w:val="008B3B1D"/>
    <w:rsid w:val="008B3C98"/>
    <w:rsid w:val="008B3E58"/>
    <w:rsid w:val="008B40C1"/>
    <w:rsid w:val="008B4206"/>
    <w:rsid w:val="008B42FA"/>
    <w:rsid w:val="008B43AC"/>
    <w:rsid w:val="008B45CC"/>
    <w:rsid w:val="008B4DC5"/>
    <w:rsid w:val="008B4F06"/>
    <w:rsid w:val="008B4F22"/>
    <w:rsid w:val="008B4FAE"/>
    <w:rsid w:val="008B51BB"/>
    <w:rsid w:val="008B5299"/>
    <w:rsid w:val="008B52D1"/>
    <w:rsid w:val="008B53A8"/>
    <w:rsid w:val="008B549A"/>
    <w:rsid w:val="008B55ED"/>
    <w:rsid w:val="008B568A"/>
    <w:rsid w:val="008B5838"/>
    <w:rsid w:val="008B5AD2"/>
    <w:rsid w:val="008B5F0F"/>
    <w:rsid w:val="008B60FF"/>
    <w:rsid w:val="008B61BB"/>
    <w:rsid w:val="008B61CF"/>
    <w:rsid w:val="008B620F"/>
    <w:rsid w:val="008B6941"/>
    <w:rsid w:val="008B7258"/>
    <w:rsid w:val="008B738E"/>
    <w:rsid w:val="008B78F8"/>
    <w:rsid w:val="008B7960"/>
    <w:rsid w:val="008B7AB1"/>
    <w:rsid w:val="008B7FDE"/>
    <w:rsid w:val="008C0187"/>
    <w:rsid w:val="008C049A"/>
    <w:rsid w:val="008C0601"/>
    <w:rsid w:val="008C0635"/>
    <w:rsid w:val="008C0637"/>
    <w:rsid w:val="008C084D"/>
    <w:rsid w:val="008C0978"/>
    <w:rsid w:val="008C0B62"/>
    <w:rsid w:val="008C0C2C"/>
    <w:rsid w:val="008C0C3F"/>
    <w:rsid w:val="008C0DAF"/>
    <w:rsid w:val="008C0E0B"/>
    <w:rsid w:val="008C0E50"/>
    <w:rsid w:val="008C0FAD"/>
    <w:rsid w:val="008C10A0"/>
    <w:rsid w:val="008C115E"/>
    <w:rsid w:val="008C11F0"/>
    <w:rsid w:val="008C1300"/>
    <w:rsid w:val="008C130E"/>
    <w:rsid w:val="008C17FA"/>
    <w:rsid w:val="008C192D"/>
    <w:rsid w:val="008C1A6A"/>
    <w:rsid w:val="008C1AD4"/>
    <w:rsid w:val="008C1B32"/>
    <w:rsid w:val="008C1BD7"/>
    <w:rsid w:val="008C1CFA"/>
    <w:rsid w:val="008C1DF1"/>
    <w:rsid w:val="008C1F04"/>
    <w:rsid w:val="008C1F41"/>
    <w:rsid w:val="008C21DB"/>
    <w:rsid w:val="008C22D0"/>
    <w:rsid w:val="008C25B4"/>
    <w:rsid w:val="008C2647"/>
    <w:rsid w:val="008C27BD"/>
    <w:rsid w:val="008C2EF9"/>
    <w:rsid w:val="008C30A2"/>
    <w:rsid w:val="008C31BC"/>
    <w:rsid w:val="008C3211"/>
    <w:rsid w:val="008C3383"/>
    <w:rsid w:val="008C350D"/>
    <w:rsid w:val="008C371E"/>
    <w:rsid w:val="008C3793"/>
    <w:rsid w:val="008C3811"/>
    <w:rsid w:val="008C393B"/>
    <w:rsid w:val="008C3ACF"/>
    <w:rsid w:val="008C3D80"/>
    <w:rsid w:val="008C3DF1"/>
    <w:rsid w:val="008C43D0"/>
    <w:rsid w:val="008C4B5D"/>
    <w:rsid w:val="008C4C04"/>
    <w:rsid w:val="008C4C9B"/>
    <w:rsid w:val="008C4CA9"/>
    <w:rsid w:val="008C4DBA"/>
    <w:rsid w:val="008C4EFE"/>
    <w:rsid w:val="008C5086"/>
    <w:rsid w:val="008C50C6"/>
    <w:rsid w:val="008C5637"/>
    <w:rsid w:val="008C5DBC"/>
    <w:rsid w:val="008C5DC5"/>
    <w:rsid w:val="008C5F44"/>
    <w:rsid w:val="008C5FEE"/>
    <w:rsid w:val="008C604D"/>
    <w:rsid w:val="008C60D9"/>
    <w:rsid w:val="008C6406"/>
    <w:rsid w:val="008C6431"/>
    <w:rsid w:val="008C65F1"/>
    <w:rsid w:val="008C68C3"/>
    <w:rsid w:val="008C697B"/>
    <w:rsid w:val="008C6AB2"/>
    <w:rsid w:val="008C6BCB"/>
    <w:rsid w:val="008C7045"/>
    <w:rsid w:val="008C70B5"/>
    <w:rsid w:val="008C72D5"/>
    <w:rsid w:val="008C7477"/>
    <w:rsid w:val="008C7628"/>
    <w:rsid w:val="008C7C11"/>
    <w:rsid w:val="008C7C4C"/>
    <w:rsid w:val="008C7CCC"/>
    <w:rsid w:val="008C7DC6"/>
    <w:rsid w:val="008C7F36"/>
    <w:rsid w:val="008D013C"/>
    <w:rsid w:val="008D025F"/>
    <w:rsid w:val="008D02BA"/>
    <w:rsid w:val="008D02BF"/>
    <w:rsid w:val="008D0476"/>
    <w:rsid w:val="008D0802"/>
    <w:rsid w:val="008D0CDD"/>
    <w:rsid w:val="008D0CEF"/>
    <w:rsid w:val="008D0D2A"/>
    <w:rsid w:val="008D15A5"/>
    <w:rsid w:val="008D1607"/>
    <w:rsid w:val="008D16D3"/>
    <w:rsid w:val="008D17EA"/>
    <w:rsid w:val="008D19DC"/>
    <w:rsid w:val="008D1AB8"/>
    <w:rsid w:val="008D1B0F"/>
    <w:rsid w:val="008D1D6F"/>
    <w:rsid w:val="008D1DA5"/>
    <w:rsid w:val="008D1E13"/>
    <w:rsid w:val="008D1FC9"/>
    <w:rsid w:val="008D214D"/>
    <w:rsid w:val="008D24C3"/>
    <w:rsid w:val="008D253D"/>
    <w:rsid w:val="008D2582"/>
    <w:rsid w:val="008D28C1"/>
    <w:rsid w:val="008D2A0A"/>
    <w:rsid w:val="008D2ABC"/>
    <w:rsid w:val="008D2D14"/>
    <w:rsid w:val="008D2FB9"/>
    <w:rsid w:val="008D32C9"/>
    <w:rsid w:val="008D3318"/>
    <w:rsid w:val="008D3385"/>
    <w:rsid w:val="008D3982"/>
    <w:rsid w:val="008D3B50"/>
    <w:rsid w:val="008D466D"/>
    <w:rsid w:val="008D47F7"/>
    <w:rsid w:val="008D4A3F"/>
    <w:rsid w:val="008D4C0B"/>
    <w:rsid w:val="008D4C68"/>
    <w:rsid w:val="008D4C96"/>
    <w:rsid w:val="008D4DC9"/>
    <w:rsid w:val="008D4F61"/>
    <w:rsid w:val="008D502E"/>
    <w:rsid w:val="008D50FC"/>
    <w:rsid w:val="008D5179"/>
    <w:rsid w:val="008D5512"/>
    <w:rsid w:val="008D555C"/>
    <w:rsid w:val="008D56B4"/>
    <w:rsid w:val="008D57C1"/>
    <w:rsid w:val="008D5968"/>
    <w:rsid w:val="008D59A6"/>
    <w:rsid w:val="008D5EC6"/>
    <w:rsid w:val="008D5ECE"/>
    <w:rsid w:val="008D5EFC"/>
    <w:rsid w:val="008D6004"/>
    <w:rsid w:val="008D61D3"/>
    <w:rsid w:val="008D6513"/>
    <w:rsid w:val="008D6746"/>
    <w:rsid w:val="008D67A8"/>
    <w:rsid w:val="008D6A0C"/>
    <w:rsid w:val="008D6AB3"/>
    <w:rsid w:val="008D6B2F"/>
    <w:rsid w:val="008D6DF8"/>
    <w:rsid w:val="008D6E13"/>
    <w:rsid w:val="008D6E22"/>
    <w:rsid w:val="008D7163"/>
    <w:rsid w:val="008D76BB"/>
    <w:rsid w:val="008D7A7C"/>
    <w:rsid w:val="008D7B14"/>
    <w:rsid w:val="008D7BBC"/>
    <w:rsid w:val="008D7C3D"/>
    <w:rsid w:val="008D7D6B"/>
    <w:rsid w:val="008E0061"/>
    <w:rsid w:val="008E0070"/>
    <w:rsid w:val="008E0761"/>
    <w:rsid w:val="008E085B"/>
    <w:rsid w:val="008E08DF"/>
    <w:rsid w:val="008E09B7"/>
    <w:rsid w:val="008E0A39"/>
    <w:rsid w:val="008E0AD8"/>
    <w:rsid w:val="008E0BA7"/>
    <w:rsid w:val="008E0C67"/>
    <w:rsid w:val="008E0F11"/>
    <w:rsid w:val="008E119A"/>
    <w:rsid w:val="008E17AD"/>
    <w:rsid w:val="008E184A"/>
    <w:rsid w:val="008E1957"/>
    <w:rsid w:val="008E1B52"/>
    <w:rsid w:val="008E1CAD"/>
    <w:rsid w:val="008E2031"/>
    <w:rsid w:val="008E2127"/>
    <w:rsid w:val="008E235C"/>
    <w:rsid w:val="008E262E"/>
    <w:rsid w:val="008E2661"/>
    <w:rsid w:val="008E2838"/>
    <w:rsid w:val="008E2EFD"/>
    <w:rsid w:val="008E309E"/>
    <w:rsid w:val="008E315D"/>
    <w:rsid w:val="008E3251"/>
    <w:rsid w:val="008E328A"/>
    <w:rsid w:val="008E3921"/>
    <w:rsid w:val="008E3CF4"/>
    <w:rsid w:val="008E3E82"/>
    <w:rsid w:val="008E4451"/>
    <w:rsid w:val="008E4A35"/>
    <w:rsid w:val="008E546A"/>
    <w:rsid w:val="008E5A10"/>
    <w:rsid w:val="008E5A62"/>
    <w:rsid w:val="008E5B92"/>
    <w:rsid w:val="008E5B9F"/>
    <w:rsid w:val="008E5C0F"/>
    <w:rsid w:val="008E5C36"/>
    <w:rsid w:val="008E5EF9"/>
    <w:rsid w:val="008E6184"/>
    <w:rsid w:val="008E6353"/>
    <w:rsid w:val="008E6488"/>
    <w:rsid w:val="008E675A"/>
    <w:rsid w:val="008E6986"/>
    <w:rsid w:val="008E69A7"/>
    <w:rsid w:val="008E6C7B"/>
    <w:rsid w:val="008E7191"/>
    <w:rsid w:val="008E71F3"/>
    <w:rsid w:val="008E7485"/>
    <w:rsid w:val="008E7750"/>
    <w:rsid w:val="008E7B54"/>
    <w:rsid w:val="008E7BAE"/>
    <w:rsid w:val="008E7C96"/>
    <w:rsid w:val="008E7E60"/>
    <w:rsid w:val="008F026B"/>
    <w:rsid w:val="008F054A"/>
    <w:rsid w:val="008F057F"/>
    <w:rsid w:val="008F0638"/>
    <w:rsid w:val="008F0695"/>
    <w:rsid w:val="008F08DC"/>
    <w:rsid w:val="008F0DF4"/>
    <w:rsid w:val="008F10E2"/>
    <w:rsid w:val="008F1300"/>
    <w:rsid w:val="008F1341"/>
    <w:rsid w:val="008F1559"/>
    <w:rsid w:val="008F15A5"/>
    <w:rsid w:val="008F160F"/>
    <w:rsid w:val="008F16D5"/>
    <w:rsid w:val="008F1A5A"/>
    <w:rsid w:val="008F1BB8"/>
    <w:rsid w:val="008F23D4"/>
    <w:rsid w:val="008F266C"/>
    <w:rsid w:val="008F272C"/>
    <w:rsid w:val="008F27A5"/>
    <w:rsid w:val="008F2904"/>
    <w:rsid w:val="008F2A9B"/>
    <w:rsid w:val="008F2B03"/>
    <w:rsid w:val="008F3137"/>
    <w:rsid w:val="008F367A"/>
    <w:rsid w:val="008F3933"/>
    <w:rsid w:val="008F3CC5"/>
    <w:rsid w:val="008F4146"/>
    <w:rsid w:val="008F4640"/>
    <w:rsid w:val="008F466F"/>
    <w:rsid w:val="008F4869"/>
    <w:rsid w:val="008F4890"/>
    <w:rsid w:val="008F4A12"/>
    <w:rsid w:val="008F4ECA"/>
    <w:rsid w:val="008F55E8"/>
    <w:rsid w:val="008F5848"/>
    <w:rsid w:val="008F5900"/>
    <w:rsid w:val="008F5BEC"/>
    <w:rsid w:val="008F61CF"/>
    <w:rsid w:val="008F6203"/>
    <w:rsid w:val="008F64BD"/>
    <w:rsid w:val="008F64D9"/>
    <w:rsid w:val="008F6615"/>
    <w:rsid w:val="008F67BF"/>
    <w:rsid w:val="008F69B4"/>
    <w:rsid w:val="008F6B3E"/>
    <w:rsid w:val="008F6B94"/>
    <w:rsid w:val="008F6F5D"/>
    <w:rsid w:val="008F7001"/>
    <w:rsid w:val="008F70F3"/>
    <w:rsid w:val="008F727F"/>
    <w:rsid w:val="008F737C"/>
    <w:rsid w:val="008F73E7"/>
    <w:rsid w:val="008F73EF"/>
    <w:rsid w:val="008F740B"/>
    <w:rsid w:val="008F74DD"/>
    <w:rsid w:val="008F764D"/>
    <w:rsid w:val="008F7833"/>
    <w:rsid w:val="008F789F"/>
    <w:rsid w:val="008F78D1"/>
    <w:rsid w:val="008F7B85"/>
    <w:rsid w:val="008F7F09"/>
    <w:rsid w:val="009001D1"/>
    <w:rsid w:val="00900386"/>
    <w:rsid w:val="009005AC"/>
    <w:rsid w:val="009006DF"/>
    <w:rsid w:val="009007FA"/>
    <w:rsid w:val="00900DA5"/>
    <w:rsid w:val="00900DBC"/>
    <w:rsid w:val="00900E07"/>
    <w:rsid w:val="00900F62"/>
    <w:rsid w:val="00900F71"/>
    <w:rsid w:val="00901487"/>
    <w:rsid w:val="00901576"/>
    <w:rsid w:val="009018DF"/>
    <w:rsid w:val="00901BB3"/>
    <w:rsid w:val="00901C18"/>
    <w:rsid w:val="00901F63"/>
    <w:rsid w:val="00902114"/>
    <w:rsid w:val="00902251"/>
    <w:rsid w:val="009028B4"/>
    <w:rsid w:val="00902CA0"/>
    <w:rsid w:val="00902DD1"/>
    <w:rsid w:val="009034DD"/>
    <w:rsid w:val="00903610"/>
    <w:rsid w:val="009036BA"/>
    <w:rsid w:val="00903764"/>
    <w:rsid w:val="00903A6C"/>
    <w:rsid w:val="00903B4D"/>
    <w:rsid w:val="00903B5F"/>
    <w:rsid w:val="00903BC9"/>
    <w:rsid w:val="00903DCE"/>
    <w:rsid w:val="00903FD9"/>
    <w:rsid w:val="009042F5"/>
    <w:rsid w:val="00904417"/>
    <w:rsid w:val="009044DE"/>
    <w:rsid w:val="00904521"/>
    <w:rsid w:val="0090498D"/>
    <w:rsid w:val="00904B51"/>
    <w:rsid w:val="00904B75"/>
    <w:rsid w:val="00904C5F"/>
    <w:rsid w:val="00904DC7"/>
    <w:rsid w:val="00904FE0"/>
    <w:rsid w:val="0090557F"/>
    <w:rsid w:val="009055A9"/>
    <w:rsid w:val="00905984"/>
    <w:rsid w:val="00905A29"/>
    <w:rsid w:val="00905C24"/>
    <w:rsid w:val="00905CE5"/>
    <w:rsid w:val="00905EA1"/>
    <w:rsid w:val="00905EFE"/>
    <w:rsid w:val="00905F9D"/>
    <w:rsid w:val="009063D1"/>
    <w:rsid w:val="009064E6"/>
    <w:rsid w:val="009065E8"/>
    <w:rsid w:val="0090668D"/>
    <w:rsid w:val="00906752"/>
    <w:rsid w:val="009067B5"/>
    <w:rsid w:val="00906B48"/>
    <w:rsid w:val="00906D6E"/>
    <w:rsid w:val="00906DF8"/>
    <w:rsid w:val="00907013"/>
    <w:rsid w:val="00907522"/>
    <w:rsid w:val="00907694"/>
    <w:rsid w:val="00907903"/>
    <w:rsid w:val="0091030B"/>
    <w:rsid w:val="0091043A"/>
    <w:rsid w:val="00910528"/>
    <w:rsid w:val="00910576"/>
    <w:rsid w:val="0091058B"/>
    <w:rsid w:val="009106C8"/>
    <w:rsid w:val="009107FE"/>
    <w:rsid w:val="00910A3D"/>
    <w:rsid w:val="00910A68"/>
    <w:rsid w:val="00910ACF"/>
    <w:rsid w:val="00910D0C"/>
    <w:rsid w:val="00910DCD"/>
    <w:rsid w:val="00910E05"/>
    <w:rsid w:val="00910F1F"/>
    <w:rsid w:val="009110AB"/>
    <w:rsid w:val="00911478"/>
    <w:rsid w:val="0091151A"/>
    <w:rsid w:val="00911803"/>
    <w:rsid w:val="00911AB7"/>
    <w:rsid w:val="00911AF8"/>
    <w:rsid w:val="00911C7E"/>
    <w:rsid w:val="00911F8C"/>
    <w:rsid w:val="00912037"/>
    <w:rsid w:val="00912160"/>
    <w:rsid w:val="00912423"/>
    <w:rsid w:val="00912491"/>
    <w:rsid w:val="00912984"/>
    <w:rsid w:val="00912E26"/>
    <w:rsid w:val="00913066"/>
    <w:rsid w:val="0091327E"/>
    <w:rsid w:val="00913437"/>
    <w:rsid w:val="009135AD"/>
    <w:rsid w:val="009137D3"/>
    <w:rsid w:val="009139C7"/>
    <w:rsid w:val="00913EA1"/>
    <w:rsid w:val="0091437B"/>
    <w:rsid w:val="009145C1"/>
    <w:rsid w:val="00914648"/>
    <w:rsid w:val="0091466D"/>
    <w:rsid w:val="00914A86"/>
    <w:rsid w:val="00914B83"/>
    <w:rsid w:val="00914C89"/>
    <w:rsid w:val="00914FE7"/>
    <w:rsid w:val="00914FF3"/>
    <w:rsid w:val="009153E4"/>
    <w:rsid w:val="009153EC"/>
    <w:rsid w:val="00915445"/>
    <w:rsid w:val="009158BB"/>
    <w:rsid w:val="009159F4"/>
    <w:rsid w:val="00915A94"/>
    <w:rsid w:val="00915B2D"/>
    <w:rsid w:val="00915B2E"/>
    <w:rsid w:val="00915CAE"/>
    <w:rsid w:val="00915D84"/>
    <w:rsid w:val="00915DB7"/>
    <w:rsid w:val="0091601F"/>
    <w:rsid w:val="00916793"/>
    <w:rsid w:val="00916961"/>
    <w:rsid w:val="00916A1E"/>
    <w:rsid w:val="009170BF"/>
    <w:rsid w:val="00917524"/>
    <w:rsid w:val="0091781C"/>
    <w:rsid w:val="009179B3"/>
    <w:rsid w:val="00917B07"/>
    <w:rsid w:val="00917D1D"/>
    <w:rsid w:val="00917F10"/>
    <w:rsid w:val="00917F71"/>
    <w:rsid w:val="00920308"/>
    <w:rsid w:val="00920460"/>
    <w:rsid w:val="009208CC"/>
    <w:rsid w:val="009209B6"/>
    <w:rsid w:val="009209FE"/>
    <w:rsid w:val="00920D23"/>
    <w:rsid w:val="00920D2E"/>
    <w:rsid w:val="00921081"/>
    <w:rsid w:val="009213ED"/>
    <w:rsid w:val="009214FB"/>
    <w:rsid w:val="00921548"/>
    <w:rsid w:val="009217D8"/>
    <w:rsid w:val="00921B20"/>
    <w:rsid w:val="00921C20"/>
    <w:rsid w:val="00921C65"/>
    <w:rsid w:val="00921F7E"/>
    <w:rsid w:val="00921FBF"/>
    <w:rsid w:val="009220E3"/>
    <w:rsid w:val="0092225F"/>
    <w:rsid w:val="0092253A"/>
    <w:rsid w:val="0092274A"/>
    <w:rsid w:val="00922760"/>
    <w:rsid w:val="0092294F"/>
    <w:rsid w:val="00922ACB"/>
    <w:rsid w:val="00922AF9"/>
    <w:rsid w:val="00922C37"/>
    <w:rsid w:val="00923038"/>
    <w:rsid w:val="00923191"/>
    <w:rsid w:val="009232AD"/>
    <w:rsid w:val="00923474"/>
    <w:rsid w:val="0092348E"/>
    <w:rsid w:val="0092353C"/>
    <w:rsid w:val="00923637"/>
    <w:rsid w:val="00923712"/>
    <w:rsid w:val="009238F9"/>
    <w:rsid w:val="00923BA7"/>
    <w:rsid w:val="00923D0D"/>
    <w:rsid w:val="00924238"/>
    <w:rsid w:val="009243D0"/>
    <w:rsid w:val="00924647"/>
    <w:rsid w:val="00924760"/>
    <w:rsid w:val="00924930"/>
    <w:rsid w:val="0092493E"/>
    <w:rsid w:val="00924E26"/>
    <w:rsid w:val="00924F52"/>
    <w:rsid w:val="009251B2"/>
    <w:rsid w:val="009252FC"/>
    <w:rsid w:val="00925556"/>
    <w:rsid w:val="00925783"/>
    <w:rsid w:val="00925816"/>
    <w:rsid w:val="009258DD"/>
    <w:rsid w:val="00925B2C"/>
    <w:rsid w:val="00925C4D"/>
    <w:rsid w:val="00925E90"/>
    <w:rsid w:val="00925EAB"/>
    <w:rsid w:val="00926085"/>
    <w:rsid w:val="009261E1"/>
    <w:rsid w:val="009264E5"/>
    <w:rsid w:val="009267F5"/>
    <w:rsid w:val="0092695C"/>
    <w:rsid w:val="009269FC"/>
    <w:rsid w:val="00926CAA"/>
    <w:rsid w:val="00926D3D"/>
    <w:rsid w:val="00927B0D"/>
    <w:rsid w:val="00927BD6"/>
    <w:rsid w:val="00927C9C"/>
    <w:rsid w:val="009301E3"/>
    <w:rsid w:val="0093042C"/>
    <w:rsid w:val="00930740"/>
    <w:rsid w:val="00930C30"/>
    <w:rsid w:val="00930F60"/>
    <w:rsid w:val="00930F95"/>
    <w:rsid w:val="00931650"/>
    <w:rsid w:val="00931697"/>
    <w:rsid w:val="009317B1"/>
    <w:rsid w:val="009317DB"/>
    <w:rsid w:val="009319C3"/>
    <w:rsid w:val="00932049"/>
    <w:rsid w:val="00932078"/>
    <w:rsid w:val="00932441"/>
    <w:rsid w:val="009329AD"/>
    <w:rsid w:val="009329C5"/>
    <w:rsid w:val="00932D06"/>
    <w:rsid w:val="00932FDE"/>
    <w:rsid w:val="0093320E"/>
    <w:rsid w:val="0093337C"/>
    <w:rsid w:val="00933525"/>
    <w:rsid w:val="009335CB"/>
    <w:rsid w:val="00933660"/>
    <w:rsid w:val="009336A6"/>
    <w:rsid w:val="00933A65"/>
    <w:rsid w:val="00933F24"/>
    <w:rsid w:val="009340D5"/>
    <w:rsid w:val="0093446C"/>
    <w:rsid w:val="009345F8"/>
    <w:rsid w:val="0093508C"/>
    <w:rsid w:val="0093527F"/>
    <w:rsid w:val="009355C8"/>
    <w:rsid w:val="00935822"/>
    <w:rsid w:val="00935A9B"/>
    <w:rsid w:val="00935AC3"/>
    <w:rsid w:val="00935DCA"/>
    <w:rsid w:val="00935E73"/>
    <w:rsid w:val="00935FC1"/>
    <w:rsid w:val="0093625F"/>
    <w:rsid w:val="0093637F"/>
    <w:rsid w:val="009363BB"/>
    <w:rsid w:val="0093646F"/>
    <w:rsid w:val="00936ED7"/>
    <w:rsid w:val="00936FC0"/>
    <w:rsid w:val="0093718E"/>
    <w:rsid w:val="00937198"/>
    <w:rsid w:val="00937581"/>
    <w:rsid w:val="009377E9"/>
    <w:rsid w:val="00937AA9"/>
    <w:rsid w:val="00937D78"/>
    <w:rsid w:val="00937DB0"/>
    <w:rsid w:val="009404B5"/>
    <w:rsid w:val="009407AF"/>
    <w:rsid w:val="00940E94"/>
    <w:rsid w:val="00941084"/>
    <w:rsid w:val="0094111E"/>
    <w:rsid w:val="00941721"/>
    <w:rsid w:val="0094187D"/>
    <w:rsid w:val="00941880"/>
    <w:rsid w:val="00941996"/>
    <w:rsid w:val="009419FD"/>
    <w:rsid w:val="00941CD4"/>
    <w:rsid w:val="00941D71"/>
    <w:rsid w:val="0094210A"/>
    <w:rsid w:val="009423DA"/>
    <w:rsid w:val="009426E1"/>
    <w:rsid w:val="00942A13"/>
    <w:rsid w:val="00942B8D"/>
    <w:rsid w:val="00942F09"/>
    <w:rsid w:val="00942F95"/>
    <w:rsid w:val="009430E0"/>
    <w:rsid w:val="00943235"/>
    <w:rsid w:val="0094388F"/>
    <w:rsid w:val="00943A12"/>
    <w:rsid w:val="00943B56"/>
    <w:rsid w:val="00943C61"/>
    <w:rsid w:val="009440B2"/>
    <w:rsid w:val="00944138"/>
    <w:rsid w:val="009442D2"/>
    <w:rsid w:val="009443A7"/>
    <w:rsid w:val="009443AD"/>
    <w:rsid w:val="009443FD"/>
    <w:rsid w:val="009444F0"/>
    <w:rsid w:val="00944557"/>
    <w:rsid w:val="00944581"/>
    <w:rsid w:val="0094466A"/>
    <w:rsid w:val="0094470C"/>
    <w:rsid w:val="009448BE"/>
    <w:rsid w:val="009448FE"/>
    <w:rsid w:val="00944B86"/>
    <w:rsid w:val="00944FC0"/>
    <w:rsid w:val="00944FFE"/>
    <w:rsid w:val="00945330"/>
    <w:rsid w:val="00945616"/>
    <w:rsid w:val="009459F5"/>
    <w:rsid w:val="00945B31"/>
    <w:rsid w:val="00945F5F"/>
    <w:rsid w:val="0094634B"/>
    <w:rsid w:val="00946442"/>
    <w:rsid w:val="0094667D"/>
    <w:rsid w:val="00946733"/>
    <w:rsid w:val="0094699E"/>
    <w:rsid w:val="00946C55"/>
    <w:rsid w:val="00946F71"/>
    <w:rsid w:val="0094701B"/>
    <w:rsid w:val="009472B8"/>
    <w:rsid w:val="009472CF"/>
    <w:rsid w:val="009473C0"/>
    <w:rsid w:val="009476E4"/>
    <w:rsid w:val="0094771B"/>
    <w:rsid w:val="0094778B"/>
    <w:rsid w:val="009477DB"/>
    <w:rsid w:val="0094785E"/>
    <w:rsid w:val="009478EA"/>
    <w:rsid w:val="00947ABD"/>
    <w:rsid w:val="00947B07"/>
    <w:rsid w:val="00950065"/>
    <w:rsid w:val="00950148"/>
    <w:rsid w:val="009502CB"/>
    <w:rsid w:val="009502FF"/>
    <w:rsid w:val="0095039E"/>
    <w:rsid w:val="00950467"/>
    <w:rsid w:val="009507C3"/>
    <w:rsid w:val="009507F5"/>
    <w:rsid w:val="00950833"/>
    <w:rsid w:val="00950A1D"/>
    <w:rsid w:val="00950EA3"/>
    <w:rsid w:val="009510BC"/>
    <w:rsid w:val="0095124D"/>
    <w:rsid w:val="00951356"/>
    <w:rsid w:val="00951495"/>
    <w:rsid w:val="00951860"/>
    <w:rsid w:val="00951D1E"/>
    <w:rsid w:val="00951ECA"/>
    <w:rsid w:val="00951F61"/>
    <w:rsid w:val="00952004"/>
    <w:rsid w:val="009520C8"/>
    <w:rsid w:val="009522BF"/>
    <w:rsid w:val="009523FE"/>
    <w:rsid w:val="00952442"/>
    <w:rsid w:val="0095289F"/>
    <w:rsid w:val="00952A14"/>
    <w:rsid w:val="00952D4A"/>
    <w:rsid w:val="00952E61"/>
    <w:rsid w:val="00952F7F"/>
    <w:rsid w:val="00952FF2"/>
    <w:rsid w:val="00953338"/>
    <w:rsid w:val="00953AE4"/>
    <w:rsid w:val="009540DB"/>
    <w:rsid w:val="00954199"/>
    <w:rsid w:val="009542D0"/>
    <w:rsid w:val="009544A7"/>
    <w:rsid w:val="009549DE"/>
    <w:rsid w:val="00954C58"/>
    <w:rsid w:val="009553D2"/>
    <w:rsid w:val="00955634"/>
    <w:rsid w:val="009558A7"/>
    <w:rsid w:val="00955BE5"/>
    <w:rsid w:val="00955C0A"/>
    <w:rsid w:val="00955E6A"/>
    <w:rsid w:val="009560DF"/>
    <w:rsid w:val="00956BFD"/>
    <w:rsid w:val="00956EB5"/>
    <w:rsid w:val="00957309"/>
    <w:rsid w:val="00957440"/>
    <w:rsid w:val="00957485"/>
    <w:rsid w:val="00957544"/>
    <w:rsid w:val="00957811"/>
    <w:rsid w:val="00957BAC"/>
    <w:rsid w:val="00957CE8"/>
    <w:rsid w:val="00957E73"/>
    <w:rsid w:val="00960125"/>
    <w:rsid w:val="009602FB"/>
    <w:rsid w:val="00960402"/>
    <w:rsid w:val="00960446"/>
    <w:rsid w:val="0096047F"/>
    <w:rsid w:val="0096058D"/>
    <w:rsid w:val="009607B2"/>
    <w:rsid w:val="009608E6"/>
    <w:rsid w:val="00960E74"/>
    <w:rsid w:val="00961056"/>
    <w:rsid w:val="0096152C"/>
    <w:rsid w:val="0096157C"/>
    <w:rsid w:val="009616EE"/>
    <w:rsid w:val="00961B59"/>
    <w:rsid w:val="00961CAB"/>
    <w:rsid w:val="00961F6E"/>
    <w:rsid w:val="00962023"/>
    <w:rsid w:val="009621BF"/>
    <w:rsid w:val="00962540"/>
    <w:rsid w:val="00962545"/>
    <w:rsid w:val="00962830"/>
    <w:rsid w:val="00962C66"/>
    <w:rsid w:val="00962F60"/>
    <w:rsid w:val="00963138"/>
    <w:rsid w:val="0096377D"/>
    <w:rsid w:val="00963E7E"/>
    <w:rsid w:val="00963EB2"/>
    <w:rsid w:val="00963EB3"/>
    <w:rsid w:val="009640E4"/>
    <w:rsid w:val="009641FB"/>
    <w:rsid w:val="009647B9"/>
    <w:rsid w:val="00964CF3"/>
    <w:rsid w:val="00964D98"/>
    <w:rsid w:val="009650BA"/>
    <w:rsid w:val="009653BC"/>
    <w:rsid w:val="0096557D"/>
    <w:rsid w:val="009655F7"/>
    <w:rsid w:val="00965D9F"/>
    <w:rsid w:val="00965F78"/>
    <w:rsid w:val="009660B7"/>
    <w:rsid w:val="00966222"/>
    <w:rsid w:val="00966373"/>
    <w:rsid w:val="0096643F"/>
    <w:rsid w:val="009664A3"/>
    <w:rsid w:val="009667BB"/>
    <w:rsid w:val="009668B3"/>
    <w:rsid w:val="00966AEB"/>
    <w:rsid w:val="00966B88"/>
    <w:rsid w:val="00966EDD"/>
    <w:rsid w:val="00966F7A"/>
    <w:rsid w:val="0096717A"/>
    <w:rsid w:val="009671A3"/>
    <w:rsid w:val="0096730A"/>
    <w:rsid w:val="009673DB"/>
    <w:rsid w:val="00967545"/>
    <w:rsid w:val="00967593"/>
    <w:rsid w:val="0096768F"/>
    <w:rsid w:val="0096776D"/>
    <w:rsid w:val="00967797"/>
    <w:rsid w:val="00967992"/>
    <w:rsid w:val="00967BFA"/>
    <w:rsid w:val="00967EB6"/>
    <w:rsid w:val="00967F62"/>
    <w:rsid w:val="00970084"/>
    <w:rsid w:val="00970231"/>
    <w:rsid w:val="00970409"/>
    <w:rsid w:val="009706FD"/>
    <w:rsid w:val="00970C5B"/>
    <w:rsid w:val="00970D49"/>
    <w:rsid w:val="00970E78"/>
    <w:rsid w:val="00971002"/>
    <w:rsid w:val="009711D9"/>
    <w:rsid w:val="0097124B"/>
    <w:rsid w:val="009712AC"/>
    <w:rsid w:val="009714D1"/>
    <w:rsid w:val="00971508"/>
    <w:rsid w:val="00971583"/>
    <w:rsid w:val="0097161A"/>
    <w:rsid w:val="0097178A"/>
    <w:rsid w:val="0097180E"/>
    <w:rsid w:val="0097181D"/>
    <w:rsid w:val="00971D37"/>
    <w:rsid w:val="00971F35"/>
    <w:rsid w:val="0097247F"/>
    <w:rsid w:val="009725EA"/>
    <w:rsid w:val="00972984"/>
    <w:rsid w:val="00972A1B"/>
    <w:rsid w:val="00972A9A"/>
    <w:rsid w:val="00972CBF"/>
    <w:rsid w:val="00973608"/>
    <w:rsid w:val="009736A9"/>
    <w:rsid w:val="00973F63"/>
    <w:rsid w:val="009741BA"/>
    <w:rsid w:val="009741CB"/>
    <w:rsid w:val="0097428E"/>
    <w:rsid w:val="00974343"/>
    <w:rsid w:val="009743ED"/>
    <w:rsid w:val="0097483A"/>
    <w:rsid w:val="00974EF0"/>
    <w:rsid w:val="00974F0E"/>
    <w:rsid w:val="00974FB4"/>
    <w:rsid w:val="00974FC6"/>
    <w:rsid w:val="00975367"/>
    <w:rsid w:val="00975449"/>
    <w:rsid w:val="009754F9"/>
    <w:rsid w:val="009758F0"/>
    <w:rsid w:val="00975998"/>
    <w:rsid w:val="00975A06"/>
    <w:rsid w:val="00975C13"/>
    <w:rsid w:val="0097606E"/>
    <w:rsid w:val="00976449"/>
    <w:rsid w:val="0097679B"/>
    <w:rsid w:val="00976988"/>
    <w:rsid w:val="00976B78"/>
    <w:rsid w:val="00976DC1"/>
    <w:rsid w:val="00976E24"/>
    <w:rsid w:val="00976F8F"/>
    <w:rsid w:val="00976FA3"/>
    <w:rsid w:val="0097722A"/>
    <w:rsid w:val="0097757C"/>
    <w:rsid w:val="009776F9"/>
    <w:rsid w:val="00977764"/>
    <w:rsid w:val="0097786D"/>
    <w:rsid w:val="00977BEC"/>
    <w:rsid w:val="00977CAA"/>
    <w:rsid w:val="00980200"/>
    <w:rsid w:val="0098028B"/>
    <w:rsid w:val="00980445"/>
    <w:rsid w:val="0098059B"/>
    <w:rsid w:val="009805AA"/>
    <w:rsid w:val="009807BA"/>
    <w:rsid w:val="00980A52"/>
    <w:rsid w:val="00980BB5"/>
    <w:rsid w:val="00980DC9"/>
    <w:rsid w:val="00981141"/>
    <w:rsid w:val="009813CB"/>
    <w:rsid w:val="009813E7"/>
    <w:rsid w:val="009813E9"/>
    <w:rsid w:val="00981425"/>
    <w:rsid w:val="009814AC"/>
    <w:rsid w:val="00981596"/>
    <w:rsid w:val="0098179B"/>
    <w:rsid w:val="00981A43"/>
    <w:rsid w:val="00981A82"/>
    <w:rsid w:val="00981E33"/>
    <w:rsid w:val="009820FC"/>
    <w:rsid w:val="00982151"/>
    <w:rsid w:val="009823F8"/>
    <w:rsid w:val="009826CA"/>
    <w:rsid w:val="00982B56"/>
    <w:rsid w:val="00982DF0"/>
    <w:rsid w:val="00982EB7"/>
    <w:rsid w:val="00982ED3"/>
    <w:rsid w:val="00982F86"/>
    <w:rsid w:val="00983089"/>
    <w:rsid w:val="00983174"/>
    <w:rsid w:val="00983772"/>
    <w:rsid w:val="009839A2"/>
    <w:rsid w:val="00983C52"/>
    <w:rsid w:val="00983C85"/>
    <w:rsid w:val="00983DB6"/>
    <w:rsid w:val="00983F36"/>
    <w:rsid w:val="009840F5"/>
    <w:rsid w:val="0098412B"/>
    <w:rsid w:val="0098427D"/>
    <w:rsid w:val="009842BB"/>
    <w:rsid w:val="00984341"/>
    <w:rsid w:val="00984559"/>
    <w:rsid w:val="00984629"/>
    <w:rsid w:val="009849C3"/>
    <w:rsid w:val="00984E24"/>
    <w:rsid w:val="00984E9B"/>
    <w:rsid w:val="00985038"/>
    <w:rsid w:val="009853C7"/>
    <w:rsid w:val="00985EE7"/>
    <w:rsid w:val="00986252"/>
    <w:rsid w:val="0098667F"/>
    <w:rsid w:val="009866CF"/>
    <w:rsid w:val="009867E4"/>
    <w:rsid w:val="00986965"/>
    <w:rsid w:val="00986969"/>
    <w:rsid w:val="00986993"/>
    <w:rsid w:val="009869C7"/>
    <w:rsid w:val="009869F4"/>
    <w:rsid w:val="00986B96"/>
    <w:rsid w:val="00986C14"/>
    <w:rsid w:val="00986D3E"/>
    <w:rsid w:val="00986DDE"/>
    <w:rsid w:val="00987326"/>
    <w:rsid w:val="009874CC"/>
    <w:rsid w:val="009874E5"/>
    <w:rsid w:val="009875D2"/>
    <w:rsid w:val="00987631"/>
    <w:rsid w:val="00987806"/>
    <w:rsid w:val="00987827"/>
    <w:rsid w:val="00987BEC"/>
    <w:rsid w:val="00987DC3"/>
    <w:rsid w:val="00987EEE"/>
    <w:rsid w:val="0099020E"/>
    <w:rsid w:val="00990387"/>
    <w:rsid w:val="009905A2"/>
    <w:rsid w:val="0099078A"/>
    <w:rsid w:val="00990930"/>
    <w:rsid w:val="00990B2C"/>
    <w:rsid w:val="00990EA9"/>
    <w:rsid w:val="00991211"/>
    <w:rsid w:val="00991283"/>
    <w:rsid w:val="00991451"/>
    <w:rsid w:val="009917F7"/>
    <w:rsid w:val="0099197B"/>
    <w:rsid w:val="0099199D"/>
    <w:rsid w:val="00991B1A"/>
    <w:rsid w:val="009925F5"/>
    <w:rsid w:val="009927A2"/>
    <w:rsid w:val="00992BD7"/>
    <w:rsid w:val="00992D2C"/>
    <w:rsid w:val="00992D77"/>
    <w:rsid w:val="00993056"/>
    <w:rsid w:val="0099307B"/>
    <w:rsid w:val="009930A8"/>
    <w:rsid w:val="00993283"/>
    <w:rsid w:val="009932A2"/>
    <w:rsid w:val="0099349A"/>
    <w:rsid w:val="00993626"/>
    <w:rsid w:val="00993812"/>
    <w:rsid w:val="009938A9"/>
    <w:rsid w:val="0099395B"/>
    <w:rsid w:val="00993A80"/>
    <w:rsid w:val="00993D21"/>
    <w:rsid w:val="00993D36"/>
    <w:rsid w:val="00993D37"/>
    <w:rsid w:val="00993D92"/>
    <w:rsid w:val="00993EE7"/>
    <w:rsid w:val="0099412E"/>
    <w:rsid w:val="00994302"/>
    <w:rsid w:val="00994348"/>
    <w:rsid w:val="009944FC"/>
    <w:rsid w:val="0099503E"/>
    <w:rsid w:val="00995041"/>
    <w:rsid w:val="0099553D"/>
    <w:rsid w:val="00995810"/>
    <w:rsid w:val="00995AEF"/>
    <w:rsid w:val="00995FBD"/>
    <w:rsid w:val="009962AC"/>
    <w:rsid w:val="00996380"/>
    <w:rsid w:val="009967BD"/>
    <w:rsid w:val="00996AC8"/>
    <w:rsid w:val="00996E74"/>
    <w:rsid w:val="00996FDD"/>
    <w:rsid w:val="009971AA"/>
    <w:rsid w:val="009972E2"/>
    <w:rsid w:val="00997860"/>
    <w:rsid w:val="00997A62"/>
    <w:rsid w:val="00997ED5"/>
    <w:rsid w:val="009A00FF"/>
    <w:rsid w:val="009A01B4"/>
    <w:rsid w:val="009A0209"/>
    <w:rsid w:val="009A02D4"/>
    <w:rsid w:val="009A040C"/>
    <w:rsid w:val="009A08CE"/>
    <w:rsid w:val="009A093A"/>
    <w:rsid w:val="009A0B74"/>
    <w:rsid w:val="009A0DF7"/>
    <w:rsid w:val="009A0E4E"/>
    <w:rsid w:val="009A0EE4"/>
    <w:rsid w:val="009A0FAB"/>
    <w:rsid w:val="009A10D0"/>
    <w:rsid w:val="009A11F3"/>
    <w:rsid w:val="009A16A2"/>
    <w:rsid w:val="009A17E6"/>
    <w:rsid w:val="009A211F"/>
    <w:rsid w:val="009A21B5"/>
    <w:rsid w:val="009A2652"/>
    <w:rsid w:val="009A2759"/>
    <w:rsid w:val="009A2F77"/>
    <w:rsid w:val="009A2F9B"/>
    <w:rsid w:val="009A313F"/>
    <w:rsid w:val="009A3231"/>
    <w:rsid w:val="009A34AA"/>
    <w:rsid w:val="009A391F"/>
    <w:rsid w:val="009A3E0F"/>
    <w:rsid w:val="009A403A"/>
    <w:rsid w:val="009A4219"/>
    <w:rsid w:val="009A443F"/>
    <w:rsid w:val="009A4668"/>
    <w:rsid w:val="009A46D0"/>
    <w:rsid w:val="009A4720"/>
    <w:rsid w:val="009A47D9"/>
    <w:rsid w:val="009A4834"/>
    <w:rsid w:val="009A488C"/>
    <w:rsid w:val="009A4BE1"/>
    <w:rsid w:val="009A515E"/>
    <w:rsid w:val="009A51C8"/>
    <w:rsid w:val="009A553B"/>
    <w:rsid w:val="009A5939"/>
    <w:rsid w:val="009A5CA6"/>
    <w:rsid w:val="009A5CD6"/>
    <w:rsid w:val="009A5D72"/>
    <w:rsid w:val="009A5F43"/>
    <w:rsid w:val="009A5FD0"/>
    <w:rsid w:val="009A632A"/>
    <w:rsid w:val="009A64FF"/>
    <w:rsid w:val="009A6AFC"/>
    <w:rsid w:val="009A6E6D"/>
    <w:rsid w:val="009A6F05"/>
    <w:rsid w:val="009A7250"/>
    <w:rsid w:val="009A75A5"/>
    <w:rsid w:val="009A7868"/>
    <w:rsid w:val="009A7943"/>
    <w:rsid w:val="009A7C62"/>
    <w:rsid w:val="009A7FC8"/>
    <w:rsid w:val="009B002F"/>
    <w:rsid w:val="009B0072"/>
    <w:rsid w:val="009B0751"/>
    <w:rsid w:val="009B0AAC"/>
    <w:rsid w:val="009B0AD1"/>
    <w:rsid w:val="009B0C71"/>
    <w:rsid w:val="009B0E01"/>
    <w:rsid w:val="009B1095"/>
    <w:rsid w:val="009B119E"/>
    <w:rsid w:val="009B149A"/>
    <w:rsid w:val="009B1556"/>
    <w:rsid w:val="009B17D5"/>
    <w:rsid w:val="009B19F7"/>
    <w:rsid w:val="009B216A"/>
    <w:rsid w:val="009B22F1"/>
    <w:rsid w:val="009B236A"/>
    <w:rsid w:val="009B28F7"/>
    <w:rsid w:val="009B2951"/>
    <w:rsid w:val="009B29CE"/>
    <w:rsid w:val="009B2A77"/>
    <w:rsid w:val="009B2C0A"/>
    <w:rsid w:val="009B2C7A"/>
    <w:rsid w:val="009B2D69"/>
    <w:rsid w:val="009B2EB9"/>
    <w:rsid w:val="009B303C"/>
    <w:rsid w:val="009B3275"/>
    <w:rsid w:val="009B34FC"/>
    <w:rsid w:val="009B3A90"/>
    <w:rsid w:val="009B3B0D"/>
    <w:rsid w:val="009B3CAC"/>
    <w:rsid w:val="009B3D60"/>
    <w:rsid w:val="009B3E3C"/>
    <w:rsid w:val="009B4025"/>
    <w:rsid w:val="009B482C"/>
    <w:rsid w:val="009B4906"/>
    <w:rsid w:val="009B4AE6"/>
    <w:rsid w:val="009B4B34"/>
    <w:rsid w:val="009B4B45"/>
    <w:rsid w:val="009B4B78"/>
    <w:rsid w:val="009B4CC5"/>
    <w:rsid w:val="009B4D53"/>
    <w:rsid w:val="009B4DF6"/>
    <w:rsid w:val="009B4E16"/>
    <w:rsid w:val="009B4EF5"/>
    <w:rsid w:val="009B4FB2"/>
    <w:rsid w:val="009B53A0"/>
    <w:rsid w:val="009B545D"/>
    <w:rsid w:val="009B558F"/>
    <w:rsid w:val="009B5644"/>
    <w:rsid w:val="009B5983"/>
    <w:rsid w:val="009B63CC"/>
    <w:rsid w:val="009B63F0"/>
    <w:rsid w:val="009B6432"/>
    <w:rsid w:val="009B6465"/>
    <w:rsid w:val="009B6519"/>
    <w:rsid w:val="009B6B58"/>
    <w:rsid w:val="009B6C9A"/>
    <w:rsid w:val="009B6D19"/>
    <w:rsid w:val="009B6E52"/>
    <w:rsid w:val="009B7096"/>
    <w:rsid w:val="009B71D6"/>
    <w:rsid w:val="009B750F"/>
    <w:rsid w:val="009B7B17"/>
    <w:rsid w:val="009B7D7B"/>
    <w:rsid w:val="009B7D99"/>
    <w:rsid w:val="009C01FD"/>
    <w:rsid w:val="009C04C6"/>
    <w:rsid w:val="009C0955"/>
    <w:rsid w:val="009C0A42"/>
    <w:rsid w:val="009C0BC2"/>
    <w:rsid w:val="009C0D66"/>
    <w:rsid w:val="009C1402"/>
    <w:rsid w:val="009C1448"/>
    <w:rsid w:val="009C14B4"/>
    <w:rsid w:val="009C19E1"/>
    <w:rsid w:val="009C1A97"/>
    <w:rsid w:val="009C1B68"/>
    <w:rsid w:val="009C1BF2"/>
    <w:rsid w:val="009C1DAC"/>
    <w:rsid w:val="009C20C0"/>
    <w:rsid w:val="009C20E8"/>
    <w:rsid w:val="009C2141"/>
    <w:rsid w:val="009C2478"/>
    <w:rsid w:val="009C24BE"/>
    <w:rsid w:val="009C2519"/>
    <w:rsid w:val="009C2784"/>
    <w:rsid w:val="009C281C"/>
    <w:rsid w:val="009C2AA4"/>
    <w:rsid w:val="009C32B7"/>
    <w:rsid w:val="009C32ED"/>
    <w:rsid w:val="009C393D"/>
    <w:rsid w:val="009C42AE"/>
    <w:rsid w:val="009C42D1"/>
    <w:rsid w:val="009C44A6"/>
    <w:rsid w:val="009C46D1"/>
    <w:rsid w:val="009C48AC"/>
    <w:rsid w:val="009C497C"/>
    <w:rsid w:val="009C519B"/>
    <w:rsid w:val="009C52C0"/>
    <w:rsid w:val="009C54F4"/>
    <w:rsid w:val="009C558D"/>
    <w:rsid w:val="009C5824"/>
    <w:rsid w:val="009C5A20"/>
    <w:rsid w:val="009C5D3E"/>
    <w:rsid w:val="009C6181"/>
    <w:rsid w:val="009C6234"/>
    <w:rsid w:val="009C64BE"/>
    <w:rsid w:val="009C655A"/>
    <w:rsid w:val="009C6650"/>
    <w:rsid w:val="009C6775"/>
    <w:rsid w:val="009C67FB"/>
    <w:rsid w:val="009C6929"/>
    <w:rsid w:val="009C69F5"/>
    <w:rsid w:val="009C6A64"/>
    <w:rsid w:val="009C6BDE"/>
    <w:rsid w:val="009C6BF4"/>
    <w:rsid w:val="009C6CB6"/>
    <w:rsid w:val="009C6E96"/>
    <w:rsid w:val="009C6F32"/>
    <w:rsid w:val="009C7121"/>
    <w:rsid w:val="009C7704"/>
    <w:rsid w:val="009C7936"/>
    <w:rsid w:val="009C7D9A"/>
    <w:rsid w:val="009C7E11"/>
    <w:rsid w:val="009C7E63"/>
    <w:rsid w:val="009C7F40"/>
    <w:rsid w:val="009D0126"/>
    <w:rsid w:val="009D017B"/>
    <w:rsid w:val="009D0284"/>
    <w:rsid w:val="009D054F"/>
    <w:rsid w:val="009D0557"/>
    <w:rsid w:val="009D093A"/>
    <w:rsid w:val="009D093F"/>
    <w:rsid w:val="009D0DDC"/>
    <w:rsid w:val="009D10A3"/>
    <w:rsid w:val="009D13B2"/>
    <w:rsid w:val="009D13B4"/>
    <w:rsid w:val="009D1D42"/>
    <w:rsid w:val="009D1F0D"/>
    <w:rsid w:val="009D1F57"/>
    <w:rsid w:val="009D201B"/>
    <w:rsid w:val="009D2160"/>
    <w:rsid w:val="009D23DA"/>
    <w:rsid w:val="009D24BD"/>
    <w:rsid w:val="009D27E4"/>
    <w:rsid w:val="009D27F5"/>
    <w:rsid w:val="009D28A4"/>
    <w:rsid w:val="009D29FD"/>
    <w:rsid w:val="009D2A2E"/>
    <w:rsid w:val="009D2B5A"/>
    <w:rsid w:val="009D2CEE"/>
    <w:rsid w:val="009D2D1C"/>
    <w:rsid w:val="009D2D92"/>
    <w:rsid w:val="009D31EB"/>
    <w:rsid w:val="009D3271"/>
    <w:rsid w:val="009D34B0"/>
    <w:rsid w:val="009D3575"/>
    <w:rsid w:val="009D35DF"/>
    <w:rsid w:val="009D3687"/>
    <w:rsid w:val="009D3919"/>
    <w:rsid w:val="009D3A40"/>
    <w:rsid w:val="009D3BBB"/>
    <w:rsid w:val="009D3D7E"/>
    <w:rsid w:val="009D3F88"/>
    <w:rsid w:val="009D41B9"/>
    <w:rsid w:val="009D4218"/>
    <w:rsid w:val="009D473B"/>
    <w:rsid w:val="009D4785"/>
    <w:rsid w:val="009D49B7"/>
    <w:rsid w:val="009D49FC"/>
    <w:rsid w:val="009D51F7"/>
    <w:rsid w:val="009D52F6"/>
    <w:rsid w:val="009D546A"/>
    <w:rsid w:val="009D5693"/>
    <w:rsid w:val="009D58C4"/>
    <w:rsid w:val="009D5A1F"/>
    <w:rsid w:val="009D5B46"/>
    <w:rsid w:val="009D5BB9"/>
    <w:rsid w:val="009D5D9F"/>
    <w:rsid w:val="009D6000"/>
    <w:rsid w:val="009D6373"/>
    <w:rsid w:val="009D64B1"/>
    <w:rsid w:val="009D65C9"/>
    <w:rsid w:val="009D65D3"/>
    <w:rsid w:val="009D6ABF"/>
    <w:rsid w:val="009D6DFE"/>
    <w:rsid w:val="009D6FBF"/>
    <w:rsid w:val="009D7053"/>
    <w:rsid w:val="009D7109"/>
    <w:rsid w:val="009D73C7"/>
    <w:rsid w:val="009D7782"/>
    <w:rsid w:val="009D7855"/>
    <w:rsid w:val="009D7A43"/>
    <w:rsid w:val="009D7CD4"/>
    <w:rsid w:val="009D7D75"/>
    <w:rsid w:val="009D7DF9"/>
    <w:rsid w:val="009D7F76"/>
    <w:rsid w:val="009D7FBF"/>
    <w:rsid w:val="009E01CA"/>
    <w:rsid w:val="009E036A"/>
    <w:rsid w:val="009E04E7"/>
    <w:rsid w:val="009E0954"/>
    <w:rsid w:val="009E0A54"/>
    <w:rsid w:val="009E0E15"/>
    <w:rsid w:val="009E100E"/>
    <w:rsid w:val="009E118D"/>
    <w:rsid w:val="009E12E3"/>
    <w:rsid w:val="009E1354"/>
    <w:rsid w:val="009E14C8"/>
    <w:rsid w:val="009E1704"/>
    <w:rsid w:val="009E17A2"/>
    <w:rsid w:val="009E190C"/>
    <w:rsid w:val="009E1CE9"/>
    <w:rsid w:val="009E1D3F"/>
    <w:rsid w:val="009E1E0B"/>
    <w:rsid w:val="009E21F1"/>
    <w:rsid w:val="009E24F9"/>
    <w:rsid w:val="009E2514"/>
    <w:rsid w:val="009E2832"/>
    <w:rsid w:val="009E2A11"/>
    <w:rsid w:val="009E2A2D"/>
    <w:rsid w:val="009E2B11"/>
    <w:rsid w:val="009E2C16"/>
    <w:rsid w:val="009E2F99"/>
    <w:rsid w:val="009E3033"/>
    <w:rsid w:val="009E31AD"/>
    <w:rsid w:val="009E324C"/>
    <w:rsid w:val="009E3506"/>
    <w:rsid w:val="009E3549"/>
    <w:rsid w:val="009E3753"/>
    <w:rsid w:val="009E39D4"/>
    <w:rsid w:val="009E3AE8"/>
    <w:rsid w:val="009E3E98"/>
    <w:rsid w:val="009E3F03"/>
    <w:rsid w:val="009E43AD"/>
    <w:rsid w:val="009E4543"/>
    <w:rsid w:val="009E45BE"/>
    <w:rsid w:val="009E48BF"/>
    <w:rsid w:val="009E4B2D"/>
    <w:rsid w:val="009E4D2C"/>
    <w:rsid w:val="009E4DBF"/>
    <w:rsid w:val="009E5004"/>
    <w:rsid w:val="009E51AC"/>
    <w:rsid w:val="009E5397"/>
    <w:rsid w:val="009E5568"/>
    <w:rsid w:val="009E613D"/>
    <w:rsid w:val="009E619D"/>
    <w:rsid w:val="009E61E6"/>
    <w:rsid w:val="009E6909"/>
    <w:rsid w:val="009E6A28"/>
    <w:rsid w:val="009E6A74"/>
    <w:rsid w:val="009E6A87"/>
    <w:rsid w:val="009E6FF4"/>
    <w:rsid w:val="009E7197"/>
    <w:rsid w:val="009E74DD"/>
    <w:rsid w:val="009E78B7"/>
    <w:rsid w:val="009E7AF8"/>
    <w:rsid w:val="009F0015"/>
    <w:rsid w:val="009F03E7"/>
    <w:rsid w:val="009F045F"/>
    <w:rsid w:val="009F0473"/>
    <w:rsid w:val="009F05E5"/>
    <w:rsid w:val="009F0762"/>
    <w:rsid w:val="009F08B8"/>
    <w:rsid w:val="009F0B9B"/>
    <w:rsid w:val="009F0C71"/>
    <w:rsid w:val="009F0D29"/>
    <w:rsid w:val="009F0D42"/>
    <w:rsid w:val="009F0F11"/>
    <w:rsid w:val="009F0FE1"/>
    <w:rsid w:val="009F101F"/>
    <w:rsid w:val="009F12B8"/>
    <w:rsid w:val="009F18EA"/>
    <w:rsid w:val="009F193F"/>
    <w:rsid w:val="009F1DDD"/>
    <w:rsid w:val="009F1E09"/>
    <w:rsid w:val="009F1EF4"/>
    <w:rsid w:val="009F2277"/>
    <w:rsid w:val="009F22A6"/>
    <w:rsid w:val="009F22AC"/>
    <w:rsid w:val="009F265A"/>
    <w:rsid w:val="009F2926"/>
    <w:rsid w:val="009F2B2A"/>
    <w:rsid w:val="009F2ECA"/>
    <w:rsid w:val="009F31F9"/>
    <w:rsid w:val="009F343D"/>
    <w:rsid w:val="009F3526"/>
    <w:rsid w:val="009F3977"/>
    <w:rsid w:val="009F3BA3"/>
    <w:rsid w:val="009F41EF"/>
    <w:rsid w:val="009F4572"/>
    <w:rsid w:val="009F460F"/>
    <w:rsid w:val="009F47E4"/>
    <w:rsid w:val="009F4B12"/>
    <w:rsid w:val="009F4FFC"/>
    <w:rsid w:val="009F50AD"/>
    <w:rsid w:val="009F50B2"/>
    <w:rsid w:val="009F5166"/>
    <w:rsid w:val="009F5403"/>
    <w:rsid w:val="009F5738"/>
    <w:rsid w:val="009F590B"/>
    <w:rsid w:val="009F59B9"/>
    <w:rsid w:val="009F5A16"/>
    <w:rsid w:val="009F5D2A"/>
    <w:rsid w:val="009F60C0"/>
    <w:rsid w:val="009F6469"/>
    <w:rsid w:val="009F64AB"/>
    <w:rsid w:val="009F6505"/>
    <w:rsid w:val="009F68DF"/>
    <w:rsid w:val="009F6E7C"/>
    <w:rsid w:val="009F6F4C"/>
    <w:rsid w:val="009F7682"/>
    <w:rsid w:val="009F76A0"/>
    <w:rsid w:val="009F77DD"/>
    <w:rsid w:val="009F78C7"/>
    <w:rsid w:val="009F7A89"/>
    <w:rsid w:val="009F7AB5"/>
    <w:rsid w:val="009F7BD6"/>
    <w:rsid w:val="009F7D65"/>
    <w:rsid w:val="00A000C1"/>
    <w:rsid w:val="00A000F3"/>
    <w:rsid w:val="00A00185"/>
    <w:rsid w:val="00A002B3"/>
    <w:rsid w:val="00A00408"/>
    <w:rsid w:val="00A0051E"/>
    <w:rsid w:val="00A005AF"/>
    <w:rsid w:val="00A005F2"/>
    <w:rsid w:val="00A00622"/>
    <w:rsid w:val="00A0080B"/>
    <w:rsid w:val="00A00ACF"/>
    <w:rsid w:val="00A00E1D"/>
    <w:rsid w:val="00A00EED"/>
    <w:rsid w:val="00A01351"/>
    <w:rsid w:val="00A0165E"/>
    <w:rsid w:val="00A0180F"/>
    <w:rsid w:val="00A01A3E"/>
    <w:rsid w:val="00A01A9F"/>
    <w:rsid w:val="00A01CAF"/>
    <w:rsid w:val="00A01D73"/>
    <w:rsid w:val="00A01F75"/>
    <w:rsid w:val="00A023D1"/>
    <w:rsid w:val="00A023DC"/>
    <w:rsid w:val="00A02434"/>
    <w:rsid w:val="00A02551"/>
    <w:rsid w:val="00A027E5"/>
    <w:rsid w:val="00A027F2"/>
    <w:rsid w:val="00A02838"/>
    <w:rsid w:val="00A02C37"/>
    <w:rsid w:val="00A02D59"/>
    <w:rsid w:val="00A0305C"/>
    <w:rsid w:val="00A032AD"/>
    <w:rsid w:val="00A032F4"/>
    <w:rsid w:val="00A03364"/>
    <w:rsid w:val="00A03376"/>
    <w:rsid w:val="00A03507"/>
    <w:rsid w:val="00A03569"/>
    <w:rsid w:val="00A03675"/>
    <w:rsid w:val="00A037C1"/>
    <w:rsid w:val="00A03837"/>
    <w:rsid w:val="00A03CBA"/>
    <w:rsid w:val="00A03CEF"/>
    <w:rsid w:val="00A046D7"/>
    <w:rsid w:val="00A04B72"/>
    <w:rsid w:val="00A04BB7"/>
    <w:rsid w:val="00A04C3C"/>
    <w:rsid w:val="00A0537B"/>
    <w:rsid w:val="00A05435"/>
    <w:rsid w:val="00A055F5"/>
    <w:rsid w:val="00A058DA"/>
    <w:rsid w:val="00A05918"/>
    <w:rsid w:val="00A059AD"/>
    <w:rsid w:val="00A05CB8"/>
    <w:rsid w:val="00A05F0E"/>
    <w:rsid w:val="00A061F9"/>
    <w:rsid w:val="00A06836"/>
    <w:rsid w:val="00A069DA"/>
    <w:rsid w:val="00A069E1"/>
    <w:rsid w:val="00A06A21"/>
    <w:rsid w:val="00A06C18"/>
    <w:rsid w:val="00A06ED3"/>
    <w:rsid w:val="00A07095"/>
    <w:rsid w:val="00A07412"/>
    <w:rsid w:val="00A0746D"/>
    <w:rsid w:val="00A07500"/>
    <w:rsid w:val="00A0751E"/>
    <w:rsid w:val="00A07751"/>
    <w:rsid w:val="00A07920"/>
    <w:rsid w:val="00A07D26"/>
    <w:rsid w:val="00A07EEB"/>
    <w:rsid w:val="00A07EFD"/>
    <w:rsid w:val="00A07F1A"/>
    <w:rsid w:val="00A10241"/>
    <w:rsid w:val="00A1026C"/>
    <w:rsid w:val="00A10776"/>
    <w:rsid w:val="00A1083B"/>
    <w:rsid w:val="00A1098D"/>
    <w:rsid w:val="00A10A5D"/>
    <w:rsid w:val="00A10AC3"/>
    <w:rsid w:val="00A10CA3"/>
    <w:rsid w:val="00A10DA1"/>
    <w:rsid w:val="00A10EF3"/>
    <w:rsid w:val="00A110D1"/>
    <w:rsid w:val="00A111B9"/>
    <w:rsid w:val="00A113F2"/>
    <w:rsid w:val="00A115C2"/>
    <w:rsid w:val="00A1198A"/>
    <w:rsid w:val="00A11A85"/>
    <w:rsid w:val="00A11CF1"/>
    <w:rsid w:val="00A11F98"/>
    <w:rsid w:val="00A12070"/>
    <w:rsid w:val="00A120FF"/>
    <w:rsid w:val="00A12A05"/>
    <w:rsid w:val="00A12AD8"/>
    <w:rsid w:val="00A12B44"/>
    <w:rsid w:val="00A12FE4"/>
    <w:rsid w:val="00A13877"/>
    <w:rsid w:val="00A13B83"/>
    <w:rsid w:val="00A13E3D"/>
    <w:rsid w:val="00A141AE"/>
    <w:rsid w:val="00A1487D"/>
    <w:rsid w:val="00A14A30"/>
    <w:rsid w:val="00A14C63"/>
    <w:rsid w:val="00A14D53"/>
    <w:rsid w:val="00A14E34"/>
    <w:rsid w:val="00A150A7"/>
    <w:rsid w:val="00A152CA"/>
    <w:rsid w:val="00A155D3"/>
    <w:rsid w:val="00A156E7"/>
    <w:rsid w:val="00A15A7E"/>
    <w:rsid w:val="00A15B18"/>
    <w:rsid w:val="00A15B9B"/>
    <w:rsid w:val="00A15C67"/>
    <w:rsid w:val="00A15C98"/>
    <w:rsid w:val="00A1603F"/>
    <w:rsid w:val="00A16209"/>
    <w:rsid w:val="00A162C6"/>
    <w:rsid w:val="00A16623"/>
    <w:rsid w:val="00A16683"/>
    <w:rsid w:val="00A167F1"/>
    <w:rsid w:val="00A16836"/>
    <w:rsid w:val="00A16890"/>
    <w:rsid w:val="00A1692F"/>
    <w:rsid w:val="00A16998"/>
    <w:rsid w:val="00A169D4"/>
    <w:rsid w:val="00A172B0"/>
    <w:rsid w:val="00A173AD"/>
    <w:rsid w:val="00A17582"/>
    <w:rsid w:val="00A175DC"/>
    <w:rsid w:val="00A176AE"/>
    <w:rsid w:val="00A17BA4"/>
    <w:rsid w:val="00A17CEA"/>
    <w:rsid w:val="00A17E32"/>
    <w:rsid w:val="00A17E44"/>
    <w:rsid w:val="00A20113"/>
    <w:rsid w:val="00A2042B"/>
    <w:rsid w:val="00A208CE"/>
    <w:rsid w:val="00A209CD"/>
    <w:rsid w:val="00A20A54"/>
    <w:rsid w:val="00A20E1C"/>
    <w:rsid w:val="00A21044"/>
    <w:rsid w:val="00A2141B"/>
    <w:rsid w:val="00A21754"/>
    <w:rsid w:val="00A21867"/>
    <w:rsid w:val="00A21FC3"/>
    <w:rsid w:val="00A21FD4"/>
    <w:rsid w:val="00A2209B"/>
    <w:rsid w:val="00A220DE"/>
    <w:rsid w:val="00A2225B"/>
    <w:rsid w:val="00A22548"/>
    <w:rsid w:val="00A225F5"/>
    <w:rsid w:val="00A22911"/>
    <w:rsid w:val="00A22A57"/>
    <w:rsid w:val="00A22DF6"/>
    <w:rsid w:val="00A230B0"/>
    <w:rsid w:val="00A23131"/>
    <w:rsid w:val="00A2339E"/>
    <w:rsid w:val="00A235A0"/>
    <w:rsid w:val="00A239DC"/>
    <w:rsid w:val="00A23A87"/>
    <w:rsid w:val="00A23DFF"/>
    <w:rsid w:val="00A23E9A"/>
    <w:rsid w:val="00A242D9"/>
    <w:rsid w:val="00A24540"/>
    <w:rsid w:val="00A24A41"/>
    <w:rsid w:val="00A24C9A"/>
    <w:rsid w:val="00A24F4E"/>
    <w:rsid w:val="00A251C0"/>
    <w:rsid w:val="00A2586F"/>
    <w:rsid w:val="00A25AB9"/>
    <w:rsid w:val="00A25EC1"/>
    <w:rsid w:val="00A25F65"/>
    <w:rsid w:val="00A26088"/>
    <w:rsid w:val="00A26226"/>
    <w:rsid w:val="00A2643F"/>
    <w:rsid w:val="00A26622"/>
    <w:rsid w:val="00A267CC"/>
    <w:rsid w:val="00A26B4E"/>
    <w:rsid w:val="00A26B71"/>
    <w:rsid w:val="00A26F2A"/>
    <w:rsid w:val="00A26FA7"/>
    <w:rsid w:val="00A27269"/>
    <w:rsid w:val="00A275CB"/>
    <w:rsid w:val="00A27C16"/>
    <w:rsid w:val="00A27D46"/>
    <w:rsid w:val="00A27F60"/>
    <w:rsid w:val="00A3078D"/>
    <w:rsid w:val="00A308A2"/>
    <w:rsid w:val="00A30D37"/>
    <w:rsid w:val="00A30E4F"/>
    <w:rsid w:val="00A30EE1"/>
    <w:rsid w:val="00A31170"/>
    <w:rsid w:val="00A31233"/>
    <w:rsid w:val="00A3164C"/>
    <w:rsid w:val="00A317C1"/>
    <w:rsid w:val="00A31A66"/>
    <w:rsid w:val="00A31A9C"/>
    <w:rsid w:val="00A31AE3"/>
    <w:rsid w:val="00A31AE9"/>
    <w:rsid w:val="00A31E9E"/>
    <w:rsid w:val="00A323DF"/>
    <w:rsid w:val="00A325AC"/>
    <w:rsid w:val="00A3275D"/>
    <w:rsid w:val="00A32A33"/>
    <w:rsid w:val="00A32D01"/>
    <w:rsid w:val="00A32F59"/>
    <w:rsid w:val="00A32FA2"/>
    <w:rsid w:val="00A33168"/>
    <w:rsid w:val="00A332D1"/>
    <w:rsid w:val="00A332EE"/>
    <w:rsid w:val="00A3369B"/>
    <w:rsid w:val="00A336F6"/>
    <w:rsid w:val="00A33AD0"/>
    <w:rsid w:val="00A33BDB"/>
    <w:rsid w:val="00A34282"/>
    <w:rsid w:val="00A343E9"/>
    <w:rsid w:val="00A347F9"/>
    <w:rsid w:val="00A34A73"/>
    <w:rsid w:val="00A34CC2"/>
    <w:rsid w:val="00A35386"/>
    <w:rsid w:val="00A35437"/>
    <w:rsid w:val="00A359BF"/>
    <w:rsid w:val="00A35A47"/>
    <w:rsid w:val="00A35D76"/>
    <w:rsid w:val="00A35DCB"/>
    <w:rsid w:val="00A35FAD"/>
    <w:rsid w:val="00A365AF"/>
    <w:rsid w:val="00A368F5"/>
    <w:rsid w:val="00A36AB2"/>
    <w:rsid w:val="00A36DE1"/>
    <w:rsid w:val="00A36E65"/>
    <w:rsid w:val="00A36FAA"/>
    <w:rsid w:val="00A37305"/>
    <w:rsid w:val="00A37DF9"/>
    <w:rsid w:val="00A40179"/>
    <w:rsid w:val="00A40574"/>
    <w:rsid w:val="00A405E1"/>
    <w:rsid w:val="00A40B62"/>
    <w:rsid w:val="00A40B6F"/>
    <w:rsid w:val="00A40E47"/>
    <w:rsid w:val="00A40F18"/>
    <w:rsid w:val="00A40F9F"/>
    <w:rsid w:val="00A413A7"/>
    <w:rsid w:val="00A41513"/>
    <w:rsid w:val="00A4152A"/>
    <w:rsid w:val="00A41A0A"/>
    <w:rsid w:val="00A41A76"/>
    <w:rsid w:val="00A41A7D"/>
    <w:rsid w:val="00A41C19"/>
    <w:rsid w:val="00A41C9E"/>
    <w:rsid w:val="00A420F0"/>
    <w:rsid w:val="00A423ED"/>
    <w:rsid w:val="00A42537"/>
    <w:rsid w:val="00A426BD"/>
    <w:rsid w:val="00A42747"/>
    <w:rsid w:val="00A427B4"/>
    <w:rsid w:val="00A427EE"/>
    <w:rsid w:val="00A42AF8"/>
    <w:rsid w:val="00A42F16"/>
    <w:rsid w:val="00A42F8B"/>
    <w:rsid w:val="00A43067"/>
    <w:rsid w:val="00A4324C"/>
    <w:rsid w:val="00A432DD"/>
    <w:rsid w:val="00A4343F"/>
    <w:rsid w:val="00A43DCA"/>
    <w:rsid w:val="00A440E0"/>
    <w:rsid w:val="00A441FC"/>
    <w:rsid w:val="00A442E7"/>
    <w:rsid w:val="00A444CA"/>
    <w:rsid w:val="00A447F3"/>
    <w:rsid w:val="00A44A5B"/>
    <w:rsid w:val="00A44D71"/>
    <w:rsid w:val="00A44DE5"/>
    <w:rsid w:val="00A44DEA"/>
    <w:rsid w:val="00A44E01"/>
    <w:rsid w:val="00A44E8D"/>
    <w:rsid w:val="00A44F59"/>
    <w:rsid w:val="00A45078"/>
    <w:rsid w:val="00A4509C"/>
    <w:rsid w:val="00A45169"/>
    <w:rsid w:val="00A455A5"/>
    <w:rsid w:val="00A4590E"/>
    <w:rsid w:val="00A45AEA"/>
    <w:rsid w:val="00A45B6D"/>
    <w:rsid w:val="00A461D2"/>
    <w:rsid w:val="00A46468"/>
    <w:rsid w:val="00A46ADE"/>
    <w:rsid w:val="00A46BB3"/>
    <w:rsid w:val="00A46F0C"/>
    <w:rsid w:val="00A471B3"/>
    <w:rsid w:val="00A4726E"/>
    <w:rsid w:val="00A474BB"/>
    <w:rsid w:val="00A47562"/>
    <w:rsid w:val="00A47597"/>
    <w:rsid w:val="00A47757"/>
    <w:rsid w:val="00A47775"/>
    <w:rsid w:val="00A4785C"/>
    <w:rsid w:val="00A47ABF"/>
    <w:rsid w:val="00A47B7F"/>
    <w:rsid w:val="00A47C04"/>
    <w:rsid w:val="00A47C0B"/>
    <w:rsid w:val="00A47DFB"/>
    <w:rsid w:val="00A5025F"/>
    <w:rsid w:val="00A503DB"/>
    <w:rsid w:val="00A506F5"/>
    <w:rsid w:val="00A50788"/>
    <w:rsid w:val="00A508AA"/>
    <w:rsid w:val="00A509B9"/>
    <w:rsid w:val="00A50B29"/>
    <w:rsid w:val="00A50EBA"/>
    <w:rsid w:val="00A51057"/>
    <w:rsid w:val="00A51067"/>
    <w:rsid w:val="00A513DA"/>
    <w:rsid w:val="00A516C6"/>
    <w:rsid w:val="00A51C5E"/>
    <w:rsid w:val="00A5221C"/>
    <w:rsid w:val="00A5260D"/>
    <w:rsid w:val="00A527FE"/>
    <w:rsid w:val="00A529E4"/>
    <w:rsid w:val="00A52D45"/>
    <w:rsid w:val="00A52ECE"/>
    <w:rsid w:val="00A52F16"/>
    <w:rsid w:val="00A53682"/>
    <w:rsid w:val="00A536B5"/>
    <w:rsid w:val="00A53A89"/>
    <w:rsid w:val="00A53BC8"/>
    <w:rsid w:val="00A53BF5"/>
    <w:rsid w:val="00A53FB8"/>
    <w:rsid w:val="00A5402F"/>
    <w:rsid w:val="00A540D5"/>
    <w:rsid w:val="00A54268"/>
    <w:rsid w:val="00A5434C"/>
    <w:rsid w:val="00A543F1"/>
    <w:rsid w:val="00A54755"/>
    <w:rsid w:val="00A5484D"/>
    <w:rsid w:val="00A54BDC"/>
    <w:rsid w:val="00A54CAE"/>
    <w:rsid w:val="00A5528E"/>
    <w:rsid w:val="00A552AE"/>
    <w:rsid w:val="00A55503"/>
    <w:rsid w:val="00A55654"/>
    <w:rsid w:val="00A5588D"/>
    <w:rsid w:val="00A55C2B"/>
    <w:rsid w:val="00A55D66"/>
    <w:rsid w:val="00A55EE1"/>
    <w:rsid w:val="00A56087"/>
    <w:rsid w:val="00A56122"/>
    <w:rsid w:val="00A5618D"/>
    <w:rsid w:val="00A5623A"/>
    <w:rsid w:val="00A56645"/>
    <w:rsid w:val="00A5674B"/>
    <w:rsid w:val="00A56E0E"/>
    <w:rsid w:val="00A56EC9"/>
    <w:rsid w:val="00A5704F"/>
    <w:rsid w:val="00A57077"/>
    <w:rsid w:val="00A570CC"/>
    <w:rsid w:val="00A57398"/>
    <w:rsid w:val="00A574E9"/>
    <w:rsid w:val="00A579D4"/>
    <w:rsid w:val="00A57A28"/>
    <w:rsid w:val="00A57B0F"/>
    <w:rsid w:val="00A57EEB"/>
    <w:rsid w:val="00A6017D"/>
    <w:rsid w:val="00A6023D"/>
    <w:rsid w:val="00A60278"/>
    <w:rsid w:val="00A60296"/>
    <w:rsid w:val="00A605A1"/>
    <w:rsid w:val="00A60638"/>
    <w:rsid w:val="00A60AC8"/>
    <w:rsid w:val="00A60DE4"/>
    <w:rsid w:val="00A60F36"/>
    <w:rsid w:val="00A60FFC"/>
    <w:rsid w:val="00A61012"/>
    <w:rsid w:val="00A611AF"/>
    <w:rsid w:val="00A6126E"/>
    <w:rsid w:val="00A613AE"/>
    <w:rsid w:val="00A613E2"/>
    <w:rsid w:val="00A6154E"/>
    <w:rsid w:val="00A61596"/>
    <w:rsid w:val="00A616D0"/>
    <w:rsid w:val="00A61832"/>
    <w:rsid w:val="00A61882"/>
    <w:rsid w:val="00A61887"/>
    <w:rsid w:val="00A61961"/>
    <w:rsid w:val="00A61A55"/>
    <w:rsid w:val="00A61BFB"/>
    <w:rsid w:val="00A61C7B"/>
    <w:rsid w:val="00A62049"/>
    <w:rsid w:val="00A620A7"/>
    <w:rsid w:val="00A6236D"/>
    <w:rsid w:val="00A624C4"/>
    <w:rsid w:val="00A62B84"/>
    <w:rsid w:val="00A62C88"/>
    <w:rsid w:val="00A62D6C"/>
    <w:rsid w:val="00A63174"/>
    <w:rsid w:val="00A6329F"/>
    <w:rsid w:val="00A6367E"/>
    <w:rsid w:val="00A63DEA"/>
    <w:rsid w:val="00A63DF3"/>
    <w:rsid w:val="00A6405A"/>
    <w:rsid w:val="00A6429E"/>
    <w:rsid w:val="00A6448C"/>
    <w:rsid w:val="00A64937"/>
    <w:rsid w:val="00A64A08"/>
    <w:rsid w:val="00A64A31"/>
    <w:rsid w:val="00A64A49"/>
    <w:rsid w:val="00A64BE8"/>
    <w:rsid w:val="00A64E40"/>
    <w:rsid w:val="00A64E9A"/>
    <w:rsid w:val="00A64F2A"/>
    <w:rsid w:val="00A65220"/>
    <w:rsid w:val="00A6529D"/>
    <w:rsid w:val="00A656FC"/>
    <w:rsid w:val="00A65803"/>
    <w:rsid w:val="00A65939"/>
    <w:rsid w:val="00A65A7A"/>
    <w:rsid w:val="00A65C65"/>
    <w:rsid w:val="00A65D2C"/>
    <w:rsid w:val="00A65D8A"/>
    <w:rsid w:val="00A6624F"/>
    <w:rsid w:val="00A6633B"/>
    <w:rsid w:val="00A66563"/>
    <w:rsid w:val="00A66644"/>
    <w:rsid w:val="00A66728"/>
    <w:rsid w:val="00A6690C"/>
    <w:rsid w:val="00A669DA"/>
    <w:rsid w:val="00A66ABA"/>
    <w:rsid w:val="00A66ADD"/>
    <w:rsid w:val="00A66BA9"/>
    <w:rsid w:val="00A66CCB"/>
    <w:rsid w:val="00A66E22"/>
    <w:rsid w:val="00A67351"/>
    <w:rsid w:val="00A674D0"/>
    <w:rsid w:val="00A6754D"/>
    <w:rsid w:val="00A67775"/>
    <w:rsid w:val="00A677B5"/>
    <w:rsid w:val="00A6788B"/>
    <w:rsid w:val="00A679B9"/>
    <w:rsid w:val="00A67A08"/>
    <w:rsid w:val="00A67AC9"/>
    <w:rsid w:val="00A67D94"/>
    <w:rsid w:val="00A67E1D"/>
    <w:rsid w:val="00A67E86"/>
    <w:rsid w:val="00A67F66"/>
    <w:rsid w:val="00A70097"/>
    <w:rsid w:val="00A7034D"/>
    <w:rsid w:val="00A7059B"/>
    <w:rsid w:val="00A70897"/>
    <w:rsid w:val="00A70CA2"/>
    <w:rsid w:val="00A70DF6"/>
    <w:rsid w:val="00A711FF"/>
    <w:rsid w:val="00A712AD"/>
    <w:rsid w:val="00A713EF"/>
    <w:rsid w:val="00A7149A"/>
    <w:rsid w:val="00A7181F"/>
    <w:rsid w:val="00A71B4A"/>
    <w:rsid w:val="00A7274E"/>
    <w:rsid w:val="00A727D6"/>
    <w:rsid w:val="00A72A9D"/>
    <w:rsid w:val="00A72C89"/>
    <w:rsid w:val="00A72DA5"/>
    <w:rsid w:val="00A72E85"/>
    <w:rsid w:val="00A730FE"/>
    <w:rsid w:val="00A7319F"/>
    <w:rsid w:val="00A7321D"/>
    <w:rsid w:val="00A732E2"/>
    <w:rsid w:val="00A73500"/>
    <w:rsid w:val="00A73636"/>
    <w:rsid w:val="00A73AF0"/>
    <w:rsid w:val="00A73CCA"/>
    <w:rsid w:val="00A73EA0"/>
    <w:rsid w:val="00A73F2F"/>
    <w:rsid w:val="00A741DA"/>
    <w:rsid w:val="00A7423F"/>
    <w:rsid w:val="00A7436A"/>
    <w:rsid w:val="00A7441E"/>
    <w:rsid w:val="00A747FD"/>
    <w:rsid w:val="00A74842"/>
    <w:rsid w:val="00A74993"/>
    <w:rsid w:val="00A74AC4"/>
    <w:rsid w:val="00A74BF4"/>
    <w:rsid w:val="00A74C28"/>
    <w:rsid w:val="00A74C38"/>
    <w:rsid w:val="00A74F44"/>
    <w:rsid w:val="00A74FCE"/>
    <w:rsid w:val="00A7540B"/>
    <w:rsid w:val="00A75755"/>
    <w:rsid w:val="00A75B85"/>
    <w:rsid w:val="00A75CA8"/>
    <w:rsid w:val="00A75CDB"/>
    <w:rsid w:val="00A75DAB"/>
    <w:rsid w:val="00A75E08"/>
    <w:rsid w:val="00A760AA"/>
    <w:rsid w:val="00A760FE"/>
    <w:rsid w:val="00A76315"/>
    <w:rsid w:val="00A76551"/>
    <w:rsid w:val="00A76581"/>
    <w:rsid w:val="00A76656"/>
    <w:rsid w:val="00A76884"/>
    <w:rsid w:val="00A76A81"/>
    <w:rsid w:val="00A76B32"/>
    <w:rsid w:val="00A76FE0"/>
    <w:rsid w:val="00A77337"/>
    <w:rsid w:val="00A77386"/>
    <w:rsid w:val="00A7750E"/>
    <w:rsid w:val="00A7755E"/>
    <w:rsid w:val="00A77C0E"/>
    <w:rsid w:val="00A77C22"/>
    <w:rsid w:val="00A77FBB"/>
    <w:rsid w:val="00A80128"/>
    <w:rsid w:val="00A804E8"/>
    <w:rsid w:val="00A805D6"/>
    <w:rsid w:val="00A8090E"/>
    <w:rsid w:val="00A80A69"/>
    <w:rsid w:val="00A80C42"/>
    <w:rsid w:val="00A80CBA"/>
    <w:rsid w:val="00A810C0"/>
    <w:rsid w:val="00A8128E"/>
    <w:rsid w:val="00A8132B"/>
    <w:rsid w:val="00A813CA"/>
    <w:rsid w:val="00A816DF"/>
    <w:rsid w:val="00A81787"/>
    <w:rsid w:val="00A81842"/>
    <w:rsid w:val="00A81869"/>
    <w:rsid w:val="00A81902"/>
    <w:rsid w:val="00A81936"/>
    <w:rsid w:val="00A81ED4"/>
    <w:rsid w:val="00A821CA"/>
    <w:rsid w:val="00A8229A"/>
    <w:rsid w:val="00A82301"/>
    <w:rsid w:val="00A8259E"/>
    <w:rsid w:val="00A825DA"/>
    <w:rsid w:val="00A825F4"/>
    <w:rsid w:val="00A8275E"/>
    <w:rsid w:val="00A828F5"/>
    <w:rsid w:val="00A82981"/>
    <w:rsid w:val="00A829A7"/>
    <w:rsid w:val="00A83173"/>
    <w:rsid w:val="00A831CF"/>
    <w:rsid w:val="00A83353"/>
    <w:rsid w:val="00A835C9"/>
    <w:rsid w:val="00A835DC"/>
    <w:rsid w:val="00A83699"/>
    <w:rsid w:val="00A836EF"/>
    <w:rsid w:val="00A8396C"/>
    <w:rsid w:val="00A83C70"/>
    <w:rsid w:val="00A83C75"/>
    <w:rsid w:val="00A83C90"/>
    <w:rsid w:val="00A83CB1"/>
    <w:rsid w:val="00A83D34"/>
    <w:rsid w:val="00A84050"/>
    <w:rsid w:val="00A8416F"/>
    <w:rsid w:val="00A841DB"/>
    <w:rsid w:val="00A84296"/>
    <w:rsid w:val="00A84342"/>
    <w:rsid w:val="00A845ED"/>
    <w:rsid w:val="00A8466C"/>
    <w:rsid w:val="00A84B5E"/>
    <w:rsid w:val="00A851BF"/>
    <w:rsid w:val="00A85263"/>
    <w:rsid w:val="00A852F7"/>
    <w:rsid w:val="00A855F7"/>
    <w:rsid w:val="00A8568F"/>
    <w:rsid w:val="00A857F6"/>
    <w:rsid w:val="00A8597B"/>
    <w:rsid w:val="00A859C3"/>
    <w:rsid w:val="00A85F96"/>
    <w:rsid w:val="00A86086"/>
    <w:rsid w:val="00A861A8"/>
    <w:rsid w:val="00A86225"/>
    <w:rsid w:val="00A863DB"/>
    <w:rsid w:val="00A864FD"/>
    <w:rsid w:val="00A8684D"/>
    <w:rsid w:val="00A86881"/>
    <w:rsid w:val="00A869BC"/>
    <w:rsid w:val="00A86A39"/>
    <w:rsid w:val="00A86BFA"/>
    <w:rsid w:val="00A86E22"/>
    <w:rsid w:val="00A87B91"/>
    <w:rsid w:val="00A87BF0"/>
    <w:rsid w:val="00A87F3D"/>
    <w:rsid w:val="00A903FB"/>
    <w:rsid w:val="00A904EF"/>
    <w:rsid w:val="00A905F0"/>
    <w:rsid w:val="00A908F7"/>
    <w:rsid w:val="00A90A15"/>
    <w:rsid w:val="00A90D11"/>
    <w:rsid w:val="00A90D20"/>
    <w:rsid w:val="00A911C8"/>
    <w:rsid w:val="00A91401"/>
    <w:rsid w:val="00A91646"/>
    <w:rsid w:val="00A9168C"/>
    <w:rsid w:val="00A916DE"/>
    <w:rsid w:val="00A91D88"/>
    <w:rsid w:val="00A91E67"/>
    <w:rsid w:val="00A924F0"/>
    <w:rsid w:val="00A92683"/>
    <w:rsid w:val="00A926B1"/>
    <w:rsid w:val="00A93081"/>
    <w:rsid w:val="00A93090"/>
    <w:rsid w:val="00A932A2"/>
    <w:rsid w:val="00A938EB"/>
    <w:rsid w:val="00A93E5B"/>
    <w:rsid w:val="00A9424C"/>
    <w:rsid w:val="00A944B4"/>
    <w:rsid w:val="00A9453D"/>
    <w:rsid w:val="00A945B3"/>
    <w:rsid w:val="00A9491A"/>
    <w:rsid w:val="00A94D09"/>
    <w:rsid w:val="00A94DE9"/>
    <w:rsid w:val="00A950E7"/>
    <w:rsid w:val="00A951C7"/>
    <w:rsid w:val="00A951E6"/>
    <w:rsid w:val="00A95261"/>
    <w:rsid w:val="00A9563F"/>
    <w:rsid w:val="00A95F7E"/>
    <w:rsid w:val="00A96392"/>
    <w:rsid w:val="00A965A6"/>
    <w:rsid w:val="00A9698C"/>
    <w:rsid w:val="00A96B3F"/>
    <w:rsid w:val="00A972B4"/>
    <w:rsid w:val="00A97610"/>
    <w:rsid w:val="00AA0357"/>
    <w:rsid w:val="00AA0454"/>
    <w:rsid w:val="00AA0677"/>
    <w:rsid w:val="00AA076B"/>
    <w:rsid w:val="00AA0931"/>
    <w:rsid w:val="00AA0BAF"/>
    <w:rsid w:val="00AA0D36"/>
    <w:rsid w:val="00AA1354"/>
    <w:rsid w:val="00AA1425"/>
    <w:rsid w:val="00AA15E7"/>
    <w:rsid w:val="00AA179A"/>
    <w:rsid w:val="00AA189F"/>
    <w:rsid w:val="00AA1B84"/>
    <w:rsid w:val="00AA1EDE"/>
    <w:rsid w:val="00AA1EE5"/>
    <w:rsid w:val="00AA1F48"/>
    <w:rsid w:val="00AA22F4"/>
    <w:rsid w:val="00AA2328"/>
    <w:rsid w:val="00AA23AE"/>
    <w:rsid w:val="00AA243A"/>
    <w:rsid w:val="00AA2473"/>
    <w:rsid w:val="00AA24BB"/>
    <w:rsid w:val="00AA2618"/>
    <w:rsid w:val="00AA272F"/>
    <w:rsid w:val="00AA2784"/>
    <w:rsid w:val="00AA2959"/>
    <w:rsid w:val="00AA2AE2"/>
    <w:rsid w:val="00AA2F90"/>
    <w:rsid w:val="00AA3243"/>
    <w:rsid w:val="00AA33A1"/>
    <w:rsid w:val="00AA357E"/>
    <w:rsid w:val="00AA375B"/>
    <w:rsid w:val="00AA383C"/>
    <w:rsid w:val="00AA3859"/>
    <w:rsid w:val="00AA3B0F"/>
    <w:rsid w:val="00AA3B74"/>
    <w:rsid w:val="00AA3CED"/>
    <w:rsid w:val="00AA3E0F"/>
    <w:rsid w:val="00AA3F9A"/>
    <w:rsid w:val="00AA4169"/>
    <w:rsid w:val="00AA4351"/>
    <w:rsid w:val="00AA43E0"/>
    <w:rsid w:val="00AA4682"/>
    <w:rsid w:val="00AA4A37"/>
    <w:rsid w:val="00AA590D"/>
    <w:rsid w:val="00AA61F2"/>
    <w:rsid w:val="00AA6284"/>
    <w:rsid w:val="00AA63D8"/>
    <w:rsid w:val="00AA6664"/>
    <w:rsid w:val="00AA668D"/>
    <w:rsid w:val="00AA677C"/>
    <w:rsid w:val="00AA6860"/>
    <w:rsid w:val="00AA6976"/>
    <w:rsid w:val="00AA6A8A"/>
    <w:rsid w:val="00AA6E8C"/>
    <w:rsid w:val="00AA6F3B"/>
    <w:rsid w:val="00AA70EB"/>
    <w:rsid w:val="00AA711B"/>
    <w:rsid w:val="00AA7218"/>
    <w:rsid w:val="00AA74A3"/>
    <w:rsid w:val="00AA791B"/>
    <w:rsid w:val="00AA7A11"/>
    <w:rsid w:val="00AA7F6C"/>
    <w:rsid w:val="00AA7F95"/>
    <w:rsid w:val="00AB04CB"/>
    <w:rsid w:val="00AB09F2"/>
    <w:rsid w:val="00AB0DBC"/>
    <w:rsid w:val="00AB0E45"/>
    <w:rsid w:val="00AB1346"/>
    <w:rsid w:val="00AB14B7"/>
    <w:rsid w:val="00AB1847"/>
    <w:rsid w:val="00AB18B7"/>
    <w:rsid w:val="00AB1D57"/>
    <w:rsid w:val="00AB2126"/>
    <w:rsid w:val="00AB256A"/>
    <w:rsid w:val="00AB2682"/>
    <w:rsid w:val="00AB2923"/>
    <w:rsid w:val="00AB29B2"/>
    <w:rsid w:val="00AB2ABA"/>
    <w:rsid w:val="00AB2BDE"/>
    <w:rsid w:val="00AB2C13"/>
    <w:rsid w:val="00AB2C37"/>
    <w:rsid w:val="00AB324E"/>
    <w:rsid w:val="00AB33DE"/>
    <w:rsid w:val="00AB3804"/>
    <w:rsid w:val="00AB39D9"/>
    <w:rsid w:val="00AB3B71"/>
    <w:rsid w:val="00AB3DCC"/>
    <w:rsid w:val="00AB403C"/>
    <w:rsid w:val="00AB4467"/>
    <w:rsid w:val="00AB44BF"/>
    <w:rsid w:val="00AB4575"/>
    <w:rsid w:val="00AB4620"/>
    <w:rsid w:val="00AB4876"/>
    <w:rsid w:val="00AB4AAE"/>
    <w:rsid w:val="00AB4BF3"/>
    <w:rsid w:val="00AB4DEC"/>
    <w:rsid w:val="00AB4EFB"/>
    <w:rsid w:val="00AB50D7"/>
    <w:rsid w:val="00AB594C"/>
    <w:rsid w:val="00AB598A"/>
    <w:rsid w:val="00AB5A78"/>
    <w:rsid w:val="00AB5C69"/>
    <w:rsid w:val="00AB5CEB"/>
    <w:rsid w:val="00AB5D07"/>
    <w:rsid w:val="00AB5D53"/>
    <w:rsid w:val="00AB5DE6"/>
    <w:rsid w:val="00AB5ECC"/>
    <w:rsid w:val="00AB5F9F"/>
    <w:rsid w:val="00AB62FD"/>
    <w:rsid w:val="00AB64A9"/>
    <w:rsid w:val="00AB67BC"/>
    <w:rsid w:val="00AB69EF"/>
    <w:rsid w:val="00AB6A29"/>
    <w:rsid w:val="00AB6BC4"/>
    <w:rsid w:val="00AB6CC1"/>
    <w:rsid w:val="00AB6DB7"/>
    <w:rsid w:val="00AB6ECC"/>
    <w:rsid w:val="00AB7194"/>
    <w:rsid w:val="00AB72DD"/>
    <w:rsid w:val="00AB73DF"/>
    <w:rsid w:val="00AB7A7F"/>
    <w:rsid w:val="00AB7D85"/>
    <w:rsid w:val="00AB7F71"/>
    <w:rsid w:val="00AB7FB1"/>
    <w:rsid w:val="00AC00CE"/>
    <w:rsid w:val="00AC01D1"/>
    <w:rsid w:val="00AC01F1"/>
    <w:rsid w:val="00AC022D"/>
    <w:rsid w:val="00AC0363"/>
    <w:rsid w:val="00AC039C"/>
    <w:rsid w:val="00AC0544"/>
    <w:rsid w:val="00AC079C"/>
    <w:rsid w:val="00AC0974"/>
    <w:rsid w:val="00AC0A38"/>
    <w:rsid w:val="00AC0A4D"/>
    <w:rsid w:val="00AC0ACB"/>
    <w:rsid w:val="00AC0B01"/>
    <w:rsid w:val="00AC0E50"/>
    <w:rsid w:val="00AC0E85"/>
    <w:rsid w:val="00AC0F7E"/>
    <w:rsid w:val="00AC1123"/>
    <w:rsid w:val="00AC1247"/>
    <w:rsid w:val="00AC134A"/>
    <w:rsid w:val="00AC15E0"/>
    <w:rsid w:val="00AC16A9"/>
    <w:rsid w:val="00AC16AB"/>
    <w:rsid w:val="00AC18E3"/>
    <w:rsid w:val="00AC18EA"/>
    <w:rsid w:val="00AC1A42"/>
    <w:rsid w:val="00AC1ACF"/>
    <w:rsid w:val="00AC1C86"/>
    <w:rsid w:val="00AC212F"/>
    <w:rsid w:val="00AC2499"/>
    <w:rsid w:val="00AC24A3"/>
    <w:rsid w:val="00AC2847"/>
    <w:rsid w:val="00AC2A1D"/>
    <w:rsid w:val="00AC2EB0"/>
    <w:rsid w:val="00AC3139"/>
    <w:rsid w:val="00AC3269"/>
    <w:rsid w:val="00AC376B"/>
    <w:rsid w:val="00AC3844"/>
    <w:rsid w:val="00AC3A0A"/>
    <w:rsid w:val="00AC3FB9"/>
    <w:rsid w:val="00AC400B"/>
    <w:rsid w:val="00AC4409"/>
    <w:rsid w:val="00AC45DB"/>
    <w:rsid w:val="00AC477C"/>
    <w:rsid w:val="00AC4A90"/>
    <w:rsid w:val="00AC4BD5"/>
    <w:rsid w:val="00AC4CD9"/>
    <w:rsid w:val="00AC4CDE"/>
    <w:rsid w:val="00AC4E66"/>
    <w:rsid w:val="00AC51D0"/>
    <w:rsid w:val="00AC5346"/>
    <w:rsid w:val="00AC54B1"/>
    <w:rsid w:val="00AC587F"/>
    <w:rsid w:val="00AC5892"/>
    <w:rsid w:val="00AC5C0D"/>
    <w:rsid w:val="00AC5E92"/>
    <w:rsid w:val="00AC6152"/>
    <w:rsid w:val="00AC61D6"/>
    <w:rsid w:val="00AC62AE"/>
    <w:rsid w:val="00AC63B1"/>
    <w:rsid w:val="00AC6821"/>
    <w:rsid w:val="00AC68EB"/>
    <w:rsid w:val="00AC6BF7"/>
    <w:rsid w:val="00AC6D01"/>
    <w:rsid w:val="00AC6D8B"/>
    <w:rsid w:val="00AC72E6"/>
    <w:rsid w:val="00AC74E1"/>
    <w:rsid w:val="00AC75AB"/>
    <w:rsid w:val="00AC7739"/>
    <w:rsid w:val="00AC79ED"/>
    <w:rsid w:val="00AC7A26"/>
    <w:rsid w:val="00AC7BAC"/>
    <w:rsid w:val="00AC7C53"/>
    <w:rsid w:val="00AC7E6C"/>
    <w:rsid w:val="00AD0028"/>
    <w:rsid w:val="00AD02BC"/>
    <w:rsid w:val="00AD0330"/>
    <w:rsid w:val="00AD0755"/>
    <w:rsid w:val="00AD082A"/>
    <w:rsid w:val="00AD0864"/>
    <w:rsid w:val="00AD0A3F"/>
    <w:rsid w:val="00AD0C19"/>
    <w:rsid w:val="00AD0D6B"/>
    <w:rsid w:val="00AD0E44"/>
    <w:rsid w:val="00AD117B"/>
    <w:rsid w:val="00AD12B5"/>
    <w:rsid w:val="00AD13BC"/>
    <w:rsid w:val="00AD13E4"/>
    <w:rsid w:val="00AD1639"/>
    <w:rsid w:val="00AD16FA"/>
    <w:rsid w:val="00AD1AC6"/>
    <w:rsid w:val="00AD1E69"/>
    <w:rsid w:val="00AD224D"/>
    <w:rsid w:val="00AD23AB"/>
    <w:rsid w:val="00AD2895"/>
    <w:rsid w:val="00AD2A11"/>
    <w:rsid w:val="00AD2D2B"/>
    <w:rsid w:val="00AD2E1D"/>
    <w:rsid w:val="00AD30C1"/>
    <w:rsid w:val="00AD343F"/>
    <w:rsid w:val="00AD35A9"/>
    <w:rsid w:val="00AD36F5"/>
    <w:rsid w:val="00AD37FC"/>
    <w:rsid w:val="00AD3811"/>
    <w:rsid w:val="00AD3949"/>
    <w:rsid w:val="00AD3A30"/>
    <w:rsid w:val="00AD3B1A"/>
    <w:rsid w:val="00AD3BE5"/>
    <w:rsid w:val="00AD3EC9"/>
    <w:rsid w:val="00AD4261"/>
    <w:rsid w:val="00AD426A"/>
    <w:rsid w:val="00AD4594"/>
    <w:rsid w:val="00AD45BD"/>
    <w:rsid w:val="00AD4709"/>
    <w:rsid w:val="00AD48BD"/>
    <w:rsid w:val="00AD48FD"/>
    <w:rsid w:val="00AD4B4A"/>
    <w:rsid w:val="00AD4D3A"/>
    <w:rsid w:val="00AD51D2"/>
    <w:rsid w:val="00AD54F9"/>
    <w:rsid w:val="00AD561B"/>
    <w:rsid w:val="00AD57A2"/>
    <w:rsid w:val="00AD5867"/>
    <w:rsid w:val="00AD5B86"/>
    <w:rsid w:val="00AD5CB1"/>
    <w:rsid w:val="00AD5E01"/>
    <w:rsid w:val="00AD6474"/>
    <w:rsid w:val="00AD65B2"/>
    <w:rsid w:val="00AD669A"/>
    <w:rsid w:val="00AD6842"/>
    <w:rsid w:val="00AD6917"/>
    <w:rsid w:val="00AD6A1D"/>
    <w:rsid w:val="00AD6A60"/>
    <w:rsid w:val="00AD6B32"/>
    <w:rsid w:val="00AD6C6A"/>
    <w:rsid w:val="00AD6DE6"/>
    <w:rsid w:val="00AD6E4D"/>
    <w:rsid w:val="00AD6F82"/>
    <w:rsid w:val="00AD7065"/>
    <w:rsid w:val="00AD706C"/>
    <w:rsid w:val="00AD717F"/>
    <w:rsid w:val="00AD7219"/>
    <w:rsid w:val="00AD72FA"/>
    <w:rsid w:val="00AD7909"/>
    <w:rsid w:val="00AD797B"/>
    <w:rsid w:val="00AD7D9F"/>
    <w:rsid w:val="00AE07D2"/>
    <w:rsid w:val="00AE09C1"/>
    <w:rsid w:val="00AE09CC"/>
    <w:rsid w:val="00AE1107"/>
    <w:rsid w:val="00AE1267"/>
    <w:rsid w:val="00AE1689"/>
    <w:rsid w:val="00AE18B1"/>
    <w:rsid w:val="00AE1991"/>
    <w:rsid w:val="00AE1AED"/>
    <w:rsid w:val="00AE1E66"/>
    <w:rsid w:val="00AE2017"/>
    <w:rsid w:val="00AE22FB"/>
    <w:rsid w:val="00AE2365"/>
    <w:rsid w:val="00AE2457"/>
    <w:rsid w:val="00AE2667"/>
    <w:rsid w:val="00AE282F"/>
    <w:rsid w:val="00AE2949"/>
    <w:rsid w:val="00AE2A76"/>
    <w:rsid w:val="00AE2DBD"/>
    <w:rsid w:val="00AE2FF5"/>
    <w:rsid w:val="00AE3033"/>
    <w:rsid w:val="00AE32EB"/>
    <w:rsid w:val="00AE33CE"/>
    <w:rsid w:val="00AE3C52"/>
    <w:rsid w:val="00AE3C7F"/>
    <w:rsid w:val="00AE3CA8"/>
    <w:rsid w:val="00AE3F25"/>
    <w:rsid w:val="00AE42A9"/>
    <w:rsid w:val="00AE43C6"/>
    <w:rsid w:val="00AE4529"/>
    <w:rsid w:val="00AE49EC"/>
    <w:rsid w:val="00AE4B5E"/>
    <w:rsid w:val="00AE4DD0"/>
    <w:rsid w:val="00AE4F1F"/>
    <w:rsid w:val="00AE4FE7"/>
    <w:rsid w:val="00AE51F5"/>
    <w:rsid w:val="00AE589F"/>
    <w:rsid w:val="00AE58E3"/>
    <w:rsid w:val="00AE5C42"/>
    <w:rsid w:val="00AE5D55"/>
    <w:rsid w:val="00AE60A5"/>
    <w:rsid w:val="00AE636F"/>
    <w:rsid w:val="00AE6582"/>
    <w:rsid w:val="00AE65D7"/>
    <w:rsid w:val="00AE687B"/>
    <w:rsid w:val="00AE68AE"/>
    <w:rsid w:val="00AE693F"/>
    <w:rsid w:val="00AE6B7B"/>
    <w:rsid w:val="00AE6CE7"/>
    <w:rsid w:val="00AE7053"/>
    <w:rsid w:val="00AE7198"/>
    <w:rsid w:val="00AE71B0"/>
    <w:rsid w:val="00AE71E9"/>
    <w:rsid w:val="00AE7315"/>
    <w:rsid w:val="00AE7642"/>
    <w:rsid w:val="00AE77A8"/>
    <w:rsid w:val="00AE7A73"/>
    <w:rsid w:val="00AE7D09"/>
    <w:rsid w:val="00AE7E7C"/>
    <w:rsid w:val="00AF0817"/>
    <w:rsid w:val="00AF1136"/>
    <w:rsid w:val="00AF1156"/>
    <w:rsid w:val="00AF15E9"/>
    <w:rsid w:val="00AF1AE1"/>
    <w:rsid w:val="00AF1E77"/>
    <w:rsid w:val="00AF2129"/>
    <w:rsid w:val="00AF24A2"/>
    <w:rsid w:val="00AF2993"/>
    <w:rsid w:val="00AF2ACC"/>
    <w:rsid w:val="00AF2E06"/>
    <w:rsid w:val="00AF2E5E"/>
    <w:rsid w:val="00AF2FF0"/>
    <w:rsid w:val="00AF3022"/>
    <w:rsid w:val="00AF324F"/>
    <w:rsid w:val="00AF3465"/>
    <w:rsid w:val="00AF36EE"/>
    <w:rsid w:val="00AF38B4"/>
    <w:rsid w:val="00AF39AF"/>
    <w:rsid w:val="00AF3B27"/>
    <w:rsid w:val="00AF3BC0"/>
    <w:rsid w:val="00AF3C87"/>
    <w:rsid w:val="00AF3F4D"/>
    <w:rsid w:val="00AF4009"/>
    <w:rsid w:val="00AF4039"/>
    <w:rsid w:val="00AF4081"/>
    <w:rsid w:val="00AF44D6"/>
    <w:rsid w:val="00AF4874"/>
    <w:rsid w:val="00AF4911"/>
    <w:rsid w:val="00AF4947"/>
    <w:rsid w:val="00AF4B89"/>
    <w:rsid w:val="00AF4EEE"/>
    <w:rsid w:val="00AF5039"/>
    <w:rsid w:val="00AF51A5"/>
    <w:rsid w:val="00AF5306"/>
    <w:rsid w:val="00AF53F9"/>
    <w:rsid w:val="00AF56A5"/>
    <w:rsid w:val="00AF57CC"/>
    <w:rsid w:val="00AF5865"/>
    <w:rsid w:val="00AF5871"/>
    <w:rsid w:val="00AF5CF2"/>
    <w:rsid w:val="00AF5D86"/>
    <w:rsid w:val="00AF5F0E"/>
    <w:rsid w:val="00AF5F89"/>
    <w:rsid w:val="00AF5F9B"/>
    <w:rsid w:val="00AF6041"/>
    <w:rsid w:val="00AF608B"/>
    <w:rsid w:val="00AF61BA"/>
    <w:rsid w:val="00AF61F5"/>
    <w:rsid w:val="00AF6308"/>
    <w:rsid w:val="00AF6BCA"/>
    <w:rsid w:val="00AF6EEE"/>
    <w:rsid w:val="00AF6F80"/>
    <w:rsid w:val="00AF710B"/>
    <w:rsid w:val="00AF72DF"/>
    <w:rsid w:val="00AF7400"/>
    <w:rsid w:val="00AF749C"/>
    <w:rsid w:val="00AF74C6"/>
    <w:rsid w:val="00AF758D"/>
    <w:rsid w:val="00AF7794"/>
    <w:rsid w:val="00AF77E6"/>
    <w:rsid w:val="00AF77EE"/>
    <w:rsid w:val="00AF780F"/>
    <w:rsid w:val="00AF7A9A"/>
    <w:rsid w:val="00AF7BB1"/>
    <w:rsid w:val="00AF7F8F"/>
    <w:rsid w:val="00B000DC"/>
    <w:rsid w:val="00B000E5"/>
    <w:rsid w:val="00B001DF"/>
    <w:rsid w:val="00B00456"/>
    <w:rsid w:val="00B00629"/>
    <w:rsid w:val="00B0077A"/>
    <w:rsid w:val="00B009D1"/>
    <w:rsid w:val="00B009EC"/>
    <w:rsid w:val="00B00C5C"/>
    <w:rsid w:val="00B0130C"/>
    <w:rsid w:val="00B01450"/>
    <w:rsid w:val="00B014CD"/>
    <w:rsid w:val="00B0156E"/>
    <w:rsid w:val="00B01E8E"/>
    <w:rsid w:val="00B01F5C"/>
    <w:rsid w:val="00B0204F"/>
    <w:rsid w:val="00B022E1"/>
    <w:rsid w:val="00B0238F"/>
    <w:rsid w:val="00B0285D"/>
    <w:rsid w:val="00B028AE"/>
    <w:rsid w:val="00B030C3"/>
    <w:rsid w:val="00B03344"/>
    <w:rsid w:val="00B033F0"/>
    <w:rsid w:val="00B03728"/>
    <w:rsid w:val="00B03AA8"/>
    <w:rsid w:val="00B03FF3"/>
    <w:rsid w:val="00B041F0"/>
    <w:rsid w:val="00B04252"/>
    <w:rsid w:val="00B04269"/>
    <w:rsid w:val="00B04332"/>
    <w:rsid w:val="00B0445C"/>
    <w:rsid w:val="00B04512"/>
    <w:rsid w:val="00B04577"/>
    <w:rsid w:val="00B0461D"/>
    <w:rsid w:val="00B047B0"/>
    <w:rsid w:val="00B0494B"/>
    <w:rsid w:val="00B04A0D"/>
    <w:rsid w:val="00B04CF6"/>
    <w:rsid w:val="00B04E78"/>
    <w:rsid w:val="00B04F9A"/>
    <w:rsid w:val="00B051F0"/>
    <w:rsid w:val="00B05294"/>
    <w:rsid w:val="00B0529B"/>
    <w:rsid w:val="00B0537E"/>
    <w:rsid w:val="00B05747"/>
    <w:rsid w:val="00B057B5"/>
    <w:rsid w:val="00B05B1C"/>
    <w:rsid w:val="00B05C09"/>
    <w:rsid w:val="00B05D71"/>
    <w:rsid w:val="00B05F84"/>
    <w:rsid w:val="00B064AC"/>
    <w:rsid w:val="00B064B6"/>
    <w:rsid w:val="00B066B1"/>
    <w:rsid w:val="00B06763"/>
    <w:rsid w:val="00B067E5"/>
    <w:rsid w:val="00B06E3C"/>
    <w:rsid w:val="00B07025"/>
    <w:rsid w:val="00B07291"/>
    <w:rsid w:val="00B072F8"/>
    <w:rsid w:val="00B07486"/>
    <w:rsid w:val="00B077BD"/>
    <w:rsid w:val="00B07A49"/>
    <w:rsid w:val="00B07FC9"/>
    <w:rsid w:val="00B10233"/>
    <w:rsid w:val="00B1038B"/>
    <w:rsid w:val="00B10FF5"/>
    <w:rsid w:val="00B11485"/>
    <w:rsid w:val="00B1159A"/>
    <w:rsid w:val="00B11622"/>
    <w:rsid w:val="00B11913"/>
    <w:rsid w:val="00B11D03"/>
    <w:rsid w:val="00B11D33"/>
    <w:rsid w:val="00B11F34"/>
    <w:rsid w:val="00B121DE"/>
    <w:rsid w:val="00B12638"/>
    <w:rsid w:val="00B12798"/>
    <w:rsid w:val="00B128AC"/>
    <w:rsid w:val="00B128CE"/>
    <w:rsid w:val="00B128D0"/>
    <w:rsid w:val="00B1296C"/>
    <w:rsid w:val="00B12BB7"/>
    <w:rsid w:val="00B12EE4"/>
    <w:rsid w:val="00B13291"/>
    <w:rsid w:val="00B13313"/>
    <w:rsid w:val="00B13358"/>
    <w:rsid w:val="00B138D4"/>
    <w:rsid w:val="00B138F5"/>
    <w:rsid w:val="00B13B92"/>
    <w:rsid w:val="00B13DD7"/>
    <w:rsid w:val="00B13F76"/>
    <w:rsid w:val="00B140D6"/>
    <w:rsid w:val="00B145B0"/>
    <w:rsid w:val="00B1486B"/>
    <w:rsid w:val="00B14A70"/>
    <w:rsid w:val="00B14C21"/>
    <w:rsid w:val="00B14C2D"/>
    <w:rsid w:val="00B14C9D"/>
    <w:rsid w:val="00B14CDE"/>
    <w:rsid w:val="00B14CE2"/>
    <w:rsid w:val="00B14DCA"/>
    <w:rsid w:val="00B14DF3"/>
    <w:rsid w:val="00B152DB"/>
    <w:rsid w:val="00B15C0B"/>
    <w:rsid w:val="00B15D17"/>
    <w:rsid w:val="00B15E4A"/>
    <w:rsid w:val="00B15E69"/>
    <w:rsid w:val="00B160FA"/>
    <w:rsid w:val="00B1621D"/>
    <w:rsid w:val="00B164A8"/>
    <w:rsid w:val="00B16529"/>
    <w:rsid w:val="00B16622"/>
    <w:rsid w:val="00B16B6E"/>
    <w:rsid w:val="00B175B3"/>
    <w:rsid w:val="00B1769F"/>
    <w:rsid w:val="00B176E6"/>
    <w:rsid w:val="00B179C4"/>
    <w:rsid w:val="00B17A0C"/>
    <w:rsid w:val="00B17A9D"/>
    <w:rsid w:val="00B17BAC"/>
    <w:rsid w:val="00B17BF4"/>
    <w:rsid w:val="00B17E40"/>
    <w:rsid w:val="00B17F6E"/>
    <w:rsid w:val="00B20419"/>
    <w:rsid w:val="00B2052E"/>
    <w:rsid w:val="00B20532"/>
    <w:rsid w:val="00B20661"/>
    <w:rsid w:val="00B208AE"/>
    <w:rsid w:val="00B209B0"/>
    <w:rsid w:val="00B20A2B"/>
    <w:rsid w:val="00B21280"/>
    <w:rsid w:val="00B21623"/>
    <w:rsid w:val="00B2197C"/>
    <w:rsid w:val="00B21A92"/>
    <w:rsid w:val="00B21F68"/>
    <w:rsid w:val="00B22061"/>
    <w:rsid w:val="00B224F1"/>
    <w:rsid w:val="00B22877"/>
    <w:rsid w:val="00B22C2E"/>
    <w:rsid w:val="00B2310B"/>
    <w:rsid w:val="00B23226"/>
    <w:rsid w:val="00B2336C"/>
    <w:rsid w:val="00B233B5"/>
    <w:rsid w:val="00B23660"/>
    <w:rsid w:val="00B23CB8"/>
    <w:rsid w:val="00B23F85"/>
    <w:rsid w:val="00B241AC"/>
    <w:rsid w:val="00B241B2"/>
    <w:rsid w:val="00B24415"/>
    <w:rsid w:val="00B24654"/>
    <w:rsid w:val="00B24775"/>
    <w:rsid w:val="00B2499B"/>
    <w:rsid w:val="00B24B68"/>
    <w:rsid w:val="00B24C61"/>
    <w:rsid w:val="00B24FD9"/>
    <w:rsid w:val="00B2507F"/>
    <w:rsid w:val="00B25200"/>
    <w:rsid w:val="00B256C1"/>
    <w:rsid w:val="00B256DE"/>
    <w:rsid w:val="00B25815"/>
    <w:rsid w:val="00B260AB"/>
    <w:rsid w:val="00B2642C"/>
    <w:rsid w:val="00B26537"/>
    <w:rsid w:val="00B266CD"/>
    <w:rsid w:val="00B268A5"/>
    <w:rsid w:val="00B268CB"/>
    <w:rsid w:val="00B26A72"/>
    <w:rsid w:val="00B26CFF"/>
    <w:rsid w:val="00B2722B"/>
    <w:rsid w:val="00B2723C"/>
    <w:rsid w:val="00B272AD"/>
    <w:rsid w:val="00B272D7"/>
    <w:rsid w:val="00B30048"/>
    <w:rsid w:val="00B300F1"/>
    <w:rsid w:val="00B302E4"/>
    <w:rsid w:val="00B30388"/>
    <w:rsid w:val="00B3054A"/>
    <w:rsid w:val="00B308E3"/>
    <w:rsid w:val="00B30BA5"/>
    <w:rsid w:val="00B30C34"/>
    <w:rsid w:val="00B311F5"/>
    <w:rsid w:val="00B31225"/>
    <w:rsid w:val="00B313BE"/>
    <w:rsid w:val="00B31456"/>
    <w:rsid w:val="00B316D4"/>
    <w:rsid w:val="00B316F7"/>
    <w:rsid w:val="00B3191D"/>
    <w:rsid w:val="00B319DA"/>
    <w:rsid w:val="00B31AA3"/>
    <w:rsid w:val="00B31C0D"/>
    <w:rsid w:val="00B31D13"/>
    <w:rsid w:val="00B31DE9"/>
    <w:rsid w:val="00B32130"/>
    <w:rsid w:val="00B3214D"/>
    <w:rsid w:val="00B3214E"/>
    <w:rsid w:val="00B3228B"/>
    <w:rsid w:val="00B322A1"/>
    <w:rsid w:val="00B32450"/>
    <w:rsid w:val="00B3251C"/>
    <w:rsid w:val="00B32A00"/>
    <w:rsid w:val="00B32EC4"/>
    <w:rsid w:val="00B334E6"/>
    <w:rsid w:val="00B33CE6"/>
    <w:rsid w:val="00B341F1"/>
    <w:rsid w:val="00B34A2E"/>
    <w:rsid w:val="00B34A5A"/>
    <w:rsid w:val="00B34A7A"/>
    <w:rsid w:val="00B34AE9"/>
    <w:rsid w:val="00B34E34"/>
    <w:rsid w:val="00B34EF6"/>
    <w:rsid w:val="00B35599"/>
    <w:rsid w:val="00B35828"/>
    <w:rsid w:val="00B35C5D"/>
    <w:rsid w:val="00B35C6F"/>
    <w:rsid w:val="00B35FFA"/>
    <w:rsid w:val="00B362A7"/>
    <w:rsid w:val="00B36320"/>
    <w:rsid w:val="00B363B5"/>
    <w:rsid w:val="00B3662A"/>
    <w:rsid w:val="00B36659"/>
    <w:rsid w:val="00B36CBD"/>
    <w:rsid w:val="00B36D46"/>
    <w:rsid w:val="00B36DB0"/>
    <w:rsid w:val="00B36E75"/>
    <w:rsid w:val="00B36EE8"/>
    <w:rsid w:val="00B3732F"/>
    <w:rsid w:val="00B37669"/>
    <w:rsid w:val="00B376AD"/>
    <w:rsid w:val="00B37702"/>
    <w:rsid w:val="00B379E1"/>
    <w:rsid w:val="00B37AE5"/>
    <w:rsid w:val="00B37D0C"/>
    <w:rsid w:val="00B37E9E"/>
    <w:rsid w:val="00B4001A"/>
    <w:rsid w:val="00B4028C"/>
    <w:rsid w:val="00B402BA"/>
    <w:rsid w:val="00B402DB"/>
    <w:rsid w:val="00B405C8"/>
    <w:rsid w:val="00B406C7"/>
    <w:rsid w:val="00B40DD9"/>
    <w:rsid w:val="00B412A9"/>
    <w:rsid w:val="00B4131D"/>
    <w:rsid w:val="00B4161D"/>
    <w:rsid w:val="00B417DC"/>
    <w:rsid w:val="00B418C0"/>
    <w:rsid w:val="00B41AB9"/>
    <w:rsid w:val="00B41EB7"/>
    <w:rsid w:val="00B42193"/>
    <w:rsid w:val="00B4224B"/>
    <w:rsid w:val="00B4268B"/>
    <w:rsid w:val="00B428B8"/>
    <w:rsid w:val="00B430EA"/>
    <w:rsid w:val="00B4315E"/>
    <w:rsid w:val="00B4318B"/>
    <w:rsid w:val="00B431C1"/>
    <w:rsid w:val="00B434A7"/>
    <w:rsid w:val="00B4374A"/>
    <w:rsid w:val="00B43C24"/>
    <w:rsid w:val="00B43C35"/>
    <w:rsid w:val="00B43C5B"/>
    <w:rsid w:val="00B43D95"/>
    <w:rsid w:val="00B44362"/>
    <w:rsid w:val="00B443D3"/>
    <w:rsid w:val="00B444C2"/>
    <w:rsid w:val="00B444D7"/>
    <w:rsid w:val="00B447D0"/>
    <w:rsid w:val="00B447F8"/>
    <w:rsid w:val="00B44835"/>
    <w:rsid w:val="00B44A04"/>
    <w:rsid w:val="00B44E1C"/>
    <w:rsid w:val="00B44E26"/>
    <w:rsid w:val="00B45002"/>
    <w:rsid w:val="00B4500E"/>
    <w:rsid w:val="00B45325"/>
    <w:rsid w:val="00B45923"/>
    <w:rsid w:val="00B459DA"/>
    <w:rsid w:val="00B45C3A"/>
    <w:rsid w:val="00B463B5"/>
    <w:rsid w:val="00B465CB"/>
    <w:rsid w:val="00B46648"/>
    <w:rsid w:val="00B466E7"/>
    <w:rsid w:val="00B466F9"/>
    <w:rsid w:val="00B4686F"/>
    <w:rsid w:val="00B46DA7"/>
    <w:rsid w:val="00B46E6B"/>
    <w:rsid w:val="00B47457"/>
    <w:rsid w:val="00B47488"/>
    <w:rsid w:val="00B47511"/>
    <w:rsid w:val="00B475A9"/>
    <w:rsid w:val="00B47815"/>
    <w:rsid w:val="00B478D9"/>
    <w:rsid w:val="00B50013"/>
    <w:rsid w:val="00B5015B"/>
    <w:rsid w:val="00B50276"/>
    <w:rsid w:val="00B50550"/>
    <w:rsid w:val="00B5068B"/>
    <w:rsid w:val="00B50796"/>
    <w:rsid w:val="00B507FB"/>
    <w:rsid w:val="00B50832"/>
    <w:rsid w:val="00B5095E"/>
    <w:rsid w:val="00B50B12"/>
    <w:rsid w:val="00B50B50"/>
    <w:rsid w:val="00B50B64"/>
    <w:rsid w:val="00B50C1F"/>
    <w:rsid w:val="00B510F3"/>
    <w:rsid w:val="00B51210"/>
    <w:rsid w:val="00B5141D"/>
    <w:rsid w:val="00B5145C"/>
    <w:rsid w:val="00B51657"/>
    <w:rsid w:val="00B51974"/>
    <w:rsid w:val="00B5199F"/>
    <w:rsid w:val="00B519B9"/>
    <w:rsid w:val="00B51A44"/>
    <w:rsid w:val="00B51A9E"/>
    <w:rsid w:val="00B51B25"/>
    <w:rsid w:val="00B51B5E"/>
    <w:rsid w:val="00B51C2A"/>
    <w:rsid w:val="00B52448"/>
    <w:rsid w:val="00B5284F"/>
    <w:rsid w:val="00B5285C"/>
    <w:rsid w:val="00B52ACA"/>
    <w:rsid w:val="00B52DAE"/>
    <w:rsid w:val="00B530BA"/>
    <w:rsid w:val="00B530C3"/>
    <w:rsid w:val="00B53145"/>
    <w:rsid w:val="00B5337B"/>
    <w:rsid w:val="00B536F2"/>
    <w:rsid w:val="00B539BA"/>
    <w:rsid w:val="00B53BBD"/>
    <w:rsid w:val="00B542B7"/>
    <w:rsid w:val="00B54333"/>
    <w:rsid w:val="00B544A2"/>
    <w:rsid w:val="00B54525"/>
    <w:rsid w:val="00B545FA"/>
    <w:rsid w:val="00B546D4"/>
    <w:rsid w:val="00B549F8"/>
    <w:rsid w:val="00B54D3E"/>
    <w:rsid w:val="00B54F04"/>
    <w:rsid w:val="00B54F6A"/>
    <w:rsid w:val="00B55046"/>
    <w:rsid w:val="00B550EC"/>
    <w:rsid w:val="00B552E1"/>
    <w:rsid w:val="00B5573A"/>
    <w:rsid w:val="00B5589D"/>
    <w:rsid w:val="00B55983"/>
    <w:rsid w:val="00B55BDB"/>
    <w:rsid w:val="00B55CB3"/>
    <w:rsid w:val="00B55DEF"/>
    <w:rsid w:val="00B55E50"/>
    <w:rsid w:val="00B55FDB"/>
    <w:rsid w:val="00B5618B"/>
    <w:rsid w:val="00B5645C"/>
    <w:rsid w:val="00B56724"/>
    <w:rsid w:val="00B56937"/>
    <w:rsid w:val="00B56CAE"/>
    <w:rsid w:val="00B56D63"/>
    <w:rsid w:val="00B56DE1"/>
    <w:rsid w:val="00B5719E"/>
    <w:rsid w:val="00B57795"/>
    <w:rsid w:val="00B57BD8"/>
    <w:rsid w:val="00B57C98"/>
    <w:rsid w:val="00B60083"/>
    <w:rsid w:val="00B604D2"/>
    <w:rsid w:val="00B60512"/>
    <w:rsid w:val="00B605FA"/>
    <w:rsid w:val="00B606E9"/>
    <w:rsid w:val="00B606FD"/>
    <w:rsid w:val="00B6088C"/>
    <w:rsid w:val="00B60975"/>
    <w:rsid w:val="00B60A1E"/>
    <w:rsid w:val="00B60EA8"/>
    <w:rsid w:val="00B60EA9"/>
    <w:rsid w:val="00B613F6"/>
    <w:rsid w:val="00B61574"/>
    <w:rsid w:val="00B615B0"/>
    <w:rsid w:val="00B616E4"/>
    <w:rsid w:val="00B619C8"/>
    <w:rsid w:val="00B61C75"/>
    <w:rsid w:val="00B61D23"/>
    <w:rsid w:val="00B61E1E"/>
    <w:rsid w:val="00B61E69"/>
    <w:rsid w:val="00B620C1"/>
    <w:rsid w:val="00B6218E"/>
    <w:rsid w:val="00B6259A"/>
    <w:rsid w:val="00B62627"/>
    <w:rsid w:val="00B627BE"/>
    <w:rsid w:val="00B628C0"/>
    <w:rsid w:val="00B62A33"/>
    <w:rsid w:val="00B62A46"/>
    <w:rsid w:val="00B62E24"/>
    <w:rsid w:val="00B63035"/>
    <w:rsid w:val="00B63037"/>
    <w:rsid w:val="00B630D3"/>
    <w:rsid w:val="00B634B4"/>
    <w:rsid w:val="00B63578"/>
    <w:rsid w:val="00B63592"/>
    <w:rsid w:val="00B63DEB"/>
    <w:rsid w:val="00B63EBE"/>
    <w:rsid w:val="00B63EBF"/>
    <w:rsid w:val="00B641CB"/>
    <w:rsid w:val="00B644AE"/>
    <w:rsid w:val="00B64ACB"/>
    <w:rsid w:val="00B64BC2"/>
    <w:rsid w:val="00B64BFF"/>
    <w:rsid w:val="00B65099"/>
    <w:rsid w:val="00B651FE"/>
    <w:rsid w:val="00B65281"/>
    <w:rsid w:val="00B653B3"/>
    <w:rsid w:val="00B65775"/>
    <w:rsid w:val="00B657A7"/>
    <w:rsid w:val="00B65855"/>
    <w:rsid w:val="00B65B21"/>
    <w:rsid w:val="00B65CF2"/>
    <w:rsid w:val="00B65F83"/>
    <w:rsid w:val="00B65F8B"/>
    <w:rsid w:val="00B65FAC"/>
    <w:rsid w:val="00B6620E"/>
    <w:rsid w:val="00B66222"/>
    <w:rsid w:val="00B6649F"/>
    <w:rsid w:val="00B6653C"/>
    <w:rsid w:val="00B66562"/>
    <w:rsid w:val="00B66CCE"/>
    <w:rsid w:val="00B66DE4"/>
    <w:rsid w:val="00B66EA4"/>
    <w:rsid w:val="00B66F5B"/>
    <w:rsid w:val="00B6708B"/>
    <w:rsid w:val="00B67450"/>
    <w:rsid w:val="00B6774A"/>
    <w:rsid w:val="00B6783D"/>
    <w:rsid w:val="00B67A4E"/>
    <w:rsid w:val="00B7018B"/>
    <w:rsid w:val="00B70806"/>
    <w:rsid w:val="00B718E7"/>
    <w:rsid w:val="00B71941"/>
    <w:rsid w:val="00B71B25"/>
    <w:rsid w:val="00B71BB3"/>
    <w:rsid w:val="00B71BF0"/>
    <w:rsid w:val="00B71D4B"/>
    <w:rsid w:val="00B71F42"/>
    <w:rsid w:val="00B71F48"/>
    <w:rsid w:val="00B720C2"/>
    <w:rsid w:val="00B721BA"/>
    <w:rsid w:val="00B721CB"/>
    <w:rsid w:val="00B722F4"/>
    <w:rsid w:val="00B724B7"/>
    <w:rsid w:val="00B7273D"/>
    <w:rsid w:val="00B72968"/>
    <w:rsid w:val="00B73009"/>
    <w:rsid w:val="00B73435"/>
    <w:rsid w:val="00B739EB"/>
    <w:rsid w:val="00B73B5B"/>
    <w:rsid w:val="00B73DC6"/>
    <w:rsid w:val="00B73EC2"/>
    <w:rsid w:val="00B73F19"/>
    <w:rsid w:val="00B74026"/>
    <w:rsid w:val="00B740CF"/>
    <w:rsid w:val="00B74669"/>
    <w:rsid w:val="00B74BCC"/>
    <w:rsid w:val="00B74E57"/>
    <w:rsid w:val="00B74F29"/>
    <w:rsid w:val="00B74FCE"/>
    <w:rsid w:val="00B75213"/>
    <w:rsid w:val="00B7535E"/>
    <w:rsid w:val="00B75570"/>
    <w:rsid w:val="00B755F2"/>
    <w:rsid w:val="00B75908"/>
    <w:rsid w:val="00B75977"/>
    <w:rsid w:val="00B759D1"/>
    <w:rsid w:val="00B75AB4"/>
    <w:rsid w:val="00B75AD2"/>
    <w:rsid w:val="00B75D46"/>
    <w:rsid w:val="00B75DD4"/>
    <w:rsid w:val="00B75EE0"/>
    <w:rsid w:val="00B760E2"/>
    <w:rsid w:val="00B76104"/>
    <w:rsid w:val="00B7626B"/>
    <w:rsid w:val="00B764BD"/>
    <w:rsid w:val="00B7659A"/>
    <w:rsid w:val="00B7661A"/>
    <w:rsid w:val="00B76744"/>
    <w:rsid w:val="00B769CB"/>
    <w:rsid w:val="00B76C2D"/>
    <w:rsid w:val="00B76F22"/>
    <w:rsid w:val="00B76F51"/>
    <w:rsid w:val="00B77008"/>
    <w:rsid w:val="00B7781B"/>
    <w:rsid w:val="00B77FAF"/>
    <w:rsid w:val="00B80304"/>
    <w:rsid w:val="00B80578"/>
    <w:rsid w:val="00B80706"/>
    <w:rsid w:val="00B808C3"/>
    <w:rsid w:val="00B80C0C"/>
    <w:rsid w:val="00B80C6B"/>
    <w:rsid w:val="00B80C77"/>
    <w:rsid w:val="00B80CD8"/>
    <w:rsid w:val="00B80D7A"/>
    <w:rsid w:val="00B80E78"/>
    <w:rsid w:val="00B80FBD"/>
    <w:rsid w:val="00B81106"/>
    <w:rsid w:val="00B81183"/>
    <w:rsid w:val="00B812E6"/>
    <w:rsid w:val="00B813AB"/>
    <w:rsid w:val="00B8156F"/>
    <w:rsid w:val="00B815D0"/>
    <w:rsid w:val="00B816C7"/>
    <w:rsid w:val="00B81714"/>
    <w:rsid w:val="00B81716"/>
    <w:rsid w:val="00B81E2A"/>
    <w:rsid w:val="00B81EE5"/>
    <w:rsid w:val="00B82186"/>
    <w:rsid w:val="00B82271"/>
    <w:rsid w:val="00B827AC"/>
    <w:rsid w:val="00B82BC7"/>
    <w:rsid w:val="00B82BE6"/>
    <w:rsid w:val="00B82E41"/>
    <w:rsid w:val="00B82EF3"/>
    <w:rsid w:val="00B82F69"/>
    <w:rsid w:val="00B83076"/>
    <w:rsid w:val="00B83521"/>
    <w:rsid w:val="00B83BF2"/>
    <w:rsid w:val="00B83D1B"/>
    <w:rsid w:val="00B83EF0"/>
    <w:rsid w:val="00B84059"/>
    <w:rsid w:val="00B842DF"/>
    <w:rsid w:val="00B8462F"/>
    <w:rsid w:val="00B84B31"/>
    <w:rsid w:val="00B84B74"/>
    <w:rsid w:val="00B84D18"/>
    <w:rsid w:val="00B84E32"/>
    <w:rsid w:val="00B84EC3"/>
    <w:rsid w:val="00B8500A"/>
    <w:rsid w:val="00B850B8"/>
    <w:rsid w:val="00B8510B"/>
    <w:rsid w:val="00B852A1"/>
    <w:rsid w:val="00B857CA"/>
    <w:rsid w:val="00B85804"/>
    <w:rsid w:val="00B85974"/>
    <w:rsid w:val="00B85B0B"/>
    <w:rsid w:val="00B85C02"/>
    <w:rsid w:val="00B85D2E"/>
    <w:rsid w:val="00B85ECD"/>
    <w:rsid w:val="00B85F12"/>
    <w:rsid w:val="00B85FCE"/>
    <w:rsid w:val="00B8617F"/>
    <w:rsid w:val="00B86328"/>
    <w:rsid w:val="00B86572"/>
    <w:rsid w:val="00B8685E"/>
    <w:rsid w:val="00B86B9D"/>
    <w:rsid w:val="00B86C2A"/>
    <w:rsid w:val="00B86E48"/>
    <w:rsid w:val="00B87521"/>
    <w:rsid w:val="00B877C8"/>
    <w:rsid w:val="00B87B89"/>
    <w:rsid w:val="00B9018F"/>
    <w:rsid w:val="00B905E2"/>
    <w:rsid w:val="00B9060A"/>
    <w:rsid w:val="00B906A8"/>
    <w:rsid w:val="00B90850"/>
    <w:rsid w:val="00B90AB9"/>
    <w:rsid w:val="00B90D31"/>
    <w:rsid w:val="00B91010"/>
    <w:rsid w:val="00B9126E"/>
    <w:rsid w:val="00B91302"/>
    <w:rsid w:val="00B913EA"/>
    <w:rsid w:val="00B91535"/>
    <w:rsid w:val="00B91A9C"/>
    <w:rsid w:val="00B91B74"/>
    <w:rsid w:val="00B91F89"/>
    <w:rsid w:val="00B921AA"/>
    <w:rsid w:val="00B92217"/>
    <w:rsid w:val="00B92525"/>
    <w:rsid w:val="00B92641"/>
    <w:rsid w:val="00B9292B"/>
    <w:rsid w:val="00B9297F"/>
    <w:rsid w:val="00B92AE1"/>
    <w:rsid w:val="00B92DA9"/>
    <w:rsid w:val="00B9335C"/>
    <w:rsid w:val="00B93762"/>
    <w:rsid w:val="00B937E7"/>
    <w:rsid w:val="00B938F7"/>
    <w:rsid w:val="00B93BE4"/>
    <w:rsid w:val="00B93C49"/>
    <w:rsid w:val="00B93C73"/>
    <w:rsid w:val="00B93E74"/>
    <w:rsid w:val="00B93F06"/>
    <w:rsid w:val="00B94076"/>
    <w:rsid w:val="00B94093"/>
    <w:rsid w:val="00B942D7"/>
    <w:rsid w:val="00B94412"/>
    <w:rsid w:val="00B94591"/>
    <w:rsid w:val="00B945AB"/>
    <w:rsid w:val="00B94A10"/>
    <w:rsid w:val="00B94A6F"/>
    <w:rsid w:val="00B94CFD"/>
    <w:rsid w:val="00B94DE9"/>
    <w:rsid w:val="00B94E4F"/>
    <w:rsid w:val="00B95342"/>
    <w:rsid w:val="00B95398"/>
    <w:rsid w:val="00B953D5"/>
    <w:rsid w:val="00B9540F"/>
    <w:rsid w:val="00B956BF"/>
    <w:rsid w:val="00B956C3"/>
    <w:rsid w:val="00B9572F"/>
    <w:rsid w:val="00B959B3"/>
    <w:rsid w:val="00B961B1"/>
    <w:rsid w:val="00B962A3"/>
    <w:rsid w:val="00B965C7"/>
    <w:rsid w:val="00B965FD"/>
    <w:rsid w:val="00B9680C"/>
    <w:rsid w:val="00B96851"/>
    <w:rsid w:val="00B96BAF"/>
    <w:rsid w:val="00B96D3A"/>
    <w:rsid w:val="00B96DFB"/>
    <w:rsid w:val="00B97019"/>
    <w:rsid w:val="00B971D2"/>
    <w:rsid w:val="00B973D4"/>
    <w:rsid w:val="00B97648"/>
    <w:rsid w:val="00B97A5D"/>
    <w:rsid w:val="00B97C0B"/>
    <w:rsid w:val="00B97EEC"/>
    <w:rsid w:val="00B97FD1"/>
    <w:rsid w:val="00BA022E"/>
    <w:rsid w:val="00BA05EF"/>
    <w:rsid w:val="00BA06B7"/>
    <w:rsid w:val="00BA0908"/>
    <w:rsid w:val="00BA0A8D"/>
    <w:rsid w:val="00BA0C5E"/>
    <w:rsid w:val="00BA0C80"/>
    <w:rsid w:val="00BA10B2"/>
    <w:rsid w:val="00BA12E6"/>
    <w:rsid w:val="00BA1364"/>
    <w:rsid w:val="00BA155A"/>
    <w:rsid w:val="00BA15B2"/>
    <w:rsid w:val="00BA182B"/>
    <w:rsid w:val="00BA1D56"/>
    <w:rsid w:val="00BA1E1D"/>
    <w:rsid w:val="00BA2184"/>
    <w:rsid w:val="00BA2AB1"/>
    <w:rsid w:val="00BA2C18"/>
    <w:rsid w:val="00BA2F30"/>
    <w:rsid w:val="00BA31E7"/>
    <w:rsid w:val="00BA33DD"/>
    <w:rsid w:val="00BA3600"/>
    <w:rsid w:val="00BA3DF7"/>
    <w:rsid w:val="00BA3F7A"/>
    <w:rsid w:val="00BA403D"/>
    <w:rsid w:val="00BA45D9"/>
    <w:rsid w:val="00BA45EE"/>
    <w:rsid w:val="00BA4D67"/>
    <w:rsid w:val="00BA4EBD"/>
    <w:rsid w:val="00BA50B2"/>
    <w:rsid w:val="00BA51FC"/>
    <w:rsid w:val="00BA5A0B"/>
    <w:rsid w:val="00BA6198"/>
    <w:rsid w:val="00BA61C4"/>
    <w:rsid w:val="00BA6A9B"/>
    <w:rsid w:val="00BA6B01"/>
    <w:rsid w:val="00BA6D67"/>
    <w:rsid w:val="00BA6EF4"/>
    <w:rsid w:val="00BA7122"/>
    <w:rsid w:val="00BA787E"/>
    <w:rsid w:val="00BA78D2"/>
    <w:rsid w:val="00BA79D0"/>
    <w:rsid w:val="00BA7BF0"/>
    <w:rsid w:val="00BA7C6F"/>
    <w:rsid w:val="00BB0401"/>
    <w:rsid w:val="00BB075B"/>
    <w:rsid w:val="00BB0854"/>
    <w:rsid w:val="00BB095A"/>
    <w:rsid w:val="00BB0C4F"/>
    <w:rsid w:val="00BB0DFE"/>
    <w:rsid w:val="00BB0EDF"/>
    <w:rsid w:val="00BB0FE4"/>
    <w:rsid w:val="00BB14D4"/>
    <w:rsid w:val="00BB18A3"/>
    <w:rsid w:val="00BB1AA7"/>
    <w:rsid w:val="00BB206E"/>
    <w:rsid w:val="00BB20C3"/>
    <w:rsid w:val="00BB2368"/>
    <w:rsid w:val="00BB31BE"/>
    <w:rsid w:val="00BB3235"/>
    <w:rsid w:val="00BB32FF"/>
    <w:rsid w:val="00BB35BE"/>
    <w:rsid w:val="00BB36CE"/>
    <w:rsid w:val="00BB399E"/>
    <w:rsid w:val="00BB3FFE"/>
    <w:rsid w:val="00BB4329"/>
    <w:rsid w:val="00BB43E9"/>
    <w:rsid w:val="00BB459A"/>
    <w:rsid w:val="00BB4689"/>
    <w:rsid w:val="00BB491C"/>
    <w:rsid w:val="00BB4A12"/>
    <w:rsid w:val="00BB4C21"/>
    <w:rsid w:val="00BB517A"/>
    <w:rsid w:val="00BB5209"/>
    <w:rsid w:val="00BB5352"/>
    <w:rsid w:val="00BB5666"/>
    <w:rsid w:val="00BB5820"/>
    <w:rsid w:val="00BB594E"/>
    <w:rsid w:val="00BB5C87"/>
    <w:rsid w:val="00BB604D"/>
    <w:rsid w:val="00BB619E"/>
    <w:rsid w:val="00BB6491"/>
    <w:rsid w:val="00BB669C"/>
    <w:rsid w:val="00BB690E"/>
    <w:rsid w:val="00BB6B7F"/>
    <w:rsid w:val="00BB6B87"/>
    <w:rsid w:val="00BB7B4E"/>
    <w:rsid w:val="00BC0130"/>
    <w:rsid w:val="00BC03A2"/>
    <w:rsid w:val="00BC0659"/>
    <w:rsid w:val="00BC06FA"/>
    <w:rsid w:val="00BC14AE"/>
    <w:rsid w:val="00BC1585"/>
    <w:rsid w:val="00BC15B1"/>
    <w:rsid w:val="00BC15E7"/>
    <w:rsid w:val="00BC173F"/>
    <w:rsid w:val="00BC191B"/>
    <w:rsid w:val="00BC1C62"/>
    <w:rsid w:val="00BC1CE2"/>
    <w:rsid w:val="00BC1DA1"/>
    <w:rsid w:val="00BC1EFF"/>
    <w:rsid w:val="00BC224D"/>
    <w:rsid w:val="00BC266F"/>
    <w:rsid w:val="00BC2B69"/>
    <w:rsid w:val="00BC2ED6"/>
    <w:rsid w:val="00BC30B8"/>
    <w:rsid w:val="00BC3175"/>
    <w:rsid w:val="00BC31E6"/>
    <w:rsid w:val="00BC3293"/>
    <w:rsid w:val="00BC3345"/>
    <w:rsid w:val="00BC33E0"/>
    <w:rsid w:val="00BC351F"/>
    <w:rsid w:val="00BC3651"/>
    <w:rsid w:val="00BC36D2"/>
    <w:rsid w:val="00BC38B1"/>
    <w:rsid w:val="00BC396F"/>
    <w:rsid w:val="00BC3C15"/>
    <w:rsid w:val="00BC3D0C"/>
    <w:rsid w:val="00BC3E34"/>
    <w:rsid w:val="00BC3EF0"/>
    <w:rsid w:val="00BC42F9"/>
    <w:rsid w:val="00BC4746"/>
    <w:rsid w:val="00BC497E"/>
    <w:rsid w:val="00BC4C44"/>
    <w:rsid w:val="00BC4DCA"/>
    <w:rsid w:val="00BC4E32"/>
    <w:rsid w:val="00BC5162"/>
    <w:rsid w:val="00BC51D9"/>
    <w:rsid w:val="00BC529C"/>
    <w:rsid w:val="00BC536F"/>
    <w:rsid w:val="00BC545D"/>
    <w:rsid w:val="00BC5470"/>
    <w:rsid w:val="00BC5497"/>
    <w:rsid w:val="00BC54C5"/>
    <w:rsid w:val="00BC5608"/>
    <w:rsid w:val="00BC562B"/>
    <w:rsid w:val="00BC572F"/>
    <w:rsid w:val="00BC5929"/>
    <w:rsid w:val="00BC5C16"/>
    <w:rsid w:val="00BC5C9B"/>
    <w:rsid w:val="00BC5F42"/>
    <w:rsid w:val="00BC5F67"/>
    <w:rsid w:val="00BC5F86"/>
    <w:rsid w:val="00BC610D"/>
    <w:rsid w:val="00BC61C3"/>
    <w:rsid w:val="00BC623F"/>
    <w:rsid w:val="00BC6341"/>
    <w:rsid w:val="00BC6451"/>
    <w:rsid w:val="00BC6462"/>
    <w:rsid w:val="00BC660A"/>
    <w:rsid w:val="00BC6727"/>
    <w:rsid w:val="00BC6829"/>
    <w:rsid w:val="00BC69FF"/>
    <w:rsid w:val="00BC6AFE"/>
    <w:rsid w:val="00BC6E32"/>
    <w:rsid w:val="00BC7108"/>
    <w:rsid w:val="00BC7141"/>
    <w:rsid w:val="00BC7173"/>
    <w:rsid w:val="00BC727F"/>
    <w:rsid w:val="00BC728A"/>
    <w:rsid w:val="00BC7371"/>
    <w:rsid w:val="00BC7524"/>
    <w:rsid w:val="00BC763B"/>
    <w:rsid w:val="00BC7995"/>
    <w:rsid w:val="00BC7C52"/>
    <w:rsid w:val="00BC7DF2"/>
    <w:rsid w:val="00BD0187"/>
    <w:rsid w:val="00BD03AA"/>
    <w:rsid w:val="00BD0560"/>
    <w:rsid w:val="00BD08C7"/>
    <w:rsid w:val="00BD0A39"/>
    <w:rsid w:val="00BD0D77"/>
    <w:rsid w:val="00BD0FC2"/>
    <w:rsid w:val="00BD1251"/>
    <w:rsid w:val="00BD13D3"/>
    <w:rsid w:val="00BD1512"/>
    <w:rsid w:val="00BD15A0"/>
    <w:rsid w:val="00BD1A86"/>
    <w:rsid w:val="00BD1F12"/>
    <w:rsid w:val="00BD1F87"/>
    <w:rsid w:val="00BD204E"/>
    <w:rsid w:val="00BD21A3"/>
    <w:rsid w:val="00BD222C"/>
    <w:rsid w:val="00BD24C1"/>
    <w:rsid w:val="00BD267A"/>
    <w:rsid w:val="00BD268F"/>
    <w:rsid w:val="00BD27BF"/>
    <w:rsid w:val="00BD27EE"/>
    <w:rsid w:val="00BD292D"/>
    <w:rsid w:val="00BD2998"/>
    <w:rsid w:val="00BD29BC"/>
    <w:rsid w:val="00BD2BFE"/>
    <w:rsid w:val="00BD2D65"/>
    <w:rsid w:val="00BD2EF2"/>
    <w:rsid w:val="00BD2F99"/>
    <w:rsid w:val="00BD307E"/>
    <w:rsid w:val="00BD3139"/>
    <w:rsid w:val="00BD3353"/>
    <w:rsid w:val="00BD33EE"/>
    <w:rsid w:val="00BD3452"/>
    <w:rsid w:val="00BD34F8"/>
    <w:rsid w:val="00BD37C0"/>
    <w:rsid w:val="00BD384C"/>
    <w:rsid w:val="00BD385E"/>
    <w:rsid w:val="00BD399F"/>
    <w:rsid w:val="00BD3D20"/>
    <w:rsid w:val="00BD419E"/>
    <w:rsid w:val="00BD424F"/>
    <w:rsid w:val="00BD433D"/>
    <w:rsid w:val="00BD43E0"/>
    <w:rsid w:val="00BD444C"/>
    <w:rsid w:val="00BD448F"/>
    <w:rsid w:val="00BD44DF"/>
    <w:rsid w:val="00BD46BF"/>
    <w:rsid w:val="00BD4783"/>
    <w:rsid w:val="00BD48AD"/>
    <w:rsid w:val="00BD4CF4"/>
    <w:rsid w:val="00BD4D5B"/>
    <w:rsid w:val="00BD4FC0"/>
    <w:rsid w:val="00BD513A"/>
    <w:rsid w:val="00BD556E"/>
    <w:rsid w:val="00BD559B"/>
    <w:rsid w:val="00BD55EA"/>
    <w:rsid w:val="00BD56C3"/>
    <w:rsid w:val="00BD57B3"/>
    <w:rsid w:val="00BD5C1E"/>
    <w:rsid w:val="00BD5FA3"/>
    <w:rsid w:val="00BD6201"/>
    <w:rsid w:val="00BD6CEB"/>
    <w:rsid w:val="00BD6D56"/>
    <w:rsid w:val="00BD6DB1"/>
    <w:rsid w:val="00BD6EAE"/>
    <w:rsid w:val="00BD6EC4"/>
    <w:rsid w:val="00BD7071"/>
    <w:rsid w:val="00BD71E0"/>
    <w:rsid w:val="00BD7304"/>
    <w:rsid w:val="00BD73E3"/>
    <w:rsid w:val="00BD7467"/>
    <w:rsid w:val="00BD7A1E"/>
    <w:rsid w:val="00BD7B07"/>
    <w:rsid w:val="00BD7DA4"/>
    <w:rsid w:val="00BD7F12"/>
    <w:rsid w:val="00BE0057"/>
    <w:rsid w:val="00BE013C"/>
    <w:rsid w:val="00BE02EC"/>
    <w:rsid w:val="00BE048D"/>
    <w:rsid w:val="00BE0652"/>
    <w:rsid w:val="00BE07B9"/>
    <w:rsid w:val="00BE087F"/>
    <w:rsid w:val="00BE0B90"/>
    <w:rsid w:val="00BE0E7B"/>
    <w:rsid w:val="00BE0EB5"/>
    <w:rsid w:val="00BE1185"/>
    <w:rsid w:val="00BE1510"/>
    <w:rsid w:val="00BE1635"/>
    <w:rsid w:val="00BE1AB1"/>
    <w:rsid w:val="00BE1ADE"/>
    <w:rsid w:val="00BE1E60"/>
    <w:rsid w:val="00BE25B7"/>
    <w:rsid w:val="00BE276F"/>
    <w:rsid w:val="00BE280C"/>
    <w:rsid w:val="00BE2AC2"/>
    <w:rsid w:val="00BE2C3F"/>
    <w:rsid w:val="00BE3438"/>
    <w:rsid w:val="00BE364B"/>
    <w:rsid w:val="00BE370F"/>
    <w:rsid w:val="00BE3938"/>
    <w:rsid w:val="00BE39BC"/>
    <w:rsid w:val="00BE3A3A"/>
    <w:rsid w:val="00BE3D02"/>
    <w:rsid w:val="00BE435E"/>
    <w:rsid w:val="00BE4370"/>
    <w:rsid w:val="00BE44A7"/>
    <w:rsid w:val="00BE4A23"/>
    <w:rsid w:val="00BE4C7E"/>
    <w:rsid w:val="00BE4E6B"/>
    <w:rsid w:val="00BE5123"/>
    <w:rsid w:val="00BE57A8"/>
    <w:rsid w:val="00BE57FD"/>
    <w:rsid w:val="00BE5AB9"/>
    <w:rsid w:val="00BE5C30"/>
    <w:rsid w:val="00BE5D31"/>
    <w:rsid w:val="00BE6037"/>
    <w:rsid w:val="00BE60EB"/>
    <w:rsid w:val="00BE6478"/>
    <w:rsid w:val="00BE65E7"/>
    <w:rsid w:val="00BE66F0"/>
    <w:rsid w:val="00BE6DBA"/>
    <w:rsid w:val="00BE6E68"/>
    <w:rsid w:val="00BE7284"/>
    <w:rsid w:val="00BE7377"/>
    <w:rsid w:val="00BE743A"/>
    <w:rsid w:val="00BE76E4"/>
    <w:rsid w:val="00BE77EC"/>
    <w:rsid w:val="00BF0BDE"/>
    <w:rsid w:val="00BF0D41"/>
    <w:rsid w:val="00BF0D72"/>
    <w:rsid w:val="00BF0DD7"/>
    <w:rsid w:val="00BF0E2C"/>
    <w:rsid w:val="00BF111B"/>
    <w:rsid w:val="00BF1506"/>
    <w:rsid w:val="00BF1537"/>
    <w:rsid w:val="00BF17D4"/>
    <w:rsid w:val="00BF1910"/>
    <w:rsid w:val="00BF1F29"/>
    <w:rsid w:val="00BF23C6"/>
    <w:rsid w:val="00BF2442"/>
    <w:rsid w:val="00BF2494"/>
    <w:rsid w:val="00BF26FE"/>
    <w:rsid w:val="00BF274D"/>
    <w:rsid w:val="00BF27A3"/>
    <w:rsid w:val="00BF28CB"/>
    <w:rsid w:val="00BF28E8"/>
    <w:rsid w:val="00BF2A59"/>
    <w:rsid w:val="00BF2ABD"/>
    <w:rsid w:val="00BF2ADA"/>
    <w:rsid w:val="00BF2F07"/>
    <w:rsid w:val="00BF2F70"/>
    <w:rsid w:val="00BF2FA9"/>
    <w:rsid w:val="00BF326D"/>
    <w:rsid w:val="00BF3273"/>
    <w:rsid w:val="00BF3B8D"/>
    <w:rsid w:val="00BF3BFC"/>
    <w:rsid w:val="00BF3D8B"/>
    <w:rsid w:val="00BF3E90"/>
    <w:rsid w:val="00BF3F9B"/>
    <w:rsid w:val="00BF42E0"/>
    <w:rsid w:val="00BF4613"/>
    <w:rsid w:val="00BF4A48"/>
    <w:rsid w:val="00BF4F85"/>
    <w:rsid w:val="00BF5039"/>
    <w:rsid w:val="00BF5080"/>
    <w:rsid w:val="00BF53B0"/>
    <w:rsid w:val="00BF59B6"/>
    <w:rsid w:val="00BF5C9F"/>
    <w:rsid w:val="00BF5DDB"/>
    <w:rsid w:val="00BF5F5E"/>
    <w:rsid w:val="00BF5FE5"/>
    <w:rsid w:val="00BF611F"/>
    <w:rsid w:val="00BF626E"/>
    <w:rsid w:val="00BF6291"/>
    <w:rsid w:val="00BF6294"/>
    <w:rsid w:val="00BF62FA"/>
    <w:rsid w:val="00BF635C"/>
    <w:rsid w:val="00BF641A"/>
    <w:rsid w:val="00BF6446"/>
    <w:rsid w:val="00BF6648"/>
    <w:rsid w:val="00BF6825"/>
    <w:rsid w:val="00BF6B55"/>
    <w:rsid w:val="00BF7300"/>
    <w:rsid w:val="00BF77C5"/>
    <w:rsid w:val="00BF78F8"/>
    <w:rsid w:val="00BF7A55"/>
    <w:rsid w:val="00BF7F82"/>
    <w:rsid w:val="00C0046E"/>
    <w:rsid w:val="00C0053B"/>
    <w:rsid w:val="00C00563"/>
    <w:rsid w:val="00C009D9"/>
    <w:rsid w:val="00C00B6B"/>
    <w:rsid w:val="00C01114"/>
    <w:rsid w:val="00C012A1"/>
    <w:rsid w:val="00C01392"/>
    <w:rsid w:val="00C018A1"/>
    <w:rsid w:val="00C01A55"/>
    <w:rsid w:val="00C01D20"/>
    <w:rsid w:val="00C01E2E"/>
    <w:rsid w:val="00C01E35"/>
    <w:rsid w:val="00C021CF"/>
    <w:rsid w:val="00C0231A"/>
    <w:rsid w:val="00C023F8"/>
    <w:rsid w:val="00C025BB"/>
    <w:rsid w:val="00C0263F"/>
    <w:rsid w:val="00C02705"/>
    <w:rsid w:val="00C02D18"/>
    <w:rsid w:val="00C02FAF"/>
    <w:rsid w:val="00C030BE"/>
    <w:rsid w:val="00C03400"/>
    <w:rsid w:val="00C037F0"/>
    <w:rsid w:val="00C03951"/>
    <w:rsid w:val="00C03FEC"/>
    <w:rsid w:val="00C04100"/>
    <w:rsid w:val="00C042B0"/>
    <w:rsid w:val="00C0489D"/>
    <w:rsid w:val="00C04B4F"/>
    <w:rsid w:val="00C04B96"/>
    <w:rsid w:val="00C05152"/>
    <w:rsid w:val="00C051E9"/>
    <w:rsid w:val="00C0543C"/>
    <w:rsid w:val="00C0559F"/>
    <w:rsid w:val="00C0572B"/>
    <w:rsid w:val="00C058B2"/>
    <w:rsid w:val="00C05A1C"/>
    <w:rsid w:val="00C05AC9"/>
    <w:rsid w:val="00C05BE5"/>
    <w:rsid w:val="00C05BF2"/>
    <w:rsid w:val="00C0682A"/>
    <w:rsid w:val="00C068DC"/>
    <w:rsid w:val="00C06A47"/>
    <w:rsid w:val="00C06D23"/>
    <w:rsid w:val="00C06EC2"/>
    <w:rsid w:val="00C0702F"/>
    <w:rsid w:val="00C0715C"/>
    <w:rsid w:val="00C071AB"/>
    <w:rsid w:val="00C07428"/>
    <w:rsid w:val="00C07A7D"/>
    <w:rsid w:val="00C07BA6"/>
    <w:rsid w:val="00C07FAC"/>
    <w:rsid w:val="00C07FC3"/>
    <w:rsid w:val="00C1044C"/>
    <w:rsid w:val="00C10783"/>
    <w:rsid w:val="00C1089D"/>
    <w:rsid w:val="00C10ABE"/>
    <w:rsid w:val="00C10AEE"/>
    <w:rsid w:val="00C10DC3"/>
    <w:rsid w:val="00C10DFC"/>
    <w:rsid w:val="00C10E4E"/>
    <w:rsid w:val="00C111B8"/>
    <w:rsid w:val="00C1122D"/>
    <w:rsid w:val="00C11837"/>
    <w:rsid w:val="00C11866"/>
    <w:rsid w:val="00C11EA7"/>
    <w:rsid w:val="00C12332"/>
    <w:rsid w:val="00C12653"/>
    <w:rsid w:val="00C129E6"/>
    <w:rsid w:val="00C12D12"/>
    <w:rsid w:val="00C130B4"/>
    <w:rsid w:val="00C13142"/>
    <w:rsid w:val="00C133CF"/>
    <w:rsid w:val="00C1353C"/>
    <w:rsid w:val="00C13877"/>
    <w:rsid w:val="00C13929"/>
    <w:rsid w:val="00C139C9"/>
    <w:rsid w:val="00C13B02"/>
    <w:rsid w:val="00C13D82"/>
    <w:rsid w:val="00C13F60"/>
    <w:rsid w:val="00C1445A"/>
    <w:rsid w:val="00C146D8"/>
    <w:rsid w:val="00C146DA"/>
    <w:rsid w:val="00C1488D"/>
    <w:rsid w:val="00C149E0"/>
    <w:rsid w:val="00C14A1F"/>
    <w:rsid w:val="00C14BA7"/>
    <w:rsid w:val="00C14D07"/>
    <w:rsid w:val="00C14D96"/>
    <w:rsid w:val="00C14FCC"/>
    <w:rsid w:val="00C1521E"/>
    <w:rsid w:val="00C1527B"/>
    <w:rsid w:val="00C15A3B"/>
    <w:rsid w:val="00C16188"/>
    <w:rsid w:val="00C162CB"/>
    <w:rsid w:val="00C16331"/>
    <w:rsid w:val="00C16555"/>
    <w:rsid w:val="00C165B3"/>
    <w:rsid w:val="00C16976"/>
    <w:rsid w:val="00C16BF8"/>
    <w:rsid w:val="00C17143"/>
    <w:rsid w:val="00C172E0"/>
    <w:rsid w:val="00C174B1"/>
    <w:rsid w:val="00C17686"/>
    <w:rsid w:val="00C17B4D"/>
    <w:rsid w:val="00C17BE4"/>
    <w:rsid w:val="00C17CBF"/>
    <w:rsid w:val="00C17D25"/>
    <w:rsid w:val="00C17E02"/>
    <w:rsid w:val="00C17FBA"/>
    <w:rsid w:val="00C20477"/>
    <w:rsid w:val="00C204A4"/>
    <w:rsid w:val="00C206B4"/>
    <w:rsid w:val="00C20D47"/>
    <w:rsid w:val="00C21361"/>
    <w:rsid w:val="00C213EF"/>
    <w:rsid w:val="00C214A1"/>
    <w:rsid w:val="00C216B8"/>
    <w:rsid w:val="00C217B6"/>
    <w:rsid w:val="00C2183D"/>
    <w:rsid w:val="00C21A9E"/>
    <w:rsid w:val="00C21C83"/>
    <w:rsid w:val="00C21F1D"/>
    <w:rsid w:val="00C21FCE"/>
    <w:rsid w:val="00C221A0"/>
    <w:rsid w:val="00C223D0"/>
    <w:rsid w:val="00C223FD"/>
    <w:rsid w:val="00C2247C"/>
    <w:rsid w:val="00C224A3"/>
    <w:rsid w:val="00C2250A"/>
    <w:rsid w:val="00C22532"/>
    <w:rsid w:val="00C225B7"/>
    <w:rsid w:val="00C2262E"/>
    <w:rsid w:val="00C22742"/>
    <w:rsid w:val="00C22842"/>
    <w:rsid w:val="00C22847"/>
    <w:rsid w:val="00C22CB2"/>
    <w:rsid w:val="00C22DF7"/>
    <w:rsid w:val="00C22E84"/>
    <w:rsid w:val="00C23189"/>
    <w:rsid w:val="00C232BF"/>
    <w:rsid w:val="00C234A6"/>
    <w:rsid w:val="00C23636"/>
    <w:rsid w:val="00C23BD7"/>
    <w:rsid w:val="00C23C78"/>
    <w:rsid w:val="00C23F14"/>
    <w:rsid w:val="00C24167"/>
    <w:rsid w:val="00C2458D"/>
    <w:rsid w:val="00C24790"/>
    <w:rsid w:val="00C24C69"/>
    <w:rsid w:val="00C24DFE"/>
    <w:rsid w:val="00C24E0E"/>
    <w:rsid w:val="00C24EF3"/>
    <w:rsid w:val="00C24F20"/>
    <w:rsid w:val="00C25041"/>
    <w:rsid w:val="00C251BE"/>
    <w:rsid w:val="00C25228"/>
    <w:rsid w:val="00C25454"/>
    <w:rsid w:val="00C26116"/>
    <w:rsid w:val="00C26980"/>
    <w:rsid w:val="00C2699D"/>
    <w:rsid w:val="00C26A00"/>
    <w:rsid w:val="00C26A13"/>
    <w:rsid w:val="00C26FE0"/>
    <w:rsid w:val="00C272C9"/>
    <w:rsid w:val="00C27424"/>
    <w:rsid w:val="00C275B6"/>
    <w:rsid w:val="00C275E2"/>
    <w:rsid w:val="00C275F8"/>
    <w:rsid w:val="00C276E2"/>
    <w:rsid w:val="00C27781"/>
    <w:rsid w:val="00C27848"/>
    <w:rsid w:val="00C27BDE"/>
    <w:rsid w:val="00C27E49"/>
    <w:rsid w:val="00C27F15"/>
    <w:rsid w:val="00C300E0"/>
    <w:rsid w:val="00C30953"/>
    <w:rsid w:val="00C30A97"/>
    <w:rsid w:val="00C30DB3"/>
    <w:rsid w:val="00C30E71"/>
    <w:rsid w:val="00C30EFE"/>
    <w:rsid w:val="00C313F2"/>
    <w:rsid w:val="00C31482"/>
    <w:rsid w:val="00C31511"/>
    <w:rsid w:val="00C31565"/>
    <w:rsid w:val="00C31966"/>
    <w:rsid w:val="00C31A2F"/>
    <w:rsid w:val="00C31B03"/>
    <w:rsid w:val="00C31B43"/>
    <w:rsid w:val="00C31CD5"/>
    <w:rsid w:val="00C31E00"/>
    <w:rsid w:val="00C32054"/>
    <w:rsid w:val="00C324AE"/>
    <w:rsid w:val="00C3264B"/>
    <w:rsid w:val="00C32AB0"/>
    <w:rsid w:val="00C32D92"/>
    <w:rsid w:val="00C32D9A"/>
    <w:rsid w:val="00C32E0C"/>
    <w:rsid w:val="00C33238"/>
    <w:rsid w:val="00C33843"/>
    <w:rsid w:val="00C338E9"/>
    <w:rsid w:val="00C33B7D"/>
    <w:rsid w:val="00C33BC8"/>
    <w:rsid w:val="00C33C6A"/>
    <w:rsid w:val="00C33C7C"/>
    <w:rsid w:val="00C33D77"/>
    <w:rsid w:val="00C33ED5"/>
    <w:rsid w:val="00C3412B"/>
    <w:rsid w:val="00C343C5"/>
    <w:rsid w:val="00C347AE"/>
    <w:rsid w:val="00C34807"/>
    <w:rsid w:val="00C349F4"/>
    <w:rsid w:val="00C34C91"/>
    <w:rsid w:val="00C34FA3"/>
    <w:rsid w:val="00C35501"/>
    <w:rsid w:val="00C358AD"/>
    <w:rsid w:val="00C36324"/>
    <w:rsid w:val="00C36407"/>
    <w:rsid w:val="00C364D4"/>
    <w:rsid w:val="00C36596"/>
    <w:rsid w:val="00C365E3"/>
    <w:rsid w:val="00C36690"/>
    <w:rsid w:val="00C36AE0"/>
    <w:rsid w:val="00C36B7F"/>
    <w:rsid w:val="00C36E1E"/>
    <w:rsid w:val="00C36E5B"/>
    <w:rsid w:val="00C36FB5"/>
    <w:rsid w:val="00C3712D"/>
    <w:rsid w:val="00C376B2"/>
    <w:rsid w:val="00C37810"/>
    <w:rsid w:val="00C37971"/>
    <w:rsid w:val="00C37B54"/>
    <w:rsid w:val="00C37C24"/>
    <w:rsid w:val="00C37C3B"/>
    <w:rsid w:val="00C37DA9"/>
    <w:rsid w:val="00C37FB2"/>
    <w:rsid w:val="00C40548"/>
    <w:rsid w:val="00C40897"/>
    <w:rsid w:val="00C408AA"/>
    <w:rsid w:val="00C408E7"/>
    <w:rsid w:val="00C40ABC"/>
    <w:rsid w:val="00C40C3D"/>
    <w:rsid w:val="00C41013"/>
    <w:rsid w:val="00C41148"/>
    <w:rsid w:val="00C413E2"/>
    <w:rsid w:val="00C4142E"/>
    <w:rsid w:val="00C41574"/>
    <w:rsid w:val="00C415FA"/>
    <w:rsid w:val="00C4160F"/>
    <w:rsid w:val="00C4177B"/>
    <w:rsid w:val="00C41A73"/>
    <w:rsid w:val="00C41B6A"/>
    <w:rsid w:val="00C41B6C"/>
    <w:rsid w:val="00C41D44"/>
    <w:rsid w:val="00C41E5E"/>
    <w:rsid w:val="00C41F0B"/>
    <w:rsid w:val="00C41F29"/>
    <w:rsid w:val="00C42233"/>
    <w:rsid w:val="00C422C4"/>
    <w:rsid w:val="00C42316"/>
    <w:rsid w:val="00C42389"/>
    <w:rsid w:val="00C42624"/>
    <w:rsid w:val="00C4289B"/>
    <w:rsid w:val="00C42C33"/>
    <w:rsid w:val="00C42D79"/>
    <w:rsid w:val="00C42DA6"/>
    <w:rsid w:val="00C42E24"/>
    <w:rsid w:val="00C42E75"/>
    <w:rsid w:val="00C4339C"/>
    <w:rsid w:val="00C434CC"/>
    <w:rsid w:val="00C43927"/>
    <w:rsid w:val="00C439A1"/>
    <w:rsid w:val="00C439D9"/>
    <w:rsid w:val="00C43C9C"/>
    <w:rsid w:val="00C43DF0"/>
    <w:rsid w:val="00C440E0"/>
    <w:rsid w:val="00C440EA"/>
    <w:rsid w:val="00C4419C"/>
    <w:rsid w:val="00C44370"/>
    <w:rsid w:val="00C44753"/>
    <w:rsid w:val="00C44C36"/>
    <w:rsid w:val="00C44D6A"/>
    <w:rsid w:val="00C44DC0"/>
    <w:rsid w:val="00C44E2C"/>
    <w:rsid w:val="00C452AB"/>
    <w:rsid w:val="00C454EA"/>
    <w:rsid w:val="00C45605"/>
    <w:rsid w:val="00C45697"/>
    <w:rsid w:val="00C4579D"/>
    <w:rsid w:val="00C457BA"/>
    <w:rsid w:val="00C45923"/>
    <w:rsid w:val="00C459E9"/>
    <w:rsid w:val="00C45ED8"/>
    <w:rsid w:val="00C45EED"/>
    <w:rsid w:val="00C45F2A"/>
    <w:rsid w:val="00C460FA"/>
    <w:rsid w:val="00C46155"/>
    <w:rsid w:val="00C462A1"/>
    <w:rsid w:val="00C465A6"/>
    <w:rsid w:val="00C46645"/>
    <w:rsid w:val="00C4672F"/>
    <w:rsid w:val="00C46897"/>
    <w:rsid w:val="00C46A2F"/>
    <w:rsid w:val="00C46AD6"/>
    <w:rsid w:val="00C46BA7"/>
    <w:rsid w:val="00C46C73"/>
    <w:rsid w:val="00C46C82"/>
    <w:rsid w:val="00C46F68"/>
    <w:rsid w:val="00C46FBB"/>
    <w:rsid w:val="00C47004"/>
    <w:rsid w:val="00C47218"/>
    <w:rsid w:val="00C47612"/>
    <w:rsid w:val="00C47677"/>
    <w:rsid w:val="00C478D3"/>
    <w:rsid w:val="00C47AF1"/>
    <w:rsid w:val="00C47C2E"/>
    <w:rsid w:val="00C47DFB"/>
    <w:rsid w:val="00C50232"/>
    <w:rsid w:val="00C50304"/>
    <w:rsid w:val="00C5056E"/>
    <w:rsid w:val="00C50585"/>
    <w:rsid w:val="00C505E4"/>
    <w:rsid w:val="00C50832"/>
    <w:rsid w:val="00C50880"/>
    <w:rsid w:val="00C50936"/>
    <w:rsid w:val="00C509F4"/>
    <w:rsid w:val="00C50AD6"/>
    <w:rsid w:val="00C51056"/>
    <w:rsid w:val="00C51C38"/>
    <w:rsid w:val="00C51CF6"/>
    <w:rsid w:val="00C52158"/>
    <w:rsid w:val="00C52301"/>
    <w:rsid w:val="00C52531"/>
    <w:rsid w:val="00C5253B"/>
    <w:rsid w:val="00C52A27"/>
    <w:rsid w:val="00C52C90"/>
    <w:rsid w:val="00C52DD8"/>
    <w:rsid w:val="00C5308A"/>
    <w:rsid w:val="00C530F9"/>
    <w:rsid w:val="00C53154"/>
    <w:rsid w:val="00C53403"/>
    <w:rsid w:val="00C534AF"/>
    <w:rsid w:val="00C5366B"/>
    <w:rsid w:val="00C5376E"/>
    <w:rsid w:val="00C53872"/>
    <w:rsid w:val="00C539E5"/>
    <w:rsid w:val="00C53F39"/>
    <w:rsid w:val="00C54082"/>
    <w:rsid w:val="00C54519"/>
    <w:rsid w:val="00C54602"/>
    <w:rsid w:val="00C54852"/>
    <w:rsid w:val="00C54B8F"/>
    <w:rsid w:val="00C54CCC"/>
    <w:rsid w:val="00C54F81"/>
    <w:rsid w:val="00C55034"/>
    <w:rsid w:val="00C55131"/>
    <w:rsid w:val="00C5520D"/>
    <w:rsid w:val="00C55351"/>
    <w:rsid w:val="00C55561"/>
    <w:rsid w:val="00C556B1"/>
    <w:rsid w:val="00C5596D"/>
    <w:rsid w:val="00C55999"/>
    <w:rsid w:val="00C55CAB"/>
    <w:rsid w:val="00C55CBB"/>
    <w:rsid w:val="00C56002"/>
    <w:rsid w:val="00C56014"/>
    <w:rsid w:val="00C56168"/>
    <w:rsid w:val="00C562B4"/>
    <w:rsid w:val="00C562CC"/>
    <w:rsid w:val="00C56645"/>
    <w:rsid w:val="00C5676E"/>
    <w:rsid w:val="00C56A5F"/>
    <w:rsid w:val="00C570F2"/>
    <w:rsid w:val="00C5730D"/>
    <w:rsid w:val="00C5768E"/>
    <w:rsid w:val="00C576CC"/>
    <w:rsid w:val="00C576F5"/>
    <w:rsid w:val="00C5771F"/>
    <w:rsid w:val="00C57784"/>
    <w:rsid w:val="00C57892"/>
    <w:rsid w:val="00C604D8"/>
    <w:rsid w:val="00C6085F"/>
    <w:rsid w:val="00C608C4"/>
    <w:rsid w:val="00C61160"/>
    <w:rsid w:val="00C614E7"/>
    <w:rsid w:val="00C615D9"/>
    <w:rsid w:val="00C616F1"/>
    <w:rsid w:val="00C617A5"/>
    <w:rsid w:val="00C61B7F"/>
    <w:rsid w:val="00C62012"/>
    <w:rsid w:val="00C6207C"/>
    <w:rsid w:val="00C62484"/>
    <w:rsid w:val="00C62B48"/>
    <w:rsid w:val="00C62E66"/>
    <w:rsid w:val="00C62F46"/>
    <w:rsid w:val="00C63856"/>
    <w:rsid w:val="00C63A22"/>
    <w:rsid w:val="00C63ACE"/>
    <w:rsid w:val="00C63BFA"/>
    <w:rsid w:val="00C63D85"/>
    <w:rsid w:val="00C63FC5"/>
    <w:rsid w:val="00C64349"/>
    <w:rsid w:val="00C64419"/>
    <w:rsid w:val="00C644DA"/>
    <w:rsid w:val="00C6496F"/>
    <w:rsid w:val="00C64E64"/>
    <w:rsid w:val="00C64F30"/>
    <w:rsid w:val="00C65509"/>
    <w:rsid w:val="00C65580"/>
    <w:rsid w:val="00C656F1"/>
    <w:rsid w:val="00C65728"/>
    <w:rsid w:val="00C6591E"/>
    <w:rsid w:val="00C6598A"/>
    <w:rsid w:val="00C65A7A"/>
    <w:rsid w:val="00C65B31"/>
    <w:rsid w:val="00C661FF"/>
    <w:rsid w:val="00C66332"/>
    <w:rsid w:val="00C66522"/>
    <w:rsid w:val="00C66822"/>
    <w:rsid w:val="00C669D3"/>
    <w:rsid w:val="00C66A82"/>
    <w:rsid w:val="00C66C9E"/>
    <w:rsid w:val="00C66FFD"/>
    <w:rsid w:val="00C674AE"/>
    <w:rsid w:val="00C67649"/>
    <w:rsid w:val="00C676B4"/>
    <w:rsid w:val="00C67CAF"/>
    <w:rsid w:val="00C67F3E"/>
    <w:rsid w:val="00C70232"/>
    <w:rsid w:val="00C70343"/>
    <w:rsid w:val="00C70927"/>
    <w:rsid w:val="00C709AF"/>
    <w:rsid w:val="00C709D8"/>
    <w:rsid w:val="00C70F73"/>
    <w:rsid w:val="00C70F8B"/>
    <w:rsid w:val="00C71194"/>
    <w:rsid w:val="00C715B2"/>
    <w:rsid w:val="00C71688"/>
    <w:rsid w:val="00C7171C"/>
    <w:rsid w:val="00C71863"/>
    <w:rsid w:val="00C71D85"/>
    <w:rsid w:val="00C71E9F"/>
    <w:rsid w:val="00C71F29"/>
    <w:rsid w:val="00C71F74"/>
    <w:rsid w:val="00C7200A"/>
    <w:rsid w:val="00C720E0"/>
    <w:rsid w:val="00C7225D"/>
    <w:rsid w:val="00C723D6"/>
    <w:rsid w:val="00C72537"/>
    <w:rsid w:val="00C728C4"/>
    <w:rsid w:val="00C728C6"/>
    <w:rsid w:val="00C72C36"/>
    <w:rsid w:val="00C72E10"/>
    <w:rsid w:val="00C72F56"/>
    <w:rsid w:val="00C73024"/>
    <w:rsid w:val="00C730C6"/>
    <w:rsid w:val="00C73435"/>
    <w:rsid w:val="00C73662"/>
    <w:rsid w:val="00C73769"/>
    <w:rsid w:val="00C743C0"/>
    <w:rsid w:val="00C74994"/>
    <w:rsid w:val="00C74A05"/>
    <w:rsid w:val="00C74A98"/>
    <w:rsid w:val="00C74F29"/>
    <w:rsid w:val="00C751C2"/>
    <w:rsid w:val="00C75524"/>
    <w:rsid w:val="00C756DC"/>
    <w:rsid w:val="00C7576C"/>
    <w:rsid w:val="00C7579A"/>
    <w:rsid w:val="00C757E6"/>
    <w:rsid w:val="00C7585E"/>
    <w:rsid w:val="00C75883"/>
    <w:rsid w:val="00C758DE"/>
    <w:rsid w:val="00C75A1C"/>
    <w:rsid w:val="00C75E86"/>
    <w:rsid w:val="00C76009"/>
    <w:rsid w:val="00C762E3"/>
    <w:rsid w:val="00C76778"/>
    <w:rsid w:val="00C76BBA"/>
    <w:rsid w:val="00C76BE5"/>
    <w:rsid w:val="00C76BEE"/>
    <w:rsid w:val="00C76E13"/>
    <w:rsid w:val="00C770E3"/>
    <w:rsid w:val="00C77320"/>
    <w:rsid w:val="00C775F5"/>
    <w:rsid w:val="00C77717"/>
    <w:rsid w:val="00C777F6"/>
    <w:rsid w:val="00C77B74"/>
    <w:rsid w:val="00C77F76"/>
    <w:rsid w:val="00C8005B"/>
    <w:rsid w:val="00C801A0"/>
    <w:rsid w:val="00C80220"/>
    <w:rsid w:val="00C80554"/>
    <w:rsid w:val="00C8058B"/>
    <w:rsid w:val="00C80D1B"/>
    <w:rsid w:val="00C81130"/>
    <w:rsid w:val="00C817B8"/>
    <w:rsid w:val="00C819F4"/>
    <w:rsid w:val="00C81A43"/>
    <w:rsid w:val="00C81E11"/>
    <w:rsid w:val="00C81F56"/>
    <w:rsid w:val="00C8240C"/>
    <w:rsid w:val="00C824FD"/>
    <w:rsid w:val="00C82663"/>
    <w:rsid w:val="00C82D85"/>
    <w:rsid w:val="00C82FE7"/>
    <w:rsid w:val="00C830FF"/>
    <w:rsid w:val="00C83211"/>
    <w:rsid w:val="00C832B7"/>
    <w:rsid w:val="00C83424"/>
    <w:rsid w:val="00C83438"/>
    <w:rsid w:val="00C838BC"/>
    <w:rsid w:val="00C83A64"/>
    <w:rsid w:val="00C83B38"/>
    <w:rsid w:val="00C83B82"/>
    <w:rsid w:val="00C83EB0"/>
    <w:rsid w:val="00C8465A"/>
    <w:rsid w:val="00C8471F"/>
    <w:rsid w:val="00C84A53"/>
    <w:rsid w:val="00C84D3D"/>
    <w:rsid w:val="00C84EA7"/>
    <w:rsid w:val="00C84EC3"/>
    <w:rsid w:val="00C85561"/>
    <w:rsid w:val="00C85BF7"/>
    <w:rsid w:val="00C85DED"/>
    <w:rsid w:val="00C85EEC"/>
    <w:rsid w:val="00C85F00"/>
    <w:rsid w:val="00C861A8"/>
    <w:rsid w:val="00C86350"/>
    <w:rsid w:val="00C86394"/>
    <w:rsid w:val="00C866D8"/>
    <w:rsid w:val="00C86848"/>
    <w:rsid w:val="00C86A29"/>
    <w:rsid w:val="00C86C87"/>
    <w:rsid w:val="00C86CAC"/>
    <w:rsid w:val="00C871F6"/>
    <w:rsid w:val="00C87397"/>
    <w:rsid w:val="00C87566"/>
    <w:rsid w:val="00C8799E"/>
    <w:rsid w:val="00C87B50"/>
    <w:rsid w:val="00C87B5A"/>
    <w:rsid w:val="00C87B66"/>
    <w:rsid w:val="00C87C7C"/>
    <w:rsid w:val="00C87DAE"/>
    <w:rsid w:val="00C90418"/>
    <w:rsid w:val="00C906A4"/>
    <w:rsid w:val="00C907DB"/>
    <w:rsid w:val="00C9084C"/>
    <w:rsid w:val="00C90C68"/>
    <w:rsid w:val="00C90FAA"/>
    <w:rsid w:val="00C9110E"/>
    <w:rsid w:val="00C91137"/>
    <w:rsid w:val="00C911E2"/>
    <w:rsid w:val="00C91244"/>
    <w:rsid w:val="00C91380"/>
    <w:rsid w:val="00C91538"/>
    <w:rsid w:val="00C915CD"/>
    <w:rsid w:val="00C9189F"/>
    <w:rsid w:val="00C91929"/>
    <w:rsid w:val="00C91EA8"/>
    <w:rsid w:val="00C92372"/>
    <w:rsid w:val="00C92470"/>
    <w:rsid w:val="00C92DC7"/>
    <w:rsid w:val="00C93592"/>
    <w:rsid w:val="00C9371E"/>
    <w:rsid w:val="00C937E8"/>
    <w:rsid w:val="00C93B0F"/>
    <w:rsid w:val="00C93E91"/>
    <w:rsid w:val="00C940A9"/>
    <w:rsid w:val="00C940DA"/>
    <w:rsid w:val="00C941D3"/>
    <w:rsid w:val="00C946DC"/>
    <w:rsid w:val="00C94879"/>
    <w:rsid w:val="00C94B18"/>
    <w:rsid w:val="00C94E7D"/>
    <w:rsid w:val="00C950BF"/>
    <w:rsid w:val="00C951F2"/>
    <w:rsid w:val="00C9562E"/>
    <w:rsid w:val="00C95863"/>
    <w:rsid w:val="00C958B8"/>
    <w:rsid w:val="00C95D1D"/>
    <w:rsid w:val="00C960AF"/>
    <w:rsid w:val="00C96502"/>
    <w:rsid w:val="00C96657"/>
    <w:rsid w:val="00C966A7"/>
    <w:rsid w:val="00C967EC"/>
    <w:rsid w:val="00C96A81"/>
    <w:rsid w:val="00C9728D"/>
    <w:rsid w:val="00C974C3"/>
    <w:rsid w:val="00C97644"/>
    <w:rsid w:val="00C9765F"/>
    <w:rsid w:val="00C97894"/>
    <w:rsid w:val="00C978D1"/>
    <w:rsid w:val="00C97911"/>
    <w:rsid w:val="00C97AF6"/>
    <w:rsid w:val="00C97FB0"/>
    <w:rsid w:val="00CA00A5"/>
    <w:rsid w:val="00CA02F4"/>
    <w:rsid w:val="00CA0353"/>
    <w:rsid w:val="00CA04DF"/>
    <w:rsid w:val="00CA07A6"/>
    <w:rsid w:val="00CA08C9"/>
    <w:rsid w:val="00CA08FA"/>
    <w:rsid w:val="00CA0C30"/>
    <w:rsid w:val="00CA11E9"/>
    <w:rsid w:val="00CA13AB"/>
    <w:rsid w:val="00CA13C8"/>
    <w:rsid w:val="00CA15AA"/>
    <w:rsid w:val="00CA15E4"/>
    <w:rsid w:val="00CA2080"/>
    <w:rsid w:val="00CA229A"/>
    <w:rsid w:val="00CA229D"/>
    <w:rsid w:val="00CA23A3"/>
    <w:rsid w:val="00CA26B5"/>
    <w:rsid w:val="00CA26E6"/>
    <w:rsid w:val="00CA270D"/>
    <w:rsid w:val="00CA278A"/>
    <w:rsid w:val="00CA27B0"/>
    <w:rsid w:val="00CA2818"/>
    <w:rsid w:val="00CA2848"/>
    <w:rsid w:val="00CA28C5"/>
    <w:rsid w:val="00CA2A57"/>
    <w:rsid w:val="00CA2AF3"/>
    <w:rsid w:val="00CA2BEB"/>
    <w:rsid w:val="00CA2F4E"/>
    <w:rsid w:val="00CA30C0"/>
    <w:rsid w:val="00CA3322"/>
    <w:rsid w:val="00CA359B"/>
    <w:rsid w:val="00CA362F"/>
    <w:rsid w:val="00CA3755"/>
    <w:rsid w:val="00CA380B"/>
    <w:rsid w:val="00CA38E8"/>
    <w:rsid w:val="00CA39B4"/>
    <w:rsid w:val="00CA39D3"/>
    <w:rsid w:val="00CA3A86"/>
    <w:rsid w:val="00CA3AB5"/>
    <w:rsid w:val="00CA3B92"/>
    <w:rsid w:val="00CA3CA9"/>
    <w:rsid w:val="00CA3D88"/>
    <w:rsid w:val="00CA3F70"/>
    <w:rsid w:val="00CA483A"/>
    <w:rsid w:val="00CA49C8"/>
    <w:rsid w:val="00CA49FA"/>
    <w:rsid w:val="00CA4CB8"/>
    <w:rsid w:val="00CA4CC7"/>
    <w:rsid w:val="00CA4D17"/>
    <w:rsid w:val="00CA4DD7"/>
    <w:rsid w:val="00CA5004"/>
    <w:rsid w:val="00CA5142"/>
    <w:rsid w:val="00CA5153"/>
    <w:rsid w:val="00CA52A7"/>
    <w:rsid w:val="00CA53E3"/>
    <w:rsid w:val="00CA54A3"/>
    <w:rsid w:val="00CA5806"/>
    <w:rsid w:val="00CA5837"/>
    <w:rsid w:val="00CA5990"/>
    <w:rsid w:val="00CA5CFA"/>
    <w:rsid w:val="00CA5FB2"/>
    <w:rsid w:val="00CA6030"/>
    <w:rsid w:val="00CA6167"/>
    <w:rsid w:val="00CA61CC"/>
    <w:rsid w:val="00CA6229"/>
    <w:rsid w:val="00CA626A"/>
    <w:rsid w:val="00CA6984"/>
    <w:rsid w:val="00CA6A61"/>
    <w:rsid w:val="00CA6A95"/>
    <w:rsid w:val="00CA6BA5"/>
    <w:rsid w:val="00CA6D41"/>
    <w:rsid w:val="00CA74DB"/>
    <w:rsid w:val="00CA7BB2"/>
    <w:rsid w:val="00CA7C39"/>
    <w:rsid w:val="00CA7EDF"/>
    <w:rsid w:val="00CA7F6F"/>
    <w:rsid w:val="00CB0299"/>
    <w:rsid w:val="00CB02C1"/>
    <w:rsid w:val="00CB06E9"/>
    <w:rsid w:val="00CB08BC"/>
    <w:rsid w:val="00CB0D6F"/>
    <w:rsid w:val="00CB0ED4"/>
    <w:rsid w:val="00CB1229"/>
    <w:rsid w:val="00CB1360"/>
    <w:rsid w:val="00CB1488"/>
    <w:rsid w:val="00CB17BD"/>
    <w:rsid w:val="00CB1C03"/>
    <w:rsid w:val="00CB2159"/>
    <w:rsid w:val="00CB216E"/>
    <w:rsid w:val="00CB2352"/>
    <w:rsid w:val="00CB240E"/>
    <w:rsid w:val="00CB24FB"/>
    <w:rsid w:val="00CB2529"/>
    <w:rsid w:val="00CB27B4"/>
    <w:rsid w:val="00CB2A0F"/>
    <w:rsid w:val="00CB2AE9"/>
    <w:rsid w:val="00CB2B7A"/>
    <w:rsid w:val="00CB2D52"/>
    <w:rsid w:val="00CB2F9F"/>
    <w:rsid w:val="00CB2FAA"/>
    <w:rsid w:val="00CB3003"/>
    <w:rsid w:val="00CB325B"/>
    <w:rsid w:val="00CB330F"/>
    <w:rsid w:val="00CB343B"/>
    <w:rsid w:val="00CB36BB"/>
    <w:rsid w:val="00CB37E8"/>
    <w:rsid w:val="00CB395A"/>
    <w:rsid w:val="00CB3C0A"/>
    <w:rsid w:val="00CB3C3C"/>
    <w:rsid w:val="00CB3C46"/>
    <w:rsid w:val="00CB3E09"/>
    <w:rsid w:val="00CB3EA5"/>
    <w:rsid w:val="00CB3EED"/>
    <w:rsid w:val="00CB3F0A"/>
    <w:rsid w:val="00CB4673"/>
    <w:rsid w:val="00CB46F5"/>
    <w:rsid w:val="00CB47B7"/>
    <w:rsid w:val="00CB48C4"/>
    <w:rsid w:val="00CB4ECA"/>
    <w:rsid w:val="00CB501A"/>
    <w:rsid w:val="00CB5094"/>
    <w:rsid w:val="00CB5335"/>
    <w:rsid w:val="00CB534A"/>
    <w:rsid w:val="00CB53A5"/>
    <w:rsid w:val="00CB53E5"/>
    <w:rsid w:val="00CB547C"/>
    <w:rsid w:val="00CB5727"/>
    <w:rsid w:val="00CB58E8"/>
    <w:rsid w:val="00CB5938"/>
    <w:rsid w:val="00CB5B28"/>
    <w:rsid w:val="00CB5B2E"/>
    <w:rsid w:val="00CB5C5E"/>
    <w:rsid w:val="00CB5E73"/>
    <w:rsid w:val="00CB5FB4"/>
    <w:rsid w:val="00CB6296"/>
    <w:rsid w:val="00CB6333"/>
    <w:rsid w:val="00CB66D0"/>
    <w:rsid w:val="00CB69CC"/>
    <w:rsid w:val="00CB6B23"/>
    <w:rsid w:val="00CB75F8"/>
    <w:rsid w:val="00CB7721"/>
    <w:rsid w:val="00CB7731"/>
    <w:rsid w:val="00CB7C95"/>
    <w:rsid w:val="00CC0011"/>
    <w:rsid w:val="00CC0359"/>
    <w:rsid w:val="00CC066A"/>
    <w:rsid w:val="00CC0728"/>
    <w:rsid w:val="00CC07C8"/>
    <w:rsid w:val="00CC07CD"/>
    <w:rsid w:val="00CC07FD"/>
    <w:rsid w:val="00CC0AB9"/>
    <w:rsid w:val="00CC0C13"/>
    <w:rsid w:val="00CC0E6D"/>
    <w:rsid w:val="00CC0FFB"/>
    <w:rsid w:val="00CC105D"/>
    <w:rsid w:val="00CC12D0"/>
    <w:rsid w:val="00CC12EC"/>
    <w:rsid w:val="00CC1432"/>
    <w:rsid w:val="00CC1545"/>
    <w:rsid w:val="00CC15B0"/>
    <w:rsid w:val="00CC1779"/>
    <w:rsid w:val="00CC1B40"/>
    <w:rsid w:val="00CC1B68"/>
    <w:rsid w:val="00CC1C50"/>
    <w:rsid w:val="00CC1C9B"/>
    <w:rsid w:val="00CC1E30"/>
    <w:rsid w:val="00CC229B"/>
    <w:rsid w:val="00CC256A"/>
    <w:rsid w:val="00CC2576"/>
    <w:rsid w:val="00CC2763"/>
    <w:rsid w:val="00CC2833"/>
    <w:rsid w:val="00CC2C87"/>
    <w:rsid w:val="00CC2DB6"/>
    <w:rsid w:val="00CC318C"/>
    <w:rsid w:val="00CC36CC"/>
    <w:rsid w:val="00CC3780"/>
    <w:rsid w:val="00CC37AB"/>
    <w:rsid w:val="00CC3A91"/>
    <w:rsid w:val="00CC3BC7"/>
    <w:rsid w:val="00CC3F27"/>
    <w:rsid w:val="00CC3F9C"/>
    <w:rsid w:val="00CC4198"/>
    <w:rsid w:val="00CC41A1"/>
    <w:rsid w:val="00CC42F7"/>
    <w:rsid w:val="00CC4503"/>
    <w:rsid w:val="00CC5080"/>
    <w:rsid w:val="00CC523C"/>
    <w:rsid w:val="00CC5A22"/>
    <w:rsid w:val="00CC5C45"/>
    <w:rsid w:val="00CC6083"/>
    <w:rsid w:val="00CC6190"/>
    <w:rsid w:val="00CC62AA"/>
    <w:rsid w:val="00CC6333"/>
    <w:rsid w:val="00CC6A3A"/>
    <w:rsid w:val="00CC6A4C"/>
    <w:rsid w:val="00CC6A87"/>
    <w:rsid w:val="00CC6C15"/>
    <w:rsid w:val="00CC6CD5"/>
    <w:rsid w:val="00CC6E24"/>
    <w:rsid w:val="00CC6E2C"/>
    <w:rsid w:val="00CC7303"/>
    <w:rsid w:val="00CC740B"/>
    <w:rsid w:val="00CC7482"/>
    <w:rsid w:val="00CC78D6"/>
    <w:rsid w:val="00CC78EB"/>
    <w:rsid w:val="00CC798F"/>
    <w:rsid w:val="00CC7DAB"/>
    <w:rsid w:val="00CD0371"/>
    <w:rsid w:val="00CD0482"/>
    <w:rsid w:val="00CD0705"/>
    <w:rsid w:val="00CD0826"/>
    <w:rsid w:val="00CD0998"/>
    <w:rsid w:val="00CD0B15"/>
    <w:rsid w:val="00CD1196"/>
    <w:rsid w:val="00CD14D5"/>
    <w:rsid w:val="00CD1512"/>
    <w:rsid w:val="00CD16E1"/>
    <w:rsid w:val="00CD16FC"/>
    <w:rsid w:val="00CD1805"/>
    <w:rsid w:val="00CD1C7E"/>
    <w:rsid w:val="00CD1DD2"/>
    <w:rsid w:val="00CD202D"/>
    <w:rsid w:val="00CD2146"/>
    <w:rsid w:val="00CD22AC"/>
    <w:rsid w:val="00CD292A"/>
    <w:rsid w:val="00CD297E"/>
    <w:rsid w:val="00CD29B6"/>
    <w:rsid w:val="00CD2BD0"/>
    <w:rsid w:val="00CD2EA6"/>
    <w:rsid w:val="00CD2FE6"/>
    <w:rsid w:val="00CD326E"/>
    <w:rsid w:val="00CD3447"/>
    <w:rsid w:val="00CD35CE"/>
    <w:rsid w:val="00CD35E5"/>
    <w:rsid w:val="00CD36DA"/>
    <w:rsid w:val="00CD36ED"/>
    <w:rsid w:val="00CD3822"/>
    <w:rsid w:val="00CD3826"/>
    <w:rsid w:val="00CD3B13"/>
    <w:rsid w:val="00CD3D2F"/>
    <w:rsid w:val="00CD3EAE"/>
    <w:rsid w:val="00CD423E"/>
    <w:rsid w:val="00CD437D"/>
    <w:rsid w:val="00CD45D3"/>
    <w:rsid w:val="00CD46A3"/>
    <w:rsid w:val="00CD4855"/>
    <w:rsid w:val="00CD49E2"/>
    <w:rsid w:val="00CD4ABC"/>
    <w:rsid w:val="00CD4CF4"/>
    <w:rsid w:val="00CD4E8C"/>
    <w:rsid w:val="00CD4FB6"/>
    <w:rsid w:val="00CD5063"/>
    <w:rsid w:val="00CD5252"/>
    <w:rsid w:val="00CD569D"/>
    <w:rsid w:val="00CD578E"/>
    <w:rsid w:val="00CD584C"/>
    <w:rsid w:val="00CD596B"/>
    <w:rsid w:val="00CD5A06"/>
    <w:rsid w:val="00CD5CE2"/>
    <w:rsid w:val="00CD62C6"/>
    <w:rsid w:val="00CD657C"/>
    <w:rsid w:val="00CD679A"/>
    <w:rsid w:val="00CD6D84"/>
    <w:rsid w:val="00CD6DBA"/>
    <w:rsid w:val="00CD6E7B"/>
    <w:rsid w:val="00CD7022"/>
    <w:rsid w:val="00CD7056"/>
    <w:rsid w:val="00CD7143"/>
    <w:rsid w:val="00CD7255"/>
    <w:rsid w:val="00CD7315"/>
    <w:rsid w:val="00CD767D"/>
    <w:rsid w:val="00CD791B"/>
    <w:rsid w:val="00CD799F"/>
    <w:rsid w:val="00CD79BC"/>
    <w:rsid w:val="00CD7C37"/>
    <w:rsid w:val="00CD7EA8"/>
    <w:rsid w:val="00CD7FC5"/>
    <w:rsid w:val="00CE0108"/>
    <w:rsid w:val="00CE039C"/>
    <w:rsid w:val="00CE04EE"/>
    <w:rsid w:val="00CE0514"/>
    <w:rsid w:val="00CE0564"/>
    <w:rsid w:val="00CE08E3"/>
    <w:rsid w:val="00CE09E5"/>
    <w:rsid w:val="00CE0A52"/>
    <w:rsid w:val="00CE0A9D"/>
    <w:rsid w:val="00CE0C1F"/>
    <w:rsid w:val="00CE1112"/>
    <w:rsid w:val="00CE129E"/>
    <w:rsid w:val="00CE12E4"/>
    <w:rsid w:val="00CE18AB"/>
    <w:rsid w:val="00CE1933"/>
    <w:rsid w:val="00CE1AFB"/>
    <w:rsid w:val="00CE1EA7"/>
    <w:rsid w:val="00CE1F47"/>
    <w:rsid w:val="00CE2183"/>
    <w:rsid w:val="00CE219D"/>
    <w:rsid w:val="00CE26E0"/>
    <w:rsid w:val="00CE2761"/>
    <w:rsid w:val="00CE2785"/>
    <w:rsid w:val="00CE2931"/>
    <w:rsid w:val="00CE2E63"/>
    <w:rsid w:val="00CE2F26"/>
    <w:rsid w:val="00CE3227"/>
    <w:rsid w:val="00CE33A4"/>
    <w:rsid w:val="00CE3731"/>
    <w:rsid w:val="00CE389D"/>
    <w:rsid w:val="00CE38FB"/>
    <w:rsid w:val="00CE3909"/>
    <w:rsid w:val="00CE3FD2"/>
    <w:rsid w:val="00CE40A0"/>
    <w:rsid w:val="00CE40F7"/>
    <w:rsid w:val="00CE4222"/>
    <w:rsid w:val="00CE44EC"/>
    <w:rsid w:val="00CE45D1"/>
    <w:rsid w:val="00CE460C"/>
    <w:rsid w:val="00CE470D"/>
    <w:rsid w:val="00CE4A64"/>
    <w:rsid w:val="00CE4B8B"/>
    <w:rsid w:val="00CE55CD"/>
    <w:rsid w:val="00CE58BB"/>
    <w:rsid w:val="00CE5B85"/>
    <w:rsid w:val="00CE5D46"/>
    <w:rsid w:val="00CE5DB8"/>
    <w:rsid w:val="00CE5F31"/>
    <w:rsid w:val="00CE642B"/>
    <w:rsid w:val="00CE65FB"/>
    <w:rsid w:val="00CE69AE"/>
    <w:rsid w:val="00CE6AB9"/>
    <w:rsid w:val="00CE6CF4"/>
    <w:rsid w:val="00CE6ED4"/>
    <w:rsid w:val="00CE70DB"/>
    <w:rsid w:val="00CE7124"/>
    <w:rsid w:val="00CE7286"/>
    <w:rsid w:val="00CE72FE"/>
    <w:rsid w:val="00CE7340"/>
    <w:rsid w:val="00CE73C7"/>
    <w:rsid w:val="00CE77A6"/>
    <w:rsid w:val="00CE7A70"/>
    <w:rsid w:val="00CE7F63"/>
    <w:rsid w:val="00CF0141"/>
    <w:rsid w:val="00CF0172"/>
    <w:rsid w:val="00CF020E"/>
    <w:rsid w:val="00CF0332"/>
    <w:rsid w:val="00CF0AAB"/>
    <w:rsid w:val="00CF0BAB"/>
    <w:rsid w:val="00CF0BE5"/>
    <w:rsid w:val="00CF0C73"/>
    <w:rsid w:val="00CF134A"/>
    <w:rsid w:val="00CF1640"/>
    <w:rsid w:val="00CF1832"/>
    <w:rsid w:val="00CF1856"/>
    <w:rsid w:val="00CF1870"/>
    <w:rsid w:val="00CF1913"/>
    <w:rsid w:val="00CF1A88"/>
    <w:rsid w:val="00CF1B7E"/>
    <w:rsid w:val="00CF1D1B"/>
    <w:rsid w:val="00CF206B"/>
    <w:rsid w:val="00CF21BA"/>
    <w:rsid w:val="00CF2437"/>
    <w:rsid w:val="00CF264E"/>
    <w:rsid w:val="00CF2878"/>
    <w:rsid w:val="00CF28DC"/>
    <w:rsid w:val="00CF2A88"/>
    <w:rsid w:val="00CF2C75"/>
    <w:rsid w:val="00CF2CD6"/>
    <w:rsid w:val="00CF2D7B"/>
    <w:rsid w:val="00CF2F8E"/>
    <w:rsid w:val="00CF300C"/>
    <w:rsid w:val="00CF3131"/>
    <w:rsid w:val="00CF3181"/>
    <w:rsid w:val="00CF37FB"/>
    <w:rsid w:val="00CF3824"/>
    <w:rsid w:val="00CF3872"/>
    <w:rsid w:val="00CF39B8"/>
    <w:rsid w:val="00CF3CAE"/>
    <w:rsid w:val="00CF3D1D"/>
    <w:rsid w:val="00CF3EFA"/>
    <w:rsid w:val="00CF4112"/>
    <w:rsid w:val="00CF41D5"/>
    <w:rsid w:val="00CF4383"/>
    <w:rsid w:val="00CF43AA"/>
    <w:rsid w:val="00CF43D1"/>
    <w:rsid w:val="00CF43DD"/>
    <w:rsid w:val="00CF46E1"/>
    <w:rsid w:val="00CF48DA"/>
    <w:rsid w:val="00CF4A4B"/>
    <w:rsid w:val="00CF4C22"/>
    <w:rsid w:val="00CF4DAE"/>
    <w:rsid w:val="00CF4F13"/>
    <w:rsid w:val="00CF50F3"/>
    <w:rsid w:val="00CF5214"/>
    <w:rsid w:val="00CF5360"/>
    <w:rsid w:val="00CF552C"/>
    <w:rsid w:val="00CF57F4"/>
    <w:rsid w:val="00CF5A10"/>
    <w:rsid w:val="00CF5B8D"/>
    <w:rsid w:val="00CF5DBA"/>
    <w:rsid w:val="00CF5E41"/>
    <w:rsid w:val="00CF5F97"/>
    <w:rsid w:val="00CF62FA"/>
    <w:rsid w:val="00CF6318"/>
    <w:rsid w:val="00CF634F"/>
    <w:rsid w:val="00CF64E0"/>
    <w:rsid w:val="00CF6530"/>
    <w:rsid w:val="00CF690E"/>
    <w:rsid w:val="00CF6C38"/>
    <w:rsid w:val="00CF6E1F"/>
    <w:rsid w:val="00CF6EC5"/>
    <w:rsid w:val="00CF7117"/>
    <w:rsid w:val="00CF7208"/>
    <w:rsid w:val="00CF7211"/>
    <w:rsid w:val="00CF739B"/>
    <w:rsid w:val="00CF770B"/>
    <w:rsid w:val="00CF799D"/>
    <w:rsid w:val="00CF79E2"/>
    <w:rsid w:val="00CF79E4"/>
    <w:rsid w:val="00CF7F1B"/>
    <w:rsid w:val="00D00A4A"/>
    <w:rsid w:val="00D00C94"/>
    <w:rsid w:val="00D00CF7"/>
    <w:rsid w:val="00D00D20"/>
    <w:rsid w:val="00D00E4E"/>
    <w:rsid w:val="00D00F09"/>
    <w:rsid w:val="00D01105"/>
    <w:rsid w:val="00D012F6"/>
    <w:rsid w:val="00D01423"/>
    <w:rsid w:val="00D0149A"/>
    <w:rsid w:val="00D01632"/>
    <w:rsid w:val="00D016C8"/>
    <w:rsid w:val="00D0171E"/>
    <w:rsid w:val="00D017E8"/>
    <w:rsid w:val="00D0185E"/>
    <w:rsid w:val="00D01B3D"/>
    <w:rsid w:val="00D02004"/>
    <w:rsid w:val="00D021EA"/>
    <w:rsid w:val="00D0265E"/>
    <w:rsid w:val="00D028D8"/>
    <w:rsid w:val="00D028F6"/>
    <w:rsid w:val="00D0295D"/>
    <w:rsid w:val="00D02B0E"/>
    <w:rsid w:val="00D02C96"/>
    <w:rsid w:val="00D030B6"/>
    <w:rsid w:val="00D03116"/>
    <w:rsid w:val="00D03BC3"/>
    <w:rsid w:val="00D03E66"/>
    <w:rsid w:val="00D042F7"/>
    <w:rsid w:val="00D0459A"/>
    <w:rsid w:val="00D045A5"/>
    <w:rsid w:val="00D046F8"/>
    <w:rsid w:val="00D04804"/>
    <w:rsid w:val="00D04853"/>
    <w:rsid w:val="00D0487F"/>
    <w:rsid w:val="00D0498D"/>
    <w:rsid w:val="00D04C0D"/>
    <w:rsid w:val="00D04F10"/>
    <w:rsid w:val="00D050A2"/>
    <w:rsid w:val="00D050D8"/>
    <w:rsid w:val="00D05288"/>
    <w:rsid w:val="00D058A0"/>
    <w:rsid w:val="00D0593D"/>
    <w:rsid w:val="00D059C4"/>
    <w:rsid w:val="00D059DA"/>
    <w:rsid w:val="00D05C77"/>
    <w:rsid w:val="00D06074"/>
    <w:rsid w:val="00D062B2"/>
    <w:rsid w:val="00D064A2"/>
    <w:rsid w:val="00D06526"/>
    <w:rsid w:val="00D06567"/>
    <w:rsid w:val="00D06A6D"/>
    <w:rsid w:val="00D06C12"/>
    <w:rsid w:val="00D06C99"/>
    <w:rsid w:val="00D06EF6"/>
    <w:rsid w:val="00D07044"/>
    <w:rsid w:val="00D0770E"/>
    <w:rsid w:val="00D077C2"/>
    <w:rsid w:val="00D07833"/>
    <w:rsid w:val="00D078D9"/>
    <w:rsid w:val="00D07C8A"/>
    <w:rsid w:val="00D07D2E"/>
    <w:rsid w:val="00D07D3D"/>
    <w:rsid w:val="00D10290"/>
    <w:rsid w:val="00D105A0"/>
    <w:rsid w:val="00D105B8"/>
    <w:rsid w:val="00D10672"/>
    <w:rsid w:val="00D10777"/>
    <w:rsid w:val="00D10AD3"/>
    <w:rsid w:val="00D10E0F"/>
    <w:rsid w:val="00D10E22"/>
    <w:rsid w:val="00D11284"/>
    <w:rsid w:val="00D112AC"/>
    <w:rsid w:val="00D117A7"/>
    <w:rsid w:val="00D11BE5"/>
    <w:rsid w:val="00D11C81"/>
    <w:rsid w:val="00D11DD2"/>
    <w:rsid w:val="00D11E36"/>
    <w:rsid w:val="00D11EA3"/>
    <w:rsid w:val="00D12011"/>
    <w:rsid w:val="00D12013"/>
    <w:rsid w:val="00D1214B"/>
    <w:rsid w:val="00D12176"/>
    <w:rsid w:val="00D121A3"/>
    <w:rsid w:val="00D122C7"/>
    <w:rsid w:val="00D12486"/>
    <w:rsid w:val="00D125C7"/>
    <w:rsid w:val="00D125F3"/>
    <w:rsid w:val="00D1274E"/>
    <w:rsid w:val="00D129FE"/>
    <w:rsid w:val="00D12C86"/>
    <w:rsid w:val="00D1333E"/>
    <w:rsid w:val="00D13436"/>
    <w:rsid w:val="00D136FF"/>
    <w:rsid w:val="00D13837"/>
    <w:rsid w:val="00D1386E"/>
    <w:rsid w:val="00D1387F"/>
    <w:rsid w:val="00D13A01"/>
    <w:rsid w:val="00D13ACD"/>
    <w:rsid w:val="00D13D7E"/>
    <w:rsid w:val="00D13D80"/>
    <w:rsid w:val="00D13FBB"/>
    <w:rsid w:val="00D14431"/>
    <w:rsid w:val="00D144DC"/>
    <w:rsid w:val="00D1495F"/>
    <w:rsid w:val="00D14C6C"/>
    <w:rsid w:val="00D14EBA"/>
    <w:rsid w:val="00D14F3C"/>
    <w:rsid w:val="00D15581"/>
    <w:rsid w:val="00D15685"/>
    <w:rsid w:val="00D156EE"/>
    <w:rsid w:val="00D1570B"/>
    <w:rsid w:val="00D157CF"/>
    <w:rsid w:val="00D159A9"/>
    <w:rsid w:val="00D15A76"/>
    <w:rsid w:val="00D15A77"/>
    <w:rsid w:val="00D15DB8"/>
    <w:rsid w:val="00D15E2E"/>
    <w:rsid w:val="00D15F56"/>
    <w:rsid w:val="00D160A0"/>
    <w:rsid w:val="00D1623C"/>
    <w:rsid w:val="00D16609"/>
    <w:rsid w:val="00D16774"/>
    <w:rsid w:val="00D167A8"/>
    <w:rsid w:val="00D16910"/>
    <w:rsid w:val="00D17086"/>
    <w:rsid w:val="00D170D1"/>
    <w:rsid w:val="00D1718D"/>
    <w:rsid w:val="00D1731A"/>
    <w:rsid w:val="00D173FB"/>
    <w:rsid w:val="00D17616"/>
    <w:rsid w:val="00D179A4"/>
    <w:rsid w:val="00D17AC3"/>
    <w:rsid w:val="00D17D50"/>
    <w:rsid w:val="00D203B3"/>
    <w:rsid w:val="00D20776"/>
    <w:rsid w:val="00D20819"/>
    <w:rsid w:val="00D2082C"/>
    <w:rsid w:val="00D20A5D"/>
    <w:rsid w:val="00D20CE3"/>
    <w:rsid w:val="00D20DA2"/>
    <w:rsid w:val="00D20EA1"/>
    <w:rsid w:val="00D20EEA"/>
    <w:rsid w:val="00D212B7"/>
    <w:rsid w:val="00D2149F"/>
    <w:rsid w:val="00D217EF"/>
    <w:rsid w:val="00D21950"/>
    <w:rsid w:val="00D21B4D"/>
    <w:rsid w:val="00D21CAC"/>
    <w:rsid w:val="00D21DAE"/>
    <w:rsid w:val="00D21E70"/>
    <w:rsid w:val="00D2222C"/>
    <w:rsid w:val="00D2231D"/>
    <w:rsid w:val="00D22545"/>
    <w:rsid w:val="00D22BC9"/>
    <w:rsid w:val="00D22D40"/>
    <w:rsid w:val="00D22E92"/>
    <w:rsid w:val="00D22F9F"/>
    <w:rsid w:val="00D23328"/>
    <w:rsid w:val="00D234BD"/>
    <w:rsid w:val="00D235A3"/>
    <w:rsid w:val="00D236EE"/>
    <w:rsid w:val="00D23B30"/>
    <w:rsid w:val="00D23C8F"/>
    <w:rsid w:val="00D23CF0"/>
    <w:rsid w:val="00D23D4B"/>
    <w:rsid w:val="00D23EA9"/>
    <w:rsid w:val="00D240FE"/>
    <w:rsid w:val="00D24197"/>
    <w:rsid w:val="00D24206"/>
    <w:rsid w:val="00D24273"/>
    <w:rsid w:val="00D2454F"/>
    <w:rsid w:val="00D245FA"/>
    <w:rsid w:val="00D247AF"/>
    <w:rsid w:val="00D2495C"/>
    <w:rsid w:val="00D2497B"/>
    <w:rsid w:val="00D24D57"/>
    <w:rsid w:val="00D24D81"/>
    <w:rsid w:val="00D24EA4"/>
    <w:rsid w:val="00D24F2A"/>
    <w:rsid w:val="00D252CA"/>
    <w:rsid w:val="00D253D2"/>
    <w:rsid w:val="00D25463"/>
    <w:rsid w:val="00D2561B"/>
    <w:rsid w:val="00D2565A"/>
    <w:rsid w:val="00D25ADE"/>
    <w:rsid w:val="00D25B03"/>
    <w:rsid w:val="00D25BC0"/>
    <w:rsid w:val="00D25DD4"/>
    <w:rsid w:val="00D25F9E"/>
    <w:rsid w:val="00D2636F"/>
    <w:rsid w:val="00D265D9"/>
    <w:rsid w:val="00D266F1"/>
    <w:rsid w:val="00D2684F"/>
    <w:rsid w:val="00D2688C"/>
    <w:rsid w:val="00D26953"/>
    <w:rsid w:val="00D26A86"/>
    <w:rsid w:val="00D26A98"/>
    <w:rsid w:val="00D26B9A"/>
    <w:rsid w:val="00D26BFF"/>
    <w:rsid w:val="00D270E3"/>
    <w:rsid w:val="00D2721E"/>
    <w:rsid w:val="00D2738D"/>
    <w:rsid w:val="00D276EC"/>
    <w:rsid w:val="00D27C65"/>
    <w:rsid w:val="00D27D07"/>
    <w:rsid w:val="00D30251"/>
    <w:rsid w:val="00D302AB"/>
    <w:rsid w:val="00D30580"/>
    <w:rsid w:val="00D30999"/>
    <w:rsid w:val="00D30C6D"/>
    <w:rsid w:val="00D30CB2"/>
    <w:rsid w:val="00D30F40"/>
    <w:rsid w:val="00D30F4C"/>
    <w:rsid w:val="00D30FCA"/>
    <w:rsid w:val="00D311AB"/>
    <w:rsid w:val="00D3123A"/>
    <w:rsid w:val="00D312D9"/>
    <w:rsid w:val="00D3136B"/>
    <w:rsid w:val="00D3140E"/>
    <w:rsid w:val="00D314CD"/>
    <w:rsid w:val="00D314FA"/>
    <w:rsid w:val="00D316E6"/>
    <w:rsid w:val="00D31DC2"/>
    <w:rsid w:val="00D32124"/>
    <w:rsid w:val="00D3227E"/>
    <w:rsid w:val="00D32357"/>
    <w:rsid w:val="00D32448"/>
    <w:rsid w:val="00D326A6"/>
    <w:rsid w:val="00D32922"/>
    <w:rsid w:val="00D32B8A"/>
    <w:rsid w:val="00D32E71"/>
    <w:rsid w:val="00D32F7F"/>
    <w:rsid w:val="00D33567"/>
    <w:rsid w:val="00D3376F"/>
    <w:rsid w:val="00D337B1"/>
    <w:rsid w:val="00D33A58"/>
    <w:rsid w:val="00D33CC4"/>
    <w:rsid w:val="00D33D55"/>
    <w:rsid w:val="00D33E37"/>
    <w:rsid w:val="00D34071"/>
    <w:rsid w:val="00D34085"/>
    <w:rsid w:val="00D34091"/>
    <w:rsid w:val="00D340DC"/>
    <w:rsid w:val="00D34D13"/>
    <w:rsid w:val="00D34DCA"/>
    <w:rsid w:val="00D350FD"/>
    <w:rsid w:val="00D3576D"/>
    <w:rsid w:val="00D35950"/>
    <w:rsid w:val="00D35ADD"/>
    <w:rsid w:val="00D35BCA"/>
    <w:rsid w:val="00D35C1E"/>
    <w:rsid w:val="00D35C3D"/>
    <w:rsid w:val="00D35C9A"/>
    <w:rsid w:val="00D35D26"/>
    <w:rsid w:val="00D35DBE"/>
    <w:rsid w:val="00D36039"/>
    <w:rsid w:val="00D363AA"/>
    <w:rsid w:val="00D36529"/>
    <w:rsid w:val="00D366B2"/>
    <w:rsid w:val="00D367E1"/>
    <w:rsid w:val="00D36A34"/>
    <w:rsid w:val="00D36BAF"/>
    <w:rsid w:val="00D36CC3"/>
    <w:rsid w:val="00D36DEB"/>
    <w:rsid w:val="00D3733E"/>
    <w:rsid w:val="00D374C9"/>
    <w:rsid w:val="00D374CC"/>
    <w:rsid w:val="00D379F0"/>
    <w:rsid w:val="00D37CCA"/>
    <w:rsid w:val="00D37CFF"/>
    <w:rsid w:val="00D37F19"/>
    <w:rsid w:val="00D37F47"/>
    <w:rsid w:val="00D37F9B"/>
    <w:rsid w:val="00D40108"/>
    <w:rsid w:val="00D40407"/>
    <w:rsid w:val="00D40580"/>
    <w:rsid w:val="00D40837"/>
    <w:rsid w:val="00D40853"/>
    <w:rsid w:val="00D408B1"/>
    <w:rsid w:val="00D40A7C"/>
    <w:rsid w:val="00D40D89"/>
    <w:rsid w:val="00D40E10"/>
    <w:rsid w:val="00D40F7D"/>
    <w:rsid w:val="00D414C9"/>
    <w:rsid w:val="00D4155D"/>
    <w:rsid w:val="00D41608"/>
    <w:rsid w:val="00D4160D"/>
    <w:rsid w:val="00D416BC"/>
    <w:rsid w:val="00D416D0"/>
    <w:rsid w:val="00D4181E"/>
    <w:rsid w:val="00D419F9"/>
    <w:rsid w:val="00D41A5B"/>
    <w:rsid w:val="00D41C3A"/>
    <w:rsid w:val="00D41C5F"/>
    <w:rsid w:val="00D41D17"/>
    <w:rsid w:val="00D41F0F"/>
    <w:rsid w:val="00D41F35"/>
    <w:rsid w:val="00D4216E"/>
    <w:rsid w:val="00D423B0"/>
    <w:rsid w:val="00D423EB"/>
    <w:rsid w:val="00D425E0"/>
    <w:rsid w:val="00D42900"/>
    <w:rsid w:val="00D429C2"/>
    <w:rsid w:val="00D42A02"/>
    <w:rsid w:val="00D431DD"/>
    <w:rsid w:val="00D43279"/>
    <w:rsid w:val="00D4355B"/>
    <w:rsid w:val="00D4371D"/>
    <w:rsid w:val="00D437D8"/>
    <w:rsid w:val="00D43840"/>
    <w:rsid w:val="00D43932"/>
    <w:rsid w:val="00D43962"/>
    <w:rsid w:val="00D43B6D"/>
    <w:rsid w:val="00D43E18"/>
    <w:rsid w:val="00D43FED"/>
    <w:rsid w:val="00D4414D"/>
    <w:rsid w:val="00D44403"/>
    <w:rsid w:val="00D44716"/>
    <w:rsid w:val="00D449B7"/>
    <w:rsid w:val="00D44B57"/>
    <w:rsid w:val="00D44B69"/>
    <w:rsid w:val="00D44CFA"/>
    <w:rsid w:val="00D44FF9"/>
    <w:rsid w:val="00D45131"/>
    <w:rsid w:val="00D452DF"/>
    <w:rsid w:val="00D45A50"/>
    <w:rsid w:val="00D45A94"/>
    <w:rsid w:val="00D45B4B"/>
    <w:rsid w:val="00D45C37"/>
    <w:rsid w:val="00D45D56"/>
    <w:rsid w:val="00D46019"/>
    <w:rsid w:val="00D4607F"/>
    <w:rsid w:val="00D465F1"/>
    <w:rsid w:val="00D46A44"/>
    <w:rsid w:val="00D46AD5"/>
    <w:rsid w:val="00D46FBD"/>
    <w:rsid w:val="00D47031"/>
    <w:rsid w:val="00D47506"/>
    <w:rsid w:val="00D4779A"/>
    <w:rsid w:val="00D4786E"/>
    <w:rsid w:val="00D47894"/>
    <w:rsid w:val="00D47921"/>
    <w:rsid w:val="00D47D2D"/>
    <w:rsid w:val="00D503B6"/>
    <w:rsid w:val="00D504EA"/>
    <w:rsid w:val="00D50680"/>
    <w:rsid w:val="00D50825"/>
    <w:rsid w:val="00D50BCA"/>
    <w:rsid w:val="00D50C0E"/>
    <w:rsid w:val="00D50F2C"/>
    <w:rsid w:val="00D51051"/>
    <w:rsid w:val="00D5177B"/>
    <w:rsid w:val="00D518D6"/>
    <w:rsid w:val="00D51C0C"/>
    <w:rsid w:val="00D51D08"/>
    <w:rsid w:val="00D523A2"/>
    <w:rsid w:val="00D52439"/>
    <w:rsid w:val="00D5261C"/>
    <w:rsid w:val="00D5264D"/>
    <w:rsid w:val="00D527AF"/>
    <w:rsid w:val="00D527B8"/>
    <w:rsid w:val="00D529B5"/>
    <w:rsid w:val="00D52B6C"/>
    <w:rsid w:val="00D52B93"/>
    <w:rsid w:val="00D52D0E"/>
    <w:rsid w:val="00D52D15"/>
    <w:rsid w:val="00D52E26"/>
    <w:rsid w:val="00D52E5B"/>
    <w:rsid w:val="00D52EA3"/>
    <w:rsid w:val="00D52EA5"/>
    <w:rsid w:val="00D5365B"/>
    <w:rsid w:val="00D53CEB"/>
    <w:rsid w:val="00D5407E"/>
    <w:rsid w:val="00D540D1"/>
    <w:rsid w:val="00D542DE"/>
    <w:rsid w:val="00D54359"/>
    <w:rsid w:val="00D5449B"/>
    <w:rsid w:val="00D54554"/>
    <w:rsid w:val="00D545D6"/>
    <w:rsid w:val="00D546A7"/>
    <w:rsid w:val="00D5477A"/>
    <w:rsid w:val="00D5481C"/>
    <w:rsid w:val="00D55220"/>
    <w:rsid w:val="00D5527C"/>
    <w:rsid w:val="00D552BA"/>
    <w:rsid w:val="00D5566D"/>
    <w:rsid w:val="00D55826"/>
    <w:rsid w:val="00D55899"/>
    <w:rsid w:val="00D55A5A"/>
    <w:rsid w:val="00D55C21"/>
    <w:rsid w:val="00D55D42"/>
    <w:rsid w:val="00D56139"/>
    <w:rsid w:val="00D56200"/>
    <w:rsid w:val="00D5639B"/>
    <w:rsid w:val="00D5644E"/>
    <w:rsid w:val="00D56458"/>
    <w:rsid w:val="00D564A8"/>
    <w:rsid w:val="00D565F6"/>
    <w:rsid w:val="00D56720"/>
    <w:rsid w:val="00D56725"/>
    <w:rsid w:val="00D56760"/>
    <w:rsid w:val="00D56765"/>
    <w:rsid w:val="00D56879"/>
    <w:rsid w:val="00D56A5A"/>
    <w:rsid w:val="00D56AE2"/>
    <w:rsid w:val="00D56BD5"/>
    <w:rsid w:val="00D56C44"/>
    <w:rsid w:val="00D56E7F"/>
    <w:rsid w:val="00D56F2B"/>
    <w:rsid w:val="00D57141"/>
    <w:rsid w:val="00D57580"/>
    <w:rsid w:val="00D57985"/>
    <w:rsid w:val="00D57AAF"/>
    <w:rsid w:val="00D57C60"/>
    <w:rsid w:val="00D57EAE"/>
    <w:rsid w:val="00D57F27"/>
    <w:rsid w:val="00D60352"/>
    <w:rsid w:val="00D60576"/>
    <w:rsid w:val="00D60667"/>
    <w:rsid w:val="00D607D3"/>
    <w:rsid w:val="00D60839"/>
    <w:rsid w:val="00D608AB"/>
    <w:rsid w:val="00D608F3"/>
    <w:rsid w:val="00D60B59"/>
    <w:rsid w:val="00D60C0F"/>
    <w:rsid w:val="00D60DCB"/>
    <w:rsid w:val="00D60E0F"/>
    <w:rsid w:val="00D6102C"/>
    <w:rsid w:val="00D610F4"/>
    <w:rsid w:val="00D6114B"/>
    <w:rsid w:val="00D6114F"/>
    <w:rsid w:val="00D611D2"/>
    <w:rsid w:val="00D6142B"/>
    <w:rsid w:val="00D61AC8"/>
    <w:rsid w:val="00D61BC6"/>
    <w:rsid w:val="00D61C25"/>
    <w:rsid w:val="00D61E59"/>
    <w:rsid w:val="00D62214"/>
    <w:rsid w:val="00D622C1"/>
    <w:rsid w:val="00D626F3"/>
    <w:rsid w:val="00D627B2"/>
    <w:rsid w:val="00D6295C"/>
    <w:rsid w:val="00D62A43"/>
    <w:rsid w:val="00D62B26"/>
    <w:rsid w:val="00D62B66"/>
    <w:rsid w:val="00D62CBC"/>
    <w:rsid w:val="00D62D80"/>
    <w:rsid w:val="00D62EE8"/>
    <w:rsid w:val="00D63084"/>
    <w:rsid w:val="00D630C0"/>
    <w:rsid w:val="00D63232"/>
    <w:rsid w:val="00D63247"/>
    <w:rsid w:val="00D6357E"/>
    <w:rsid w:val="00D636E4"/>
    <w:rsid w:val="00D63711"/>
    <w:rsid w:val="00D63916"/>
    <w:rsid w:val="00D63AC8"/>
    <w:rsid w:val="00D6421B"/>
    <w:rsid w:val="00D6432B"/>
    <w:rsid w:val="00D646B3"/>
    <w:rsid w:val="00D647C0"/>
    <w:rsid w:val="00D650DD"/>
    <w:rsid w:val="00D650FA"/>
    <w:rsid w:val="00D6599F"/>
    <w:rsid w:val="00D65A14"/>
    <w:rsid w:val="00D65A29"/>
    <w:rsid w:val="00D65A7C"/>
    <w:rsid w:val="00D65AE9"/>
    <w:rsid w:val="00D65CE8"/>
    <w:rsid w:val="00D65DE9"/>
    <w:rsid w:val="00D65F03"/>
    <w:rsid w:val="00D662BE"/>
    <w:rsid w:val="00D663B2"/>
    <w:rsid w:val="00D6651E"/>
    <w:rsid w:val="00D666C0"/>
    <w:rsid w:val="00D66782"/>
    <w:rsid w:val="00D6693F"/>
    <w:rsid w:val="00D66C78"/>
    <w:rsid w:val="00D674C3"/>
    <w:rsid w:val="00D6793F"/>
    <w:rsid w:val="00D67AE9"/>
    <w:rsid w:val="00D67B33"/>
    <w:rsid w:val="00D67FD6"/>
    <w:rsid w:val="00D70386"/>
    <w:rsid w:val="00D7056E"/>
    <w:rsid w:val="00D705E4"/>
    <w:rsid w:val="00D708E2"/>
    <w:rsid w:val="00D70B97"/>
    <w:rsid w:val="00D70C31"/>
    <w:rsid w:val="00D711C1"/>
    <w:rsid w:val="00D7135E"/>
    <w:rsid w:val="00D714AB"/>
    <w:rsid w:val="00D715FA"/>
    <w:rsid w:val="00D71AB9"/>
    <w:rsid w:val="00D71BDF"/>
    <w:rsid w:val="00D71D73"/>
    <w:rsid w:val="00D720A9"/>
    <w:rsid w:val="00D725F7"/>
    <w:rsid w:val="00D7274C"/>
    <w:rsid w:val="00D727E7"/>
    <w:rsid w:val="00D72853"/>
    <w:rsid w:val="00D728BB"/>
    <w:rsid w:val="00D72A7F"/>
    <w:rsid w:val="00D72BB4"/>
    <w:rsid w:val="00D72BCE"/>
    <w:rsid w:val="00D72E44"/>
    <w:rsid w:val="00D72E87"/>
    <w:rsid w:val="00D73071"/>
    <w:rsid w:val="00D731A2"/>
    <w:rsid w:val="00D735A0"/>
    <w:rsid w:val="00D73989"/>
    <w:rsid w:val="00D73C0A"/>
    <w:rsid w:val="00D73E3E"/>
    <w:rsid w:val="00D74103"/>
    <w:rsid w:val="00D743FA"/>
    <w:rsid w:val="00D74489"/>
    <w:rsid w:val="00D7453B"/>
    <w:rsid w:val="00D7473C"/>
    <w:rsid w:val="00D74856"/>
    <w:rsid w:val="00D74D4F"/>
    <w:rsid w:val="00D75190"/>
    <w:rsid w:val="00D758B6"/>
    <w:rsid w:val="00D758D5"/>
    <w:rsid w:val="00D75A66"/>
    <w:rsid w:val="00D75AFD"/>
    <w:rsid w:val="00D75B0C"/>
    <w:rsid w:val="00D75B25"/>
    <w:rsid w:val="00D75B8A"/>
    <w:rsid w:val="00D75DD7"/>
    <w:rsid w:val="00D762AF"/>
    <w:rsid w:val="00D763D5"/>
    <w:rsid w:val="00D763F0"/>
    <w:rsid w:val="00D76639"/>
    <w:rsid w:val="00D7698C"/>
    <w:rsid w:val="00D76AF7"/>
    <w:rsid w:val="00D76CBB"/>
    <w:rsid w:val="00D770F8"/>
    <w:rsid w:val="00D771D2"/>
    <w:rsid w:val="00D77279"/>
    <w:rsid w:val="00D7754A"/>
    <w:rsid w:val="00D777BC"/>
    <w:rsid w:val="00D778A3"/>
    <w:rsid w:val="00D77E5A"/>
    <w:rsid w:val="00D8005D"/>
    <w:rsid w:val="00D80126"/>
    <w:rsid w:val="00D8017C"/>
    <w:rsid w:val="00D801E0"/>
    <w:rsid w:val="00D802AF"/>
    <w:rsid w:val="00D804AB"/>
    <w:rsid w:val="00D8061B"/>
    <w:rsid w:val="00D806AF"/>
    <w:rsid w:val="00D807B7"/>
    <w:rsid w:val="00D8080F"/>
    <w:rsid w:val="00D80942"/>
    <w:rsid w:val="00D80A48"/>
    <w:rsid w:val="00D80A9F"/>
    <w:rsid w:val="00D80C39"/>
    <w:rsid w:val="00D80C56"/>
    <w:rsid w:val="00D80E79"/>
    <w:rsid w:val="00D80EB0"/>
    <w:rsid w:val="00D8111C"/>
    <w:rsid w:val="00D81705"/>
    <w:rsid w:val="00D81942"/>
    <w:rsid w:val="00D8203A"/>
    <w:rsid w:val="00D822B9"/>
    <w:rsid w:val="00D82CF8"/>
    <w:rsid w:val="00D82F63"/>
    <w:rsid w:val="00D8301C"/>
    <w:rsid w:val="00D8301D"/>
    <w:rsid w:val="00D8375C"/>
    <w:rsid w:val="00D83863"/>
    <w:rsid w:val="00D83D32"/>
    <w:rsid w:val="00D83FEC"/>
    <w:rsid w:val="00D84062"/>
    <w:rsid w:val="00D846DB"/>
    <w:rsid w:val="00D846DF"/>
    <w:rsid w:val="00D84766"/>
    <w:rsid w:val="00D84C28"/>
    <w:rsid w:val="00D84C45"/>
    <w:rsid w:val="00D84C76"/>
    <w:rsid w:val="00D84ED9"/>
    <w:rsid w:val="00D84F00"/>
    <w:rsid w:val="00D84F71"/>
    <w:rsid w:val="00D851E6"/>
    <w:rsid w:val="00D8535C"/>
    <w:rsid w:val="00D8552C"/>
    <w:rsid w:val="00D85904"/>
    <w:rsid w:val="00D859A1"/>
    <w:rsid w:val="00D85B20"/>
    <w:rsid w:val="00D85B40"/>
    <w:rsid w:val="00D85B4A"/>
    <w:rsid w:val="00D85CFD"/>
    <w:rsid w:val="00D85D82"/>
    <w:rsid w:val="00D866A6"/>
    <w:rsid w:val="00D86872"/>
    <w:rsid w:val="00D86AFF"/>
    <w:rsid w:val="00D86B1A"/>
    <w:rsid w:val="00D86BEB"/>
    <w:rsid w:val="00D86CA8"/>
    <w:rsid w:val="00D86E30"/>
    <w:rsid w:val="00D86EED"/>
    <w:rsid w:val="00D8705F"/>
    <w:rsid w:val="00D8721F"/>
    <w:rsid w:val="00D87394"/>
    <w:rsid w:val="00D874DF"/>
    <w:rsid w:val="00D8775E"/>
    <w:rsid w:val="00D87849"/>
    <w:rsid w:val="00D87C10"/>
    <w:rsid w:val="00D87C98"/>
    <w:rsid w:val="00D87ED3"/>
    <w:rsid w:val="00D901F5"/>
    <w:rsid w:val="00D9024C"/>
    <w:rsid w:val="00D90516"/>
    <w:rsid w:val="00D90691"/>
    <w:rsid w:val="00D9082D"/>
    <w:rsid w:val="00D90A41"/>
    <w:rsid w:val="00D90B5A"/>
    <w:rsid w:val="00D90ED6"/>
    <w:rsid w:val="00D90F2C"/>
    <w:rsid w:val="00D911DB"/>
    <w:rsid w:val="00D9124A"/>
    <w:rsid w:val="00D912B1"/>
    <w:rsid w:val="00D9158F"/>
    <w:rsid w:val="00D9176B"/>
    <w:rsid w:val="00D91B34"/>
    <w:rsid w:val="00D91C4D"/>
    <w:rsid w:val="00D91D18"/>
    <w:rsid w:val="00D91DFD"/>
    <w:rsid w:val="00D92449"/>
    <w:rsid w:val="00D9248B"/>
    <w:rsid w:val="00D927F5"/>
    <w:rsid w:val="00D9293D"/>
    <w:rsid w:val="00D92CDA"/>
    <w:rsid w:val="00D933C1"/>
    <w:rsid w:val="00D9379C"/>
    <w:rsid w:val="00D9383B"/>
    <w:rsid w:val="00D9391A"/>
    <w:rsid w:val="00D93E42"/>
    <w:rsid w:val="00D93E86"/>
    <w:rsid w:val="00D93ED0"/>
    <w:rsid w:val="00D93EEF"/>
    <w:rsid w:val="00D940F2"/>
    <w:rsid w:val="00D943F3"/>
    <w:rsid w:val="00D945BA"/>
    <w:rsid w:val="00D94949"/>
    <w:rsid w:val="00D94AE3"/>
    <w:rsid w:val="00D94B96"/>
    <w:rsid w:val="00D94BD5"/>
    <w:rsid w:val="00D950C3"/>
    <w:rsid w:val="00D95244"/>
    <w:rsid w:val="00D95262"/>
    <w:rsid w:val="00D953FB"/>
    <w:rsid w:val="00D95490"/>
    <w:rsid w:val="00D959FD"/>
    <w:rsid w:val="00D95BB8"/>
    <w:rsid w:val="00D95C4D"/>
    <w:rsid w:val="00D9602E"/>
    <w:rsid w:val="00D96802"/>
    <w:rsid w:val="00D968B3"/>
    <w:rsid w:val="00D96C7A"/>
    <w:rsid w:val="00D96C8F"/>
    <w:rsid w:val="00D96E49"/>
    <w:rsid w:val="00D96E59"/>
    <w:rsid w:val="00D9711B"/>
    <w:rsid w:val="00D97351"/>
    <w:rsid w:val="00D97359"/>
    <w:rsid w:val="00D977C5"/>
    <w:rsid w:val="00D978DC"/>
    <w:rsid w:val="00D97A5E"/>
    <w:rsid w:val="00D97E5E"/>
    <w:rsid w:val="00DA02CA"/>
    <w:rsid w:val="00DA0345"/>
    <w:rsid w:val="00DA06AC"/>
    <w:rsid w:val="00DA0B75"/>
    <w:rsid w:val="00DA0BA8"/>
    <w:rsid w:val="00DA0D86"/>
    <w:rsid w:val="00DA0E2B"/>
    <w:rsid w:val="00DA0E4B"/>
    <w:rsid w:val="00DA11E4"/>
    <w:rsid w:val="00DA124C"/>
    <w:rsid w:val="00DA13DA"/>
    <w:rsid w:val="00DA15A4"/>
    <w:rsid w:val="00DA1717"/>
    <w:rsid w:val="00DA174C"/>
    <w:rsid w:val="00DA1949"/>
    <w:rsid w:val="00DA1ACE"/>
    <w:rsid w:val="00DA1B66"/>
    <w:rsid w:val="00DA1C05"/>
    <w:rsid w:val="00DA1E37"/>
    <w:rsid w:val="00DA2154"/>
    <w:rsid w:val="00DA25D6"/>
    <w:rsid w:val="00DA26B3"/>
    <w:rsid w:val="00DA26D2"/>
    <w:rsid w:val="00DA2729"/>
    <w:rsid w:val="00DA28C7"/>
    <w:rsid w:val="00DA2AC5"/>
    <w:rsid w:val="00DA2B67"/>
    <w:rsid w:val="00DA2C0A"/>
    <w:rsid w:val="00DA2E2D"/>
    <w:rsid w:val="00DA31B1"/>
    <w:rsid w:val="00DA3417"/>
    <w:rsid w:val="00DA34F1"/>
    <w:rsid w:val="00DA3518"/>
    <w:rsid w:val="00DA3628"/>
    <w:rsid w:val="00DA377D"/>
    <w:rsid w:val="00DA3AA9"/>
    <w:rsid w:val="00DA3D89"/>
    <w:rsid w:val="00DA3F55"/>
    <w:rsid w:val="00DA40A6"/>
    <w:rsid w:val="00DA4399"/>
    <w:rsid w:val="00DA4408"/>
    <w:rsid w:val="00DA478F"/>
    <w:rsid w:val="00DA4836"/>
    <w:rsid w:val="00DA48AA"/>
    <w:rsid w:val="00DA4EA6"/>
    <w:rsid w:val="00DA4F31"/>
    <w:rsid w:val="00DA4FF9"/>
    <w:rsid w:val="00DA50C8"/>
    <w:rsid w:val="00DA51DF"/>
    <w:rsid w:val="00DA51F0"/>
    <w:rsid w:val="00DA5426"/>
    <w:rsid w:val="00DA5587"/>
    <w:rsid w:val="00DA5591"/>
    <w:rsid w:val="00DA5618"/>
    <w:rsid w:val="00DA576D"/>
    <w:rsid w:val="00DA58BA"/>
    <w:rsid w:val="00DA5AF4"/>
    <w:rsid w:val="00DA5B8B"/>
    <w:rsid w:val="00DA5D2D"/>
    <w:rsid w:val="00DA5D54"/>
    <w:rsid w:val="00DA5FE1"/>
    <w:rsid w:val="00DA614D"/>
    <w:rsid w:val="00DA619E"/>
    <w:rsid w:val="00DA6323"/>
    <w:rsid w:val="00DA638A"/>
    <w:rsid w:val="00DA6453"/>
    <w:rsid w:val="00DA6656"/>
    <w:rsid w:val="00DA69AB"/>
    <w:rsid w:val="00DA707B"/>
    <w:rsid w:val="00DA70AC"/>
    <w:rsid w:val="00DA71D9"/>
    <w:rsid w:val="00DA7282"/>
    <w:rsid w:val="00DA761A"/>
    <w:rsid w:val="00DA7682"/>
    <w:rsid w:val="00DA776F"/>
    <w:rsid w:val="00DA7A40"/>
    <w:rsid w:val="00DA7AA3"/>
    <w:rsid w:val="00DA7B31"/>
    <w:rsid w:val="00DA7B86"/>
    <w:rsid w:val="00DA7B97"/>
    <w:rsid w:val="00DA7EF8"/>
    <w:rsid w:val="00DA7F8C"/>
    <w:rsid w:val="00DB097D"/>
    <w:rsid w:val="00DB0B08"/>
    <w:rsid w:val="00DB0BD5"/>
    <w:rsid w:val="00DB0BF4"/>
    <w:rsid w:val="00DB0E9B"/>
    <w:rsid w:val="00DB0EA9"/>
    <w:rsid w:val="00DB0EC7"/>
    <w:rsid w:val="00DB0F42"/>
    <w:rsid w:val="00DB11D0"/>
    <w:rsid w:val="00DB138A"/>
    <w:rsid w:val="00DB1539"/>
    <w:rsid w:val="00DB1692"/>
    <w:rsid w:val="00DB16F8"/>
    <w:rsid w:val="00DB1718"/>
    <w:rsid w:val="00DB1994"/>
    <w:rsid w:val="00DB1A24"/>
    <w:rsid w:val="00DB1F71"/>
    <w:rsid w:val="00DB218C"/>
    <w:rsid w:val="00DB21BD"/>
    <w:rsid w:val="00DB2219"/>
    <w:rsid w:val="00DB232C"/>
    <w:rsid w:val="00DB243C"/>
    <w:rsid w:val="00DB2A6F"/>
    <w:rsid w:val="00DB3588"/>
    <w:rsid w:val="00DB3F09"/>
    <w:rsid w:val="00DB4061"/>
    <w:rsid w:val="00DB4143"/>
    <w:rsid w:val="00DB41EF"/>
    <w:rsid w:val="00DB4391"/>
    <w:rsid w:val="00DB444E"/>
    <w:rsid w:val="00DB45B9"/>
    <w:rsid w:val="00DB470B"/>
    <w:rsid w:val="00DB4AF5"/>
    <w:rsid w:val="00DB4D3B"/>
    <w:rsid w:val="00DB4D89"/>
    <w:rsid w:val="00DB4D9F"/>
    <w:rsid w:val="00DB4EC3"/>
    <w:rsid w:val="00DB4FB7"/>
    <w:rsid w:val="00DB5182"/>
    <w:rsid w:val="00DB54D0"/>
    <w:rsid w:val="00DB54D7"/>
    <w:rsid w:val="00DB550C"/>
    <w:rsid w:val="00DB5B96"/>
    <w:rsid w:val="00DB5D21"/>
    <w:rsid w:val="00DB6176"/>
    <w:rsid w:val="00DB61EA"/>
    <w:rsid w:val="00DB6492"/>
    <w:rsid w:val="00DB650E"/>
    <w:rsid w:val="00DB6738"/>
    <w:rsid w:val="00DB6A48"/>
    <w:rsid w:val="00DB6B6F"/>
    <w:rsid w:val="00DB6D1D"/>
    <w:rsid w:val="00DB6DB7"/>
    <w:rsid w:val="00DB6DE4"/>
    <w:rsid w:val="00DB6F3B"/>
    <w:rsid w:val="00DB6FDF"/>
    <w:rsid w:val="00DB7097"/>
    <w:rsid w:val="00DB70A2"/>
    <w:rsid w:val="00DB70A8"/>
    <w:rsid w:val="00DB7249"/>
    <w:rsid w:val="00DB7961"/>
    <w:rsid w:val="00DB7AF9"/>
    <w:rsid w:val="00DC0212"/>
    <w:rsid w:val="00DC0469"/>
    <w:rsid w:val="00DC0530"/>
    <w:rsid w:val="00DC0582"/>
    <w:rsid w:val="00DC07B2"/>
    <w:rsid w:val="00DC0959"/>
    <w:rsid w:val="00DC0B9F"/>
    <w:rsid w:val="00DC14FB"/>
    <w:rsid w:val="00DC15B1"/>
    <w:rsid w:val="00DC16BF"/>
    <w:rsid w:val="00DC1750"/>
    <w:rsid w:val="00DC1D41"/>
    <w:rsid w:val="00DC1FBE"/>
    <w:rsid w:val="00DC1FC5"/>
    <w:rsid w:val="00DC2832"/>
    <w:rsid w:val="00DC2A7A"/>
    <w:rsid w:val="00DC2A86"/>
    <w:rsid w:val="00DC2AA0"/>
    <w:rsid w:val="00DC2CC7"/>
    <w:rsid w:val="00DC2DA6"/>
    <w:rsid w:val="00DC2E9F"/>
    <w:rsid w:val="00DC3108"/>
    <w:rsid w:val="00DC330C"/>
    <w:rsid w:val="00DC367F"/>
    <w:rsid w:val="00DC37B5"/>
    <w:rsid w:val="00DC39BA"/>
    <w:rsid w:val="00DC39D5"/>
    <w:rsid w:val="00DC3F67"/>
    <w:rsid w:val="00DC4314"/>
    <w:rsid w:val="00DC459A"/>
    <w:rsid w:val="00DC467F"/>
    <w:rsid w:val="00DC48E6"/>
    <w:rsid w:val="00DC48EF"/>
    <w:rsid w:val="00DC4D8E"/>
    <w:rsid w:val="00DC52C4"/>
    <w:rsid w:val="00DC532D"/>
    <w:rsid w:val="00DC5406"/>
    <w:rsid w:val="00DC5410"/>
    <w:rsid w:val="00DC549B"/>
    <w:rsid w:val="00DC5617"/>
    <w:rsid w:val="00DC5806"/>
    <w:rsid w:val="00DC5875"/>
    <w:rsid w:val="00DC5AE5"/>
    <w:rsid w:val="00DC5F92"/>
    <w:rsid w:val="00DC6197"/>
    <w:rsid w:val="00DC628D"/>
    <w:rsid w:val="00DC63F1"/>
    <w:rsid w:val="00DC64FB"/>
    <w:rsid w:val="00DC6809"/>
    <w:rsid w:val="00DC6916"/>
    <w:rsid w:val="00DC6940"/>
    <w:rsid w:val="00DC696B"/>
    <w:rsid w:val="00DC6B35"/>
    <w:rsid w:val="00DC7078"/>
    <w:rsid w:val="00DC73B7"/>
    <w:rsid w:val="00DC73C0"/>
    <w:rsid w:val="00DC73E0"/>
    <w:rsid w:val="00DC74C6"/>
    <w:rsid w:val="00DC74E9"/>
    <w:rsid w:val="00DC7981"/>
    <w:rsid w:val="00DC7AB4"/>
    <w:rsid w:val="00DC7B80"/>
    <w:rsid w:val="00DC7CBA"/>
    <w:rsid w:val="00DC7CF9"/>
    <w:rsid w:val="00DC7D6C"/>
    <w:rsid w:val="00DC7F65"/>
    <w:rsid w:val="00DC7FC3"/>
    <w:rsid w:val="00DD0309"/>
    <w:rsid w:val="00DD040C"/>
    <w:rsid w:val="00DD0627"/>
    <w:rsid w:val="00DD083A"/>
    <w:rsid w:val="00DD0AB3"/>
    <w:rsid w:val="00DD0B90"/>
    <w:rsid w:val="00DD0CA0"/>
    <w:rsid w:val="00DD0CDA"/>
    <w:rsid w:val="00DD0CF8"/>
    <w:rsid w:val="00DD0DD0"/>
    <w:rsid w:val="00DD10B1"/>
    <w:rsid w:val="00DD1322"/>
    <w:rsid w:val="00DD137E"/>
    <w:rsid w:val="00DD13EF"/>
    <w:rsid w:val="00DD15BE"/>
    <w:rsid w:val="00DD199A"/>
    <w:rsid w:val="00DD19F3"/>
    <w:rsid w:val="00DD1AD7"/>
    <w:rsid w:val="00DD1ED5"/>
    <w:rsid w:val="00DD2420"/>
    <w:rsid w:val="00DD24DB"/>
    <w:rsid w:val="00DD27DA"/>
    <w:rsid w:val="00DD294D"/>
    <w:rsid w:val="00DD2C8F"/>
    <w:rsid w:val="00DD2ED0"/>
    <w:rsid w:val="00DD2FC1"/>
    <w:rsid w:val="00DD308C"/>
    <w:rsid w:val="00DD35F4"/>
    <w:rsid w:val="00DD36DB"/>
    <w:rsid w:val="00DD3793"/>
    <w:rsid w:val="00DD3883"/>
    <w:rsid w:val="00DD3919"/>
    <w:rsid w:val="00DD407E"/>
    <w:rsid w:val="00DD4382"/>
    <w:rsid w:val="00DD4387"/>
    <w:rsid w:val="00DD4636"/>
    <w:rsid w:val="00DD4762"/>
    <w:rsid w:val="00DD4A45"/>
    <w:rsid w:val="00DD4BB0"/>
    <w:rsid w:val="00DD50C6"/>
    <w:rsid w:val="00DD564B"/>
    <w:rsid w:val="00DD5717"/>
    <w:rsid w:val="00DD5A16"/>
    <w:rsid w:val="00DD5B96"/>
    <w:rsid w:val="00DD5C92"/>
    <w:rsid w:val="00DD5D27"/>
    <w:rsid w:val="00DD5DF4"/>
    <w:rsid w:val="00DD5F4D"/>
    <w:rsid w:val="00DD60AF"/>
    <w:rsid w:val="00DD62E4"/>
    <w:rsid w:val="00DD6470"/>
    <w:rsid w:val="00DD664B"/>
    <w:rsid w:val="00DD66AE"/>
    <w:rsid w:val="00DD679D"/>
    <w:rsid w:val="00DD6820"/>
    <w:rsid w:val="00DD69F1"/>
    <w:rsid w:val="00DD6A6E"/>
    <w:rsid w:val="00DD6C78"/>
    <w:rsid w:val="00DD6D5E"/>
    <w:rsid w:val="00DD72D7"/>
    <w:rsid w:val="00DD74D6"/>
    <w:rsid w:val="00DD75C8"/>
    <w:rsid w:val="00DD7702"/>
    <w:rsid w:val="00DD771A"/>
    <w:rsid w:val="00DD78FD"/>
    <w:rsid w:val="00DD795D"/>
    <w:rsid w:val="00DD79FB"/>
    <w:rsid w:val="00DD7A6A"/>
    <w:rsid w:val="00DD7CD1"/>
    <w:rsid w:val="00DE012D"/>
    <w:rsid w:val="00DE0164"/>
    <w:rsid w:val="00DE0272"/>
    <w:rsid w:val="00DE03C9"/>
    <w:rsid w:val="00DE09F9"/>
    <w:rsid w:val="00DE0AF9"/>
    <w:rsid w:val="00DE0EBA"/>
    <w:rsid w:val="00DE1296"/>
    <w:rsid w:val="00DE12C7"/>
    <w:rsid w:val="00DE1393"/>
    <w:rsid w:val="00DE142E"/>
    <w:rsid w:val="00DE14F3"/>
    <w:rsid w:val="00DE14F9"/>
    <w:rsid w:val="00DE191B"/>
    <w:rsid w:val="00DE2313"/>
    <w:rsid w:val="00DE256F"/>
    <w:rsid w:val="00DE2802"/>
    <w:rsid w:val="00DE2BB3"/>
    <w:rsid w:val="00DE3158"/>
    <w:rsid w:val="00DE3162"/>
    <w:rsid w:val="00DE3558"/>
    <w:rsid w:val="00DE3793"/>
    <w:rsid w:val="00DE3862"/>
    <w:rsid w:val="00DE3B69"/>
    <w:rsid w:val="00DE3BAC"/>
    <w:rsid w:val="00DE3C7B"/>
    <w:rsid w:val="00DE3DD3"/>
    <w:rsid w:val="00DE4030"/>
    <w:rsid w:val="00DE43B1"/>
    <w:rsid w:val="00DE464D"/>
    <w:rsid w:val="00DE4658"/>
    <w:rsid w:val="00DE49D5"/>
    <w:rsid w:val="00DE4A3C"/>
    <w:rsid w:val="00DE4B7F"/>
    <w:rsid w:val="00DE4E1B"/>
    <w:rsid w:val="00DE541C"/>
    <w:rsid w:val="00DE5451"/>
    <w:rsid w:val="00DE57D1"/>
    <w:rsid w:val="00DE5A7B"/>
    <w:rsid w:val="00DE5B4C"/>
    <w:rsid w:val="00DE5BE8"/>
    <w:rsid w:val="00DE5CB2"/>
    <w:rsid w:val="00DE5D3F"/>
    <w:rsid w:val="00DE5E01"/>
    <w:rsid w:val="00DE6130"/>
    <w:rsid w:val="00DE6311"/>
    <w:rsid w:val="00DE632A"/>
    <w:rsid w:val="00DE646A"/>
    <w:rsid w:val="00DE6531"/>
    <w:rsid w:val="00DE691B"/>
    <w:rsid w:val="00DE6AB0"/>
    <w:rsid w:val="00DE6DA2"/>
    <w:rsid w:val="00DE7049"/>
    <w:rsid w:val="00DE745C"/>
    <w:rsid w:val="00DE754E"/>
    <w:rsid w:val="00DE75F7"/>
    <w:rsid w:val="00DE7B0E"/>
    <w:rsid w:val="00DE7B9B"/>
    <w:rsid w:val="00DE7C33"/>
    <w:rsid w:val="00DE7D58"/>
    <w:rsid w:val="00DE7F7A"/>
    <w:rsid w:val="00DF0128"/>
    <w:rsid w:val="00DF02AC"/>
    <w:rsid w:val="00DF0425"/>
    <w:rsid w:val="00DF04AC"/>
    <w:rsid w:val="00DF06AC"/>
    <w:rsid w:val="00DF09CE"/>
    <w:rsid w:val="00DF1392"/>
    <w:rsid w:val="00DF13E2"/>
    <w:rsid w:val="00DF1512"/>
    <w:rsid w:val="00DF152A"/>
    <w:rsid w:val="00DF164B"/>
    <w:rsid w:val="00DF19C4"/>
    <w:rsid w:val="00DF1B2A"/>
    <w:rsid w:val="00DF1D67"/>
    <w:rsid w:val="00DF1DE2"/>
    <w:rsid w:val="00DF1FB1"/>
    <w:rsid w:val="00DF2062"/>
    <w:rsid w:val="00DF26C2"/>
    <w:rsid w:val="00DF2888"/>
    <w:rsid w:val="00DF2E23"/>
    <w:rsid w:val="00DF3029"/>
    <w:rsid w:val="00DF31F4"/>
    <w:rsid w:val="00DF33A2"/>
    <w:rsid w:val="00DF33E8"/>
    <w:rsid w:val="00DF38BF"/>
    <w:rsid w:val="00DF38DA"/>
    <w:rsid w:val="00DF3912"/>
    <w:rsid w:val="00DF3B26"/>
    <w:rsid w:val="00DF3BB0"/>
    <w:rsid w:val="00DF412F"/>
    <w:rsid w:val="00DF458F"/>
    <w:rsid w:val="00DF4712"/>
    <w:rsid w:val="00DF4EA5"/>
    <w:rsid w:val="00DF4F81"/>
    <w:rsid w:val="00DF50BE"/>
    <w:rsid w:val="00DF57BD"/>
    <w:rsid w:val="00DF5E19"/>
    <w:rsid w:val="00DF5EB4"/>
    <w:rsid w:val="00DF5F23"/>
    <w:rsid w:val="00DF615C"/>
    <w:rsid w:val="00DF6B68"/>
    <w:rsid w:val="00DF6BCD"/>
    <w:rsid w:val="00DF6C3C"/>
    <w:rsid w:val="00DF6E22"/>
    <w:rsid w:val="00DF6FAB"/>
    <w:rsid w:val="00DF70CC"/>
    <w:rsid w:val="00DF711B"/>
    <w:rsid w:val="00DF723B"/>
    <w:rsid w:val="00DF743D"/>
    <w:rsid w:val="00DF74CD"/>
    <w:rsid w:val="00DF7550"/>
    <w:rsid w:val="00DF760D"/>
    <w:rsid w:val="00DF76CE"/>
    <w:rsid w:val="00DF7757"/>
    <w:rsid w:val="00DF7862"/>
    <w:rsid w:val="00DF7920"/>
    <w:rsid w:val="00DF7A04"/>
    <w:rsid w:val="00DF7A20"/>
    <w:rsid w:val="00E00109"/>
    <w:rsid w:val="00E00203"/>
    <w:rsid w:val="00E00516"/>
    <w:rsid w:val="00E00696"/>
    <w:rsid w:val="00E006A6"/>
    <w:rsid w:val="00E009F2"/>
    <w:rsid w:val="00E00A32"/>
    <w:rsid w:val="00E00A92"/>
    <w:rsid w:val="00E00B9E"/>
    <w:rsid w:val="00E00CA1"/>
    <w:rsid w:val="00E00CB2"/>
    <w:rsid w:val="00E00FD4"/>
    <w:rsid w:val="00E012CB"/>
    <w:rsid w:val="00E013C1"/>
    <w:rsid w:val="00E015A7"/>
    <w:rsid w:val="00E0175A"/>
    <w:rsid w:val="00E01B7E"/>
    <w:rsid w:val="00E01EF2"/>
    <w:rsid w:val="00E021BF"/>
    <w:rsid w:val="00E02484"/>
    <w:rsid w:val="00E02792"/>
    <w:rsid w:val="00E02BF1"/>
    <w:rsid w:val="00E02C30"/>
    <w:rsid w:val="00E02C42"/>
    <w:rsid w:val="00E02D12"/>
    <w:rsid w:val="00E02E28"/>
    <w:rsid w:val="00E02EB5"/>
    <w:rsid w:val="00E03093"/>
    <w:rsid w:val="00E03237"/>
    <w:rsid w:val="00E0357D"/>
    <w:rsid w:val="00E03663"/>
    <w:rsid w:val="00E03C08"/>
    <w:rsid w:val="00E03C0D"/>
    <w:rsid w:val="00E03CEF"/>
    <w:rsid w:val="00E03F32"/>
    <w:rsid w:val="00E041D5"/>
    <w:rsid w:val="00E04649"/>
    <w:rsid w:val="00E04C38"/>
    <w:rsid w:val="00E04CEB"/>
    <w:rsid w:val="00E04D2A"/>
    <w:rsid w:val="00E04EA8"/>
    <w:rsid w:val="00E04EBF"/>
    <w:rsid w:val="00E04F59"/>
    <w:rsid w:val="00E050CF"/>
    <w:rsid w:val="00E05325"/>
    <w:rsid w:val="00E053C4"/>
    <w:rsid w:val="00E053E5"/>
    <w:rsid w:val="00E05607"/>
    <w:rsid w:val="00E0579C"/>
    <w:rsid w:val="00E05A63"/>
    <w:rsid w:val="00E05AB1"/>
    <w:rsid w:val="00E05B52"/>
    <w:rsid w:val="00E05C9B"/>
    <w:rsid w:val="00E05CC1"/>
    <w:rsid w:val="00E05F93"/>
    <w:rsid w:val="00E05FB7"/>
    <w:rsid w:val="00E06035"/>
    <w:rsid w:val="00E062F4"/>
    <w:rsid w:val="00E06740"/>
    <w:rsid w:val="00E0684A"/>
    <w:rsid w:val="00E06D4F"/>
    <w:rsid w:val="00E06D86"/>
    <w:rsid w:val="00E0715A"/>
    <w:rsid w:val="00E072A6"/>
    <w:rsid w:val="00E07430"/>
    <w:rsid w:val="00E075F4"/>
    <w:rsid w:val="00E079DF"/>
    <w:rsid w:val="00E07AB4"/>
    <w:rsid w:val="00E07CFA"/>
    <w:rsid w:val="00E07D05"/>
    <w:rsid w:val="00E07EC9"/>
    <w:rsid w:val="00E07F3A"/>
    <w:rsid w:val="00E100F9"/>
    <w:rsid w:val="00E104BE"/>
    <w:rsid w:val="00E1054B"/>
    <w:rsid w:val="00E10552"/>
    <w:rsid w:val="00E107F5"/>
    <w:rsid w:val="00E10C1D"/>
    <w:rsid w:val="00E10D5B"/>
    <w:rsid w:val="00E11003"/>
    <w:rsid w:val="00E110AD"/>
    <w:rsid w:val="00E11201"/>
    <w:rsid w:val="00E11433"/>
    <w:rsid w:val="00E11480"/>
    <w:rsid w:val="00E11655"/>
    <w:rsid w:val="00E11959"/>
    <w:rsid w:val="00E1195B"/>
    <w:rsid w:val="00E11DD7"/>
    <w:rsid w:val="00E1208F"/>
    <w:rsid w:val="00E122B7"/>
    <w:rsid w:val="00E124D4"/>
    <w:rsid w:val="00E12585"/>
    <w:rsid w:val="00E1258B"/>
    <w:rsid w:val="00E12803"/>
    <w:rsid w:val="00E12997"/>
    <w:rsid w:val="00E12ED1"/>
    <w:rsid w:val="00E13299"/>
    <w:rsid w:val="00E13456"/>
    <w:rsid w:val="00E136E6"/>
    <w:rsid w:val="00E13B11"/>
    <w:rsid w:val="00E13FD2"/>
    <w:rsid w:val="00E14469"/>
    <w:rsid w:val="00E1452F"/>
    <w:rsid w:val="00E14718"/>
    <w:rsid w:val="00E14754"/>
    <w:rsid w:val="00E1486F"/>
    <w:rsid w:val="00E149BD"/>
    <w:rsid w:val="00E14A62"/>
    <w:rsid w:val="00E14F4B"/>
    <w:rsid w:val="00E15094"/>
    <w:rsid w:val="00E150F0"/>
    <w:rsid w:val="00E15101"/>
    <w:rsid w:val="00E151AF"/>
    <w:rsid w:val="00E153B0"/>
    <w:rsid w:val="00E15AF7"/>
    <w:rsid w:val="00E15B06"/>
    <w:rsid w:val="00E15C73"/>
    <w:rsid w:val="00E15CFC"/>
    <w:rsid w:val="00E15FD4"/>
    <w:rsid w:val="00E160EE"/>
    <w:rsid w:val="00E16256"/>
    <w:rsid w:val="00E162B9"/>
    <w:rsid w:val="00E16329"/>
    <w:rsid w:val="00E1640E"/>
    <w:rsid w:val="00E167F1"/>
    <w:rsid w:val="00E16B2E"/>
    <w:rsid w:val="00E16CC7"/>
    <w:rsid w:val="00E16E33"/>
    <w:rsid w:val="00E16E46"/>
    <w:rsid w:val="00E173E2"/>
    <w:rsid w:val="00E17412"/>
    <w:rsid w:val="00E1744A"/>
    <w:rsid w:val="00E1766C"/>
    <w:rsid w:val="00E1776B"/>
    <w:rsid w:val="00E17A9A"/>
    <w:rsid w:val="00E17B1A"/>
    <w:rsid w:val="00E17B40"/>
    <w:rsid w:val="00E200B6"/>
    <w:rsid w:val="00E2030E"/>
    <w:rsid w:val="00E209B7"/>
    <w:rsid w:val="00E209D0"/>
    <w:rsid w:val="00E20BE0"/>
    <w:rsid w:val="00E20BFA"/>
    <w:rsid w:val="00E20FBC"/>
    <w:rsid w:val="00E21001"/>
    <w:rsid w:val="00E21204"/>
    <w:rsid w:val="00E212B3"/>
    <w:rsid w:val="00E21403"/>
    <w:rsid w:val="00E21489"/>
    <w:rsid w:val="00E214D8"/>
    <w:rsid w:val="00E217FE"/>
    <w:rsid w:val="00E218E4"/>
    <w:rsid w:val="00E21917"/>
    <w:rsid w:val="00E21A42"/>
    <w:rsid w:val="00E21CEF"/>
    <w:rsid w:val="00E21D00"/>
    <w:rsid w:val="00E21F13"/>
    <w:rsid w:val="00E22204"/>
    <w:rsid w:val="00E22321"/>
    <w:rsid w:val="00E224F4"/>
    <w:rsid w:val="00E22885"/>
    <w:rsid w:val="00E22D56"/>
    <w:rsid w:val="00E23104"/>
    <w:rsid w:val="00E2313D"/>
    <w:rsid w:val="00E231A6"/>
    <w:rsid w:val="00E231CB"/>
    <w:rsid w:val="00E23367"/>
    <w:rsid w:val="00E235AF"/>
    <w:rsid w:val="00E236CD"/>
    <w:rsid w:val="00E23B16"/>
    <w:rsid w:val="00E23C1F"/>
    <w:rsid w:val="00E23C32"/>
    <w:rsid w:val="00E23C9A"/>
    <w:rsid w:val="00E23E40"/>
    <w:rsid w:val="00E23F56"/>
    <w:rsid w:val="00E241A9"/>
    <w:rsid w:val="00E245B1"/>
    <w:rsid w:val="00E2477D"/>
    <w:rsid w:val="00E249F3"/>
    <w:rsid w:val="00E24A17"/>
    <w:rsid w:val="00E24B46"/>
    <w:rsid w:val="00E24B70"/>
    <w:rsid w:val="00E24DDF"/>
    <w:rsid w:val="00E250DE"/>
    <w:rsid w:val="00E250FB"/>
    <w:rsid w:val="00E2510D"/>
    <w:rsid w:val="00E25260"/>
    <w:rsid w:val="00E25512"/>
    <w:rsid w:val="00E25963"/>
    <w:rsid w:val="00E2641D"/>
    <w:rsid w:val="00E2643F"/>
    <w:rsid w:val="00E266CD"/>
    <w:rsid w:val="00E26BF8"/>
    <w:rsid w:val="00E27235"/>
    <w:rsid w:val="00E27336"/>
    <w:rsid w:val="00E2766F"/>
    <w:rsid w:val="00E27A1B"/>
    <w:rsid w:val="00E27A2F"/>
    <w:rsid w:val="00E27DBF"/>
    <w:rsid w:val="00E303AB"/>
    <w:rsid w:val="00E30744"/>
    <w:rsid w:val="00E309D6"/>
    <w:rsid w:val="00E30BA7"/>
    <w:rsid w:val="00E30D81"/>
    <w:rsid w:val="00E30E37"/>
    <w:rsid w:val="00E30F3D"/>
    <w:rsid w:val="00E31018"/>
    <w:rsid w:val="00E31292"/>
    <w:rsid w:val="00E31718"/>
    <w:rsid w:val="00E31C1B"/>
    <w:rsid w:val="00E320A6"/>
    <w:rsid w:val="00E3222A"/>
    <w:rsid w:val="00E325DB"/>
    <w:rsid w:val="00E326D2"/>
    <w:rsid w:val="00E326E9"/>
    <w:rsid w:val="00E3275D"/>
    <w:rsid w:val="00E327D6"/>
    <w:rsid w:val="00E32BC6"/>
    <w:rsid w:val="00E32C9D"/>
    <w:rsid w:val="00E32E09"/>
    <w:rsid w:val="00E3335F"/>
    <w:rsid w:val="00E335CE"/>
    <w:rsid w:val="00E336AA"/>
    <w:rsid w:val="00E337D2"/>
    <w:rsid w:val="00E33831"/>
    <w:rsid w:val="00E338E0"/>
    <w:rsid w:val="00E33911"/>
    <w:rsid w:val="00E33B0D"/>
    <w:rsid w:val="00E33E1C"/>
    <w:rsid w:val="00E33F79"/>
    <w:rsid w:val="00E33FBE"/>
    <w:rsid w:val="00E342E0"/>
    <w:rsid w:val="00E34313"/>
    <w:rsid w:val="00E34699"/>
    <w:rsid w:val="00E346D1"/>
    <w:rsid w:val="00E34BB8"/>
    <w:rsid w:val="00E34FAA"/>
    <w:rsid w:val="00E3550C"/>
    <w:rsid w:val="00E35601"/>
    <w:rsid w:val="00E35652"/>
    <w:rsid w:val="00E35741"/>
    <w:rsid w:val="00E35C0C"/>
    <w:rsid w:val="00E35E31"/>
    <w:rsid w:val="00E362F3"/>
    <w:rsid w:val="00E364FF"/>
    <w:rsid w:val="00E36631"/>
    <w:rsid w:val="00E366B4"/>
    <w:rsid w:val="00E36931"/>
    <w:rsid w:val="00E369E5"/>
    <w:rsid w:val="00E36B0A"/>
    <w:rsid w:val="00E36D49"/>
    <w:rsid w:val="00E36E7A"/>
    <w:rsid w:val="00E373C4"/>
    <w:rsid w:val="00E374E2"/>
    <w:rsid w:val="00E3755A"/>
    <w:rsid w:val="00E375A9"/>
    <w:rsid w:val="00E37729"/>
    <w:rsid w:val="00E378B4"/>
    <w:rsid w:val="00E37E49"/>
    <w:rsid w:val="00E37F56"/>
    <w:rsid w:val="00E37F6A"/>
    <w:rsid w:val="00E40636"/>
    <w:rsid w:val="00E40678"/>
    <w:rsid w:val="00E40716"/>
    <w:rsid w:val="00E40742"/>
    <w:rsid w:val="00E40769"/>
    <w:rsid w:val="00E408A1"/>
    <w:rsid w:val="00E408A8"/>
    <w:rsid w:val="00E4091E"/>
    <w:rsid w:val="00E40A2D"/>
    <w:rsid w:val="00E40B03"/>
    <w:rsid w:val="00E40EC0"/>
    <w:rsid w:val="00E40F70"/>
    <w:rsid w:val="00E40FD6"/>
    <w:rsid w:val="00E411C1"/>
    <w:rsid w:val="00E412B5"/>
    <w:rsid w:val="00E412C3"/>
    <w:rsid w:val="00E41469"/>
    <w:rsid w:val="00E414B3"/>
    <w:rsid w:val="00E41661"/>
    <w:rsid w:val="00E4183B"/>
    <w:rsid w:val="00E418E5"/>
    <w:rsid w:val="00E41B5D"/>
    <w:rsid w:val="00E4203C"/>
    <w:rsid w:val="00E42368"/>
    <w:rsid w:val="00E423F3"/>
    <w:rsid w:val="00E4248A"/>
    <w:rsid w:val="00E42A5D"/>
    <w:rsid w:val="00E42C14"/>
    <w:rsid w:val="00E42CA7"/>
    <w:rsid w:val="00E42CBA"/>
    <w:rsid w:val="00E42D24"/>
    <w:rsid w:val="00E42E85"/>
    <w:rsid w:val="00E43072"/>
    <w:rsid w:val="00E430B9"/>
    <w:rsid w:val="00E431CD"/>
    <w:rsid w:val="00E431DA"/>
    <w:rsid w:val="00E432CC"/>
    <w:rsid w:val="00E4331D"/>
    <w:rsid w:val="00E43398"/>
    <w:rsid w:val="00E433D2"/>
    <w:rsid w:val="00E434A0"/>
    <w:rsid w:val="00E434B9"/>
    <w:rsid w:val="00E43509"/>
    <w:rsid w:val="00E43812"/>
    <w:rsid w:val="00E43914"/>
    <w:rsid w:val="00E43D4A"/>
    <w:rsid w:val="00E43DAF"/>
    <w:rsid w:val="00E44210"/>
    <w:rsid w:val="00E44941"/>
    <w:rsid w:val="00E44C0C"/>
    <w:rsid w:val="00E44D60"/>
    <w:rsid w:val="00E44DB3"/>
    <w:rsid w:val="00E450A8"/>
    <w:rsid w:val="00E4523D"/>
    <w:rsid w:val="00E45288"/>
    <w:rsid w:val="00E4548B"/>
    <w:rsid w:val="00E455DE"/>
    <w:rsid w:val="00E45729"/>
    <w:rsid w:val="00E457AE"/>
    <w:rsid w:val="00E459B4"/>
    <w:rsid w:val="00E459FA"/>
    <w:rsid w:val="00E45BA9"/>
    <w:rsid w:val="00E45C89"/>
    <w:rsid w:val="00E45D9E"/>
    <w:rsid w:val="00E46011"/>
    <w:rsid w:val="00E4625F"/>
    <w:rsid w:val="00E462A2"/>
    <w:rsid w:val="00E468FA"/>
    <w:rsid w:val="00E46AF4"/>
    <w:rsid w:val="00E46BA1"/>
    <w:rsid w:val="00E46F3F"/>
    <w:rsid w:val="00E470FA"/>
    <w:rsid w:val="00E47198"/>
    <w:rsid w:val="00E477F5"/>
    <w:rsid w:val="00E47865"/>
    <w:rsid w:val="00E47890"/>
    <w:rsid w:val="00E4797C"/>
    <w:rsid w:val="00E479DC"/>
    <w:rsid w:val="00E47CCD"/>
    <w:rsid w:val="00E47D10"/>
    <w:rsid w:val="00E47E1C"/>
    <w:rsid w:val="00E47F94"/>
    <w:rsid w:val="00E47FA1"/>
    <w:rsid w:val="00E500A6"/>
    <w:rsid w:val="00E503BA"/>
    <w:rsid w:val="00E503F7"/>
    <w:rsid w:val="00E5062F"/>
    <w:rsid w:val="00E50721"/>
    <w:rsid w:val="00E5086A"/>
    <w:rsid w:val="00E508A0"/>
    <w:rsid w:val="00E50BBB"/>
    <w:rsid w:val="00E50C65"/>
    <w:rsid w:val="00E50F13"/>
    <w:rsid w:val="00E511E3"/>
    <w:rsid w:val="00E5123D"/>
    <w:rsid w:val="00E514B9"/>
    <w:rsid w:val="00E5197D"/>
    <w:rsid w:val="00E51A99"/>
    <w:rsid w:val="00E51C9E"/>
    <w:rsid w:val="00E523C0"/>
    <w:rsid w:val="00E524E9"/>
    <w:rsid w:val="00E52600"/>
    <w:rsid w:val="00E528E3"/>
    <w:rsid w:val="00E52B17"/>
    <w:rsid w:val="00E52C2B"/>
    <w:rsid w:val="00E5324E"/>
    <w:rsid w:val="00E53302"/>
    <w:rsid w:val="00E53B1F"/>
    <w:rsid w:val="00E53DC2"/>
    <w:rsid w:val="00E53FD4"/>
    <w:rsid w:val="00E54324"/>
    <w:rsid w:val="00E545AE"/>
    <w:rsid w:val="00E547E8"/>
    <w:rsid w:val="00E54BD7"/>
    <w:rsid w:val="00E54D33"/>
    <w:rsid w:val="00E54F9C"/>
    <w:rsid w:val="00E55000"/>
    <w:rsid w:val="00E55061"/>
    <w:rsid w:val="00E550AE"/>
    <w:rsid w:val="00E551A3"/>
    <w:rsid w:val="00E5528D"/>
    <w:rsid w:val="00E55427"/>
    <w:rsid w:val="00E55509"/>
    <w:rsid w:val="00E55676"/>
    <w:rsid w:val="00E55703"/>
    <w:rsid w:val="00E55751"/>
    <w:rsid w:val="00E5583C"/>
    <w:rsid w:val="00E5599D"/>
    <w:rsid w:val="00E559CC"/>
    <w:rsid w:val="00E55E6E"/>
    <w:rsid w:val="00E560F3"/>
    <w:rsid w:val="00E5616B"/>
    <w:rsid w:val="00E56368"/>
    <w:rsid w:val="00E568EC"/>
    <w:rsid w:val="00E569A3"/>
    <w:rsid w:val="00E56B90"/>
    <w:rsid w:val="00E570B1"/>
    <w:rsid w:val="00E57176"/>
    <w:rsid w:val="00E571F9"/>
    <w:rsid w:val="00E57220"/>
    <w:rsid w:val="00E57CF5"/>
    <w:rsid w:val="00E57E5A"/>
    <w:rsid w:val="00E60247"/>
    <w:rsid w:val="00E60B10"/>
    <w:rsid w:val="00E60C5F"/>
    <w:rsid w:val="00E60E10"/>
    <w:rsid w:val="00E60F36"/>
    <w:rsid w:val="00E60F49"/>
    <w:rsid w:val="00E611AF"/>
    <w:rsid w:val="00E6120E"/>
    <w:rsid w:val="00E617BE"/>
    <w:rsid w:val="00E619ED"/>
    <w:rsid w:val="00E61AA9"/>
    <w:rsid w:val="00E61EDC"/>
    <w:rsid w:val="00E62036"/>
    <w:rsid w:val="00E621B9"/>
    <w:rsid w:val="00E62234"/>
    <w:rsid w:val="00E6273D"/>
    <w:rsid w:val="00E6277E"/>
    <w:rsid w:val="00E62B98"/>
    <w:rsid w:val="00E62BE3"/>
    <w:rsid w:val="00E62D23"/>
    <w:rsid w:val="00E62EDB"/>
    <w:rsid w:val="00E63010"/>
    <w:rsid w:val="00E638A9"/>
    <w:rsid w:val="00E638D5"/>
    <w:rsid w:val="00E63922"/>
    <w:rsid w:val="00E63E46"/>
    <w:rsid w:val="00E63E68"/>
    <w:rsid w:val="00E64075"/>
    <w:rsid w:val="00E6427E"/>
    <w:rsid w:val="00E643A6"/>
    <w:rsid w:val="00E643F8"/>
    <w:rsid w:val="00E646DC"/>
    <w:rsid w:val="00E646EA"/>
    <w:rsid w:val="00E64852"/>
    <w:rsid w:val="00E64A5D"/>
    <w:rsid w:val="00E64CF0"/>
    <w:rsid w:val="00E65046"/>
    <w:rsid w:val="00E651FD"/>
    <w:rsid w:val="00E65200"/>
    <w:rsid w:val="00E6533D"/>
    <w:rsid w:val="00E653D8"/>
    <w:rsid w:val="00E654F4"/>
    <w:rsid w:val="00E65AF1"/>
    <w:rsid w:val="00E65E95"/>
    <w:rsid w:val="00E65F4E"/>
    <w:rsid w:val="00E662AB"/>
    <w:rsid w:val="00E6635D"/>
    <w:rsid w:val="00E66882"/>
    <w:rsid w:val="00E66D37"/>
    <w:rsid w:val="00E66E77"/>
    <w:rsid w:val="00E66F41"/>
    <w:rsid w:val="00E66F9D"/>
    <w:rsid w:val="00E67288"/>
    <w:rsid w:val="00E675CB"/>
    <w:rsid w:val="00E678E2"/>
    <w:rsid w:val="00E67B2E"/>
    <w:rsid w:val="00E67C75"/>
    <w:rsid w:val="00E67D18"/>
    <w:rsid w:val="00E67DA9"/>
    <w:rsid w:val="00E7002B"/>
    <w:rsid w:val="00E7022B"/>
    <w:rsid w:val="00E70333"/>
    <w:rsid w:val="00E70496"/>
    <w:rsid w:val="00E704AC"/>
    <w:rsid w:val="00E70583"/>
    <w:rsid w:val="00E706B6"/>
    <w:rsid w:val="00E70A4E"/>
    <w:rsid w:val="00E70AF8"/>
    <w:rsid w:val="00E70C9F"/>
    <w:rsid w:val="00E71097"/>
    <w:rsid w:val="00E710BB"/>
    <w:rsid w:val="00E71511"/>
    <w:rsid w:val="00E715AE"/>
    <w:rsid w:val="00E716D6"/>
    <w:rsid w:val="00E71840"/>
    <w:rsid w:val="00E71B0A"/>
    <w:rsid w:val="00E71CB6"/>
    <w:rsid w:val="00E71E57"/>
    <w:rsid w:val="00E71E9D"/>
    <w:rsid w:val="00E722C4"/>
    <w:rsid w:val="00E7262B"/>
    <w:rsid w:val="00E729A3"/>
    <w:rsid w:val="00E72B9D"/>
    <w:rsid w:val="00E7321C"/>
    <w:rsid w:val="00E7332E"/>
    <w:rsid w:val="00E733FC"/>
    <w:rsid w:val="00E73494"/>
    <w:rsid w:val="00E73733"/>
    <w:rsid w:val="00E73796"/>
    <w:rsid w:val="00E73968"/>
    <w:rsid w:val="00E73FA9"/>
    <w:rsid w:val="00E740A8"/>
    <w:rsid w:val="00E7447B"/>
    <w:rsid w:val="00E7480C"/>
    <w:rsid w:val="00E74A10"/>
    <w:rsid w:val="00E74B93"/>
    <w:rsid w:val="00E74D85"/>
    <w:rsid w:val="00E74E3C"/>
    <w:rsid w:val="00E74EF8"/>
    <w:rsid w:val="00E75171"/>
    <w:rsid w:val="00E751D0"/>
    <w:rsid w:val="00E7535E"/>
    <w:rsid w:val="00E753A2"/>
    <w:rsid w:val="00E755BA"/>
    <w:rsid w:val="00E75AF1"/>
    <w:rsid w:val="00E75DAA"/>
    <w:rsid w:val="00E77259"/>
    <w:rsid w:val="00E7770D"/>
    <w:rsid w:val="00E77842"/>
    <w:rsid w:val="00E77C33"/>
    <w:rsid w:val="00E77F25"/>
    <w:rsid w:val="00E80044"/>
    <w:rsid w:val="00E800EE"/>
    <w:rsid w:val="00E8020A"/>
    <w:rsid w:val="00E806A8"/>
    <w:rsid w:val="00E807FE"/>
    <w:rsid w:val="00E808BF"/>
    <w:rsid w:val="00E80DD1"/>
    <w:rsid w:val="00E80E3B"/>
    <w:rsid w:val="00E80FAF"/>
    <w:rsid w:val="00E811DC"/>
    <w:rsid w:val="00E8141A"/>
    <w:rsid w:val="00E81493"/>
    <w:rsid w:val="00E8155B"/>
    <w:rsid w:val="00E8156E"/>
    <w:rsid w:val="00E81719"/>
    <w:rsid w:val="00E818B7"/>
    <w:rsid w:val="00E81938"/>
    <w:rsid w:val="00E819B9"/>
    <w:rsid w:val="00E81E62"/>
    <w:rsid w:val="00E81EC3"/>
    <w:rsid w:val="00E81F61"/>
    <w:rsid w:val="00E82263"/>
    <w:rsid w:val="00E82279"/>
    <w:rsid w:val="00E824C6"/>
    <w:rsid w:val="00E824D0"/>
    <w:rsid w:val="00E82B59"/>
    <w:rsid w:val="00E8342E"/>
    <w:rsid w:val="00E836D9"/>
    <w:rsid w:val="00E83896"/>
    <w:rsid w:val="00E838C2"/>
    <w:rsid w:val="00E838E0"/>
    <w:rsid w:val="00E8391D"/>
    <w:rsid w:val="00E83B60"/>
    <w:rsid w:val="00E83EA6"/>
    <w:rsid w:val="00E84128"/>
    <w:rsid w:val="00E8416D"/>
    <w:rsid w:val="00E84377"/>
    <w:rsid w:val="00E844AF"/>
    <w:rsid w:val="00E84615"/>
    <w:rsid w:val="00E847B9"/>
    <w:rsid w:val="00E84D9B"/>
    <w:rsid w:val="00E8528F"/>
    <w:rsid w:val="00E855F8"/>
    <w:rsid w:val="00E856DC"/>
    <w:rsid w:val="00E85AF6"/>
    <w:rsid w:val="00E85C42"/>
    <w:rsid w:val="00E85CC0"/>
    <w:rsid w:val="00E860E8"/>
    <w:rsid w:val="00E863F7"/>
    <w:rsid w:val="00E86674"/>
    <w:rsid w:val="00E866CB"/>
    <w:rsid w:val="00E86714"/>
    <w:rsid w:val="00E86B80"/>
    <w:rsid w:val="00E86BDA"/>
    <w:rsid w:val="00E87230"/>
    <w:rsid w:val="00E87478"/>
    <w:rsid w:val="00E874B4"/>
    <w:rsid w:val="00E875C0"/>
    <w:rsid w:val="00E87887"/>
    <w:rsid w:val="00E87C48"/>
    <w:rsid w:val="00E87D4B"/>
    <w:rsid w:val="00E90143"/>
    <w:rsid w:val="00E9027E"/>
    <w:rsid w:val="00E903DE"/>
    <w:rsid w:val="00E9058B"/>
    <w:rsid w:val="00E90613"/>
    <w:rsid w:val="00E906D3"/>
    <w:rsid w:val="00E909AD"/>
    <w:rsid w:val="00E90C5C"/>
    <w:rsid w:val="00E90D05"/>
    <w:rsid w:val="00E90E85"/>
    <w:rsid w:val="00E90EB0"/>
    <w:rsid w:val="00E90FEC"/>
    <w:rsid w:val="00E9135C"/>
    <w:rsid w:val="00E9182C"/>
    <w:rsid w:val="00E91995"/>
    <w:rsid w:val="00E91C6E"/>
    <w:rsid w:val="00E91D6E"/>
    <w:rsid w:val="00E91E01"/>
    <w:rsid w:val="00E91F33"/>
    <w:rsid w:val="00E92268"/>
    <w:rsid w:val="00E92710"/>
    <w:rsid w:val="00E9320A"/>
    <w:rsid w:val="00E93225"/>
    <w:rsid w:val="00E9331E"/>
    <w:rsid w:val="00E93583"/>
    <w:rsid w:val="00E93786"/>
    <w:rsid w:val="00E9385B"/>
    <w:rsid w:val="00E93879"/>
    <w:rsid w:val="00E93885"/>
    <w:rsid w:val="00E938B6"/>
    <w:rsid w:val="00E93B04"/>
    <w:rsid w:val="00E943C3"/>
    <w:rsid w:val="00E944B1"/>
    <w:rsid w:val="00E947B3"/>
    <w:rsid w:val="00E949D1"/>
    <w:rsid w:val="00E94A7A"/>
    <w:rsid w:val="00E94D61"/>
    <w:rsid w:val="00E94DAD"/>
    <w:rsid w:val="00E950DC"/>
    <w:rsid w:val="00E953C0"/>
    <w:rsid w:val="00E95411"/>
    <w:rsid w:val="00E95497"/>
    <w:rsid w:val="00E958BD"/>
    <w:rsid w:val="00E959FA"/>
    <w:rsid w:val="00E95A73"/>
    <w:rsid w:val="00E95B9F"/>
    <w:rsid w:val="00E95C41"/>
    <w:rsid w:val="00E95D4B"/>
    <w:rsid w:val="00E95F32"/>
    <w:rsid w:val="00E96263"/>
    <w:rsid w:val="00E96289"/>
    <w:rsid w:val="00E96453"/>
    <w:rsid w:val="00E965EC"/>
    <w:rsid w:val="00E96A84"/>
    <w:rsid w:val="00E96C1C"/>
    <w:rsid w:val="00E96CDC"/>
    <w:rsid w:val="00E96D20"/>
    <w:rsid w:val="00E96E9D"/>
    <w:rsid w:val="00E96F53"/>
    <w:rsid w:val="00E96F59"/>
    <w:rsid w:val="00E97110"/>
    <w:rsid w:val="00E9723E"/>
    <w:rsid w:val="00E9724D"/>
    <w:rsid w:val="00E97823"/>
    <w:rsid w:val="00E97945"/>
    <w:rsid w:val="00E97EA0"/>
    <w:rsid w:val="00EA00D2"/>
    <w:rsid w:val="00EA0128"/>
    <w:rsid w:val="00EA0255"/>
    <w:rsid w:val="00EA0381"/>
    <w:rsid w:val="00EA0585"/>
    <w:rsid w:val="00EA0A14"/>
    <w:rsid w:val="00EA16FF"/>
    <w:rsid w:val="00EA1716"/>
    <w:rsid w:val="00EA1833"/>
    <w:rsid w:val="00EA1A53"/>
    <w:rsid w:val="00EA1B4C"/>
    <w:rsid w:val="00EA1DEA"/>
    <w:rsid w:val="00EA1E8F"/>
    <w:rsid w:val="00EA278F"/>
    <w:rsid w:val="00EA28BA"/>
    <w:rsid w:val="00EA2AA9"/>
    <w:rsid w:val="00EA2D69"/>
    <w:rsid w:val="00EA36D5"/>
    <w:rsid w:val="00EA3777"/>
    <w:rsid w:val="00EA3911"/>
    <w:rsid w:val="00EA39DA"/>
    <w:rsid w:val="00EA3F16"/>
    <w:rsid w:val="00EA3F3B"/>
    <w:rsid w:val="00EA3FF3"/>
    <w:rsid w:val="00EA410A"/>
    <w:rsid w:val="00EA452B"/>
    <w:rsid w:val="00EA472F"/>
    <w:rsid w:val="00EA488F"/>
    <w:rsid w:val="00EA490A"/>
    <w:rsid w:val="00EA4C9C"/>
    <w:rsid w:val="00EA4D66"/>
    <w:rsid w:val="00EA518B"/>
    <w:rsid w:val="00EA52CF"/>
    <w:rsid w:val="00EA539F"/>
    <w:rsid w:val="00EA5474"/>
    <w:rsid w:val="00EA5490"/>
    <w:rsid w:val="00EA54E8"/>
    <w:rsid w:val="00EA57D2"/>
    <w:rsid w:val="00EA599A"/>
    <w:rsid w:val="00EA5BDF"/>
    <w:rsid w:val="00EA5DB2"/>
    <w:rsid w:val="00EA5E1D"/>
    <w:rsid w:val="00EA63F7"/>
    <w:rsid w:val="00EA67D0"/>
    <w:rsid w:val="00EA6C54"/>
    <w:rsid w:val="00EA6E1C"/>
    <w:rsid w:val="00EA6E64"/>
    <w:rsid w:val="00EA704E"/>
    <w:rsid w:val="00EA71A8"/>
    <w:rsid w:val="00EA7553"/>
    <w:rsid w:val="00EA772B"/>
    <w:rsid w:val="00EA77F1"/>
    <w:rsid w:val="00EA7811"/>
    <w:rsid w:val="00EA784C"/>
    <w:rsid w:val="00EA7C32"/>
    <w:rsid w:val="00EA7C9D"/>
    <w:rsid w:val="00EB029B"/>
    <w:rsid w:val="00EB043A"/>
    <w:rsid w:val="00EB0747"/>
    <w:rsid w:val="00EB0917"/>
    <w:rsid w:val="00EB0995"/>
    <w:rsid w:val="00EB09EC"/>
    <w:rsid w:val="00EB0DB1"/>
    <w:rsid w:val="00EB1634"/>
    <w:rsid w:val="00EB19A7"/>
    <w:rsid w:val="00EB19C2"/>
    <w:rsid w:val="00EB1B5B"/>
    <w:rsid w:val="00EB1EF8"/>
    <w:rsid w:val="00EB1F9D"/>
    <w:rsid w:val="00EB223B"/>
    <w:rsid w:val="00EB22BE"/>
    <w:rsid w:val="00EB22D4"/>
    <w:rsid w:val="00EB23D2"/>
    <w:rsid w:val="00EB23F7"/>
    <w:rsid w:val="00EB28C1"/>
    <w:rsid w:val="00EB2AEE"/>
    <w:rsid w:val="00EB2C8C"/>
    <w:rsid w:val="00EB2E5A"/>
    <w:rsid w:val="00EB2F21"/>
    <w:rsid w:val="00EB3212"/>
    <w:rsid w:val="00EB3465"/>
    <w:rsid w:val="00EB34A3"/>
    <w:rsid w:val="00EB3840"/>
    <w:rsid w:val="00EB38A0"/>
    <w:rsid w:val="00EB3ED8"/>
    <w:rsid w:val="00EB3F05"/>
    <w:rsid w:val="00EB3F06"/>
    <w:rsid w:val="00EB4075"/>
    <w:rsid w:val="00EB413B"/>
    <w:rsid w:val="00EB414B"/>
    <w:rsid w:val="00EB431A"/>
    <w:rsid w:val="00EB4440"/>
    <w:rsid w:val="00EB448C"/>
    <w:rsid w:val="00EB4496"/>
    <w:rsid w:val="00EB45CD"/>
    <w:rsid w:val="00EB469A"/>
    <w:rsid w:val="00EB4870"/>
    <w:rsid w:val="00EB4D69"/>
    <w:rsid w:val="00EB4ED1"/>
    <w:rsid w:val="00EB4FDA"/>
    <w:rsid w:val="00EB503A"/>
    <w:rsid w:val="00EB5058"/>
    <w:rsid w:val="00EB50C1"/>
    <w:rsid w:val="00EB523E"/>
    <w:rsid w:val="00EB5644"/>
    <w:rsid w:val="00EB5677"/>
    <w:rsid w:val="00EB58F4"/>
    <w:rsid w:val="00EB5AA3"/>
    <w:rsid w:val="00EB5CEF"/>
    <w:rsid w:val="00EB5CF1"/>
    <w:rsid w:val="00EB5D68"/>
    <w:rsid w:val="00EB5F3E"/>
    <w:rsid w:val="00EB621E"/>
    <w:rsid w:val="00EB67A8"/>
    <w:rsid w:val="00EB695A"/>
    <w:rsid w:val="00EB6B4D"/>
    <w:rsid w:val="00EB6D06"/>
    <w:rsid w:val="00EB7362"/>
    <w:rsid w:val="00EB7391"/>
    <w:rsid w:val="00EB73B6"/>
    <w:rsid w:val="00EB7499"/>
    <w:rsid w:val="00EB7AB4"/>
    <w:rsid w:val="00EB7E51"/>
    <w:rsid w:val="00EB7ECA"/>
    <w:rsid w:val="00EB7F1F"/>
    <w:rsid w:val="00EC0034"/>
    <w:rsid w:val="00EC0094"/>
    <w:rsid w:val="00EC013C"/>
    <w:rsid w:val="00EC015F"/>
    <w:rsid w:val="00EC04B6"/>
    <w:rsid w:val="00EC0AC9"/>
    <w:rsid w:val="00EC0DF1"/>
    <w:rsid w:val="00EC0FA1"/>
    <w:rsid w:val="00EC10F6"/>
    <w:rsid w:val="00EC11F7"/>
    <w:rsid w:val="00EC1215"/>
    <w:rsid w:val="00EC129E"/>
    <w:rsid w:val="00EC13F5"/>
    <w:rsid w:val="00EC15A0"/>
    <w:rsid w:val="00EC16EB"/>
    <w:rsid w:val="00EC1926"/>
    <w:rsid w:val="00EC1BB1"/>
    <w:rsid w:val="00EC1BF0"/>
    <w:rsid w:val="00EC1CA6"/>
    <w:rsid w:val="00EC1D0D"/>
    <w:rsid w:val="00EC1D6B"/>
    <w:rsid w:val="00EC1E4C"/>
    <w:rsid w:val="00EC1E7C"/>
    <w:rsid w:val="00EC20C9"/>
    <w:rsid w:val="00EC2273"/>
    <w:rsid w:val="00EC22BF"/>
    <w:rsid w:val="00EC2346"/>
    <w:rsid w:val="00EC23D6"/>
    <w:rsid w:val="00EC2432"/>
    <w:rsid w:val="00EC2459"/>
    <w:rsid w:val="00EC247C"/>
    <w:rsid w:val="00EC25C4"/>
    <w:rsid w:val="00EC283E"/>
    <w:rsid w:val="00EC2DEB"/>
    <w:rsid w:val="00EC30A3"/>
    <w:rsid w:val="00EC324D"/>
    <w:rsid w:val="00EC330A"/>
    <w:rsid w:val="00EC33BD"/>
    <w:rsid w:val="00EC348A"/>
    <w:rsid w:val="00EC3583"/>
    <w:rsid w:val="00EC3B45"/>
    <w:rsid w:val="00EC3CB7"/>
    <w:rsid w:val="00EC3D61"/>
    <w:rsid w:val="00EC3FF7"/>
    <w:rsid w:val="00EC4064"/>
    <w:rsid w:val="00EC4099"/>
    <w:rsid w:val="00EC4399"/>
    <w:rsid w:val="00EC44F9"/>
    <w:rsid w:val="00EC4553"/>
    <w:rsid w:val="00EC4814"/>
    <w:rsid w:val="00EC491C"/>
    <w:rsid w:val="00EC4BDA"/>
    <w:rsid w:val="00EC4EE1"/>
    <w:rsid w:val="00EC4FA8"/>
    <w:rsid w:val="00EC511B"/>
    <w:rsid w:val="00EC51A6"/>
    <w:rsid w:val="00EC532F"/>
    <w:rsid w:val="00EC53B6"/>
    <w:rsid w:val="00EC54B0"/>
    <w:rsid w:val="00EC54DC"/>
    <w:rsid w:val="00EC556E"/>
    <w:rsid w:val="00EC572C"/>
    <w:rsid w:val="00EC58B3"/>
    <w:rsid w:val="00EC59AF"/>
    <w:rsid w:val="00EC5C61"/>
    <w:rsid w:val="00EC5CFC"/>
    <w:rsid w:val="00EC6078"/>
    <w:rsid w:val="00EC60F8"/>
    <w:rsid w:val="00EC61ED"/>
    <w:rsid w:val="00EC6230"/>
    <w:rsid w:val="00EC6386"/>
    <w:rsid w:val="00EC64A0"/>
    <w:rsid w:val="00EC6952"/>
    <w:rsid w:val="00EC6ABD"/>
    <w:rsid w:val="00EC6B09"/>
    <w:rsid w:val="00EC6DD6"/>
    <w:rsid w:val="00EC6EBD"/>
    <w:rsid w:val="00EC7004"/>
    <w:rsid w:val="00EC7081"/>
    <w:rsid w:val="00EC7406"/>
    <w:rsid w:val="00EC749C"/>
    <w:rsid w:val="00EC77F2"/>
    <w:rsid w:val="00EC7811"/>
    <w:rsid w:val="00EC7A29"/>
    <w:rsid w:val="00EC7D21"/>
    <w:rsid w:val="00EC7EB7"/>
    <w:rsid w:val="00EC7F47"/>
    <w:rsid w:val="00ED013A"/>
    <w:rsid w:val="00ED0549"/>
    <w:rsid w:val="00ED069D"/>
    <w:rsid w:val="00ED06C2"/>
    <w:rsid w:val="00ED0934"/>
    <w:rsid w:val="00ED0BD5"/>
    <w:rsid w:val="00ED0C05"/>
    <w:rsid w:val="00ED0C75"/>
    <w:rsid w:val="00ED0CC0"/>
    <w:rsid w:val="00ED0D39"/>
    <w:rsid w:val="00ED0E59"/>
    <w:rsid w:val="00ED0E5B"/>
    <w:rsid w:val="00ED0F38"/>
    <w:rsid w:val="00ED0F63"/>
    <w:rsid w:val="00ED103F"/>
    <w:rsid w:val="00ED11A4"/>
    <w:rsid w:val="00ED1386"/>
    <w:rsid w:val="00ED14D7"/>
    <w:rsid w:val="00ED17AC"/>
    <w:rsid w:val="00ED18A4"/>
    <w:rsid w:val="00ED192B"/>
    <w:rsid w:val="00ED1EB6"/>
    <w:rsid w:val="00ED23CE"/>
    <w:rsid w:val="00ED2411"/>
    <w:rsid w:val="00ED25AC"/>
    <w:rsid w:val="00ED267E"/>
    <w:rsid w:val="00ED293F"/>
    <w:rsid w:val="00ED33A8"/>
    <w:rsid w:val="00ED3A47"/>
    <w:rsid w:val="00ED3CEA"/>
    <w:rsid w:val="00ED3D96"/>
    <w:rsid w:val="00ED403F"/>
    <w:rsid w:val="00ED423A"/>
    <w:rsid w:val="00ED434B"/>
    <w:rsid w:val="00ED46E4"/>
    <w:rsid w:val="00ED487F"/>
    <w:rsid w:val="00ED4A99"/>
    <w:rsid w:val="00ED4C2B"/>
    <w:rsid w:val="00ED4D43"/>
    <w:rsid w:val="00ED4D6C"/>
    <w:rsid w:val="00ED4D8B"/>
    <w:rsid w:val="00ED4EE3"/>
    <w:rsid w:val="00ED52B1"/>
    <w:rsid w:val="00ED53AB"/>
    <w:rsid w:val="00ED5445"/>
    <w:rsid w:val="00ED57D3"/>
    <w:rsid w:val="00ED59BE"/>
    <w:rsid w:val="00ED5A49"/>
    <w:rsid w:val="00ED5B83"/>
    <w:rsid w:val="00ED6190"/>
    <w:rsid w:val="00ED6211"/>
    <w:rsid w:val="00ED626B"/>
    <w:rsid w:val="00ED6476"/>
    <w:rsid w:val="00ED6709"/>
    <w:rsid w:val="00ED6796"/>
    <w:rsid w:val="00ED6870"/>
    <w:rsid w:val="00ED68AD"/>
    <w:rsid w:val="00ED6A28"/>
    <w:rsid w:val="00ED702A"/>
    <w:rsid w:val="00ED7224"/>
    <w:rsid w:val="00ED7656"/>
    <w:rsid w:val="00ED7876"/>
    <w:rsid w:val="00ED7B4E"/>
    <w:rsid w:val="00ED7FA7"/>
    <w:rsid w:val="00EE0CC1"/>
    <w:rsid w:val="00EE0E67"/>
    <w:rsid w:val="00EE0F4B"/>
    <w:rsid w:val="00EE124E"/>
    <w:rsid w:val="00EE144E"/>
    <w:rsid w:val="00EE1771"/>
    <w:rsid w:val="00EE18B1"/>
    <w:rsid w:val="00EE1981"/>
    <w:rsid w:val="00EE19EB"/>
    <w:rsid w:val="00EE1BEA"/>
    <w:rsid w:val="00EE1FB3"/>
    <w:rsid w:val="00EE2545"/>
    <w:rsid w:val="00EE26D9"/>
    <w:rsid w:val="00EE2DFF"/>
    <w:rsid w:val="00EE2FA1"/>
    <w:rsid w:val="00EE2FD2"/>
    <w:rsid w:val="00EE310E"/>
    <w:rsid w:val="00EE3227"/>
    <w:rsid w:val="00EE386A"/>
    <w:rsid w:val="00EE38CB"/>
    <w:rsid w:val="00EE4185"/>
    <w:rsid w:val="00EE4266"/>
    <w:rsid w:val="00EE4486"/>
    <w:rsid w:val="00EE44ED"/>
    <w:rsid w:val="00EE46C0"/>
    <w:rsid w:val="00EE47EF"/>
    <w:rsid w:val="00EE4D62"/>
    <w:rsid w:val="00EE4E20"/>
    <w:rsid w:val="00EE4E2D"/>
    <w:rsid w:val="00EE4F3B"/>
    <w:rsid w:val="00EE518A"/>
    <w:rsid w:val="00EE51F8"/>
    <w:rsid w:val="00EE5673"/>
    <w:rsid w:val="00EE56B3"/>
    <w:rsid w:val="00EE5AE7"/>
    <w:rsid w:val="00EE5B0D"/>
    <w:rsid w:val="00EE5F73"/>
    <w:rsid w:val="00EE628C"/>
    <w:rsid w:val="00EE636F"/>
    <w:rsid w:val="00EE6477"/>
    <w:rsid w:val="00EE6563"/>
    <w:rsid w:val="00EE6906"/>
    <w:rsid w:val="00EE6B58"/>
    <w:rsid w:val="00EE6CBD"/>
    <w:rsid w:val="00EE6E13"/>
    <w:rsid w:val="00EE6EEE"/>
    <w:rsid w:val="00EE740B"/>
    <w:rsid w:val="00EE7A56"/>
    <w:rsid w:val="00EE7FE3"/>
    <w:rsid w:val="00EF02C4"/>
    <w:rsid w:val="00EF0307"/>
    <w:rsid w:val="00EF0658"/>
    <w:rsid w:val="00EF0ABD"/>
    <w:rsid w:val="00EF0C49"/>
    <w:rsid w:val="00EF0CA1"/>
    <w:rsid w:val="00EF1264"/>
    <w:rsid w:val="00EF131A"/>
    <w:rsid w:val="00EF143C"/>
    <w:rsid w:val="00EF164C"/>
    <w:rsid w:val="00EF1A67"/>
    <w:rsid w:val="00EF1B57"/>
    <w:rsid w:val="00EF1CFA"/>
    <w:rsid w:val="00EF2013"/>
    <w:rsid w:val="00EF224E"/>
    <w:rsid w:val="00EF2334"/>
    <w:rsid w:val="00EF2768"/>
    <w:rsid w:val="00EF27BC"/>
    <w:rsid w:val="00EF285D"/>
    <w:rsid w:val="00EF296D"/>
    <w:rsid w:val="00EF2E16"/>
    <w:rsid w:val="00EF305F"/>
    <w:rsid w:val="00EF33B0"/>
    <w:rsid w:val="00EF3842"/>
    <w:rsid w:val="00EF3883"/>
    <w:rsid w:val="00EF392A"/>
    <w:rsid w:val="00EF3B78"/>
    <w:rsid w:val="00EF3C98"/>
    <w:rsid w:val="00EF3E30"/>
    <w:rsid w:val="00EF4092"/>
    <w:rsid w:val="00EF40AF"/>
    <w:rsid w:val="00EF411D"/>
    <w:rsid w:val="00EF42FC"/>
    <w:rsid w:val="00EF4341"/>
    <w:rsid w:val="00EF4384"/>
    <w:rsid w:val="00EF4575"/>
    <w:rsid w:val="00EF45A7"/>
    <w:rsid w:val="00EF46A6"/>
    <w:rsid w:val="00EF4CA6"/>
    <w:rsid w:val="00EF4CFD"/>
    <w:rsid w:val="00EF4E0F"/>
    <w:rsid w:val="00EF4E6D"/>
    <w:rsid w:val="00EF4ED5"/>
    <w:rsid w:val="00EF4F29"/>
    <w:rsid w:val="00EF5225"/>
    <w:rsid w:val="00EF54B4"/>
    <w:rsid w:val="00EF5648"/>
    <w:rsid w:val="00EF57E8"/>
    <w:rsid w:val="00EF5949"/>
    <w:rsid w:val="00EF5BAF"/>
    <w:rsid w:val="00EF5E94"/>
    <w:rsid w:val="00EF5F8E"/>
    <w:rsid w:val="00EF60C2"/>
    <w:rsid w:val="00EF6BD1"/>
    <w:rsid w:val="00EF6C96"/>
    <w:rsid w:val="00EF6E21"/>
    <w:rsid w:val="00EF6F76"/>
    <w:rsid w:val="00EF72C5"/>
    <w:rsid w:val="00EF75E8"/>
    <w:rsid w:val="00EF774D"/>
    <w:rsid w:val="00EF77EA"/>
    <w:rsid w:val="00EF787E"/>
    <w:rsid w:val="00EF78F6"/>
    <w:rsid w:val="00EF7B22"/>
    <w:rsid w:val="00EF7B93"/>
    <w:rsid w:val="00EF7F1C"/>
    <w:rsid w:val="00F003C9"/>
    <w:rsid w:val="00F0045F"/>
    <w:rsid w:val="00F00618"/>
    <w:rsid w:val="00F006CB"/>
    <w:rsid w:val="00F006D2"/>
    <w:rsid w:val="00F00916"/>
    <w:rsid w:val="00F009E6"/>
    <w:rsid w:val="00F00A05"/>
    <w:rsid w:val="00F00AA5"/>
    <w:rsid w:val="00F00B02"/>
    <w:rsid w:val="00F00C6C"/>
    <w:rsid w:val="00F00D7F"/>
    <w:rsid w:val="00F00ED1"/>
    <w:rsid w:val="00F00F24"/>
    <w:rsid w:val="00F00F66"/>
    <w:rsid w:val="00F01024"/>
    <w:rsid w:val="00F010ED"/>
    <w:rsid w:val="00F011A3"/>
    <w:rsid w:val="00F011F6"/>
    <w:rsid w:val="00F01356"/>
    <w:rsid w:val="00F01522"/>
    <w:rsid w:val="00F01905"/>
    <w:rsid w:val="00F01AE3"/>
    <w:rsid w:val="00F01C2A"/>
    <w:rsid w:val="00F01F86"/>
    <w:rsid w:val="00F0245F"/>
    <w:rsid w:val="00F0247F"/>
    <w:rsid w:val="00F02591"/>
    <w:rsid w:val="00F02AAA"/>
    <w:rsid w:val="00F02B3C"/>
    <w:rsid w:val="00F03154"/>
    <w:rsid w:val="00F0369B"/>
    <w:rsid w:val="00F03C0F"/>
    <w:rsid w:val="00F03C11"/>
    <w:rsid w:val="00F03C69"/>
    <w:rsid w:val="00F03E5D"/>
    <w:rsid w:val="00F03EF8"/>
    <w:rsid w:val="00F03F4A"/>
    <w:rsid w:val="00F03F77"/>
    <w:rsid w:val="00F0453E"/>
    <w:rsid w:val="00F04680"/>
    <w:rsid w:val="00F046B1"/>
    <w:rsid w:val="00F04721"/>
    <w:rsid w:val="00F0472D"/>
    <w:rsid w:val="00F04769"/>
    <w:rsid w:val="00F048E7"/>
    <w:rsid w:val="00F04C4D"/>
    <w:rsid w:val="00F04D09"/>
    <w:rsid w:val="00F050E0"/>
    <w:rsid w:val="00F05276"/>
    <w:rsid w:val="00F054DF"/>
    <w:rsid w:val="00F058D6"/>
    <w:rsid w:val="00F05A20"/>
    <w:rsid w:val="00F06099"/>
    <w:rsid w:val="00F06216"/>
    <w:rsid w:val="00F06609"/>
    <w:rsid w:val="00F06685"/>
    <w:rsid w:val="00F06979"/>
    <w:rsid w:val="00F06E2C"/>
    <w:rsid w:val="00F07651"/>
    <w:rsid w:val="00F07B84"/>
    <w:rsid w:val="00F07E81"/>
    <w:rsid w:val="00F07EB1"/>
    <w:rsid w:val="00F07ECC"/>
    <w:rsid w:val="00F07FAC"/>
    <w:rsid w:val="00F100F9"/>
    <w:rsid w:val="00F10134"/>
    <w:rsid w:val="00F1046C"/>
    <w:rsid w:val="00F107DC"/>
    <w:rsid w:val="00F10A05"/>
    <w:rsid w:val="00F10AEA"/>
    <w:rsid w:val="00F10D28"/>
    <w:rsid w:val="00F10E00"/>
    <w:rsid w:val="00F10E5E"/>
    <w:rsid w:val="00F110DF"/>
    <w:rsid w:val="00F11310"/>
    <w:rsid w:val="00F114D4"/>
    <w:rsid w:val="00F11660"/>
    <w:rsid w:val="00F116D9"/>
    <w:rsid w:val="00F118FF"/>
    <w:rsid w:val="00F11A78"/>
    <w:rsid w:val="00F11C5E"/>
    <w:rsid w:val="00F11D79"/>
    <w:rsid w:val="00F11D91"/>
    <w:rsid w:val="00F11EBC"/>
    <w:rsid w:val="00F12047"/>
    <w:rsid w:val="00F1211C"/>
    <w:rsid w:val="00F1253A"/>
    <w:rsid w:val="00F12A58"/>
    <w:rsid w:val="00F12B5C"/>
    <w:rsid w:val="00F12D96"/>
    <w:rsid w:val="00F130DA"/>
    <w:rsid w:val="00F13478"/>
    <w:rsid w:val="00F135CC"/>
    <w:rsid w:val="00F13A5B"/>
    <w:rsid w:val="00F13CC9"/>
    <w:rsid w:val="00F13E02"/>
    <w:rsid w:val="00F13E28"/>
    <w:rsid w:val="00F13EB8"/>
    <w:rsid w:val="00F1407B"/>
    <w:rsid w:val="00F14289"/>
    <w:rsid w:val="00F1432D"/>
    <w:rsid w:val="00F144B3"/>
    <w:rsid w:val="00F14784"/>
    <w:rsid w:val="00F14851"/>
    <w:rsid w:val="00F14AA4"/>
    <w:rsid w:val="00F14C0E"/>
    <w:rsid w:val="00F14C40"/>
    <w:rsid w:val="00F14FC1"/>
    <w:rsid w:val="00F14FF3"/>
    <w:rsid w:val="00F15058"/>
    <w:rsid w:val="00F1517F"/>
    <w:rsid w:val="00F153CC"/>
    <w:rsid w:val="00F154AE"/>
    <w:rsid w:val="00F155E8"/>
    <w:rsid w:val="00F1594C"/>
    <w:rsid w:val="00F159C2"/>
    <w:rsid w:val="00F15A19"/>
    <w:rsid w:val="00F15AFD"/>
    <w:rsid w:val="00F15C83"/>
    <w:rsid w:val="00F15F11"/>
    <w:rsid w:val="00F16082"/>
    <w:rsid w:val="00F160E2"/>
    <w:rsid w:val="00F1692E"/>
    <w:rsid w:val="00F16BA8"/>
    <w:rsid w:val="00F172BB"/>
    <w:rsid w:val="00F1738E"/>
    <w:rsid w:val="00F174BF"/>
    <w:rsid w:val="00F17797"/>
    <w:rsid w:val="00F17B99"/>
    <w:rsid w:val="00F17DA5"/>
    <w:rsid w:val="00F17EFD"/>
    <w:rsid w:val="00F17F31"/>
    <w:rsid w:val="00F20293"/>
    <w:rsid w:val="00F202EC"/>
    <w:rsid w:val="00F205C0"/>
    <w:rsid w:val="00F207AC"/>
    <w:rsid w:val="00F20CB5"/>
    <w:rsid w:val="00F20F85"/>
    <w:rsid w:val="00F2104A"/>
    <w:rsid w:val="00F212E9"/>
    <w:rsid w:val="00F2130E"/>
    <w:rsid w:val="00F2159E"/>
    <w:rsid w:val="00F216BC"/>
    <w:rsid w:val="00F21A3B"/>
    <w:rsid w:val="00F21BAA"/>
    <w:rsid w:val="00F21BAC"/>
    <w:rsid w:val="00F21C07"/>
    <w:rsid w:val="00F22242"/>
    <w:rsid w:val="00F22708"/>
    <w:rsid w:val="00F22BEC"/>
    <w:rsid w:val="00F22DEE"/>
    <w:rsid w:val="00F22E79"/>
    <w:rsid w:val="00F22E7F"/>
    <w:rsid w:val="00F2307C"/>
    <w:rsid w:val="00F23117"/>
    <w:rsid w:val="00F231F3"/>
    <w:rsid w:val="00F23288"/>
    <w:rsid w:val="00F23437"/>
    <w:rsid w:val="00F23613"/>
    <w:rsid w:val="00F23632"/>
    <w:rsid w:val="00F238E4"/>
    <w:rsid w:val="00F239C6"/>
    <w:rsid w:val="00F23AA9"/>
    <w:rsid w:val="00F23BF0"/>
    <w:rsid w:val="00F23CF5"/>
    <w:rsid w:val="00F23D36"/>
    <w:rsid w:val="00F23EEC"/>
    <w:rsid w:val="00F24375"/>
    <w:rsid w:val="00F2444F"/>
    <w:rsid w:val="00F24527"/>
    <w:rsid w:val="00F24583"/>
    <w:rsid w:val="00F246F7"/>
    <w:rsid w:val="00F247B5"/>
    <w:rsid w:val="00F248D4"/>
    <w:rsid w:val="00F24976"/>
    <w:rsid w:val="00F24CB6"/>
    <w:rsid w:val="00F24DC0"/>
    <w:rsid w:val="00F254B3"/>
    <w:rsid w:val="00F255E9"/>
    <w:rsid w:val="00F259DE"/>
    <w:rsid w:val="00F259F0"/>
    <w:rsid w:val="00F25A19"/>
    <w:rsid w:val="00F25A9F"/>
    <w:rsid w:val="00F25BF8"/>
    <w:rsid w:val="00F25D60"/>
    <w:rsid w:val="00F260A6"/>
    <w:rsid w:val="00F2624C"/>
    <w:rsid w:val="00F26555"/>
    <w:rsid w:val="00F265DD"/>
    <w:rsid w:val="00F265FB"/>
    <w:rsid w:val="00F26903"/>
    <w:rsid w:val="00F26EC9"/>
    <w:rsid w:val="00F27610"/>
    <w:rsid w:val="00F27625"/>
    <w:rsid w:val="00F27738"/>
    <w:rsid w:val="00F2778C"/>
    <w:rsid w:val="00F277E7"/>
    <w:rsid w:val="00F27956"/>
    <w:rsid w:val="00F279BD"/>
    <w:rsid w:val="00F27A84"/>
    <w:rsid w:val="00F27CA6"/>
    <w:rsid w:val="00F27E38"/>
    <w:rsid w:val="00F27F07"/>
    <w:rsid w:val="00F3039E"/>
    <w:rsid w:val="00F306FD"/>
    <w:rsid w:val="00F30763"/>
    <w:rsid w:val="00F30828"/>
    <w:rsid w:val="00F30CAC"/>
    <w:rsid w:val="00F31112"/>
    <w:rsid w:val="00F3113F"/>
    <w:rsid w:val="00F31152"/>
    <w:rsid w:val="00F31292"/>
    <w:rsid w:val="00F31365"/>
    <w:rsid w:val="00F314D5"/>
    <w:rsid w:val="00F3171A"/>
    <w:rsid w:val="00F31A1D"/>
    <w:rsid w:val="00F31A49"/>
    <w:rsid w:val="00F31C35"/>
    <w:rsid w:val="00F31C68"/>
    <w:rsid w:val="00F31D61"/>
    <w:rsid w:val="00F31EC9"/>
    <w:rsid w:val="00F31F2E"/>
    <w:rsid w:val="00F321D8"/>
    <w:rsid w:val="00F323EF"/>
    <w:rsid w:val="00F32487"/>
    <w:rsid w:val="00F324C1"/>
    <w:rsid w:val="00F3264E"/>
    <w:rsid w:val="00F32654"/>
    <w:rsid w:val="00F32714"/>
    <w:rsid w:val="00F32770"/>
    <w:rsid w:val="00F3291C"/>
    <w:rsid w:val="00F32EB8"/>
    <w:rsid w:val="00F33311"/>
    <w:rsid w:val="00F339A2"/>
    <w:rsid w:val="00F33E2B"/>
    <w:rsid w:val="00F33E32"/>
    <w:rsid w:val="00F33EFC"/>
    <w:rsid w:val="00F34018"/>
    <w:rsid w:val="00F3403F"/>
    <w:rsid w:val="00F34062"/>
    <w:rsid w:val="00F34161"/>
    <w:rsid w:val="00F341A5"/>
    <w:rsid w:val="00F34215"/>
    <w:rsid w:val="00F34277"/>
    <w:rsid w:val="00F342ED"/>
    <w:rsid w:val="00F343F1"/>
    <w:rsid w:val="00F34608"/>
    <w:rsid w:val="00F347F3"/>
    <w:rsid w:val="00F3480E"/>
    <w:rsid w:val="00F34D82"/>
    <w:rsid w:val="00F34F3C"/>
    <w:rsid w:val="00F35303"/>
    <w:rsid w:val="00F3536C"/>
    <w:rsid w:val="00F354BF"/>
    <w:rsid w:val="00F3550C"/>
    <w:rsid w:val="00F355E6"/>
    <w:rsid w:val="00F35962"/>
    <w:rsid w:val="00F35E49"/>
    <w:rsid w:val="00F36687"/>
    <w:rsid w:val="00F3682C"/>
    <w:rsid w:val="00F36871"/>
    <w:rsid w:val="00F36D28"/>
    <w:rsid w:val="00F36E25"/>
    <w:rsid w:val="00F36E28"/>
    <w:rsid w:val="00F36F36"/>
    <w:rsid w:val="00F37012"/>
    <w:rsid w:val="00F3785A"/>
    <w:rsid w:val="00F379EA"/>
    <w:rsid w:val="00F37A8F"/>
    <w:rsid w:val="00F37BBE"/>
    <w:rsid w:val="00F37C45"/>
    <w:rsid w:val="00F37CC8"/>
    <w:rsid w:val="00F37EFB"/>
    <w:rsid w:val="00F37F16"/>
    <w:rsid w:val="00F37F38"/>
    <w:rsid w:val="00F37F45"/>
    <w:rsid w:val="00F37FC7"/>
    <w:rsid w:val="00F4002F"/>
    <w:rsid w:val="00F40395"/>
    <w:rsid w:val="00F406C9"/>
    <w:rsid w:val="00F40807"/>
    <w:rsid w:val="00F408E4"/>
    <w:rsid w:val="00F40A83"/>
    <w:rsid w:val="00F40C99"/>
    <w:rsid w:val="00F40EE2"/>
    <w:rsid w:val="00F40F85"/>
    <w:rsid w:val="00F4154D"/>
    <w:rsid w:val="00F415D4"/>
    <w:rsid w:val="00F4164E"/>
    <w:rsid w:val="00F416FD"/>
    <w:rsid w:val="00F41848"/>
    <w:rsid w:val="00F41E3F"/>
    <w:rsid w:val="00F41EA7"/>
    <w:rsid w:val="00F42011"/>
    <w:rsid w:val="00F4237D"/>
    <w:rsid w:val="00F425C3"/>
    <w:rsid w:val="00F427B6"/>
    <w:rsid w:val="00F4295B"/>
    <w:rsid w:val="00F429C1"/>
    <w:rsid w:val="00F42A8B"/>
    <w:rsid w:val="00F42B6A"/>
    <w:rsid w:val="00F42D24"/>
    <w:rsid w:val="00F42D8B"/>
    <w:rsid w:val="00F43155"/>
    <w:rsid w:val="00F43174"/>
    <w:rsid w:val="00F4325E"/>
    <w:rsid w:val="00F43287"/>
    <w:rsid w:val="00F43429"/>
    <w:rsid w:val="00F434DC"/>
    <w:rsid w:val="00F435E4"/>
    <w:rsid w:val="00F43655"/>
    <w:rsid w:val="00F43698"/>
    <w:rsid w:val="00F436E3"/>
    <w:rsid w:val="00F437BA"/>
    <w:rsid w:val="00F43AB5"/>
    <w:rsid w:val="00F43D17"/>
    <w:rsid w:val="00F43D52"/>
    <w:rsid w:val="00F43F34"/>
    <w:rsid w:val="00F44006"/>
    <w:rsid w:val="00F44358"/>
    <w:rsid w:val="00F444A2"/>
    <w:rsid w:val="00F447ED"/>
    <w:rsid w:val="00F44D0A"/>
    <w:rsid w:val="00F45796"/>
    <w:rsid w:val="00F45810"/>
    <w:rsid w:val="00F45922"/>
    <w:rsid w:val="00F45A98"/>
    <w:rsid w:val="00F45B15"/>
    <w:rsid w:val="00F45FC0"/>
    <w:rsid w:val="00F46287"/>
    <w:rsid w:val="00F462F5"/>
    <w:rsid w:val="00F4643C"/>
    <w:rsid w:val="00F468B9"/>
    <w:rsid w:val="00F46ACA"/>
    <w:rsid w:val="00F46BE3"/>
    <w:rsid w:val="00F47332"/>
    <w:rsid w:val="00F4763E"/>
    <w:rsid w:val="00F4779B"/>
    <w:rsid w:val="00F47A49"/>
    <w:rsid w:val="00F5032E"/>
    <w:rsid w:val="00F5034C"/>
    <w:rsid w:val="00F50545"/>
    <w:rsid w:val="00F5086B"/>
    <w:rsid w:val="00F50906"/>
    <w:rsid w:val="00F509EF"/>
    <w:rsid w:val="00F50AC2"/>
    <w:rsid w:val="00F50B95"/>
    <w:rsid w:val="00F51013"/>
    <w:rsid w:val="00F5169E"/>
    <w:rsid w:val="00F519E4"/>
    <w:rsid w:val="00F51ADC"/>
    <w:rsid w:val="00F51B0F"/>
    <w:rsid w:val="00F51BC6"/>
    <w:rsid w:val="00F521B1"/>
    <w:rsid w:val="00F523A7"/>
    <w:rsid w:val="00F523FE"/>
    <w:rsid w:val="00F5259D"/>
    <w:rsid w:val="00F5284D"/>
    <w:rsid w:val="00F5302C"/>
    <w:rsid w:val="00F53353"/>
    <w:rsid w:val="00F53581"/>
    <w:rsid w:val="00F53587"/>
    <w:rsid w:val="00F5373D"/>
    <w:rsid w:val="00F537BD"/>
    <w:rsid w:val="00F538E2"/>
    <w:rsid w:val="00F5392D"/>
    <w:rsid w:val="00F53C8D"/>
    <w:rsid w:val="00F53DB0"/>
    <w:rsid w:val="00F5413C"/>
    <w:rsid w:val="00F546DD"/>
    <w:rsid w:val="00F54919"/>
    <w:rsid w:val="00F549C5"/>
    <w:rsid w:val="00F549F8"/>
    <w:rsid w:val="00F54AB5"/>
    <w:rsid w:val="00F54B77"/>
    <w:rsid w:val="00F54E69"/>
    <w:rsid w:val="00F54ED8"/>
    <w:rsid w:val="00F54F5F"/>
    <w:rsid w:val="00F55084"/>
    <w:rsid w:val="00F554CD"/>
    <w:rsid w:val="00F555DF"/>
    <w:rsid w:val="00F5589E"/>
    <w:rsid w:val="00F55EE2"/>
    <w:rsid w:val="00F55F35"/>
    <w:rsid w:val="00F56173"/>
    <w:rsid w:val="00F561D7"/>
    <w:rsid w:val="00F5622E"/>
    <w:rsid w:val="00F56320"/>
    <w:rsid w:val="00F565FF"/>
    <w:rsid w:val="00F568FB"/>
    <w:rsid w:val="00F569C0"/>
    <w:rsid w:val="00F56C54"/>
    <w:rsid w:val="00F56F24"/>
    <w:rsid w:val="00F56FB7"/>
    <w:rsid w:val="00F57207"/>
    <w:rsid w:val="00F5730E"/>
    <w:rsid w:val="00F57490"/>
    <w:rsid w:val="00F57498"/>
    <w:rsid w:val="00F574A9"/>
    <w:rsid w:val="00F57799"/>
    <w:rsid w:val="00F577B5"/>
    <w:rsid w:val="00F57902"/>
    <w:rsid w:val="00F579C8"/>
    <w:rsid w:val="00F57B20"/>
    <w:rsid w:val="00F57CA1"/>
    <w:rsid w:val="00F57EE1"/>
    <w:rsid w:val="00F60292"/>
    <w:rsid w:val="00F60599"/>
    <w:rsid w:val="00F608C9"/>
    <w:rsid w:val="00F60BC4"/>
    <w:rsid w:val="00F60C97"/>
    <w:rsid w:val="00F60D17"/>
    <w:rsid w:val="00F613F6"/>
    <w:rsid w:val="00F6168A"/>
    <w:rsid w:val="00F617C1"/>
    <w:rsid w:val="00F6187B"/>
    <w:rsid w:val="00F618AF"/>
    <w:rsid w:val="00F61BB7"/>
    <w:rsid w:val="00F62192"/>
    <w:rsid w:val="00F626AA"/>
    <w:rsid w:val="00F626DC"/>
    <w:rsid w:val="00F62757"/>
    <w:rsid w:val="00F627FF"/>
    <w:rsid w:val="00F628EC"/>
    <w:rsid w:val="00F62A4F"/>
    <w:rsid w:val="00F62ADD"/>
    <w:rsid w:val="00F62CB9"/>
    <w:rsid w:val="00F62E50"/>
    <w:rsid w:val="00F6306B"/>
    <w:rsid w:val="00F630CC"/>
    <w:rsid w:val="00F630D3"/>
    <w:rsid w:val="00F63110"/>
    <w:rsid w:val="00F63221"/>
    <w:rsid w:val="00F633A8"/>
    <w:rsid w:val="00F633B0"/>
    <w:rsid w:val="00F637CE"/>
    <w:rsid w:val="00F637DA"/>
    <w:rsid w:val="00F638C4"/>
    <w:rsid w:val="00F63A59"/>
    <w:rsid w:val="00F63D45"/>
    <w:rsid w:val="00F64062"/>
    <w:rsid w:val="00F64121"/>
    <w:rsid w:val="00F641A7"/>
    <w:rsid w:val="00F64369"/>
    <w:rsid w:val="00F644EE"/>
    <w:rsid w:val="00F648AF"/>
    <w:rsid w:val="00F648B8"/>
    <w:rsid w:val="00F64ACA"/>
    <w:rsid w:val="00F64BE9"/>
    <w:rsid w:val="00F64F6B"/>
    <w:rsid w:val="00F6508E"/>
    <w:rsid w:val="00F6518C"/>
    <w:rsid w:val="00F65318"/>
    <w:rsid w:val="00F654DA"/>
    <w:rsid w:val="00F65527"/>
    <w:rsid w:val="00F65724"/>
    <w:rsid w:val="00F657C4"/>
    <w:rsid w:val="00F65AAD"/>
    <w:rsid w:val="00F65C65"/>
    <w:rsid w:val="00F65DF2"/>
    <w:rsid w:val="00F65EF8"/>
    <w:rsid w:val="00F65F53"/>
    <w:rsid w:val="00F66190"/>
    <w:rsid w:val="00F6621E"/>
    <w:rsid w:val="00F66443"/>
    <w:rsid w:val="00F6644A"/>
    <w:rsid w:val="00F6646B"/>
    <w:rsid w:val="00F6654C"/>
    <w:rsid w:val="00F66612"/>
    <w:rsid w:val="00F66864"/>
    <w:rsid w:val="00F66B6C"/>
    <w:rsid w:val="00F66DA8"/>
    <w:rsid w:val="00F66E56"/>
    <w:rsid w:val="00F66F4B"/>
    <w:rsid w:val="00F672B7"/>
    <w:rsid w:val="00F67453"/>
    <w:rsid w:val="00F6770B"/>
    <w:rsid w:val="00F677FC"/>
    <w:rsid w:val="00F67A03"/>
    <w:rsid w:val="00F67B8C"/>
    <w:rsid w:val="00F67B8F"/>
    <w:rsid w:val="00F67D2A"/>
    <w:rsid w:val="00F705D8"/>
    <w:rsid w:val="00F70934"/>
    <w:rsid w:val="00F70B01"/>
    <w:rsid w:val="00F7104E"/>
    <w:rsid w:val="00F7131A"/>
    <w:rsid w:val="00F71415"/>
    <w:rsid w:val="00F7145E"/>
    <w:rsid w:val="00F71618"/>
    <w:rsid w:val="00F717C1"/>
    <w:rsid w:val="00F71A5A"/>
    <w:rsid w:val="00F71B50"/>
    <w:rsid w:val="00F7230E"/>
    <w:rsid w:val="00F726AF"/>
    <w:rsid w:val="00F729DE"/>
    <w:rsid w:val="00F72D31"/>
    <w:rsid w:val="00F72D47"/>
    <w:rsid w:val="00F72E00"/>
    <w:rsid w:val="00F72E91"/>
    <w:rsid w:val="00F72FF8"/>
    <w:rsid w:val="00F7379B"/>
    <w:rsid w:val="00F738A6"/>
    <w:rsid w:val="00F73A29"/>
    <w:rsid w:val="00F73A2B"/>
    <w:rsid w:val="00F73F91"/>
    <w:rsid w:val="00F740E8"/>
    <w:rsid w:val="00F74191"/>
    <w:rsid w:val="00F74229"/>
    <w:rsid w:val="00F745FF"/>
    <w:rsid w:val="00F747C6"/>
    <w:rsid w:val="00F74A66"/>
    <w:rsid w:val="00F74BAF"/>
    <w:rsid w:val="00F74C27"/>
    <w:rsid w:val="00F74FC8"/>
    <w:rsid w:val="00F750BE"/>
    <w:rsid w:val="00F750E4"/>
    <w:rsid w:val="00F75438"/>
    <w:rsid w:val="00F754F5"/>
    <w:rsid w:val="00F756A4"/>
    <w:rsid w:val="00F759E1"/>
    <w:rsid w:val="00F75E81"/>
    <w:rsid w:val="00F75F54"/>
    <w:rsid w:val="00F76179"/>
    <w:rsid w:val="00F76571"/>
    <w:rsid w:val="00F76648"/>
    <w:rsid w:val="00F7677C"/>
    <w:rsid w:val="00F76E68"/>
    <w:rsid w:val="00F76F24"/>
    <w:rsid w:val="00F76FD0"/>
    <w:rsid w:val="00F76FF6"/>
    <w:rsid w:val="00F770F7"/>
    <w:rsid w:val="00F77132"/>
    <w:rsid w:val="00F77181"/>
    <w:rsid w:val="00F7741D"/>
    <w:rsid w:val="00F7772A"/>
    <w:rsid w:val="00F77856"/>
    <w:rsid w:val="00F7785A"/>
    <w:rsid w:val="00F779C5"/>
    <w:rsid w:val="00F77CCE"/>
    <w:rsid w:val="00F77DC0"/>
    <w:rsid w:val="00F803B4"/>
    <w:rsid w:val="00F80416"/>
    <w:rsid w:val="00F80435"/>
    <w:rsid w:val="00F8074D"/>
    <w:rsid w:val="00F807FC"/>
    <w:rsid w:val="00F80B35"/>
    <w:rsid w:val="00F80CAC"/>
    <w:rsid w:val="00F80F26"/>
    <w:rsid w:val="00F81385"/>
    <w:rsid w:val="00F813A1"/>
    <w:rsid w:val="00F816B7"/>
    <w:rsid w:val="00F81835"/>
    <w:rsid w:val="00F81A49"/>
    <w:rsid w:val="00F81A63"/>
    <w:rsid w:val="00F81B4B"/>
    <w:rsid w:val="00F81D10"/>
    <w:rsid w:val="00F82626"/>
    <w:rsid w:val="00F826E0"/>
    <w:rsid w:val="00F827AE"/>
    <w:rsid w:val="00F82B3E"/>
    <w:rsid w:val="00F82D70"/>
    <w:rsid w:val="00F82EF7"/>
    <w:rsid w:val="00F82F20"/>
    <w:rsid w:val="00F83016"/>
    <w:rsid w:val="00F832BA"/>
    <w:rsid w:val="00F833B4"/>
    <w:rsid w:val="00F8386D"/>
    <w:rsid w:val="00F8413C"/>
    <w:rsid w:val="00F843C0"/>
    <w:rsid w:val="00F849AE"/>
    <w:rsid w:val="00F849F9"/>
    <w:rsid w:val="00F84B3D"/>
    <w:rsid w:val="00F84BC4"/>
    <w:rsid w:val="00F84C88"/>
    <w:rsid w:val="00F84DEE"/>
    <w:rsid w:val="00F84E31"/>
    <w:rsid w:val="00F84E63"/>
    <w:rsid w:val="00F855E1"/>
    <w:rsid w:val="00F857B9"/>
    <w:rsid w:val="00F85B73"/>
    <w:rsid w:val="00F85CA9"/>
    <w:rsid w:val="00F85D6F"/>
    <w:rsid w:val="00F85E13"/>
    <w:rsid w:val="00F8612F"/>
    <w:rsid w:val="00F86255"/>
    <w:rsid w:val="00F86441"/>
    <w:rsid w:val="00F8646F"/>
    <w:rsid w:val="00F866DC"/>
    <w:rsid w:val="00F86BB1"/>
    <w:rsid w:val="00F87667"/>
    <w:rsid w:val="00F8772F"/>
    <w:rsid w:val="00F8780D"/>
    <w:rsid w:val="00F87868"/>
    <w:rsid w:val="00F87A5E"/>
    <w:rsid w:val="00F87C78"/>
    <w:rsid w:val="00F87D86"/>
    <w:rsid w:val="00F87EEA"/>
    <w:rsid w:val="00F90222"/>
    <w:rsid w:val="00F9029D"/>
    <w:rsid w:val="00F9039A"/>
    <w:rsid w:val="00F90579"/>
    <w:rsid w:val="00F90CB0"/>
    <w:rsid w:val="00F90E22"/>
    <w:rsid w:val="00F90EDC"/>
    <w:rsid w:val="00F90F58"/>
    <w:rsid w:val="00F90FAA"/>
    <w:rsid w:val="00F91175"/>
    <w:rsid w:val="00F9127D"/>
    <w:rsid w:val="00F91389"/>
    <w:rsid w:val="00F913A6"/>
    <w:rsid w:val="00F915A6"/>
    <w:rsid w:val="00F918BA"/>
    <w:rsid w:val="00F91E4D"/>
    <w:rsid w:val="00F92517"/>
    <w:rsid w:val="00F925B7"/>
    <w:rsid w:val="00F92E5C"/>
    <w:rsid w:val="00F93041"/>
    <w:rsid w:val="00F9310A"/>
    <w:rsid w:val="00F93495"/>
    <w:rsid w:val="00F93669"/>
    <w:rsid w:val="00F93722"/>
    <w:rsid w:val="00F9375F"/>
    <w:rsid w:val="00F93858"/>
    <w:rsid w:val="00F9393E"/>
    <w:rsid w:val="00F93B2B"/>
    <w:rsid w:val="00F93CB6"/>
    <w:rsid w:val="00F93E79"/>
    <w:rsid w:val="00F93F8D"/>
    <w:rsid w:val="00F93FFC"/>
    <w:rsid w:val="00F94002"/>
    <w:rsid w:val="00F940ED"/>
    <w:rsid w:val="00F940FF"/>
    <w:rsid w:val="00F94165"/>
    <w:rsid w:val="00F94B32"/>
    <w:rsid w:val="00F94F54"/>
    <w:rsid w:val="00F953C2"/>
    <w:rsid w:val="00F953C9"/>
    <w:rsid w:val="00F9559E"/>
    <w:rsid w:val="00F957D0"/>
    <w:rsid w:val="00F95B6D"/>
    <w:rsid w:val="00F95F52"/>
    <w:rsid w:val="00F95F71"/>
    <w:rsid w:val="00F961B3"/>
    <w:rsid w:val="00F96389"/>
    <w:rsid w:val="00F96420"/>
    <w:rsid w:val="00F96545"/>
    <w:rsid w:val="00F967AA"/>
    <w:rsid w:val="00F970BE"/>
    <w:rsid w:val="00F973BC"/>
    <w:rsid w:val="00F97479"/>
    <w:rsid w:val="00F974DF"/>
    <w:rsid w:val="00F9757C"/>
    <w:rsid w:val="00F9761A"/>
    <w:rsid w:val="00F9763E"/>
    <w:rsid w:val="00F979B3"/>
    <w:rsid w:val="00F97E99"/>
    <w:rsid w:val="00FA00E5"/>
    <w:rsid w:val="00FA012E"/>
    <w:rsid w:val="00FA02CD"/>
    <w:rsid w:val="00FA03D9"/>
    <w:rsid w:val="00FA0A32"/>
    <w:rsid w:val="00FA0DA9"/>
    <w:rsid w:val="00FA0E97"/>
    <w:rsid w:val="00FA0EBD"/>
    <w:rsid w:val="00FA10E3"/>
    <w:rsid w:val="00FA112E"/>
    <w:rsid w:val="00FA1285"/>
    <w:rsid w:val="00FA14BE"/>
    <w:rsid w:val="00FA15CA"/>
    <w:rsid w:val="00FA1656"/>
    <w:rsid w:val="00FA16C1"/>
    <w:rsid w:val="00FA16F0"/>
    <w:rsid w:val="00FA1823"/>
    <w:rsid w:val="00FA194B"/>
    <w:rsid w:val="00FA1B17"/>
    <w:rsid w:val="00FA1B7A"/>
    <w:rsid w:val="00FA1D95"/>
    <w:rsid w:val="00FA2008"/>
    <w:rsid w:val="00FA2131"/>
    <w:rsid w:val="00FA2E7D"/>
    <w:rsid w:val="00FA2F01"/>
    <w:rsid w:val="00FA2FB5"/>
    <w:rsid w:val="00FA310D"/>
    <w:rsid w:val="00FA3287"/>
    <w:rsid w:val="00FA3812"/>
    <w:rsid w:val="00FA3869"/>
    <w:rsid w:val="00FA3A31"/>
    <w:rsid w:val="00FA3EB2"/>
    <w:rsid w:val="00FA403F"/>
    <w:rsid w:val="00FA41AC"/>
    <w:rsid w:val="00FA426B"/>
    <w:rsid w:val="00FA45DB"/>
    <w:rsid w:val="00FA4910"/>
    <w:rsid w:val="00FA4951"/>
    <w:rsid w:val="00FA4CF4"/>
    <w:rsid w:val="00FA4DAD"/>
    <w:rsid w:val="00FA4F0A"/>
    <w:rsid w:val="00FA4F2C"/>
    <w:rsid w:val="00FA5252"/>
    <w:rsid w:val="00FA52B6"/>
    <w:rsid w:val="00FA5331"/>
    <w:rsid w:val="00FA54DF"/>
    <w:rsid w:val="00FA550B"/>
    <w:rsid w:val="00FA56CE"/>
    <w:rsid w:val="00FA5B94"/>
    <w:rsid w:val="00FA5FC1"/>
    <w:rsid w:val="00FA5FD8"/>
    <w:rsid w:val="00FA6267"/>
    <w:rsid w:val="00FA62F2"/>
    <w:rsid w:val="00FA6BF2"/>
    <w:rsid w:val="00FA6D87"/>
    <w:rsid w:val="00FA6E3B"/>
    <w:rsid w:val="00FA6F36"/>
    <w:rsid w:val="00FA70D9"/>
    <w:rsid w:val="00FA71E3"/>
    <w:rsid w:val="00FA721A"/>
    <w:rsid w:val="00FA7296"/>
    <w:rsid w:val="00FA7A3C"/>
    <w:rsid w:val="00FA7A76"/>
    <w:rsid w:val="00FA7ACF"/>
    <w:rsid w:val="00FA7CE5"/>
    <w:rsid w:val="00FB0638"/>
    <w:rsid w:val="00FB08BF"/>
    <w:rsid w:val="00FB0A61"/>
    <w:rsid w:val="00FB0C5B"/>
    <w:rsid w:val="00FB0CE4"/>
    <w:rsid w:val="00FB0D1B"/>
    <w:rsid w:val="00FB1059"/>
    <w:rsid w:val="00FB1203"/>
    <w:rsid w:val="00FB15DB"/>
    <w:rsid w:val="00FB17D2"/>
    <w:rsid w:val="00FB1853"/>
    <w:rsid w:val="00FB1914"/>
    <w:rsid w:val="00FB1A2E"/>
    <w:rsid w:val="00FB1A4C"/>
    <w:rsid w:val="00FB1A86"/>
    <w:rsid w:val="00FB1B0C"/>
    <w:rsid w:val="00FB1BB3"/>
    <w:rsid w:val="00FB1F5D"/>
    <w:rsid w:val="00FB2058"/>
    <w:rsid w:val="00FB21A9"/>
    <w:rsid w:val="00FB225E"/>
    <w:rsid w:val="00FB2307"/>
    <w:rsid w:val="00FB2317"/>
    <w:rsid w:val="00FB2341"/>
    <w:rsid w:val="00FB2669"/>
    <w:rsid w:val="00FB2744"/>
    <w:rsid w:val="00FB2910"/>
    <w:rsid w:val="00FB2943"/>
    <w:rsid w:val="00FB2990"/>
    <w:rsid w:val="00FB29F6"/>
    <w:rsid w:val="00FB2AFF"/>
    <w:rsid w:val="00FB2CE4"/>
    <w:rsid w:val="00FB2DC8"/>
    <w:rsid w:val="00FB2E4B"/>
    <w:rsid w:val="00FB2EC9"/>
    <w:rsid w:val="00FB337D"/>
    <w:rsid w:val="00FB355D"/>
    <w:rsid w:val="00FB371A"/>
    <w:rsid w:val="00FB373A"/>
    <w:rsid w:val="00FB397E"/>
    <w:rsid w:val="00FB3B8E"/>
    <w:rsid w:val="00FB3C73"/>
    <w:rsid w:val="00FB3F96"/>
    <w:rsid w:val="00FB4015"/>
    <w:rsid w:val="00FB41F5"/>
    <w:rsid w:val="00FB4441"/>
    <w:rsid w:val="00FB46DC"/>
    <w:rsid w:val="00FB47E3"/>
    <w:rsid w:val="00FB4A32"/>
    <w:rsid w:val="00FB4FA0"/>
    <w:rsid w:val="00FB501D"/>
    <w:rsid w:val="00FB51D0"/>
    <w:rsid w:val="00FB561E"/>
    <w:rsid w:val="00FB592F"/>
    <w:rsid w:val="00FB5B8D"/>
    <w:rsid w:val="00FB5C68"/>
    <w:rsid w:val="00FB5DA0"/>
    <w:rsid w:val="00FB5E75"/>
    <w:rsid w:val="00FB5F6B"/>
    <w:rsid w:val="00FB6033"/>
    <w:rsid w:val="00FB61AA"/>
    <w:rsid w:val="00FB61FB"/>
    <w:rsid w:val="00FB62B3"/>
    <w:rsid w:val="00FB65CA"/>
    <w:rsid w:val="00FB66A1"/>
    <w:rsid w:val="00FB7770"/>
    <w:rsid w:val="00FB792A"/>
    <w:rsid w:val="00FB79A4"/>
    <w:rsid w:val="00FC0171"/>
    <w:rsid w:val="00FC025E"/>
    <w:rsid w:val="00FC02C3"/>
    <w:rsid w:val="00FC041B"/>
    <w:rsid w:val="00FC0738"/>
    <w:rsid w:val="00FC07B7"/>
    <w:rsid w:val="00FC084F"/>
    <w:rsid w:val="00FC09CD"/>
    <w:rsid w:val="00FC0EBF"/>
    <w:rsid w:val="00FC1174"/>
    <w:rsid w:val="00FC122F"/>
    <w:rsid w:val="00FC1F65"/>
    <w:rsid w:val="00FC2616"/>
    <w:rsid w:val="00FC27F8"/>
    <w:rsid w:val="00FC280D"/>
    <w:rsid w:val="00FC28ED"/>
    <w:rsid w:val="00FC2949"/>
    <w:rsid w:val="00FC29B0"/>
    <w:rsid w:val="00FC2AC6"/>
    <w:rsid w:val="00FC3011"/>
    <w:rsid w:val="00FC3286"/>
    <w:rsid w:val="00FC3327"/>
    <w:rsid w:val="00FC3511"/>
    <w:rsid w:val="00FC3543"/>
    <w:rsid w:val="00FC3B40"/>
    <w:rsid w:val="00FC3B9F"/>
    <w:rsid w:val="00FC3DCF"/>
    <w:rsid w:val="00FC3F20"/>
    <w:rsid w:val="00FC40B1"/>
    <w:rsid w:val="00FC427A"/>
    <w:rsid w:val="00FC4775"/>
    <w:rsid w:val="00FC47A6"/>
    <w:rsid w:val="00FC47CC"/>
    <w:rsid w:val="00FC482C"/>
    <w:rsid w:val="00FC4A9D"/>
    <w:rsid w:val="00FC4ADF"/>
    <w:rsid w:val="00FC4B5E"/>
    <w:rsid w:val="00FC4B74"/>
    <w:rsid w:val="00FC4B9A"/>
    <w:rsid w:val="00FC4CF7"/>
    <w:rsid w:val="00FC50F7"/>
    <w:rsid w:val="00FC5169"/>
    <w:rsid w:val="00FC5575"/>
    <w:rsid w:val="00FC56B0"/>
    <w:rsid w:val="00FC571A"/>
    <w:rsid w:val="00FC595D"/>
    <w:rsid w:val="00FC5989"/>
    <w:rsid w:val="00FC5C7B"/>
    <w:rsid w:val="00FC5EF5"/>
    <w:rsid w:val="00FC6493"/>
    <w:rsid w:val="00FC651B"/>
    <w:rsid w:val="00FC6532"/>
    <w:rsid w:val="00FC69DC"/>
    <w:rsid w:val="00FC6B2A"/>
    <w:rsid w:val="00FC6D19"/>
    <w:rsid w:val="00FC706A"/>
    <w:rsid w:val="00FC708C"/>
    <w:rsid w:val="00FC714D"/>
    <w:rsid w:val="00FC71AA"/>
    <w:rsid w:val="00FC732F"/>
    <w:rsid w:val="00FC756B"/>
    <w:rsid w:val="00FC79A1"/>
    <w:rsid w:val="00FC7D08"/>
    <w:rsid w:val="00FD01DD"/>
    <w:rsid w:val="00FD024A"/>
    <w:rsid w:val="00FD06DC"/>
    <w:rsid w:val="00FD0AA6"/>
    <w:rsid w:val="00FD0F47"/>
    <w:rsid w:val="00FD1192"/>
    <w:rsid w:val="00FD120A"/>
    <w:rsid w:val="00FD147B"/>
    <w:rsid w:val="00FD1589"/>
    <w:rsid w:val="00FD1C42"/>
    <w:rsid w:val="00FD1DB2"/>
    <w:rsid w:val="00FD1FCC"/>
    <w:rsid w:val="00FD209C"/>
    <w:rsid w:val="00FD2137"/>
    <w:rsid w:val="00FD23C0"/>
    <w:rsid w:val="00FD240E"/>
    <w:rsid w:val="00FD25E6"/>
    <w:rsid w:val="00FD260A"/>
    <w:rsid w:val="00FD26F0"/>
    <w:rsid w:val="00FD27DA"/>
    <w:rsid w:val="00FD2912"/>
    <w:rsid w:val="00FD2B00"/>
    <w:rsid w:val="00FD2B81"/>
    <w:rsid w:val="00FD2CC7"/>
    <w:rsid w:val="00FD2D78"/>
    <w:rsid w:val="00FD2F76"/>
    <w:rsid w:val="00FD362A"/>
    <w:rsid w:val="00FD36B7"/>
    <w:rsid w:val="00FD38E4"/>
    <w:rsid w:val="00FD4174"/>
    <w:rsid w:val="00FD465B"/>
    <w:rsid w:val="00FD4704"/>
    <w:rsid w:val="00FD4866"/>
    <w:rsid w:val="00FD492C"/>
    <w:rsid w:val="00FD4B78"/>
    <w:rsid w:val="00FD4C67"/>
    <w:rsid w:val="00FD4D8A"/>
    <w:rsid w:val="00FD4E01"/>
    <w:rsid w:val="00FD4E33"/>
    <w:rsid w:val="00FD4E51"/>
    <w:rsid w:val="00FD4EAD"/>
    <w:rsid w:val="00FD4F34"/>
    <w:rsid w:val="00FD4F64"/>
    <w:rsid w:val="00FD527C"/>
    <w:rsid w:val="00FD5565"/>
    <w:rsid w:val="00FD5DD9"/>
    <w:rsid w:val="00FD5E5F"/>
    <w:rsid w:val="00FD5F22"/>
    <w:rsid w:val="00FD64E8"/>
    <w:rsid w:val="00FD667B"/>
    <w:rsid w:val="00FD673F"/>
    <w:rsid w:val="00FD67CB"/>
    <w:rsid w:val="00FD6820"/>
    <w:rsid w:val="00FD6FD4"/>
    <w:rsid w:val="00FD7072"/>
    <w:rsid w:val="00FD71B4"/>
    <w:rsid w:val="00FD73C1"/>
    <w:rsid w:val="00FD74D8"/>
    <w:rsid w:val="00FD7622"/>
    <w:rsid w:val="00FD7773"/>
    <w:rsid w:val="00FD7A47"/>
    <w:rsid w:val="00FD7BB7"/>
    <w:rsid w:val="00FD7C05"/>
    <w:rsid w:val="00FD7EDB"/>
    <w:rsid w:val="00FE0150"/>
    <w:rsid w:val="00FE028F"/>
    <w:rsid w:val="00FE0865"/>
    <w:rsid w:val="00FE08B3"/>
    <w:rsid w:val="00FE0E26"/>
    <w:rsid w:val="00FE0F30"/>
    <w:rsid w:val="00FE1428"/>
    <w:rsid w:val="00FE142C"/>
    <w:rsid w:val="00FE1570"/>
    <w:rsid w:val="00FE15FA"/>
    <w:rsid w:val="00FE19B2"/>
    <w:rsid w:val="00FE1A48"/>
    <w:rsid w:val="00FE1EFD"/>
    <w:rsid w:val="00FE211F"/>
    <w:rsid w:val="00FE257A"/>
    <w:rsid w:val="00FE260A"/>
    <w:rsid w:val="00FE28D3"/>
    <w:rsid w:val="00FE2D3B"/>
    <w:rsid w:val="00FE2ED9"/>
    <w:rsid w:val="00FE31E1"/>
    <w:rsid w:val="00FE3A0F"/>
    <w:rsid w:val="00FE3B47"/>
    <w:rsid w:val="00FE3BF1"/>
    <w:rsid w:val="00FE3C51"/>
    <w:rsid w:val="00FE3D26"/>
    <w:rsid w:val="00FE3E1F"/>
    <w:rsid w:val="00FE3F4E"/>
    <w:rsid w:val="00FE4438"/>
    <w:rsid w:val="00FE459D"/>
    <w:rsid w:val="00FE4FAE"/>
    <w:rsid w:val="00FE5039"/>
    <w:rsid w:val="00FE5471"/>
    <w:rsid w:val="00FE564C"/>
    <w:rsid w:val="00FE58DD"/>
    <w:rsid w:val="00FE5979"/>
    <w:rsid w:val="00FE5BA7"/>
    <w:rsid w:val="00FE6149"/>
    <w:rsid w:val="00FE63C4"/>
    <w:rsid w:val="00FE6674"/>
    <w:rsid w:val="00FE6A55"/>
    <w:rsid w:val="00FE6EE7"/>
    <w:rsid w:val="00FE6F5F"/>
    <w:rsid w:val="00FE6FF0"/>
    <w:rsid w:val="00FE6FFB"/>
    <w:rsid w:val="00FE71F0"/>
    <w:rsid w:val="00FE72AF"/>
    <w:rsid w:val="00FE7394"/>
    <w:rsid w:val="00FE750C"/>
    <w:rsid w:val="00FE7AB2"/>
    <w:rsid w:val="00FF0097"/>
    <w:rsid w:val="00FF0265"/>
    <w:rsid w:val="00FF0314"/>
    <w:rsid w:val="00FF0371"/>
    <w:rsid w:val="00FF069D"/>
    <w:rsid w:val="00FF079B"/>
    <w:rsid w:val="00FF0839"/>
    <w:rsid w:val="00FF0B36"/>
    <w:rsid w:val="00FF0D6C"/>
    <w:rsid w:val="00FF0F7D"/>
    <w:rsid w:val="00FF0FCC"/>
    <w:rsid w:val="00FF1487"/>
    <w:rsid w:val="00FF160A"/>
    <w:rsid w:val="00FF1722"/>
    <w:rsid w:val="00FF1DC3"/>
    <w:rsid w:val="00FF1F51"/>
    <w:rsid w:val="00FF24F2"/>
    <w:rsid w:val="00FF2563"/>
    <w:rsid w:val="00FF25E1"/>
    <w:rsid w:val="00FF271F"/>
    <w:rsid w:val="00FF2E30"/>
    <w:rsid w:val="00FF2FD2"/>
    <w:rsid w:val="00FF3306"/>
    <w:rsid w:val="00FF389F"/>
    <w:rsid w:val="00FF38E5"/>
    <w:rsid w:val="00FF3F6C"/>
    <w:rsid w:val="00FF4269"/>
    <w:rsid w:val="00FF4A1D"/>
    <w:rsid w:val="00FF51F9"/>
    <w:rsid w:val="00FF532C"/>
    <w:rsid w:val="00FF536B"/>
    <w:rsid w:val="00FF5741"/>
    <w:rsid w:val="00FF57FB"/>
    <w:rsid w:val="00FF5991"/>
    <w:rsid w:val="00FF5B05"/>
    <w:rsid w:val="00FF5F85"/>
    <w:rsid w:val="00FF60BB"/>
    <w:rsid w:val="00FF6540"/>
    <w:rsid w:val="00FF68D6"/>
    <w:rsid w:val="00FF68E4"/>
    <w:rsid w:val="00FF68FB"/>
    <w:rsid w:val="00FF6AD8"/>
    <w:rsid w:val="00FF70D0"/>
    <w:rsid w:val="00FF7170"/>
    <w:rsid w:val="00FF746D"/>
    <w:rsid w:val="00FF7499"/>
    <w:rsid w:val="00FF787E"/>
    <w:rsid w:val="00FF7968"/>
    <w:rsid w:val="00FF798C"/>
    <w:rsid w:val="00FF7BB3"/>
    <w:rsid w:val="00FF7BC4"/>
    <w:rsid w:val="00FF7C6C"/>
    <w:rsid w:val="00FF7C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FA412"/>
  <w14:defaultImageDpi w14:val="330"/>
  <w15:chartTrackingRefBased/>
  <w15:docId w15:val="{B5797DA5-77AF-4A7F-B70F-BF8735CA3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1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E36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6FD"/>
    <w:rPr>
      <w:rFonts w:ascii="Segoe UI" w:hAnsi="Segoe UI" w:cs="Segoe UI"/>
      <w:sz w:val="18"/>
      <w:szCs w:val="18"/>
      <w:lang w:val="en-US"/>
    </w:rPr>
  </w:style>
  <w:style w:type="paragraph" w:styleId="Header">
    <w:name w:val="header"/>
    <w:basedOn w:val="Normal"/>
    <w:link w:val="HeaderChar"/>
    <w:uiPriority w:val="99"/>
    <w:unhideWhenUsed/>
    <w:rsid w:val="00B5337B"/>
    <w:pPr>
      <w:tabs>
        <w:tab w:val="center" w:pos="4513"/>
        <w:tab w:val="right" w:pos="9026"/>
      </w:tabs>
    </w:pPr>
  </w:style>
  <w:style w:type="character" w:customStyle="1" w:styleId="HeaderChar">
    <w:name w:val="Header Char"/>
    <w:basedOn w:val="DefaultParagraphFont"/>
    <w:link w:val="Header"/>
    <w:uiPriority w:val="99"/>
    <w:rsid w:val="00B5337B"/>
    <w:rPr>
      <w:lang w:val="en-US"/>
    </w:rPr>
  </w:style>
  <w:style w:type="paragraph" w:styleId="Footer">
    <w:name w:val="footer"/>
    <w:basedOn w:val="Normal"/>
    <w:link w:val="FooterChar"/>
    <w:uiPriority w:val="99"/>
    <w:unhideWhenUsed/>
    <w:rsid w:val="00B5337B"/>
    <w:pPr>
      <w:tabs>
        <w:tab w:val="center" w:pos="4513"/>
        <w:tab w:val="right" w:pos="9026"/>
      </w:tabs>
    </w:pPr>
  </w:style>
  <w:style w:type="character" w:customStyle="1" w:styleId="FooterChar">
    <w:name w:val="Footer Char"/>
    <w:basedOn w:val="DefaultParagraphFont"/>
    <w:link w:val="Footer"/>
    <w:uiPriority w:val="99"/>
    <w:rsid w:val="00B5337B"/>
    <w:rPr>
      <w:lang w:val="en-US"/>
    </w:rPr>
  </w:style>
  <w:style w:type="paragraph" w:styleId="Revision">
    <w:name w:val="Revision"/>
    <w:hidden/>
    <w:uiPriority w:val="99"/>
    <w:semiHidden/>
    <w:rsid w:val="00C52C90"/>
    <w:rPr>
      <w:lang w:val="en-US"/>
    </w:rPr>
  </w:style>
  <w:style w:type="paragraph" w:styleId="NormalWeb">
    <w:name w:val="Normal (Web)"/>
    <w:basedOn w:val="Normal"/>
    <w:uiPriority w:val="99"/>
    <w:semiHidden/>
    <w:unhideWhenUsed/>
    <w:rsid w:val="00E92268"/>
    <w:pPr>
      <w:spacing w:before="100" w:beforeAutospacing="1" w:after="100" w:afterAutospacing="1"/>
    </w:pPr>
    <w:rPr>
      <w:rFonts w:ascii="Times New Roman" w:eastAsiaTheme="minorEastAsia" w:hAnsi="Times New Roman" w:cs="Times New Roman"/>
      <w:sz w:val="24"/>
      <w:szCs w:val="24"/>
      <w:lang w:val="nl-NL" w:eastAsia="ja-JP"/>
    </w:rPr>
  </w:style>
  <w:style w:type="character" w:styleId="LineNumber">
    <w:name w:val="line number"/>
    <w:basedOn w:val="DefaultParagraphFont"/>
    <w:uiPriority w:val="99"/>
    <w:semiHidden/>
    <w:unhideWhenUsed/>
    <w:rsid w:val="008040B5"/>
  </w:style>
  <w:style w:type="character" w:styleId="PlaceholderText">
    <w:name w:val="Placeholder Text"/>
    <w:basedOn w:val="DefaultParagraphFont"/>
    <w:uiPriority w:val="99"/>
    <w:semiHidden/>
    <w:rsid w:val="004A3EEC"/>
    <w:rPr>
      <w:color w:val="808080"/>
    </w:rPr>
  </w:style>
  <w:style w:type="paragraph" w:styleId="FootnoteText">
    <w:name w:val="footnote text"/>
    <w:basedOn w:val="Normal"/>
    <w:link w:val="FootnoteTextChar"/>
    <w:uiPriority w:val="99"/>
    <w:semiHidden/>
    <w:unhideWhenUsed/>
    <w:rsid w:val="00905F9D"/>
    <w:rPr>
      <w:sz w:val="20"/>
      <w:szCs w:val="20"/>
    </w:rPr>
  </w:style>
  <w:style w:type="character" w:customStyle="1" w:styleId="FootnoteTextChar">
    <w:name w:val="Footnote Text Char"/>
    <w:basedOn w:val="DefaultParagraphFont"/>
    <w:link w:val="FootnoteText"/>
    <w:uiPriority w:val="99"/>
    <w:semiHidden/>
    <w:rsid w:val="00905F9D"/>
    <w:rPr>
      <w:sz w:val="20"/>
      <w:szCs w:val="20"/>
      <w:lang w:val="en-US"/>
    </w:rPr>
  </w:style>
  <w:style w:type="character" w:styleId="FootnoteReference">
    <w:name w:val="footnote reference"/>
    <w:basedOn w:val="DefaultParagraphFont"/>
    <w:uiPriority w:val="99"/>
    <w:semiHidden/>
    <w:unhideWhenUsed/>
    <w:rsid w:val="00905F9D"/>
    <w:rPr>
      <w:vertAlign w:val="superscript"/>
    </w:rPr>
  </w:style>
  <w:style w:type="character" w:styleId="CommentReference">
    <w:name w:val="annotation reference"/>
    <w:basedOn w:val="DefaultParagraphFont"/>
    <w:uiPriority w:val="99"/>
    <w:semiHidden/>
    <w:unhideWhenUsed/>
    <w:rsid w:val="00545F93"/>
    <w:rPr>
      <w:sz w:val="16"/>
      <w:szCs w:val="16"/>
    </w:rPr>
  </w:style>
  <w:style w:type="paragraph" w:styleId="CommentText">
    <w:name w:val="annotation text"/>
    <w:basedOn w:val="Normal"/>
    <w:link w:val="CommentTextChar"/>
    <w:uiPriority w:val="99"/>
    <w:semiHidden/>
    <w:unhideWhenUsed/>
    <w:rsid w:val="00545F93"/>
    <w:rPr>
      <w:sz w:val="20"/>
      <w:szCs w:val="20"/>
    </w:rPr>
  </w:style>
  <w:style w:type="character" w:customStyle="1" w:styleId="CommentTextChar">
    <w:name w:val="Comment Text Char"/>
    <w:basedOn w:val="DefaultParagraphFont"/>
    <w:link w:val="CommentText"/>
    <w:uiPriority w:val="99"/>
    <w:semiHidden/>
    <w:rsid w:val="00545F93"/>
    <w:rPr>
      <w:sz w:val="20"/>
      <w:szCs w:val="20"/>
      <w:lang w:val="en-US"/>
    </w:rPr>
  </w:style>
  <w:style w:type="paragraph" w:styleId="CommentSubject">
    <w:name w:val="annotation subject"/>
    <w:basedOn w:val="CommentText"/>
    <w:next w:val="CommentText"/>
    <w:link w:val="CommentSubjectChar"/>
    <w:uiPriority w:val="99"/>
    <w:semiHidden/>
    <w:unhideWhenUsed/>
    <w:rsid w:val="00545F93"/>
    <w:rPr>
      <w:b/>
      <w:bCs/>
    </w:rPr>
  </w:style>
  <w:style w:type="character" w:customStyle="1" w:styleId="CommentSubjectChar">
    <w:name w:val="Comment Subject Char"/>
    <w:basedOn w:val="CommentTextChar"/>
    <w:link w:val="CommentSubject"/>
    <w:uiPriority w:val="99"/>
    <w:semiHidden/>
    <w:rsid w:val="00545F93"/>
    <w:rPr>
      <w:b/>
      <w:bCs/>
      <w:sz w:val="20"/>
      <w:szCs w:val="20"/>
      <w:lang w:val="en-US"/>
    </w:rPr>
  </w:style>
  <w:style w:type="paragraph" w:styleId="ListParagraph">
    <w:name w:val="List Paragraph"/>
    <w:basedOn w:val="Normal"/>
    <w:uiPriority w:val="34"/>
    <w:qFormat/>
    <w:rsid w:val="00A6329F"/>
    <w:pPr>
      <w:ind w:left="720"/>
      <w:contextualSpacing/>
    </w:pPr>
  </w:style>
  <w:style w:type="paragraph" w:styleId="Quote">
    <w:name w:val="Quote"/>
    <w:basedOn w:val="Normal"/>
    <w:next w:val="Normal"/>
    <w:link w:val="QuoteChar"/>
    <w:uiPriority w:val="29"/>
    <w:qFormat/>
    <w:rsid w:val="00E310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31018"/>
    <w:rPr>
      <w:i/>
      <w:iCs/>
      <w:color w:val="404040" w:themeColor="text1" w:themeTint="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6517">
      <w:bodyDiv w:val="1"/>
      <w:marLeft w:val="0"/>
      <w:marRight w:val="0"/>
      <w:marTop w:val="0"/>
      <w:marBottom w:val="0"/>
      <w:divBdr>
        <w:top w:val="none" w:sz="0" w:space="0" w:color="auto"/>
        <w:left w:val="none" w:sz="0" w:space="0" w:color="auto"/>
        <w:bottom w:val="none" w:sz="0" w:space="0" w:color="auto"/>
        <w:right w:val="none" w:sz="0" w:space="0" w:color="auto"/>
      </w:divBdr>
    </w:div>
    <w:div w:id="18628003">
      <w:bodyDiv w:val="1"/>
      <w:marLeft w:val="0"/>
      <w:marRight w:val="0"/>
      <w:marTop w:val="0"/>
      <w:marBottom w:val="0"/>
      <w:divBdr>
        <w:top w:val="none" w:sz="0" w:space="0" w:color="auto"/>
        <w:left w:val="none" w:sz="0" w:space="0" w:color="auto"/>
        <w:bottom w:val="none" w:sz="0" w:space="0" w:color="auto"/>
        <w:right w:val="none" w:sz="0" w:space="0" w:color="auto"/>
      </w:divBdr>
    </w:div>
    <w:div w:id="21327196">
      <w:bodyDiv w:val="1"/>
      <w:marLeft w:val="0"/>
      <w:marRight w:val="0"/>
      <w:marTop w:val="0"/>
      <w:marBottom w:val="0"/>
      <w:divBdr>
        <w:top w:val="none" w:sz="0" w:space="0" w:color="auto"/>
        <w:left w:val="none" w:sz="0" w:space="0" w:color="auto"/>
        <w:bottom w:val="none" w:sz="0" w:space="0" w:color="auto"/>
        <w:right w:val="none" w:sz="0" w:space="0" w:color="auto"/>
      </w:divBdr>
    </w:div>
    <w:div w:id="27341232">
      <w:bodyDiv w:val="1"/>
      <w:marLeft w:val="0"/>
      <w:marRight w:val="0"/>
      <w:marTop w:val="0"/>
      <w:marBottom w:val="0"/>
      <w:divBdr>
        <w:top w:val="none" w:sz="0" w:space="0" w:color="auto"/>
        <w:left w:val="none" w:sz="0" w:space="0" w:color="auto"/>
        <w:bottom w:val="none" w:sz="0" w:space="0" w:color="auto"/>
        <w:right w:val="none" w:sz="0" w:space="0" w:color="auto"/>
      </w:divBdr>
    </w:div>
    <w:div w:id="35929807">
      <w:bodyDiv w:val="1"/>
      <w:marLeft w:val="0"/>
      <w:marRight w:val="0"/>
      <w:marTop w:val="0"/>
      <w:marBottom w:val="0"/>
      <w:divBdr>
        <w:top w:val="none" w:sz="0" w:space="0" w:color="auto"/>
        <w:left w:val="none" w:sz="0" w:space="0" w:color="auto"/>
        <w:bottom w:val="none" w:sz="0" w:space="0" w:color="auto"/>
        <w:right w:val="none" w:sz="0" w:space="0" w:color="auto"/>
      </w:divBdr>
    </w:div>
    <w:div w:id="44136910">
      <w:bodyDiv w:val="1"/>
      <w:marLeft w:val="0"/>
      <w:marRight w:val="0"/>
      <w:marTop w:val="0"/>
      <w:marBottom w:val="0"/>
      <w:divBdr>
        <w:top w:val="none" w:sz="0" w:space="0" w:color="auto"/>
        <w:left w:val="none" w:sz="0" w:space="0" w:color="auto"/>
        <w:bottom w:val="none" w:sz="0" w:space="0" w:color="auto"/>
        <w:right w:val="none" w:sz="0" w:space="0" w:color="auto"/>
      </w:divBdr>
    </w:div>
    <w:div w:id="54552333">
      <w:bodyDiv w:val="1"/>
      <w:marLeft w:val="0"/>
      <w:marRight w:val="0"/>
      <w:marTop w:val="0"/>
      <w:marBottom w:val="0"/>
      <w:divBdr>
        <w:top w:val="none" w:sz="0" w:space="0" w:color="auto"/>
        <w:left w:val="none" w:sz="0" w:space="0" w:color="auto"/>
        <w:bottom w:val="none" w:sz="0" w:space="0" w:color="auto"/>
        <w:right w:val="none" w:sz="0" w:space="0" w:color="auto"/>
      </w:divBdr>
    </w:div>
    <w:div w:id="62990370">
      <w:bodyDiv w:val="1"/>
      <w:marLeft w:val="0"/>
      <w:marRight w:val="0"/>
      <w:marTop w:val="0"/>
      <w:marBottom w:val="0"/>
      <w:divBdr>
        <w:top w:val="none" w:sz="0" w:space="0" w:color="auto"/>
        <w:left w:val="none" w:sz="0" w:space="0" w:color="auto"/>
        <w:bottom w:val="none" w:sz="0" w:space="0" w:color="auto"/>
        <w:right w:val="none" w:sz="0" w:space="0" w:color="auto"/>
      </w:divBdr>
    </w:div>
    <w:div w:id="63380207">
      <w:bodyDiv w:val="1"/>
      <w:marLeft w:val="0"/>
      <w:marRight w:val="0"/>
      <w:marTop w:val="0"/>
      <w:marBottom w:val="0"/>
      <w:divBdr>
        <w:top w:val="none" w:sz="0" w:space="0" w:color="auto"/>
        <w:left w:val="none" w:sz="0" w:space="0" w:color="auto"/>
        <w:bottom w:val="none" w:sz="0" w:space="0" w:color="auto"/>
        <w:right w:val="none" w:sz="0" w:space="0" w:color="auto"/>
      </w:divBdr>
    </w:div>
    <w:div w:id="67848210">
      <w:bodyDiv w:val="1"/>
      <w:marLeft w:val="0"/>
      <w:marRight w:val="0"/>
      <w:marTop w:val="0"/>
      <w:marBottom w:val="0"/>
      <w:divBdr>
        <w:top w:val="none" w:sz="0" w:space="0" w:color="auto"/>
        <w:left w:val="none" w:sz="0" w:space="0" w:color="auto"/>
        <w:bottom w:val="none" w:sz="0" w:space="0" w:color="auto"/>
        <w:right w:val="none" w:sz="0" w:space="0" w:color="auto"/>
      </w:divBdr>
    </w:div>
    <w:div w:id="82847509">
      <w:bodyDiv w:val="1"/>
      <w:marLeft w:val="0"/>
      <w:marRight w:val="0"/>
      <w:marTop w:val="0"/>
      <w:marBottom w:val="0"/>
      <w:divBdr>
        <w:top w:val="none" w:sz="0" w:space="0" w:color="auto"/>
        <w:left w:val="none" w:sz="0" w:space="0" w:color="auto"/>
        <w:bottom w:val="none" w:sz="0" w:space="0" w:color="auto"/>
        <w:right w:val="none" w:sz="0" w:space="0" w:color="auto"/>
      </w:divBdr>
    </w:div>
    <w:div w:id="88543770">
      <w:bodyDiv w:val="1"/>
      <w:marLeft w:val="0"/>
      <w:marRight w:val="0"/>
      <w:marTop w:val="0"/>
      <w:marBottom w:val="0"/>
      <w:divBdr>
        <w:top w:val="none" w:sz="0" w:space="0" w:color="auto"/>
        <w:left w:val="none" w:sz="0" w:space="0" w:color="auto"/>
        <w:bottom w:val="none" w:sz="0" w:space="0" w:color="auto"/>
        <w:right w:val="none" w:sz="0" w:space="0" w:color="auto"/>
      </w:divBdr>
      <w:divsChild>
        <w:div w:id="1495419145">
          <w:marLeft w:val="480"/>
          <w:marRight w:val="0"/>
          <w:marTop w:val="0"/>
          <w:marBottom w:val="0"/>
          <w:divBdr>
            <w:top w:val="none" w:sz="0" w:space="0" w:color="auto"/>
            <w:left w:val="none" w:sz="0" w:space="0" w:color="auto"/>
            <w:bottom w:val="none" w:sz="0" w:space="0" w:color="auto"/>
            <w:right w:val="none" w:sz="0" w:space="0" w:color="auto"/>
          </w:divBdr>
        </w:div>
        <w:div w:id="289022833">
          <w:marLeft w:val="480"/>
          <w:marRight w:val="0"/>
          <w:marTop w:val="0"/>
          <w:marBottom w:val="0"/>
          <w:divBdr>
            <w:top w:val="none" w:sz="0" w:space="0" w:color="auto"/>
            <w:left w:val="none" w:sz="0" w:space="0" w:color="auto"/>
            <w:bottom w:val="none" w:sz="0" w:space="0" w:color="auto"/>
            <w:right w:val="none" w:sz="0" w:space="0" w:color="auto"/>
          </w:divBdr>
        </w:div>
        <w:div w:id="1139029985">
          <w:marLeft w:val="480"/>
          <w:marRight w:val="0"/>
          <w:marTop w:val="0"/>
          <w:marBottom w:val="0"/>
          <w:divBdr>
            <w:top w:val="none" w:sz="0" w:space="0" w:color="auto"/>
            <w:left w:val="none" w:sz="0" w:space="0" w:color="auto"/>
            <w:bottom w:val="none" w:sz="0" w:space="0" w:color="auto"/>
            <w:right w:val="none" w:sz="0" w:space="0" w:color="auto"/>
          </w:divBdr>
        </w:div>
        <w:div w:id="515316220">
          <w:marLeft w:val="480"/>
          <w:marRight w:val="0"/>
          <w:marTop w:val="0"/>
          <w:marBottom w:val="0"/>
          <w:divBdr>
            <w:top w:val="none" w:sz="0" w:space="0" w:color="auto"/>
            <w:left w:val="none" w:sz="0" w:space="0" w:color="auto"/>
            <w:bottom w:val="none" w:sz="0" w:space="0" w:color="auto"/>
            <w:right w:val="none" w:sz="0" w:space="0" w:color="auto"/>
          </w:divBdr>
        </w:div>
        <w:div w:id="1735468887">
          <w:marLeft w:val="480"/>
          <w:marRight w:val="0"/>
          <w:marTop w:val="0"/>
          <w:marBottom w:val="0"/>
          <w:divBdr>
            <w:top w:val="none" w:sz="0" w:space="0" w:color="auto"/>
            <w:left w:val="none" w:sz="0" w:space="0" w:color="auto"/>
            <w:bottom w:val="none" w:sz="0" w:space="0" w:color="auto"/>
            <w:right w:val="none" w:sz="0" w:space="0" w:color="auto"/>
          </w:divBdr>
        </w:div>
        <w:div w:id="1792942041">
          <w:marLeft w:val="480"/>
          <w:marRight w:val="0"/>
          <w:marTop w:val="0"/>
          <w:marBottom w:val="0"/>
          <w:divBdr>
            <w:top w:val="none" w:sz="0" w:space="0" w:color="auto"/>
            <w:left w:val="none" w:sz="0" w:space="0" w:color="auto"/>
            <w:bottom w:val="none" w:sz="0" w:space="0" w:color="auto"/>
            <w:right w:val="none" w:sz="0" w:space="0" w:color="auto"/>
          </w:divBdr>
        </w:div>
        <w:div w:id="617109367">
          <w:marLeft w:val="480"/>
          <w:marRight w:val="0"/>
          <w:marTop w:val="0"/>
          <w:marBottom w:val="0"/>
          <w:divBdr>
            <w:top w:val="none" w:sz="0" w:space="0" w:color="auto"/>
            <w:left w:val="none" w:sz="0" w:space="0" w:color="auto"/>
            <w:bottom w:val="none" w:sz="0" w:space="0" w:color="auto"/>
            <w:right w:val="none" w:sz="0" w:space="0" w:color="auto"/>
          </w:divBdr>
        </w:div>
        <w:div w:id="1303119996">
          <w:marLeft w:val="480"/>
          <w:marRight w:val="0"/>
          <w:marTop w:val="0"/>
          <w:marBottom w:val="0"/>
          <w:divBdr>
            <w:top w:val="none" w:sz="0" w:space="0" w:color="auto"/>
            <w:left w:val="none" w:sz="0" w:space="0" w:color="auto"/>
            <w:bottom w:val="none" w:sz="0" w:space="0" w:color="auto"/>
            <w:right w:val="none" w:sz="0" w:space="0" w:color="auto"/>
          </w:divBdr>
        </w:div>
        <w:div w:id="2101751317">
          <w:marLeft w:val="480"/>
          <w:marRight w:val="0"/>
          <w:marTop w:val="0"/>
          <w:marBottom w:val="0"/>
          <w:divBdr>
            <w:top w:val="none" w:sz="0" w:space="0" w:color="auto"/>
            <w:left w:val="none" w:sz="0" w:space="0" w:color="auto"/>
            <w:bottom w:val="none" w:sz="0" w:space="0" w:color="auto"/>
            <w:right w:val="none" w:sz="0" w:space="0" w:color="auto"/>
          </w:divBdr>
        </w:div>
        <w:div w:id="355425242">
          <w:marLeft w:val="480"/>
          <w:marRight w:val="0"/>
          <w:marTop w:val="0"/>
          <w:marBottom w:val="0"/>
          <w:divBdr>
            <w:top w:val="none" w:sz="0" w:space="0" w:color="auto"/>
            <w:left w:val="none" w:sz="0" w:space="0" w:color="auto"/>
            <w:bottom w:val="none" w:sz="0" w:space="0" w:color="auto"/>
            <w:right w:val="none" w:sz="0" w:space="0" w:color="auto"/>
          </w:divBdr>
        </w:div>
        <w:div w:id="828325435">
          <w:marLeft w:val="480"/>
          <w:marRight w:val="0"/>
          <w:marTop w:val="0"/>
          <w:marBottom w:val="0"/>
          <w:divBdr>
            <w:top w:val="none" w:sz="0" w:space="0" w:color="auto"/>
            <w:left w:val="none" w:sz="0" w:space="0" w:color="auto"/>
            <w:bottom w:val="none" w:sz="0" w:space="0" w:color="auto"/>
            <w:right w:val="none" w:sz="0" w:space="0" w:color="auto"/>
          </w:divBdr>
        </w:div>
        <w:div w:id="1778254571">
          <w:marLeft w:val="480"/>
          <w:marRight w:val="0"/>
          <w:marTop w:val="0"/>
          <w:marBottom w:val="0"/>
          <w:divBdr>
            <w:top w:val="none" w:sz="0" w:space="0" w:color="auto"/>
            <w:left w:val="none" w:sz="0" w:space="0" w:color="auto"/>
            <w:bottom w:val="none" w:sz="0" w:space="0" w:color="auto"/>
            <w:right w:val="none" w:sz="0" w:space="0" w:color="auto"/>
          </w:divBdr>
        </w:div>
        <w:div w:id="538979783">
          <w:marLeft w:val="480"/>
          <w:marRight w:val="0"/>
          <w:marTop w:val="0"/>
          <w:marBottom w:val="0"/>
          <w:divBdr>
            <w:top w:val="none" w:sz="0" w:space="0" w:color="auto"/>
            <w:left w:val="none" w:sz="0" w:space="0" w:color="auto"/>
            <w:bottom w:val="none" w:sz="0" w:space="0" w:color="auto"/>
            <w:right w:val="none" w:sz="0" w:space="0" w:color="auto"/>
          </w:divBdr>
        </w:div>
        <w:div w:id="2056849974">
          <w:marLeft w:val="480"/>
          <w:marRight w:val="0"/>
          <w:marTop w:val="0"/>
          <w:marBottom w:val="0"/>
          <w:divBdr>
            <w:top w:val="none" w:sz="0" w:space="0" w:color="auto"/>
            <w:left w:val="none" w:sz="0" w:space="0" w:color="auto"/>
            <w:bottom w:val="none" w:sz="0" w:space="0" w:color="auto"/>
            <w:right w:val="none" w:sz="0" w:space="0" w:color="auto"/>
          </w:divBdr>
        </w:div>
        <w:div w:id="855269378">
          <w:marLeft w:val="480"/>
          <w:marRight w:val="0"/>
          <w:marTop w:val="0"/>
          <w:marBottom w:val="0"/>
          <w:divBdr>
            <w:top w:val="none" w:sz="0" w:space="0" w:color="auto"/>
            <w:left w:val="none" w:sz="0" w:space="0" w:color="auto"/>
            <w:bottom w:val="none" w:sz="0" w:space="0" w:color="auto"/>
            <w:right w:val="none" w:sz="0" w:space="0" w:color="auto"/>
          </w:divBdr>
        </w:div>
        <w:div w:id="978459881">
          <w:marLeft w:val="480"/>
          <w:marRight w:val="0"/>
          <w:marTop w:val="0"/>
          <w:marBottom w:val="0"/>
          <w:divBdr>
            <w:top w:val="none" w:sz="0" w:space="0" w:color="auto"/>
            <w:left w:val="none" w:sz="0" w:space="0" w:color="auto"/>
            <w:bottom w:val="none" w:sz="0" w:space="0" w:color="auto"/>
            <w:right w:val="none" w:sz="0" w:space="0" w:color="auto"/>
          </w:divBdr>
        </w:div>
        <w:div w:id="577175635">
          <w:marLeft w:val="480"/>
          <w:marRight w:val="0"/>
          <w:marTop w:val="0"/>
          <w:marBottom w:val="0"/>
          <w:divBdr>
            <w:top w:val="none" w:sz="0" w:space="0" w:color="auto"/>
            <w:left w:val="none" w:sz="0" w:space="0" w:color="auto"/>
            <w:bottom w:val="none" w:sz="0" w:space="0" w:color="auto"/>
            <w:right w:val="none" w:sz="0" w:space="0" w:color="auto"/>
          </w:divBdr>
        </w:div>
      </w:divsChild>
    </w:div>
    <w:div w:id="89545376">
      <w:bodyDiv w:val="1"/>
      <w:marLeft w:val="0"/>
      <w:marRight w:val="0"/>
      <w:marTop w:val="0"/>
      <w:marBottom w:val="0"/>
      <w:divBdr>
        <w:top w:val="none" w:sz="0" w:space="0" w:color="auto"/>
        <w:left w:val="none" w:sz="0" w:space="0" w:color="auto"/>
        <w:bottom w:val="none" w:sz="0" w:space="0" w:color="auto"/>
        <w:right w:val="none" w:sz="0" w:space="0" w:color="auto"/>
      </w:divBdr>
      <w:divsChild>
        <w:div w:id="1544487263">
          <w:marLeft w:val="480"/>
          <w:marRight w:val="0"/>
          <w:marTop w:val="0"/>
          <w:marBottom w:val="0"/>
          <w:divBdr>
            <w:top w:val="none" w:sz="0" w:space="0" w:color="auto"/>
            <w:left w:val="none" w:sz="0" w:space="0" w:color="auto"/>
            <w:bottom w:val="none" w:sz="0" w:space="0" w:color="auto"/>
            <w:right w:val="none" w:sz="0" w:space="0" w:color="auto"/>
          </w:divBdr>
        </w:div>
        <w:div w:id="575434301">
          <w:marLeft w:val="480"/>
          <w:marRight w:val="0"/>
          <w:marTop w:val="0"/>
          <w:marBottom w:val="0"/>
          <w:divBdr>
            <w:top w:val="none" w:sz="0" w:space="0" w:color="auto"/>
            <w:left w:val="none" w:sz="0" w:space="0" w:color="auto"/>
            <w:bottom w:val="none" w:sz="0" w:space="0" w:color="auto"/>
            <w:right w:val="none" w:sz="0" w:space="0" w:color="auto"/>
          </w:divBdr>
        </w:div>
        <w:div w:id="1087115587">
          <w:marLeft w:val="480"/>
          <w:marRight w:val="0"/>
          <w:marTop w:val="0"/>
          <w:marBottom w:val="0"/>
          <w:divBdr>
            <w:top w:val="none" w:sz="0" w:space="0" w:color="auto"/>
            <w:left w:val="none" w:sz="0" w:space="0" w:color="auto"/>
            <w:bottom w:val="none" w:sz="0" w:space="0" w:color="auto"/>
            <w:right w:val="none" w:sz="0" w:space="0" w:color="auto"/>
          </w:divBdr>
        </w:div>
        <w:div w:id="1150561383">
          <w:marLeft w:val="480"/>
          <w:marRight w:val="0"/>
          <w:marTop w:val="0"/>
          <w:marBottom w:val="0"/>
          <w:divBdr>
            <w:top w:val="none" w:sz="0" w:space="0" w:color="auto"/>
            <w:left w:val="none" w:sz="0" w:space="0" w:color="auto"/>
            <w:bottom w:val="none" w:sz="0" w:space="0" w:color="auto"/>
            <w:right w:val="none" w:sz="0" w:space="0" w:color="auto"/>
          </w:divBdr>
        </w:div>
        <w:div w:id="58938900">
          <w:marLeft w:val="480"/>
          <w:marRight w:val="0"/>
          <w:marTop w:val="0"/>
          <w:marBottom w:val="0"/>
          <w:divBdr>
            <w:top w:val="none" w:sz="0" w:space="0" w:color="auto"/>
            <w:left w:val="none" w:sz="0" w:space="0" w:color="auto"/>
            <w:bottom w:val="none" w:sz="0" w:space="0" w:color="auto"/>
            <w:right w:val="none" w:sz="0" w:space="0" w:color="auto"/>
          </w:divBdr>
        </w:div>
        <w:div w:id="1469207156">
          <w:marLeft w:val="480"/>
          <w:marRight w:val="0"/>
          <w:marTop w:val="0"/>
          <w:marBottom w:val="0"/>
          <w:divBdr>
            <w:top w:val="none" w:sz="0" w:space="0" w:color="auto"/>
            <w:left w:val="none" w:sz="0" w:space="0" w:color="auto"/>
            <w:bottom w:val="none" w:sz="0" w:space="0" w:color="auto"/>
            <w:right w:val="none" w:sz="0" w:space="0" w:color="auto"/>
          </w:divBdr>
        </w:div>
        <w:div w:id="422805058">
          <w:marLeft w:val="480"/>
          <w:marRight w:val="0"/>
          <w:marTop w:val="0"/>
          <w:marBottom w:val="0"/>
          <w:divBdr>
            <w:top w:val="none" w:sz="0" w:space="0" w:color="auto"/>
            <w:left w:val="none" w:sz="0" w:space="0" w:color="auto"/>
            <w:bottom w:val="none" w:sz="0" w:space="0" w:color="auto"/>
            <w:right w:val="none" w:sz="0" w:space="0" w:color="auto"/>
          </w:divBdr>
        </w:div>
        <w:div w:id="1869952374">
          <w:marLeft w:val="480"/>
          <w:marRight w:val="0"/>
          <w:marTop w:val="0"/>
          <w:marBottom w:val="0"/>
          <w:divBdr>
            <w:top w:val="none" w:sz="0" w:space="0" w:color="auto"/>
            <w:left w:val="none" w:sz="0" w:space="0" w:color="auto"/>
            <w:bottom w:val="none" w:sz="0" w:space="0" w:color="auto"/>
            <w:right w:val="none" w:sz="0" w:space="0" w:color="auto"/>
          </w:divBdr>
        </w:div>
        <w:div w:id="1467310954">
          <w:marLeft w:val="480"/>
          <w:marRight w:val="0"/>
          <w:marTop w:val="0"/>
          <w:marBottom w:val="0"/>
          <w:divBdr>
            <w:top w:val="none" w:sz="0" w:space="0" w:color="auto"/>
            <w:left w:val="none" w:sz="0" w:space="0" w:color="auto"/>
            <w:bottom w:val="none" w:sz="0" w:space="0" w:color="auto"/>
            <w:right w:val="none" w:sz="0" w:space="0" w:color="auto"/>
          </w:divBdr>
        </w:div>
        <w:div w:id="41755057">
          <w:marLeft w:val="480"/>
          <w:marRight w:val="0"/>
          <w:marTop w:val="0"/>
          <w:marBottom w:val="0"/>
          <w:divBdr>
            <w:top w:val="none" w:sz="0" w:space="0" w:color="auto"/>
            <w:left w:val="none" w:sz="0" w:space="0" w:color="auto"/>
            <w:bottom w:val="none" w:sz="0" w:space="0" w:color="auto"/>
            <w:right w:val="none" w:sz="0" w:space="0" w:color="auto"/>
          </w:divBdr>
        </w:div>
        <w:div w:id="85612483">
          <w:marLeft w:val="480"/>
          <w:marRight w:val="0"/>
          <w:marTop w:val="0"/>
          <w:marBottom w:val="0"/>
          <w:divBdr>
            <w:top w:val="none" w:sz="0" w:space="0" w:color="auto"/>
            <w:left w:val="none" w:sz="0" w:space="0" w:color="auto"/>
            <w:bottom w:val="none" w:sz="0" w:space="0" w:color="auto"/>
            <w:right w:val="none" w:sz="0" w:space="0" w:color="auto"/>
          </w:divBdr>
        </w:div>
        <w:div w:id="637806192">
          <w:marLeft w:val="480"/>
          <w:marRight w:val="0"/>
          <w:marTop w:val="0"/>
          <w:marBottom w:val="0"/>
          <w:divBdr>
            <w:top w:val="none" w:sz="0" w:space="0" w:color="auto"/>
            <w:left w:val="none" w:sz="0" w:space="0" w:color="auto"/>
            <w:bottom w:val="none" w:sz="0" w:space="0" w:color="auto"/>
            <w:right w:val="none" w:sz="0" w:space="0" w:color="auto"/>
          </w:divBdr>
        </w:div>
        <w:div w:id="1771313039">
          <w:marLeft w:val="480"/>
          <w:marRight w:val="0"/>
          <w:marTop w:val="0"/>
          <w:marBottom w:val="0"/>
          <w:divBdr>
            <w:top w:val="none" w:sz="0" w:space="0" w:color="auto"/>
            <w:left w:val="none" w:sz="0" w:space="0" w:color="auto"/>
            <w:bottom w:val="none" w:sz="0" w:space="0" w:color="auto"/>
            <w:right w:val="none" w:sz="0" w:space="0" w:color="auto"/>
          </w:divBdr>
        </w:div>
        <w:div w:id="597908898">
          <w:marLeft w:val="480"/>
          <w:marRight w:val="0"/>
          <w:marTop w:val="0"/>
          <w:marBottom w:val="0"/>
          <w:divBdr>
            <w:top w:val="none" w:sz="0" w:space="0" w:color="auto"/>
            <w:left w:val="none" w:sz="0" w:space="0" w:color="auto"/>
            <w:bottom w:val="none" w:sz="0" w:space="0" w:color="auto"/>
            <w:right w:val="none" w:sz="0" w:space="0" w:color="auto"/>
          </w:divBdr>
        </w:div>
        <w:div w:id="1053193261">
          <w:marLeft w:val="480"/>
          <w:marRight w:val="0"/>
          <w:marTop w:val="0"/>
          <w:marBottom w:val="0"/>
          <w:divBdr>
            <w:top w:val="none" w:sz="0" w:space="0" w:color="auto"/>
            <w:left w:val="none" w:sz="0" w:space="0" w:color="auto"/>
            <w:bottom w:val="none" w:sz="0" w:space="0" w:color="auto"/>
            <w:right w:val="none" w:sz="0" w:space="0" w:color="auto"/>
          </w:divBdr>
        </w:div>
      </w:divsChild>
    </w:div>
    <w:div w:id="93212115">
      <w:bodyDiv w:val="1"/>
      <w:marLeft w:val="0"/>
      <w:marRight w:val="0"/>
      <w:marTop w:val="0"/>
      <w:marBottom w:val="0"/>
      <w:divBdr>
        <w:top w:val="none" w:sz="0" w:space="0" w:color="auto"/>
        <w:left w:val="none" w:sz="0" w:space="0" w:color="auto"/>
        <w:bottom w:val="none" w:sz="0" w:space="0" w:color="auto"/>
        <w:right w:val="none" w:sz="0" w:space="0" w:color="auto"/>
      </w:divBdr>
    </w:div>
    <w:div w:id="103428553">
      <w:bodyDiv w:val="1"/>
      <w:marLeft w:val="0"/>
      <w:marRight w:val="0"/>
      <w:marTop w:val="0"/>
      <w:marBottom w:val="0"/>
      <w:divBdr>
        <w:top w:val="none" w:sz="0" w:space="0" w:color="auto"/>
        <w:left w:val="none" w:sz="0" w:space="0" w:color="auto"/>
        <w:bottom w:val="none" w:sz="0" w:space="0" w:color="auto"/>
        <w:right w:val="none" w:sz="0" w:space="0" w:color="auto"/>
      </w:divBdr>
    </w:div>
    <w:div w:id="105127780">
      <w:bodyDiv w:val="1"/>
      <w:marLeft w:val="0"/>
      <w:marRight w:val="0"/>
      <w:marTop w:val="0"/>
      <w:marBottom w:val="0"/>
      <w:divBdr>
        <w:top w:val="none" w:sz="0" w:space="0" w:color="auto"/>
        <w:left w:val="none" w:sz="0" w:space="0" w:color="auto"/>
        <w:bottom w:val="none" w:sz="0" w:space="0" w:color="auto"/>
        <w:right w:val="none" w:sz="0" w:space="0" w:color="auto"/>
      </w:divBdr>
    </w:div>
    <w:div w:id="107049679">
      <w:bodyDiv w:val="1"/>
      <w:marLeft w:val="0"/>
      <w:marRight w:val="0"/>
      <w:marTop w:val="0"/>
      <w:marBottom w:val="0"/>
      <w:divBdr>
        <w:top w:val="none" w:sz="0" w:space="0" w:color="auto"/>
        <w:left w:val="none" w:sz="0" w:space="0" w:color="auto"/>
        <w:bottom w:val="none" w:sz="0" w:space="0" w:color="auto"/>
        <w:right w:val="none" w:sz="0" w:space="0" w:color="auto"/>
      </w:divBdr>
      <w:divsChild>
        <w:div w:id="1867253406">
          <w:marLeft w:val="480"/>
          <w:marRight w:val="0"/>
          <w:marTop w:val="0"/>
          <w:marBottom w:val="0"/>
          <w:divBdr>
            <w:top w:val="none" w:sz="0" w:space="0" w:color="auto"/>
            <w:left w:val="none" w:sz="0" w:space="0" w:color="auto"/>
            <w:bottom w:val="none" w:sz="0" w:space="0" w:color="auto"/>
            <w:right w:val="none" w:sz="0" w:space="0" w:color="auto"/>
          </w:divBdr>
        </w:div>
        <w:div w:id="1293828540">
          <w:marLeft w:val="480"/>
          <w:marRight w:val="0"/>
          <w:marTop w:val="0"/>
          <w:marBottom w:val="0"/>
          <w:divBdr>
            <w:top w:val="none" w:sz="0" w:space="0" w:color="auto"/>
            <w:left w:val="none" w:sz="0" w:space="0" w:color="auto"/>
            <w:bottom w:val="none" w:sz="0" w:space="0" w:color="auto"/>
            <w:right w:val="none" w:sz="0" w:space="0" w:color="auto"/>
          </w:divBdr>
        </w:div>
        <w:div w:id="1020274488">
          <w:marLeft w:val="480"/>
          <w:marRight w:val="0"/>
          <w:marTop w:val="0"/>
          <w:marBottom w:val="0"/>
          <w:divBdr>
            <w:top w:val="none" w:sz="0" w:space="0" w:color="auto"/>
            <w:left w:val="none" w:sz="0" w:space="0" w:color="auto"/>
            <w:bottom w:val="none" w:sz="0" w:space="0" w:color="auto"/>
            <w:right w:val="none" w:sz="0" w:space="0" w:color="auto"/>
          </w:divBdr>
        </w:div>
        <w:div w:id="2121608242">
          <w:marLeft w:val="480"/>
          <w:marRight w:val="0"/>
          <w:marTop w:val="0"/>
          <w:marBottom w:val="0"/>
          <w:divBdr>
            <w:top w:val="none" w:sz="0" w:space="0" w:color="auto"/>
            <w:left w:val="none" w:sz="0" w:space="0" w:color="auto"/>
            <w:bottom w:val="none" w:sz="0" w:space="0" w:color="auto"/>
            <w:right w:val="none" w:sz="0" w:space="0" w:color="auto"/>
          </w:divBdr>
        </w:div>
        <w:div w:id="1366636350">
          <w:marLeft w:val="480"/>
          <w:marRight w:val="0"/>
          <w:marTop w:val="0"/>
          <w:marBottom w:val="0"/>
          <w:divBdr>
            <w:top w:val="none" w:sz="0" w:space="0" w:color="auto"/>
            <w:left w:val="none" w:sz="0" w:space="0" w:color="auto"/>
            <w:bottom w:val="none" w:sz="0" w:space="0" w:color="auto"/>
            <w:right w:val="none" w:sz="0" w:space="0" w:color="auto"/>
          </w:divBdr>
        </w:div>
        <w:div w:id="1542326562">
          <w:marLeft w:val="480"/>
          <w:marRight w:val="0"/>
          <w:marTop w:val="0"/>
          <w:marBottom w:val="0"/>
          <w:divBdr>
            <w:top w:val="none" w:sz="0" w:space="0" w:color="auto"/>
            <w:left w:val="none" w:sz="0" w:space="0" w:color="auto"/>
            <w:bottom w:val="none" w:sz="0" w:space="0" w:color="auto"/>
            <w:right w:val="none" w:sz="0" w:space="0" w:color="auto"/>
          </w:divBdr>
        </w:div>
        <w:div w:id="137038727">
          <w:marLeft w:val="480"/>
          <w:marRight w:val="0"/>
          <w:marTop w:val="0"/>
          <w:marBottom w:val="0"/>
          <w:divBdr>
            <w:top w:val="none" w:sz="0" w:space="0" w:color="auto"/>
            <w:left w:val="none" w:sz="0" w:space="0" w:color="auto"/>
            <w:bottom w:val="none" w:sz="0" w:space="0" w:color="auto"/>
            <w:right w:val="none" w:sz="0" w:space="0" w:color="auto"/>
          </w:divBdr>
        </w:div>
        <w:div w:id="356197193">
          <w:marLeft w:val="480"/>
          <w:marRight w:val="0"/>
          <w:marTop w:val="0"/>
          <w:marBottom w:val="0"/>
          <w:divBdr>
            <w:top w:val="none" w:sz="0" w:space="0" w:color="auto"/>
            <w:left w:val="none" w:sz="0" w:space="0" w:color="auto"/>
            <w:bottom w:val="none" w:sz="0" w:space="0" w:color="auto"/>
            <w:right w:val="none" w:sz="0" w:space="0" w:color="auto"/>
          </w:divBdr>
        </w:div>
        <w:div w:id="64844949">
          <w:marLeft w:val="480"/>
          <w:marRight w:val="0"/>
          <w:marTop w:val="0"/>
          <w:marBottom w:val="0"/>
          <w:divBdr>
            <w:top w:val="none" w:sz="0" w:space="0" w:color="auto"/>
            <w:left w:val="none" w:sz="0" w:space="0" w:color="auto"/>
            <w:bottom w:val="none" w:sz="0" w:space="0" w:color="auto"/>
            <w:right w:val="none" w:sz="0" w:space="0" w:color="auto"/>
          </w:divBdr>
        </w:div>
        <w:div w:id="283270188">
          <w:marLeft w:val="480"/>
          <w:marRight w:val="0"/>
          <w:marTop w:val="0"/>
          <w:marBottom w:val="0"/>
          <w:divBdr>
            <w:top w:val="none" w:sz="0" w:space="0" w:color="auto"/>
            <w:left w:val="none" w:sz="0" w:space="0" w:color="auto"/>
            <w:bottom w:val="none" w:sz="0" w:space="0" w:color="auto"/>
            <w:right w:val="none" w:sz="0" w:space="0" w:color="auto"/>
          </w:divBdr>
        </w:div>
        <w:div w:id="189345140">
          <w:marLeft w:val="480"/>
          <w:marRight w:val="0"/>
          <w:marTop w:val="0"/>
          <w:marBottom w:val="0"/>
          <w:divBdr>
            <w:top w:val="none" w:sz="0" w:space="0" w:color="auto"/>
            <w:left w:val="none" w:sz="0" w:space="0" w:color="auto"/>
            <w:bottom w:val="none" w:sz="0" w:space="0" w:color="auto"/>
            <w:right w:val="none" w:sz="0" w:space="0" w:color="auto"/>
          </w:divBdr>
        </w:div>
        <w:div w:id="1100688095">
          <w:marLeft w:val="480"/>
          <w:marRight w:val="0"/>
          <w:marTop w:val="0"/>
          <w:marBottom w:val="0"/>
          <w:divBdr>
            <w:top w:val="none" w:sz="0" w:space="0" w:color="auto"/>
            <w:left w:val="none" w:sz="0" w:space="0" w:color="auto"/>
            <w:bottom w:val="none" w:sz="0" w:space="0" w:color="auto"/>
            <w:right w:val="none" w:sz="0" w:space="0" w:color="auto"/>
          </w:divBdr>
        </w:div>
        <w:div w:id="483737372">
          <w:marLeft w:val="480"/>
          <w:marRight w:val="0"/>
          <w:marTop w:val="0"/>
          <w:marBottom w:val="0"/>
          <w:divBdr>
            <w:top w:val="none" w:sz="0" w:space="0" w:color="auto"/>
            <w:left w:val="none" w:sz="0" w:space="0" w:color="auto"/>
            <w:bottom w:val="none" w:sz="0" w:space="0" w:color="auto"/>
            <w:right w:val="none" w:sz="0" w:space="0" w:color="auto"/>
          </w:divBdr>
        </w:div>
        <w:div w:id="1322343662">
          <w:marLeft w:val="480"/>
          <w:marRight w:val="0"/>
          <w:marTop w:val="0"/>
          <w:marBottom w:val="0"/>
          <w:divBdr>
            <w:top w:val="none" w:sz="0" w:space="0" w:color="auto"/>
            <w:left w:val="none" w:sz="0" w:space="0" w:color="auto"/>
            <w:bottom w:val="none" w:sz="0" w:space="0" w:color="auto"/>
            <w:right w:val="none" w:sz="0" w:space="0" w:color="auto"/>
          </w:divBdr>
        </w:div>
        <w:div w:id="1937638216">
          <w:marLeft w:val="480"/>
          <w:marRight w:val="0"/>
          <w:marTop w:val="0"/>
          <w:marBottom w:val="0"/>
          <w:divBdr>
            <w:top w:val="none" w:sz="0" w:space="0" w:color="auto"/>
            <w:left w:val="none" w:sz="0" w:space="0" w:color="auto"/>
            <w:bottom w:val="none" w:sz="0" w:space="0" w:color="auto"/>
            <w:right w:val="none" w:sz="0" w:space="0" w:color="auto"/>
          </w:divBdr>
        </w:div>
        <w:div w:id="579363957">
          <w:marLeft w:val="480"/>
          <w:marRight w:val="0"/>
          <w:marTop w:val="0"/>
          <w:marBottom w:val="0"/>
          <w:divBdr>
            <w:top w:val="none" w:sz="0" w:space="0" w:color="auto"/>
            <w:left w:val="none" w:sz="0" w:space="0" w:color="auto"/>
            <w:bottom w:val="none" w:sz="0" w:space="0" w:color="auto"/>
            <w:right w:val="none" w:sz="0" w:space="0" w:color="auto"/>
          </w:divBdr>
        </w:div>
        <w:div w:id="1668289715">
          <w:marLeft w:val="480"/>
          <w:marRight w:val="0"/>
          <w:marTop w:val="0"/>
          <w:marBottom w:val="0"/>
          <w:divBdr>
            <w:top w:val="none" w:sz="0" w:space="0" w:color="auto"/>
            <w:left w:val="none" w:sz="0" w:space="0" w:color="auto"/>
            <w:bottom w:val="none" w:sz="0" w:space="0" w:color="auto"/>
            <w:right w:val="none" w:sz="0" w:space="0" w:color="auto"/>
          </w:divBdr>
        </w:div>
        <w:div w:id="510265690">
          <w:marLeft w:val="480"/>
          <w:marRight w:val="0"/>
          <w:marTop w:val="0"/>
          <w:marBottom w:val="0"/>
          <w:divBdr>
            <w:top w:val="none" w:sz="0" w:space="0" w:color="auto"/>
            <w:left w:val="none" w:sz="0" w:space="0" w:color="auto"/>
            <w:bottom w:val="none" w:sz="0" w:space="0" w:color="auto"/>
            <w:right w:val="none" w:sz="0" w:space="0" w:color="auto"/>
          </w:divBdr>
        </w:div>
        <w:div w:id="923877681">
          <w:marLeft w:val="480"/>
          <w:marRight w:val="0"/>
          <w:marTop w:val="0"/>
          <w:marBottom w:val="0"/>
          <w:divBdr>
            <w:top w:val="none" w:sz="0" w:space="0" w:color="auto"/>
            <w:left w:val="none" w:sz="0" w:space="0" w:color="auto"/>
            <w:bottom w:val="none" w:sz="0" w:space="0" w:color="auto"/>
            <w:right w:val="none" w:sz="0" w:space="0" w:color="auto"/>
          </w:divBdr>
        </w:div>
        <w:div w:id="1959989943">
          <w:marLeft w:val="480"/>
          <w:marRight w:val="0"/>
          <w:marTop w:val="0"/>
          <w:marBottom w:val="0"/>
          <w:divBdr>
            <w:top w:val="none" w:sz="0" w:space="0" w:color="auto"/>
            <w:left w:val="none" w:sz="0" w:space="0" w:color="auto"/>
            <w:bottom w:val="none" w:sz="0" w:space="0" w:color="auto"/>
            <w:right w:val="none" w:sz="0" w:space="0" w:color="auto"/>
          </w:divBdr>
        </w:div>
      </w:divsChild>
    </w:div>
    <w:div w:id="119611840">
      <w:bodyDiv w:val="1"/>
      <w:marLeft w:val="0"/>
      <w:marRight w:val="0"/>
      <w:marTop w:val="0"/>
      <w:marBottom w:val="0"/>
      <w:divBdr>
        <w:top w:val="none" w:sz="0" w:space="0" w:color="auto"/>
        <w:left w:val="none" w:sz="0" w:space="0" w:color="auto"/>
        <w:bottom w:val="none" w:sz="0" w:space="0" w:color="auto"/>
        <w:right w:val="none" w:sz="0" w:space="0" w:color="auto"/>
      </w:divBdr>
    </w:div>
    <w:div w:id="131795505">
      <w:bodyDiv w:val="1"/>
      <w:marLeft w:val="0"/>
      <w:marRight w:val="0"/>
      <w:marTop w:val="0"/>
      <w:marBottom w:val="0"/>
      <w:divBdr>
        <w:top w:val="none" w:sz="0" w:space="0" w:color="auto"/>
        <w:left w:val="none" w:sz="0" w:space="0" w:color="auto"/>
        <w:bottom w:val="none" w:sz="0" w:space="0" w:color="auto"/>
        <w:right w:val="none" w:sz="0" w:space="0" w:color="auto"/>
      </w:divBdr>
      <w:divsChild>
        <w:div w:id="510341463">
          <w:marLeft w:val="480"/>
          <w:marRight w:val="0"/>
          <w:marTop w:val="0"/>
          <w:marBottom w:val="0"/>
          <w:divBdr>
            <w:top w:val="none" w:sz="0" w:space="0" w:color="auto"/>
            <w:left w:val="none" w:sz="0" w:space="0" w:color="auto"/>
            <w:bottom w:val="none" w:sz="0" w:space="0" w:color="auto"/>
            <w:right w:val="none" w:sz="0" w:space="0" w:color="auto"/>
          </w:divBdr>
        </w:div>
        <w:div w:id="1423524938">
          <w:marLeft w:val="480"/>
          <w:marRight w:val="0"/>
          <w:marTop w:val="0"/>
          <w:marBottom w:val="0"/>
          <w:divBdr>
            <w:top w:val="none" w:sz="0" w:space="0" w:color="auto"/>
            <w:left w:val="none" w:sz="0" w:space="0" w:color="auto"/>
            <w:bottom w:val="none" w:sz="0" w:space="0" w:color="auto"/>
            <w:right w:val="none" w:sz="0" w:space="0" w:color="auto"/>
          </w:divBdr>
        </w:div>
        <w:div w:id="384376820">
          <w:marLeft w:val="480"/>
          <w:marRight w:val="0"/>
          <w:marTop w:val="0"/>
          <w:marBottom w:val="0"/>
          <w:divBdr>
            <w:top w:val="none" w:sz="0" w:space="0" w:color="auto"/>
            <w:left w:val="none" w:sz="0" w:space="0" w:color="auto"/>
            <w:bottom w:val="none" w:sz="0" w:space="0" w:color="auto"/>
            <w:right w:val="none" w:sz="0" w:space="0" w:color="auto"/>
          </w:divBdr>
        </w:div>
        <w:div w:id="1642224653">
          <w:marLeft w:val="480"/>
          <w:marRight w:val="0"/>
          <w:marTop w:val="0"/>
          <w:marBottom w:val="0"/>
          <w:divBdr>
            <w:top w:val="none" w:sz="0" w:space="0" w:color="auto"/>
            <w:left w:val="none" w:sz="0" w:space="0" w:color="auto"/>
            <w:bottom w:val="none" w:sz="0" w:space="0" w:color="auto"/>
            <w:right w:val="none" w:sz="0" w:space="0" w:color="auto"/>
          </w:divBdr>
        </w:div>
        <w:div w:id="231083821">
          <w:marLeft w:val="480"/>
          <w:marRight w:val="0"/>
          <w:marTop w:val="0"/>
          <w:marBottom w:val="0"/>
          <w:divBdr>
            <w:top w:val="none" w:sz="0" w:space="0" w:color="auto"/>
            <w:left w:val="none" w:sz="0" w:space="0" w:color="auto"/>
            <w:bottom w:val="none" w:sz="0" w:space="0" w:color="auto"/>
            <w:right w:val="none" w:sz="0" w:space="0" w:color="auto"/>
          </w:divBdr>
        </w:div>
        <w:div w:id="1392659914">
          <w:marLeft w:val="480"/>
          <w:marRight w:val="0"/>
          <w:marTop w:val="0"/>
          <w:marBottom w:val="0"/>
          <w:divBdr>
            <w:top w:val="none" w:sz="0" w:space="0" w:color="auto"/>
            <w:left w:val="none" w:sz="0" w:space="0" w:color="auto"/>
            <w:bottom w:val="none" w:sz="0" w:space="0" w:color="auto"/>
            <w:right w:val="none" w:sz="0" w:space="0" w:color="auto"/>
          </w:divBdr>
        </w:div>
        <w:div w:id="738946085">
          <w:marLeft w:val="480"/>
          <w:marRight w:val="0"/>
          <w:marTop w:val="0"/>
          <w:marBottom w:val="0"/>
          <w:divBdr>
            <w:top w:val="none" w:sz="0" w:space="0" w:color="auto"/>
            <w:left w:val="none" w:sz="0" w:space="0" w:color="auto"/>
            <w:bottom w:val="none" w:sz="0" w:space="0" w:color="auto"/>
            <w:right w:val="none" w:sz="0" w:space="0" w:color="auto"/>
          </w:divBdr>
        </w:div>
        <w:div w:id="112553783">
          <w:marLeft w:val="480"/>
          <w:marRight w:val="0"/>
          <w:marTop w:val="0"/>
          <w:marBottom w:val="0"/>
          <w:divBdr>
            <w:top w:val="none" w:sz="0" w:space="0" w:color="auto"/>
            <w:left w:val="none" w:sz="0" w:space="0" w:color="auto"/>
            <w:bottom w:val="none" w:sz="0" w:space="0" w:color="auto"/>
            <w:right w:val="none" w:sz="0" w:space="0" w:color="auto"/>
          </w:divBdr>
        </w:div>
        <w:div w:id="1934776733">
          <w:marLeft w:val="480"/>
          <w:marRight w:val="0"/>
          <w:marTop w:val="0"/>
          <w:marBottom w:val="0"/>
          <w:divBdr>
            <w:top w:val="none" w:sz="0" w:space="0" w:color="auto"/>
            <w:left w:val="none" w:sz="0" w:space="0" w:color="auto"/>
            <w:bottom w:val="none" w:sz="0" w:space="0" w:color="auto"/>
            <w:right w:val="none" w:sz="0" w:space="0" w:color="auto"/>
          </w:divBdr>
        </w:div>
        <w:div w:id="596643124">
          <w:marLeft w:val="480"/>
          <w:marRight w:val="0"/>
          <w:marTop w:val="0"/>
          <w:marBottom w:val="0"/>
          <w:divBdr>
            <w:top w:val="none" w:sz="0" w:space="0" w:color="auto"/>
            <w:left w:val="none" w:sz="0" w:space="0" w:color="auto"/>
            <w:bottom w:val="none" w:sz="0" w:space="0" w:color="auto"/>
            <w:right w:val="none" w:sz="0" w:space="0" w:color="auto"/>
          </w:divBdr>
        </w:div>
        <w:div w:id="1758941683">
          <w:marLeft w:val="480"/>
          <w:marRight w:val="0"/>
          <w:marTop w:val="0"/>
          <w:marBottom w:val="0"/>
          <w:divBdr>
            <w:top w:val="none" w:sz="0" w:space="0" w:color="auto"/>
            <w:left w:val="none" w:sz="0" w:space="0" w:color="auto"/>
            <w:bottom w:val="none" w:sz="0" w:space="0" w:color="auto"/>
            <w:right w:val="none" w:sz="0" w:space="0" w:color="auto"/>
          </w:divBdr>
        </w:div>
        <w:div w:id="1753504635">
          <w:marLeft w:val="480"/>
          <w:marRight w:val="0"/>
          <w:marTop w:val="0"/>
          <w:marBottom w:val="0"/>
          <w:divBdr>
            <w:top w:val="none" w:sz="0" w:space="0" w:color="auto"/>
            <w:left w:val="none" w:sz="0" w:space="0" w:color="auto"/>
            <w:bottom w:val="none" w:sz="0" w:space="0" w:color="auto"/>
            <w:right w:val="none" w:sz="0" w:space="0" w:color="auto"/>
          </w:divBdr>
        </w:div>
        <w:div w:id="1758018802">
          <w:marLeft w:val="480"/>
          <w:marRight w:val="0"/>
          <w:marTop w:val="0"/>
          <w:marBottom w:val="0"/>
          <w:divBdr>
            <w:top w:val="none" w:sz="0" w:space="0" w:color="auto"/>
            <w:left w:val="none" w:sz="0" w:space="0" w:color="auto"/>
            <w:bottom w:val="none" w:sz="0" w:space="0" w:color="auto"/>
            <w:right w:val="none" w:sz="0" w:space="0" w:color="auto"/>
          </w:divBdr>
        </w:div>
        <w:div w:id="547299827">
          <w:marLeft w:val="480"/>
          <w:marRight w:val="0"/>
          <w:marTop w:val="0"/>
          <w:marBottom w:val="0"/>
          <w:divBdr>
            <w:top w:val="none" w:sz="0" w:space="0" w:color="auto"/>
            <w:left w:val="none" w:sz="0" w:space="0" w:color="auto"/>
            <w:bottom w:val="none" w:sz="0" w:space="0" w:color="auto"/>
            <w:right w:val="none" w:sz="0" w:space="0" w:color="auto"/>
          </w:divBdr>
        </w:div>
        <w:div w:id="317878706">
          <w:marLeft w:val="480"/>
          <w:marRight w:val="0"/>
          <w:marTop w:val="0"/>
          <w:marBottom w:val="0"/>
          <w:divBdr>
            <w:top w:val="none" w:sz="0" w:space="0" w:color="auto"/>
            <w:left w:val="none" w:sz="0" w:space="0" w:color="auto"/>
            <w:bottom w:val="none" w:sz="0" w:space="0" w:color="auto"/>
            <w:right w:val="none" w:sz="0" w:space="0" w:color="auto"/>
          </w:divBdr>
        </w:div>
        <w:div w:id="1627850822">
          <w:marLeft w:val="480"/>
          <w:marRight w:val="0"/>
          <w:marTop w:val="0"/>
          <w:marBottom w:val="0"/>
          <w:divBdr>
            <w:top w:val="none" w:sz="0" w:space="0" w:color="auto"/>
            <w:left w:val="none" w:sz="0" w:space="0" w:color="auto"/>
            <w:bottom w:val="none" w:sz="0" w:space="0" w:color="auto"/>
            <w:right w:val="none" w:sz="0" w:space="0" w:color="auto"/>
          </w:divBdr>
        </w:div>
        <w:div w:id="111247119">
          <w:marLeft w:val="480"/>
          <w:marRight w:val="0"/>
          <w:marTop w:val="0"/>
          <w:marBottom w:val="0"/>
          <w:divBdr>
            <w:top w:val="none" w:sz="0" w:space="0" w:color="auto"/>
            <w:left w:val="none" w:sz="0" w:space="0" w:color="auto"/>
            <w:bottom w:val="none" w:sz="0" w:space="0" w:color="auto"/>
            <w:right w:val="none" w:sz="0" w:space="0" w:color="auto"/>
          </w:divBdr>
        </w:div>
      </w:divsChild>
    </w:div>
    <w:div w:id="153570132">
      <w:bodyDiv w:val="1"/>
      <w:marLeft w:val="0"/>
      <w:marRight w:val="0"/>
      <w:marTop w:val="0"/>
      <w:marBottom w:val="0"/>
      <w:divBdr>
        <w:top w:val="none" w:sz="0" w:space="0" w:color="auto"/>
        <w:left w:val="none" w:sz="0" w:space="0" w:color="auto"/>
        <w:bottom w:val="none" w:sz="0" w:space="0" w:color="auto"/>
        <w:right w:val="none" w:sz="0" w:space="0" w:color="auto"/>
      </w:divBdr>
    </w:div>
    <w:div w:id="158890303">
      <w:bodyDiv w:val="1"/>
      <w:marLeft w:val="0"/>
      <w:marRight w:val="0"/>
      <w:marTop w:val="0"/>
      <w:marBottom w:val="0"/>
      <w:divBdr>
        <w:top w:val="none" w:sz="0" w:space="0" w:color="auto"/>
        <w:left w:val="none" w:sz="0" w:space="0" w:color="auto"/>
        <w:bottom w:val="none" w:sz="0" w:space="0" w:color="auto"/>
        <w:right w:val="none" w:sz="0" w:space="0" w:color="auto"/>
      </w:divBdr>
    </w:div>
    <w:div w:id="161435270">
      <w:bodyDiv w:val="1"/>
      <w:marLeft w:val="0"/>
      <w:marRight w:val="0"/>
      <w:marTop w:val="0"/>
      <w:marBottom w:val="0"/>
      <w:divBdr>
        <w:top w:val="none" w:sz="0" w:space="0" w:color="auto"/>
        <w:left w:val="none" w:sz="0" w:space="0" w:color="auto"/>
        <w:bottom w:val="none" w:sz="0" w:space="0" w:color="auto"/>
        <w:right w:val="none" w:sz="0" w:space="0" w:color="auto"/>
      </w:divBdr>
    </w:div>
    <w:div w:id="165747825">
      <w:bodyDiv w:val="1"/>
      <w:marLeft w:val="0"/>
      <w:marRight w:val="0"/>
      <w:marTop w:val="0"/>
      <w:marBottom w:val="0"/>
      <w:divBdr>
        <w:top w:val="none" w:sz="0" w:space="0" w:color="auto"/>
        <w:left w:val="none" w:sz="0" w:space="0" w:color="auto"/>
        <w:bottom w:val="none" w:sz="0" w:space="0" w:color="auto"/>
        <w:right w:val="none" w:sz="0" w:space="0" w:color="auto"/>
      </w:divBdr>
    </w:div>
    <w:div w:id="167448872">
      <w:bodyDiv w:val="1"/>
      <w:marLeft w:val="0"/>
      <w:marRight w:val="0"/>
      <w:marTop w:val="0"/>
      <w:marBottom w:val="0"/>
      <w:divBdr>
        <w:top w:val="none" w:sz="0" w:space="0" w:color="auto"/>
        <w:left w:val="none" w:sz="0" w:space="0" w:color="auto"/>
        <w:bottom w:val="none" w:sz="0" w:space="0" w:color="auto"/>
        <w:right w:val="none" w:sz="0" w:space="0" w:color="auto"/>
      </w:divBdr>
      <w:divsChild>
        <w:div w:id="1008291220">
          <w:marLeft w:val="360"/>
          <w:marRight w:val="0"/>
          <w:marTop w:val="200"/>
          <w:marBottom w:val="0"/>
          <w:divBdr>
            <w:top w:val="none" w:sz="0" w:space="0" w:color="auto"/>
            <w:left w:val="none" w:sz="0" w:space="0" w:color="auto"/>
            <w:bottom w:val="none" w:sz="0" w:space="0" w:color="auto"/>
            <w:right w:val="none" w:sz="0" w:space="0" w:color="auto"/>
          </w:divBdr>
        </w:div>
        <w:div w:id="41291186">
          <w:marLeft w:val="360"/>
          <w:marRight w:val="0"/>
          <w:marTop w:val="200"/>
          <w:marBottom w:val="0"/>
          <w:divBdr>
            <w:top w:val="none" w:sz="0" w:space="0" w:color="auto"/>
            <w:left w:val="none" w:sz="0" w:space="0" w:color="auto"/>
            <w:bottom w:val="none" w:sz="0" w:space="0" w:color="auto"/>
            <w:right w:val="none" w:sz="0" w:space="0" w:color="auto"/>
          </w:divBdr>
        </w:div>
        <w:div w:id="855118496">
          <w:marLeft w:val="360"/>
          <w:marRight w:val="0"/>
          <w:marTop w:val="200"/>
          <w:marBottom w:val="0"/>
          <w:divBdr>
            <w:top w:val="none" w:sz="0" w:space="0" w:color="auto"/>
            <w:left w:val="none" w:sz="0" w:space="0" w:color="auto"/>
            <w:bottom w:val="none" w:sz="0" w:space="0" w:color="auto"/>
            <w:right w:val="none" w:sz="0" w:space="0" w:color="auto"/>
          </w:divBdr>
        </w:div>
        <w:div w:id="1864856303">
          <w:marLeft w:val="360"/>
          <w:marRight w:val="0"/>
          <w:marTop w:val="200"/>
          <w:marBottom w:val="0"/>
          <w:divBdr>
            <w:top w:val="none" w:sz="0" w:space="0" w:color="auto"/>
            <w:left w:val="none" w:sz="0" w:space="0" w:color="auto"/>
            <w:bottom w:val="none" w:sz="0" w:space="0" w:color="auto"/>
            <w:right w:val="none" w:sz="0" w:space="0" w:color="auto"/>
          </w:divBdr>
        </w:div>
        <w:div w:id="965700417">
          <w:marLeft w:val="360"/>
          <w:marRight w:val="0"/>
          <w:marTop w:val="200"/>
          <w:marBottom w:val="0"/>
          <w:divBdr>
            <w:top w:val="none" w:sz="0" w:space="0" w:color="auto"/>
            <w:left w:val="none" w:sz="0" w:space="0" w:color="auto"/>
            <w:bottom w:val="none" w:sz="0" w:space="0" w:color="auto"/>
            <w:right w:val="none" w:sz="0" w:space="0" w:color="auto"/>
          </w:divBdr>
        </w:div>
        <w:div w:id="1606423343">
          <w:marLeft w:val="360"/>
          <w:marRight w:val="0"/>
          <w:marTop w:val="200"/>
          <w:marBottom w:val="0"/>
          <w:divBdr>
            <w:top w:val="none" w:sz="0" w:space="0" w:color="auto"/>
            <w:left w:val="none" w:sz="0" w:space="0" w:color="auto"/>
            <w:bottom w:val="none" w:sz="0" w:space="0" w:color="auto"/>
            <w:right w:val="none" w:sz="0" w:space="0" w:color="auto"/>
          </w:divBdr>
        </w:div>
        <w:div w:id="1196237907">
          <w:marLeft w:val="360"/>
          <w:marRight w:val="0"/>
          <w:marTop w:val="200"/>
          <w:marBottom w:val="0"/>
          <w:divBdr>
            <w:top w:val="none" w:sz="0" w:space="0" w:color="auto"/>
            <w:left w:val="none" w:sz="0" w:space="0" w:color="auto"/>
            <w:bottom w:val="none" w:sz="0" w:space="0" w:color="auto"/>
            <w:right w:val="none" w:sz="0" w:space="0" w:color="auto"/>
          </w:divBdr>
        </w:div>
        <w:div w:id="1807430055">
          <w:marLeft w:val="360"/>
          <w:marRight w:val="0"/>
          <w:marTop w:val="200"/>
          <w:marBottom w:val="0"/>
          <w:divBdr>
            <w:top w:val="none" w:sz="0" w:space="0" w:color="auto"/>
            <w:left w:val="none" w:sz="0" w:space="0" w:color="auto"/>
            <w:bottom w:val="none" w:sz="0" w:space="0" w:color="auto"/>
            <w:right w:val="none" w:sz="0" w:space="0" w:color="auto"/>
          </w:divBdr>
        </w:div>
        <w:div w:id="974336814">
          <w:marLeft w:val="360"/>
          <w:marRight w:val="0"/>
          <w:marTop w:val="200"/>
          <w:marBottom w:val="0"/>
          <w:divBdr>
            <w:top w:val="none" w:sz="0" w:space="0" w:color="auto"/>
            <w:left w:val="none" w:sz="0" w:space="0" w:color="auto"/>
            <w:bottom w:val="none" w:sz="0" w:space="0" w:color="auto"/>
            <w:right w:val="none" w:sz="0" w:space="0" w:color="auto"/>
          </w:divBdr>
        </w:div>
      </w:divsChild>
    </w:div>
    <w:div w:id="170294348">
      <w:bodyDiv w:val="1"/>
      <w:marLeft w:val="0"/>
      <w:marRight w:val="0"/>
      <w:marTop w:val="0"/>
      <w:marBottom w:val="0"/>
      <w:divBdr>
        <w:top w:val="none" w:sz="0" w:space="0" w:color="auto"/>
        <w:left w:val="none" w:sz="0" w:space="0" w:color="auto"/>
        <w:bottom w:val="none" w:sz="0" w:space="0" w:color="auto"/>
        <w:right w:val="none" w:sz="0" w:space="0" w:color="auto"/>
      </w:divBdr>
    </w:div>
    <w:div w:id="175464081">
      <w:bodyDiv w:val="1"/>
      <w:marLeft w:val="0"/>
      <w:marRight w:val="0"/>
      <w:marTop w:val="0"/>
      <w:marBottom w:val="0"/>
      <w:divBdr>
        <w:top w:val="none" w:sz="0" w:space="0" w:color="auto"/>
        <w:left w:val="none" w:sz="0" w:space="0" w:color="auto"/>
        <w:bottom w:val="none" w:sz="0" w:space="0" w:color="auto"/>
        <w:right w:val="none" w:sz="0" w:space="0" w:color="auto"/>
      </w:divBdr>
    </w:div>
    <w:div w:id="181166624">
      <w:bodyDiv w:val="1"/>
      <w:marLeft w:val="0"/>
      <w:marRight w:val="0"/>
      <w:marTop w:val="0"/>
      <w:marBottom w:val="0"/>
      <w:divBdr>
        <w:top w:val="none" w:sz="0" w:space="0" w:color="auto"/>
        <w:left w:val="none" w:sz="0" w:space="0" w:color="auto"/>
        <w:bottom w:val="none" w:sz="0" w:space="0" w:color="auto"/>
        <w:right w:val="none" w:sz="0" w:space="0" w:color="auto"/>
      </w:divBdr>
    </w:div>
    <w:div w:id="190610086">
      <w:bodyDiv w:val="1"/>
      <w:marLeft w:val="0"/>
      <w:marRight w:val="0"/>
      <w:marTop w:val="0"/>
      <w:marBottom w:val="0"/>
      <w:divBdr>
        <w:top w:val="none" w:sz="0" w:space="0" w:color="auto"/>
        <w:left w:val="none" w:sz="0" w:space="0" w:color="auto"/>
        <w:bottom w:val="none" w:sz="0" w:space="0" w:color="auto"/>
        <w:right w:val="none" w:sz="0" w:space="0" w:color="auto"/>
      </w:divBdr>
    </w:div>
    <w:div w:id="201132433">
      <w:bodyDiv w:val="1"/>
      <w:marLeft w:val="0"/>
      <w:marRight w:val="0"/>
      <w:marTop w:val="0"/>
      <w:marBottom w:val="0"/>
      <w:divBdr>
        <w:top w:val="none" w:sz="0" w:space="0" w:color="auto"/>
        <w:left w:val="none" w:sz="0" w:space="0" w:color="auto"/>
        <w:bottom w:val="none" w:sz="0" w:space="0" w:color="auto"/>
        <w:right w:val="none" w:sz="0" w:space="0" w:color="auto"/>
      </w:divBdr>
      <w:divsChild>
        <w:div w:id="1984193455">
          <w:marLeft w:val="360"/>
          <w:marRight w:val="0"/>
          <w:marTop w:val="200"/>
          <w:marBottom w:val="0"/>
          <w:divBdr>
            <w:top w:val="none" w:sz="0" w:space="0" w:color="auto"/>
            <w:left w:val="none" w:sz="0" w:space="0" w:color="auto"/>
            <w:bottom w:val="none" w:sz="0" w:space="0" w:color="auto"/>
            <w:right w:val="none" w:sz="0" w:space="0" w:color="auto"/>
          </w:divBdr>
        </w:div>
        <w:div w:id="639462905">
          <w:marLeft w:val="1080"/>
          <w:marRight w:val="0"/>
          <w:marTop w:val="100"/>
          <w:marBottom w:val="0"/>
          <w:divBdr>
            <w:top w:val="none" w:sz="0" w:space="0" w:color="auto"/>
            <w:left w:val="none" w:sz="0" w:space="0" w:color="auto"/>
            <w:bottom w:val="none" w:sz="0" w:space="0" w:color="auto"/>
            <w:right w:val="none" w:sz="0" w:space="0" w:color="auto"/>
          </w:divBdr>
        </w:div>
        <w:div w:id="1127550014">
          <w:marLeft w:val="1080"/>
          <w:marRight w:val="0"/>
          <w:marTop w:val="100"/>
          <w:marBottom w:val="0"/>
          <w:divBdr>
            <w:top w:val="none" w:sz="0" w:space="0" w:color="auto"/>
            <w:left w:val="none" w:sz="0" w:space="0" w:color="auto"/>
            <w:bottom w:val="none" w:sz="0" w:space="0" w:color="auto"/>
            <w:right w:val="none" w:sz="0" w:space="0" w:color="auto"/>
          </w:divBdr>
        </w:div>
        <w:div w:id="58359707">
          <w:marLeft w:val="1080"/>
          <w:marRight w:val="0"/>
          <w:marTop w:val="100"/>
          <w:marBottom w:val="0"/>
          <w:divBdr>
            <w:top w:val="none" w:sz="0" w:space="0" w:color="auto"/>
            <w:left w:val="none" w:sz="0" w:space="0" w:color="auto"/>
            <w:bottom w:val="none" w:sz="0" w:space="0" w:color="auto"/>
            <w:right w:val="none" w:sz="0" w:space="0" w:color="auto"/>
          </w:divBdr>
        </w:div>
      </w:divsChild>
    </w:div>
    <w:div w:id="218057953">
      <w:bodyDiv w:val="1"/>
      <w:marLeft w:val="0"/>
      <w:marRight w:val="0"/>
      <w:marTop w:val="0"/>
      <w:marBottom w:val="0"/>
      <w:divBdr>
        <w:top w:val="none" w:sz="0" w:space="0" w:color="auto"/>
        <w:left w:val="none" w:sz="0" w:space="0" w:color="auto"/>
        <w:bottom w:val="none" w:sz="0" w:space="0" w:color="auto"/>
        <w:right w:val="none" w:sz="0" w:space="0" w:color="auto"/>
      </w:divBdr>
    </w:div>
    <w:div w:id="230501395">
      <w:bodyDiv w:val="1"/>
      <w:marLeft w:val="0"/>
      <w:marRight w:val="0"/>
      <w:marTop w:val="0"/>
      <w:marBottom w:val="0"/>
      <w:divBdr>
        <w:top w:val="none" w:sz="0" w:space="0" w:color="auto"/>
        <w:left w:val="none" w:sz="0" w:space="0" w:color="auto"/>
        <w:bottom w:val="none" w:sz="0" w:space="0" w:color="auto"/>
        <w:right w:val="none" w:sz="0" w:space="0" w:color="auto"/>
      </w:divBdr>
    </w:div>
    <w:div w:id="247156698">
      <w:bodyDiv w:val="1"/>
      <w:marLeft w:val="0"/>
      <w:marRight w:val="0"/>
      <w:marTop w:val="0"/>
      <w:marBottom w:val="0"/>
      <w:divBdr>
        <w:top w:val="none" w:sz="0" w:space="0" w:color="auto"/>
        <w:left w:val="none" w:sz="0" w:space="0" w:color="auto"/>
        <w:bottom w:val="none" w:sz="0" w:space="0" w:color="auto"/>
        <w:right w:val="none" w:sz="0" w:space="0" w:color="auto"/>
      </w:divBdr>
    </w:div>
    <w:div w:id="261030392">
      <w:bodyDiv w:val="1"/>
      <w:marLeft w:val="0"/>
      <w:marRight w:val="0"/>
      <w:marTop w:val="0"/>
      <w:marBottom w:val="0"/>
      <w:divBdr>
        <w:top w:val="none" w:sz="0" w:space="0" w:color="auto"/>
        <w:left w:val="none" w:sz="0" w:space="0" w:color="auto"/>
        <w:bottom w:val="none" w:sz="0" w:space="0" w:color="auto"/>
        <w:right w:val="none" w:sz="0" w:space="0" w:color="auto"/>
      </w:divBdr>
    </w:div>
    <w:div w:id="280847979">
      <w:bodyDiv w:val="1"/>
      <w:marLeft w:val="0"/>
      <w:marRight w:val="0"/>
      <w:marTop w:val="0"/>
      <w:marBottom w:val="0"/>
      <w:divBdr>
        <w:top w:val="none" w:sz="0" w:space="0" w:color="auto"/>
        <w:left w:val="none" w:sz="0" w:space="0" w:color="auto"/>
        <w:bottom w:val="none" w:sz="0" w:space="0" w:color="auto"/>
        <w:right w:val="none" w:sz="0" w:space="0" w:color="auto"/>
      </w:divBdr>
      <w:divsChild>
        <w:div w:id="1022169164">
          <w:marLeft w:val="1080"/>
          <w:marRight w:val="0"/>
          <w:marTop w:val="100"/>
          <w:marBottom w:val="0"/>
          <w:divBdr>
            <w:top w:val="none" w:sz="0" w:space="0" w:color="auto"/>
            <w:left w:val="none" w:sz="0" w:space="0" w:color="auto"/>
            <w:bottom w:val="none" w:sz="0" w:space="0" w:color="auto"/>
            <w:right w:val="none" w:sz="0" w:space="0" w:color="auto"/>
          </w:divBdr>
        </w:div>
        <w:div w:id="1206407099">
          <w:marLeft w:val="1080"/>
          <w:marRight w:val="0"/>
          <w:marTop w:val="100"/>
          <w:marBottom w:val="0"/>
          <w:divBdr>
            <w:top w:val="none" w:sz="0" w:space="0" w:color="auto"/>
            <w:left w:val="none" w:sz="0" w:space="0" w:color="auto"/>
            <w:bottom w:val="none" w:sz="0" w:space="0" w:color="auto"/>
            <w:right w:val="none" w:sz="0" w:space="0" w:color="auto"/>
          </w:divBdr>
        </w:div>
        <w:div w:id="303510727">
          <w:marLeft w:val="1080"/>
          <w:marRight w:val="0"/>
          <w:marTop w:val="100"/>
          <w:marBottom w:val="0"/>
          <w:divBdr>
            <w:top w:val="none" w:sz="0" w:space="0" w:color="auto"/>
            <w:left w:val="none" w:sz="0" w:space="0" w:color="auto"/>
            <w:bottom w:val="none" w:sz="0" w:space="0" w:color="auto"/>
            <w:right w:val="none" w:sz="0" w:space="0" w:color="auto"/>
          </w:divBdr>
        </w:div>
        <w:div w:id="2145274716">
          <w:marLeft w:val="1080"/>
          <w:marRight w:val="0"/>
          <w:marTop w:val="100"/>
          <w:marBottom w:val="0"/>
          <w:divBdr>
            <w:top w:val="none" w:sz="0" w:space="0" w:color="auto"/>
            <w:left w:val="none" w:sz="0" w:space="0" w:color="auto"/>
            <w:bottom w:val="none" w:sz="0" w:space="0" w:color="auto"/>
            <w:right w:val="none" w:sz="0" w:space="0" w:color="auto"/>
          </w:divBdr>
        </w:div>
        <w:div w:id="1961839134">
          <w:marLeft w:val="1080"/>
          <w:marRight w:val="0"/>
          <w:marTop w:val="100"/>
          <w:marBottom w:val="0"/>
          <w:divBdr>
            <w:top w:val="none" w:sz="0" w:space="0" w:color="auto"/>
            <w:left w:val="none" w:sz="0" w:space="0" w:color="auto"/>
            <w:bottom w:val="none" w:sz="0" w:space="0" w:color="auto"/>
            <w:right w:val="none" w:sz="0" w:space="0" w:color="auto"/>
          </w:divBdr>
        </w:div>
        <w:div w:id="175774628">
          <w:marLeft w:val="1080"/>
          <w:marRight w:val="0"/>
          <w:marTop w:val="100"/>
          <w:marBottom w:val="0"/>
          <w:divBdr>
            <w:top w:val="none" w:sz="0" w:space="0" w:color="auto"/>
            <w:left w:val="none" w:sz="0" w:space="0" w:color="auto"/>
            <w:bottom w:val="none" w:sz="0" w:space="0" w:color="auto"/>
            <w:right w:val="none" w:sz="0" w:space="0" w:color="auto"/>
          </w:divBdr>
        </w:div>
        <w:div w:id="137109558">
          <w:marLeft w:val="1080"/>
          <w:marRight w:val="0"/>
          <w:marTop w:val="100"/>
          <w:marBottom w:val="0"/>
          <w:divBdr>
            <w:top w:val="none" w:sz="0" w:space="0" w:color="auto"/>
            <w:left w:val="none" w:sz="0" w:space="0" w:color="auto"/>
            <w:bottom w:val="none" w:sz="0" w:space="0" w:color="auto"/>
            <w:right w:val="none" w:sz="0" w:space="0" w:color="auto"/>
          </w:divBdr>
        </w:div>
        <w:div w:id="244875096">
          <w:marLeft w:val="1080"/>
          <w:marRight w:val="0"/>
          <w:marTop w:val="100"/>
          <w:marBottom w:val="0"/>
          <w:divBdr>
            <w:top w:val="none" w:sz="0" w:space="0" w:color="auto"/>
            <w:left w:val="none" w:sz="0" w:space="0" w:color="auto"/>
            <w:bottom w:val="none" w:sz="0" w:space="0" w:color="auto"/>
            <w:right w:val="none" w:sz="0" w:space="0" w:color="auto"/>
          </w:divBdr>
        </w:div>
        <w:div w:id="1074933339">
          <w:marLeft w:val="1080"/>
          <w:marRight w:val="0"/>
          <w:marTop w:val="100"/>
          <w:marBottom w:val="0"/>
          <w:divBdr>
            <w:top w:val="none" w:sz="0" w:space="0" w:color="auto"/>
            <w:left w:val="none" w:sz="0" w:space="0" w:color="auto"/>
            <w:bottom w:val="none" w:sz="0" w:space="0" w:color="auto"/>
            <w:right w:val="none" w:sz="0" w:space="0" w:color="auto"/>
          </w:divBdr>
        </w:div>
        <w:div w:id="499271372">
          <w:marLeft w:val="1080"/>
          <w:marRight w:val="0"/>
          <w:marTop w:val="100"/>
          <w:marBottom w:val="0"/>
          <w:divBdr>
            <w:top w:val="none" w:sz="0" w:space="0" w:color="auto"/>
            <w:left w:val="none" w:sz="0" w:space="0" w:color="auto"/>
            <w:bottom w:val="none" w:sz="0" w:space="0" w:color="auto"/>
            <w:right w:val="none" w:sz="0" w:space="0" w:color="auto"/>
          </w:divBdr>
        </w:div>
      </w:divsChild>
    </w:div>
    <w:div w:id="282420528">
      <w:bodyDiv w:val="1"/>
      <w:marLeft w:val="0"/>
      <w:marRight w:val="0"/>
      <w:marTop w:val="0"/>
      <w:marBottom w:val="0"/>
      <w:divBdr>
        <w:top w:val="none" w:sz="0" w:space="0" w:color="auto"/>
        <w:left w:val="none" w:sz="0" w:space="0" w:color="auto"/>
        <w:bottom w:val="none" w:sz="0" w:space="0" w:color="auto"/>
        <w:right w:val="none" w:sz="0" w:space="0" w:color="auto"/>
      </w:divBdr>
    </w:div>
    <w:div w:id="285435185">
      <w:bodyDiv w:val="1"/>
      <w:marLeft w:val="0"/>
      <w:marRight w:val="0"/>
      <w:marTop w:val="0"/>
      <w:marBottom w:val="0"/>
      <w:divBdr>
        <w:top w:val="none" w:sz="0" w:space="0" w:color="auto"/>
        <w:left w:val="none" w:sz="0" w:space="0" w:color="auto"/>
        <w:bottom w:val="none" w:sz="0" w:space="0" w:color="auto"/>
        <w:right w:val="none" w:sz="0" w:space="0" w:color="auto"/>
      </w:divBdr>
      <w:divsChild>
        <w:div w:id="1951012636">
          <w:marLeft w:val="480"/>
          <w:marRight w:val="0"/>
          <w:marTop w:val="0"/>
          <w:marBottom w:val="0"/>
          <w:divBdr>
            <w:top w:val="none" w:sz="0" w:space="0" w:color="auto"/>
            <w:left w:val="none" w:sz="0" w:space="0" w:color="auto"/>
            <w:bottom w:val="none" w:sz="0" w:space="0" w:color="auto"/>
            <w:right w:val="none" w:sz="0" w:space="0" w:color="auto"/>
          </w:divBdr>
        </w:div>
        <w:div w:id="1651061107">
          <w:marLeft w:val="480"/>
          <w:marRight w:val="0"/>
          <w:marTop w:val="0"/>
          <w:marBottom w:val="0"/>
          <w:divBdr>
            <w:top w:val="none" w:sz="0" w:space="0" w:color="auto"/>
            <w:left w:val="none" w:sz="0" w:space="0" w:color="auto"/>
            <w:bottom w:val="none" w:sz="0" w:space="0" w:color="auto"/>
            <w:right w:val="none" w:sz="0" w:space="0" w:color="auto"/>
          </w:divBdr>
        </w:div>
        <w:div w:id="134687086">
          <w:marLeft w:val="480"/>
          <w:marRight w:val="0"/>
          <w:marTop w:val="0"/>
          <w:marBottom w:val="0"/>
          <w:divBdr>
            <w:top w:val="none" w:sz="0" w:space="0" w:color="auto"/>
            <w:left w:val="none" w:sz="0" w:space="0" w:color="auto"/>
            <w:bottom w:val="none" w:sz="0" w:space="0" w:color="auto"/>
            <w:right w:val="none" w:sz="0" w:space="0" w:color="auto"/>
          </w:divBdr>
        </w:div>
        <w:div w:id="1368336145">
          <w:marLeft w:val="480"/>
          <w:marRight w:val="0"/>
          <w:marTop w:val="0"/>
          <w:marBottom w:val="0"/>
          <w:divBdr>
            <w:top w:val="none" w:sz="0" w:space="0" w:color="auto"/>
            <w:left w:val="none" w:sz="0" w:space="0" w:color="auto"/>
            <w:bottom w:val="none" w:sz="0" w:space="0" w:color="auto"/>
            <w:right w:val="none" w:sz="0" w:space="0" w:color="auto"/>
          </w:divBdr>
        </w:div>
        <w:div w:id="452557169">
          <w:marLeft w:val="480"/>
          <w:marRight w:val="0"/>
          <w:marTop w:val="0"/>
          <w:marBottom w:val="0"/>
          <w:divBdr>
            <w:top w:val="none" w:sz="0" w:space="0" w:color="auto"/>
            <w:left w:val="none" w:sz="0" w:space="0" w:color="auto"/>
            <w:bottom w:val="none" w:sz="0" w:space="0" w:color="auto"/>
            <w:right w:val="none" w:sz="0" w:space="0" w:color="auto"/>
          </w:divBdr>
        </w:div>
        <w:div w:id="47731063">
          <w:marLeft w:val="480"/>
          <w:marRight w:val="0"/>
          <w:marTop w:val="0"/>
          <w:marBottom w:val="0"/>
          <w:divBdr>
            <w:top w:val="none" w:sz="0" w:space="0" w:color="auto"/>
            <w:left w:val="none" w:sz="0" w:space="0" w:color="auto"/>
            <w:bottom w:val="none" w:sz="0" w:space="0" w:color="auto"/>
            <w:right w:val="none" w:sz="0" w:space="0" w:color="auto"/>
          </w:divBdr>
        </w:div>
        <w:div w:id="758527323">
          <w:marLeft w:val="480"/>
          <w:marRight w:val="0"/>
          <w:marTop w:val="0"/>
          <w:marBottom w:val="0"/>
          <w:divBdr>
            <w:top w:val="none" w:sz="0" w:space="0" w:color="auto"/>
            <w:left w:val="none" w:sz="0" w:space="0" w:color="auto"/>
            <w:bottom w:val="none" w:sz="0" w:space="0" w:color="auto"/>
            <w:right w:val="none" w:sz="0" w:space="0" w:color="auto"/>
          </w:divBdr>
        </w:div>
        <w:div w:id="489638088">
          <w:marLeft w:val="480"/>
          <w:marRight w:val="0"/>
          <w:marTop w:val="0"/>
          <w:marBottom w:val="0"/>
          <w:divBdr>
            <w:top w:val="none" w:sz="0" w:space="0" w:color="auto"/>
            <w:left w:val="none" w:sz="0" w:space="0" w:color="auto"/>
            <w:bottom w:val="none" w:sz="0" w:space="0" w:color="auto"/>
            <w:right w:val="none" w:sz="0" w:space="0" w:color="auto"/>
          </w:divBdr>
        </w:div>
        <w:div w:id="2115514931">
          <w:marLeft w:val="480"/>
          <w:marRight w:val="0"/>
          <w:marTop w:val="0"/>
          <w:marBottom w:val="0"/>
          <w:divBdr>
            <w:top w:val="none" w:sz="0" w:space="0" w:color="auto"/>
            <w:left w:val="none" w:sz="0" w:space="0" w:color="auto"/>
            <w:bottom w:val="none" w:sz="0" w:space="0" w:color="auto"/>
            <w:right w:val="none" w:sz="0" w:space="0" w:color="auto"/>
          </w:divBdr>
        </w:div>
        <w:div w:id="135875854">
          <w:marLeft w:val="480"/>
          <w:marRight w:val="0"/>
          <w:marTop w:val="0"/>
          <w:marBottom w:val="0"/>
          <w:divBdr>
            <w:top w:val="none" w:sz="0" w:space="0" w:color="auto"/>
            <w:left w:val="none" w:sz="0" w:space="0" w:color="auto"/>
            <w:bottom w:val="none" w:sz="0" w:space="0" w:color="auto"/>
            <w:right w:val="none" w:sz="0" w:space="0" w:color="auto"/>
          </w:divBdr>
        </w:div>
        <w:div w:id="1230650815">
          <w:marLeft w:val="480"/>
          <w:marRight w:val="0"/>
          <w:marTop w:val="0"/>
          <w:marBottom w:val="0"/>
          <w:divBdr>
            <w:top w:val="none" w:sz="0" w:space="0" w:color="auto"/>
            <w:left w:val="none" w:sz="0" w:space="0" w:color="auto"/>
            <w:bottom w:val="none" w:sz="0" w:space="0" w:color="auto"/>
            <w:right w:val="none" w:sz="0" w:space="0" w:color="auto"/>
          </w:divBdr>
        </w:div>
        <w:div w:id="1135634632">
          <w:marLeft w:val="480"/>
          <w:marRight w:val="0"/>
          <w:marTop w:val="0"/>
          <w:marBottom w:val="0"/>
          <w:divBdr>
            <w:top w:val="none" w:sz="0" w:space="0" w:color="auto"/>
            <w:left w:val="none" w:sz="0" w:space="0" w:color="auto"/>
            <w:bottom w:val="none" w:sz="0" w:space="0" w:color="auto"/>
            <w:right w:val="none" w:sz="0" w:space="0" w:color="auto"/>
          </w:divBdr>
        </w:div>
        <w:div w:id="883101050">
          <w:marLeft w:val="480"/>
          <w:marRight w:val="0"/>
          <w:marTop w:val="0"/>
          <w:marBottom w:val="0"/>
          <w:divBdr>
            <w:top w:val="none" w:sz="0" w:space="0" w:color="auto"/>
            <w:left w:val="none" w:sz="0" w:space="0" w:color="auto"/>
            <w:bottom w:val="none" w:sz="0" w:space="0" w:color="auto"/>
            <w:right w:val="none" w:sz="0" w:space="0" w:color="auto"/>
          </w:divBdr>
        </w:div>
        <w:div w:id="673336489">
          <w:marLeft w:val="480"/>
          <w:marRight w:val="0"/>
          <w:marTop w:val="0"/>
          <w:marBottom w:val="0"/>
          <w:divBdr>
            <w:top w:val="none" w:sz="0" w:space="0" w:color="auto"/>
            <w:left w:val="none" w:sz="0" w:space="0" w:color="auto"/>
            <w:bottom w:val="none" w:sz="0" w:space="0" w:color="auto"/>
            <w:right w:val="none" w:sz="0" w:space="0" w:color="auto"/>
          </w:divBdr>
        </w:div>
        <w:div w:id="389231784">
          <w:marLeft w:val="480"/>
          <w:marRight w:val="0"/>
          <w:marTop w:val="0"/>
          <w:marBottom w:val="0"/>
          <w:divBdr>
            <w:top w:val="none" w:sz="0" w:space="0" w:color="auto"/>
            <w:left w:val="none" w:sz="0" w:space="0" w:color="auto"/>
            <w:bottom w:val="none" w:sz="0" w:space="0" w:color="auto"/>
            <w:right w:val="none" w:sz="0" w:space="0" w:color="auto"/>
          </w:divBdr>
        </w:div>
      </w:divsChild>
    </w:div>
    <w:div w:id="300155068">
      <w:bodyDiv w:val="1"/>
      <w:marLeft w:val="0"/>
      <w:marRight w:val="0"/>
      <w:marTop w:val="0"/>
      <w:marBottom w:val="0"/>
      <w:divBdr>
        <w:top w:val="none" w:sz="0" w:space="0" w:color="auto"/>
        <w:left w:val="none" w:sz="0" w:space="0" w:color="auto"/>
        <w:bottom w:val="none" w:sz="0" w:space="0" w:color="auto"/>
        <w:right w:val="none" w:sz="0" w:space="0" w:color="auto"/>
      </w:divBdr>
      <w:divsChild>
        <w:div w:id="965114504">
          <w:marLeft w:val="480"/>
          <w:marRight w:val="0"/>
          <w:marTop w:val="0"/>
          <w:marBottom w:val="0"/>
          <w:divBdr>
            <w:top w:val="none" w:sz="0" w:space="0" w:color="auto"/>
            <w:left w:val="none" w:sz="0" w:space="0" w:color="auto"/>
            <w:bottom w:val="none" w:sz="0" w:space="0" w:color="auto"/>
            <w:right w:val="none" w:sz="0" w:space="0" w:color="auto"/>
          </w:divBdr>
        </w:div>
        <w:div w:id="891816990">
          <w:marLeft w:val="480"/>
          <w:marRight w:val="0"/>
          <w:marTop w:val="0"/>
          <w:marBottom w:val="0"/>
          <w:divBdr>
            <w:top w:val="none" w:sz="0" w:space="0" w:color="auto"/>
            <w:left w:val="none" w:sz="0" w:space="0" w:color="auto"/>
            <w:bottom w:val="none" w:sz="0" w:space="0" w:color="auto"/>
            <w:right w:val="none" w:sz="0" w:space="0" w:color="auto"/>
          </w:divBdr>
        </w:div>
        <w:div w:id="916792554">
          <w:marLeft w:val="480"/>
          <w:marRight w:val="0"/>
          <w:marTop w:val="0"/>
          <w:marBottom w:val="0"/>
          <w:divBdr>
            <w:top w:val="none" w:sz="0" w:space="0" w:color="auto"/>
            <w:left w:val="none" w:sz="0" w:space="0" w:color="auto"/>
            <w:bottom w:val="none" w:sz="0" w:space="0" w:color="auto"/>
            <w:right w:val="none" w:sz="0" w:space="0" w:color="auto"/>
          </w:divBdr>
        </w:div>
        <w:div w:id="1550654120">
          <w:marLeft w:val="480"/>
          <w:marRight w:val="0"/>
          <w:marTop w:val="0"/>
          <w:marBottom w:val="0"/>
          <w:divBdr>
            <w:top w:val="none" w:sz="0" w:space="0" w:color="auto"/>
            <w:left w:val="none" w:sz="0" w:space="0" w:color="auto"/>
            <w:bottom w:val="none" w:sz="0" w:space="0" w:color="auto"/>
            <w:right w:val="none" w:sz="0" w:space="0" w:color="auto"/>
          </w:divBdr>
        </w:div>
        <w:div w:id="378431641">
          <w:marLeft w:val="480"/>
          <w:marRight w:val="0"/>
          <w:marTop w:val="0"/>
          <w:marBottom w:val="0"/>
          <w:divBdr>
            <w:top w:val="none" w:sz="0" w:space="0" w:color="auto"/>
            <w:left w:val="none" w:sz="0" w:space="0" w:color="auto"/>
            <w:bottom w:val="none" w:sz="0" w:space="0" w:color="auto"/>
            <w:right w:val="none" w:sz="0" w:space="0" w:color="auto"/>
          </w:divBdr>
        </w:div>
        <w:div w:id="1757633723">
          <w:marLeft w:val="480"/>
          <w:marRight w:val="0"/>
          <w:marTop w:val="0"/>
          <w:marBottom w:val="0"/>
          <w:divBdr>
            <w:top w:val="none" w:sz="0" w:space="0" w:color="auto"/>
            <w:left w:val="none" w:sz="0" w:space="0" w:color="auto"/>
            <w:bottom w:val="none" w:sz="0" w:space="0" w:color="auto"/>
            <w:right w:val="none" w:sz="0" w:space="0" w:color="auto"/>
          </w:divBdr>
        </w:div>
        <w:div w:id="159976981">
          <w:marLeft w:val="480"/>
          <w:marRight w:val="0"/>
          <w:marTop w:val="0"/>
          <w:marBottom w:val="0"/>
          <w:divBdr>
            <w:top w:val="none" w:sz="0" w:space="0" w:color="auto"/>
            <w:left w:val="none" w:sz="0" w:space="0" w:color="auto"/>
            <w:bottom w:val="none" w:sz="0" w:space="0" w:color="auto"/>
            <w:right w:val="none" w:sz="0" w:space="0" w:color="auto"/>
          </w:divBdr>
        </w:div>
        <w:div w:id="866066123">
          <w:marLeft w:val="480"/>
          <w:marRight w:val="0"/>
          <w:marTop w:val="0"/>
          <w:marBottom w:val="0"/>
          <w:divBdr>
            <w:top w:val="none" w:sz="0" w:space="0" w:color="auto"/>
            <w:left w:val="none" w:sz="0" w:space="0" w:color="auto"/>
            <w:bottom w:val="none" w:sz="0" w:space="0" w:color="auto"/>
            <w:right w:val="none" w:sz="0" w:space="0" w:color="auto"/>
          </w:divBdr>
        </w:div>
        <w:div w:id="1197696539">
          <w:marLeft w:val="480"/>
          <w:marRight w:val="0"/>
          <w:marTop w:val="0"/>
          <w:marBottom w:val="0"/>
          <w:divBdr>
            <w:top w:val="none" w:sz="0" w:space="0" w:color="auto"/>
            <w:left w:val="none" w:sz="0" w:space="0" w:color="auto"/>
            <w:bottom w:val="none" w:sz="0" w:space="0" w:color="auto"/>
            <w:right w:val="none" w:sz="0" w:space="0" w:color="auto"/>
          </w:divBdr>
        </w:div>
        <w:div w:id="420613124">
          <w:marLeft w:val="480"/>
          <w:marRight w:val="0"/>
          <w:marTop w:val="0"/>
          <w:marBottom w:val="0"/>
          <w:divBdr>
            <w:top w:val="none" w:sz="0" w:space="0" w:color="auto"/>
            <w:left w:val="none" w:sz="0" w:space="0" w:color="auto"/>
            <w:bottom w:val="none" w:sz="0" w:space="0" w:color="auto"/>
            <w:right w:val="none" w:sz="0" w:space="0" w:color="auto"/>
          </w:divBdr>
        </w:div>
        <w:div w:id="260645359">
          <w:marLeft w:val="480"/>
          <w:marRight w:val="0"/>
          <w:marTop w:val="0"/>
          <w:marBottom w:val="0"/>
          <w:divBdr>
            <w:top w:val="none" w:sz="0" w:space="0" w:color="auto"/>
            <w:left w:val="none" w:sz="0" w:space="0" w:color="auto"/>
            <w:bottom w:val="none" w:sz="0" w:space="0" w:color="auto"/>
            <w:right w:val="none" w:sz="0" w:space="0" w:color="auto"/>
          </w:divBdr>
        </w:div>
        <w:div w:id="1637177955">
          <w:marLeft w:val="480"/>
          <w:marRight w:val="0"/>
          <w:marTop w:val="0"/>
          <w:marBottom w:val="0"/>
          <w:divBdr>
            <w:top w:val="none" w:sz="0" w:space="0" w:color="auto"/>
            <w:left w:val="none" w:sz="0" w:space="0" w:color="auto"/>
            <w:bottom w:val="none" w:sz="0" w:space="0" w:color="auto"/>
            <w:right w:val="none" w:sz="0" w:space="0" w:color="auto"/>
          </w:divBdr>
        </w:div>
        <w:div w:id="1234394360">
          <w:marLeft w:val="480"/>
          <w:marRight w:val="0"/>
          <w:marTop w:val="0"/>
          <w:marBottom w:val="0"/>
          <w:divBdr>
            <w:top w:val="none" w:sz="0" w:space="0" w:color="auto"/>
            <w:left w:val="none" w:sz="0" w:space="0" w:color="auto"/>
            <w:bottom w:val="none" w:sz="0" w:space="0" w:color="auto"/>
            <w:right w:val="none" w:sz="0" w:space="0" w:color="auto"/>
          </w:divBdr>
        </w:div>
        <w:div w:id="1797870437">
          <w:marLeft w:val="480"/>
          <w:marRight w:val="0"/>
          <w:marTop w:val="0"/>
          <w:marBottom w:val="0"/>
          <w:divBdr>
            <w:top w:val="none" w:sz="0" w:space="0" w:color="auto"/>
            <w:left w:val="none" w:sz="0" w:space="0" w:color="auto"/>
            <w:bottom w:val="none" w:sz="0" w:space="0" w:color="auto"/>
            <w:right w:val="none" w:sz="0" w:space="0" w:color="auto"/>
          </w:divBdr>
        </w:div>
      </w:divsChild>
    </w:div>
    <w:div w:id="306013631">
      <w:bodyDiv w:val="1"/>
      <w:marLeft w:val="0"/>
      <w:marRight w:val="0"/>
      <w:marTop w:val="0"/>
      <w:marBottom w:val="0"/>
      <w:divBdr>
        <w:top w:val="none" w:sz="0" w:space="0" w:color="auto"/>
        <w:left w:val="none" w:sz="0" w:space="0" w:color="auto"/>
        <w:bottom w:val="none" w:sz="0" w:space="0" w:color="auto"/>
        <w:right w:val="none" w:sz="0" w:space="0" w:color="auto"/>
      </w:divBdr>
      <w:divsChild>
        <w:div w:id="1150249690">
          <w:marLeft w:val="480"/>
          <w:marRight w:val="0"/>
          <w:marTop w:val="0"/>
          <w:marBottom w:val="0"/>
          <w:divBdr>
            <w:top w:val="none" w:sz="0" w:space="0" w:color="auto"/>
            <w:left w:val="none" w:sz="0" w:space="0" w:color="auto"/>
            <w:bottom w:val="none" w:sz="0" w:space="0" w:color="auto"/>
            <w:right w:val="none" w:sz="0" w:space="0" w:color="auto"/>
          </w:divBdr>
        </w:div>
        <w:div w:id="1706173962">
          <w:marLeft w:val="480"/>
          <w:marRight w:val="0"/>
          <w:marTop w:val="0"/>
          <w:marBottom w:val="0"/>
          <w:divBdr>
            <w:top w:val="none" w:sz="0" w:space="0" w:color="auto"/>
            <w:left w:val="none" w:sz="0" w:space="0" w:color="auto"/>
            <w:bottom w:val="none" w:sz="0" w:space="0" w:color="auto"/>
            <w:right w:val="none" w:sz="0" w:space="0" w:color="auto"/>
          </w:divBdr>
        </w:div>
        <w:div w:id="1537038306">
          <w:marLeft w:val="480"/>
          <w:marRight w:val="0"/>
          <w:marTop w:val="0"/>
          <w:marBottom w:val="0"/>
          <w:divBdr>
            <w:top w:val="none" w:sz="0" w:space="0" w:color="auto"/>
            <w:left w:val="none" w:sz="0" w:space="0" w:color="auto"/>
            <w:bottom w:val="none" w:sz="0" w:space="0" w:color="auto"/>
            <w:right w:val="none" w:sz="0" w:space="0" w:color="auto"/>
          </w:divBdr>
        </w:div>
        <w:div w:id="1957521491">
          <w:marLeft w:val="480"/>
          <w:marRight w:val="0"/>
          <w:marTop w:val="0"/>
          <w:marBottom w:val="0"/>
          <w:divBdr>
            <w:top w:val="none" w:sz="0" w:space="0" w:color="auto"/>
            <w:left w:val="none" w:sz="0" w:space="0" w:color="auto"/>
            <w:bottom w:val="none" w:sz="0" w:space="0" w:color="auto"/>
            <w:right w:val="none" w:sz="0" w:space="0" w:color="auto"/>
          </w:divBdr>
        </w:div>
        <w:div w:id="739640793">
          <w:marLeft w:val="480"/>
          <w:marRight w:val="0"/>
          <w:marTop w:val="0"/>
          <w:marBottom w:val="0"/>
          <w:divBdr>
            <w:top w:val="none" w:sz="0" w:space="0" w:color="auto"/>
            <w:left w:val="none" w:sz="0" w:space="0" w:color="auto"/>
            <w:bottom w:val="none" w:sz="0" w:space="0" w:color="auto"/>
            <w:right w:val="none" w:sz="0" w:space="0" w:color="auto"/>
          </w:divBdr>
        </w:div>
        <w:div w:id="1977249448">
          <w:marLeft w:val="480"/>
          <w:marRight w:val="0"/>
          <w:marTop w:val="0"/>
          <w:marBottom w:val="0"/>
          <w:divBdr>
            <w:top w:val="none" w:sz="0" w:space="0" w:color="auto"/>
            <w:left w:val="none" w:sz="0" w:space="0" w:color="auto"/>
            <w:bottom w:val="none" w:sz="0" w:space="0" w:color="auto"/>
            <w:right w:val="none" w:sz="0" w:space="0" w:color="auto"/>
          </w:divBdr>
        </w:div>
        <w:div w:id="1411535124">
          <w:marLeft w:val="480"/>
          <w:marRight w:val="0"/>
          <w:marTop w:val="0"/>
          <w:marBottom w:val="0"/>
          <w:divBdr>
            <w:top w:val="none" w:sz="0" w:space="0" w:color="auto"/>
            <w:left w:val="none" w:sz="0" w:space="0" w:color="auto"/>
            <w:bottom w:val="none" w:sz="0" w:space="0" w:color="auto"/>
            <w:right w:val="none" w:sz="0" w:space="0" w:color="auto"/>
          </w:divBdr>
        </w:div>
        <w:div w:id="55056541">
          <w:marLeft w:val="480"/>
          <w:marRight w:val="0"/>
          <w:marTop w:val="0"/>
          <w:marBottom w:val="0"/>
          <w:divBdr>
            <w:top w:val="none" w:sz="0" w:space="0" w:color="auto"/>
            <w:left w:val="none" w:sz="0" w:space="0" w:color="auto"/>
            <w:bottom w:val="none" w:sz="0" w:space="0" w:color="auto"/>
            <w:right w:val="none" w:sz="0" w:space="0" w:color="auto"/>
          </w:divBdr>
        </w:div>
        <w:div w:id="711001952">
          <w:marLeft w:val="480"/>
          <w:marRight w:val="0"/>
          <w:marTop w:val="0"/>
          <w:marBottom w:val="0"/>
          <w:divBdr>
            <w:top w:val="none" w:sz="0" w:space="0" w:color="auto"/>
            <w:left w:val="none" w:sz="0" w:space="0" w:color="auto"/>
            <w:bottom w:val="none" w:sz="0" w:space="0" w:color="auto"/>
            <w:right w:val="none" w:sz="0" w:space="0" w:color="auto"/>
          </w:divBdr>
        </w:div>
        <w:div w:id="298613814">
          <w:marLeft w:val="480"/>
          <w:marRight w:val="0"/>
          <w:marTop w:val="0"/>
          <w:marBottom w:val="0"/>
          <w:divBdr>
            <w:top w:val="none" w:sz="0" w:space="0" w:color="auto"/>
            <w:left w:val="none" w:sz="0" w:space="0" w:color="auto"/>
            <w:bottom w:val="none" w:sz="0" w:space="0" w:color="auto"/>
            <w:right w:val="none" w:sz="0" w:space="0" w:color="auto"/>
          </w:divBdr>
        </w:div>
        <w:div w:id="1207334532">
          <w:marLeft w:val="480"/>
          <w:marRight w:val="0"/>
          <w:marTop w:val="0"/>
          <w:marBottom w:val="0"/>
          <w:divBdr>
            <w:top w:val="none" w:sz="0" w:space="0" w:color="auto"/>
            <w:left w:val="none" w:sz="0" w:space="0" w:color="auto"/>
            <w:bottom w:val="none" w:sz="0" w:space="0" w:color="auto"/>
            <w:right w:val="none" w:sz="0" w:space="0" w:color="auto"/>
          </w:divBdr>
        </w:div>
        <w:div w:id="1665549836">
          <w:marLeft w:val="480"/>
          <w:marRight w:val="0"/>
          <w:marTop w:val="0"/>
          <w:marBottom w:val="0"/>
          <w:divBdr>
            <w:top w:val="none" w:sz="0" w:space="0" w:color="auto"/>
            <w:left w:val="none" w:sz="0" w:space="0" w:color="auto"/>
            <w:bottom w:val="none" w:sz="0" w:space="0" w:color="auto"/>
            <w:right w:val="none" w:sz="0" w:space="0" w:color="auto"/>
          </w:divBdr>
        </w:div>
        <w:div w:id="1531799783">
          <w:marLeft w:val="480"/>
          <w:marRight w:val="0"/>
          <w:marTop w:val="0"/>
          <w:marBottom w:val="0"/>
          <w:divBdr>
            <w:top w:val="none" w:sz="0" w:space="0" w:color="auto"/>
            <w:left w:val="none" w:sz="0" w:space="0" w:color="auto"/>
            <w:bottom w:val="none" w:sz="0" w:space="0" w:color="auto"/>
            <w:right w:val="none" w:sz="0" w:space="0" w:color="auto"/>
          </w:divBdr>
        </w:div>
        <w:div w:id="209656482">
          <w:marLeft w:val="480"/>
          <w:marRight w:val="0"/>
          <w:marTop w:val="0"/>
          <w:marBottom w:val="0"/>
          <w:divBdr>
            <w:top w:val="none" w:sz="0" w:space="0" w:color="auto"/>
            <w:left w:val="none" w:sz="0" w:space="0" w:color="auto"/>
            <w:bottom w:val="none" w:sz="0" w:space="0" w:color="auto"/>
            <w:right w:val="none" w:sz="0" w:space="0" w:color="auto"/>
          </w:divBdr>
        </w:div>
        <w:div w:id="953903654">
          <w:marLeft w:val="480"/>
          <w:marRight w:val="0"/>
          <w:marTop w:val="0"/>
          <w:marBottom w:val="0"/>
          <w:divBdr>
            <w:top w:val="none" w:sz="0" w:space="0" w:color="auto"/>
            <w:left w:val="none" w:sz="0" w:space="0" w:color="auto"/>
            <w:bottom w:val="none" w:sz="0" w:space="0" w:color="auto"/>
            <w:right w:val="none" w:sz="0" w:space="0" w:color="auto"/>
          </w:divBdr>
        </w:div>
        <w:div w:id="1915162971">
          <w:marLeft w:val="480"/>
          <w:marRight w:val="0"/>
          <w:marTop w:val="0"/>
          <w:marBottom w:val="0"/>
          <w:divBdr>
            <w:top w:val="none" w:sz="0" w:space="0" w:color="auto"/>
            <w:left w:val="none" w:sz="0" w:space="0" w:color="auto"/>
            <w:bottom w:val="none" w:sz="0" w:space="0" w:color="auto"/>
            <w:right w:val="none" w:sz="0" w:space="0" w:color="auto"/>
          </w:divBdr>
        </w:div>
        <w:div w:id="248930098">
          <w:marLeft w:val="480"/>
          <w:marRight w:val="0"/>
          <w:marTop w:val="0"/>
          <w:marBottom w:val="0"/>
          <w:divBdr>
            <w:top w:val="none" w:sz="0" w:space="0" w:color="auto"/>
            <w:left w:val="none" w:sz="0" w:space="0" w:color="auto"/>
            <w:bottom w:val="none" w:sz="0" w:space="0" w:color="auto"/>
            <w:right w:val="none" w:sz="0" w:space="0" w:color="auto"/>
          </w:divBdr>
        </w:div>
      </w:divsChild>
    </w:div>
    <w:div w:id="307705976">
      <w:bodyDiv w:val="1"/>
      <w:marLeft w:val="0"/>
      <w:marRight w:val="0"/>
      <w:marTop w:val="0"/>
      <w:marBottom w:val="0"/>
      <w:divBdr>
        <w:top w:val="none" w:sz="0" w:space="0" w:color="auto"/>
        <w:left w:val="none" w:sz="0" w:space="0" w:color="auto"/>
        <w:bottom w:val="none" w:sz="0" w:space="0" w:color="auto"/>
        <w:right w:val="none" w:sz="0" w:space="0" w:color="auto"/>
      </w:divBdr>
    </w:div>
    <w:div w:id="310404806">
      <w:bodyDiv w:val="1"/>
      <w:marLeft w:val="0"/>
      <w:marRight w:val="0"/>
      <w:marTop w:val="0"/>
      <w:marBottom w:val="0"/>
      <w:divBdr>
        <w:top w:val="none" w:sz="0" w:space="0" w:color="auto"/>
        <w:left w:val="none" w:sz="0" w:space="0" w:color="auto"/>
        <w:bottom w:val="none" w:sz="0" w:space="0" w:color="auto"/>
        <w:right w:val="none" w:sz="0" w:space="0" w:color="auto"/>
      </w:divBdr>
    </w:div>
    <w:div w:id="321202160">
      <w:bodyDiv w:val="1"/>
      <w:marLeft w:val="0"/>
      <w:marRight w:val="0"/>
      <w:marTop w:val="0"/>
      <w:marBottom w:val="0"/>
      <w:divBdr>
        <w:top w:val="none" w:sz="0" w:space="0" w:color="auto"/>
        <w:left w:val="none" w:sz="0" w:space="0" w:color="auto"/>
        <w:bottom w:val="none" w:sz="0" w:space="0" w:color="auto"/>
        <w:right w:val="none" w:sz="0" w:space="0" w:color="auto"/>
      </w:divBdr>
    </w:div>
    <w:div w:id="327558711">
      <w:bodyDiv w:val="1"/>
      <w:marLeft w:val="0"/>
      <w:marRight w:val="0"/>
      <w:marTop w:val="0"/>
      <w:marBottom w:val="0"/>
      <w:divBdr>
        <w:top w:val="none" w:sz="0" w:space="0" w:color="auto"/>
        <w:left w:val="none" w:sz="0" w:space="0" w:color="auto"/>
        <w:bottom w:val="none" w:sz="0" w:space="0" w:color="auto"/>
        <w:right w:val="none" w:sz="0" w:space="0" w:color="auto"/>
      </w:divBdr>
    </w:div>
    <w:div w:id="335815169">
      <w:bodyDiv w:val="1"/>
      <w:marLeft w:val="0"/>
      <w:marRight w:val="0"/>
      <w:marTop w:val="0"/>
      <w:marBottom w:val="0"/>
      <w:divBdr>
        <w:top w:val="none" w:sz="0" w:space="0" w:color="auto"/>
        <w:left w:val="none" w:sz="0" w:space="0" w:color="auto"/>
        <w:bottom w:val="none" w:sz="0" w:space="0" w:color="auto"/>
        <w:right w:val="none" w:sz="0" w:space="0" w:color="auto"/>
      </w:divBdr>
    </w:div>
    <w:div w:id="346756949">
      <w:bodyDiv w:val="1"/>
      <w:marLeft w:val="0"/>
      <w:marRight w:val="0"/>
      <w:marTop w:val="0"/>
      <w:marBottom w:val="0"/>
      <w:divBdr>
        <w:top w:val="none" w:sz="0" w:space="0" w:color="auto"/>
        <w:left w:val="none" w:sz="0" w:space="0" w:color="auto"/>
        <w:bottom w:val="none" w:sz="0" w:space="0" w:color="auto"/>
        <w:right w:val="none" w:sz="0" w:space="0" w:color="auto"/>
      </w:divBdr>
    </w:div>
    <w:div w:id="364185515">
      <w:bodyDiv w:val="1"/>
      <w:marLeft w:val="0"/>
      <w:marRight w:val="0"/>
      <w:marTop w:val="0"/>
      <w:marBottom w:val="0"/>
      <w:divBdr>
        <w:top w:val="none" w:sz="0" w:space="0" w:color="auto"/>
        <w:left w:val="none" w:sz="0" w:space="0" w:color="auto"/>
        <w:bottom w:val="none" w:sz="0" w:space="0" w:color="auto"/>
        <w:right w:val="none" w:sz="0" w:space="0" w:color="auto"/>
      </w:divBdr>
    </w:div>
    <w:div w:id="377436025">
      <w:bodyDiv w:val="1"/>
      <w:marLeft w:val="0"/>
      <w:marRight w:val="0"/>
      <w:marTop w:val="0"/>
      <w:marBottom w:val="0"/>
      <w:divBdr>
        <w:top w:val="none" w:sz="0" w:space="0" w:color="auto"/>
        <w:left w:val="none" w:sz="0" w:space="0" w:color="auto"/>
        <w:bottom w:val="none" w:sz="0" w:space="0" w:color="auto"/>
        <w:right w:val="none" w:sz="0" w:space="0" w:color="auto"/>
      </w:divBdr>
    </w:div>
    <w:div w:id="381641760">
      <w:bodyDiv w:val="1"/>
      <w:marLeft w:val="0"/>
      <w:marRight w:val="0"/>
      <w:marTop w:val="0"/>
      <w:marBottom w:val="0"/>
      <w:divBdr>
        <w:top w:val="none" w:sz="0" w:space="0" w:color="auto"/>
        <w:left w:val="none" w:sz="0" w:space="0" w:color="auto"/>
        <w:bottom w:val="none" w:sz="0" w:space="0" w:color="auto"/>
        <w:right w:val="none" w:sz="0" w:space="0" w:color="auto"/>
      </w:divBdr>
    </w:div>
    <w:div w:id="386997538">
      <w:bodyDiv w:val="1"/>
      <w:marLeft w:val="0"/>
      <w:marRight w:val="0"/>
      <w:marTop w:val="0"/>
      <w:marBottom w:val="0"/>
      <w:divBdr>
        <w:top w:val="none" w:sz="0" w:space="0" w:color="auto"/>
        <w:left w:val="none" w:sz="0" w:space="0" w:color="auto"/>
        <w:bottom w:val="none" w:sz="0" w:space="0" w:color="auto"/>
        <w:right w:val="none" w:sz="0" w:space="0" w:color="auto"/>
      </w:divBdr>
    </w:div>
    <w:div w:id="396050485">
      <w:bodyDiv w:val="1"/>
      <w:marLeft w:val="0"/>
      <w:marRight w:val="0"/>
      <w:marTop w:val="0"/>
      <w:marBottom w:val="0"/>
      <w:divBdr>
        <w:top w:val="none" w:sz="0" w:space="0" w:color="auto"/>
        <w:left w:val="none" w:sz="0" w:space="0" w:color="auto"/>
        <w:bottom w:val="none" w:sz="0" w:space="0" w:color="auto"/>
        <w:right w:val="none" w:sz="0" w:space="0" w:color="auto"/>
      </w:divBdr>
    </w:div>
    <w:div w:id="398944580">
      <w:bodyDiv w:val="1"/>
      <w:marLeft w:val="0"/>
      <w:marRight w:val="0"/>
      <w:marTop w:val="0"/>
      <w:marBottom w:val="0"/>
      <w:divBdr>
        <w:top w:val="none" w:sz="0" w:space="0" w:color="auto"/>
        <w:left w:val="none" w:sz="0" w:space="0" w:color="auto"/>
        <w:bottom w:val="none" w:sz="0" w:space="0" w:color="auto"/>
        <w:right w:val="none" w:sz="0" w:space="0" w:color="auto"/>
      </w:divBdr>
    </w:div>
    <w:div w:id="399639051">
      <w:bodyDiv w:val="1"/>
      <w:marLeft w:val="0"/>
      <w:marRight w:val="0"/>
      <w:marTop w:val="0"/>
      <w:marBottom w:val="0"/>
      <w:divBdr>
        <w:top w:val="none" w:sz="0" w:space="0" w:color="auto"/>
        <w:left w:val="none" w:sz="0" w:space="0" w:color="auto"/>
        <w:bottom w:val="none" w:sz="0" w:space="0" w:color="auto"/>
        <w:right w:val="none" w:sz="0" w:space="0" w:color="auto"/>
      </w:divBdr>
      <w:divsChild>
        <w:div w:id="1877695213">
          <w:marLeft w:val="360"/>
          <w:marRight w:val="0"/>
          <w:marTop w:val="200"/>
          <w:marBottom w:val="0"/>
          <w:divBdr>
            <w:top w:val="none" w:sz="0" w:space="0" w:color="auto"/>
            <w:left w:val="none" w:sz="0" w:space="0" w:color="auto"/>
            <w:bottom w:val="none" w:sz="0" w:space="0" w:color="auto"/>
            <w:right w:val="none" w:sz="0" w:space="0" w:color="auto"/>
          </w:divBdr>
        </w:div>
        <w:div w:id="1981420979">
          <w:marLeft w:val="360"/>
          <w:marRight w:val="0"/>
          <w:marTop w:val="200"/>
          <w:marBottom w:val="0"/>
          <w:divBdr>
            <w:top w:val="none" w:sz="0" w:space="0" w:color="auto"/>
            <w:left w:val="none" w:sz="0" w:space="0" w:color="auto"/>
            <w:bottom w:val="none" w:sz="0" w:space="0" w:color="auto"/>
            <w:right w:val="none" w:sz="0" w:space="0" w:color="auto"/>
          </w:divBdr>
        </w:div>
        <w:div w:id="1757021621">
          <w:marLeft w:val="360"/>
          <w:marRight w:val="0"/>
          <w:marTop w:val="200"/>
          <w:marBottom w:val="0"/>
          <w:divBdr>
            <w:top w:val="none" w:sz="0" w:space="0" w:color="auto"/>
            <w:left w:val="none" w:sz="0" w:space="0" w:color="auto"/>
            <w:bottom w:val="none" w:sz="0" w:space="0" w:color="auto"/>
            <w:right w:val="none" w:sz="0" w:space="0" w:color="auto"/>
          </w:divBdr>
        </w:div>
        <w:div w:id="1813866012">
          <w:marLeft w:val="360"/>
          <w:marRight w:val="0"/>
          <w:marTop w:val="200"/>
          <w:marBottom w:val="0"/>
          <w:divBdr>
            <w:top w:val="none" w:sz="0" w:space="0" w:color="auto"/>
            <w:left w:val="none" w:sz="0" w:space="0" w:color="auto"/>
            <w:bottom w:val="none" w:sz="0" w:space="0" w:color="auto"/>
            <w:right w:val="none" w:sz="0" w:space="0" w:color="auto"/>
          </w:divBdr>
        </w:div>
        <w:div w:id="706103744">
          <w:marLeft w:val="360"/>
          <w:marRight w:val="0"/>
          <w:marTop w:val="200"/>
          <w:marBottom w:val="0"/>
          <w:divBdr>
            <w:top w:val="none" w:sz="0" w:space="0" w:color="auto"/>
            <w:left w:val="none" w:sz="0" w:space="0" w:color="auto"/>
            <w:bottom w:val="none" w:sz="0" w:space="0" w:color="auto"/>
            <w:right w:val="none" w:sz="0" w:space="0" w:color="auto"/>
          </w:divBdr>
        </w:div>
        <w:div w:id="504171956">
          <w:marLeft w:val="360"/>
          <w:marRight w:val="0"/>
          <w:marTop w:val="200"/>
          <w:marBottom w:val="0"/>
          <w:divBdr>
            <w:top w:val="none" w:sz="0" w:space="0" w:color="auto"/>
            <w:left w:val="none" w:sz="0" w:space="0" w:color="auto"/>
            <w:bottom w:val="none" w:sz="0" w:space="0" w:color="auto"/>
            <w:right w:val="none" w:sz="0" w:space="0" w:color="auto"/>
          </w:divBdr>
        </w:div>
        <w:div w:id="547957198">
          <w:marLeft w:val="360"/>
          <w:marRight w:val="0"/>
          <w:marTop w:val="200"/>
          <w:marBottom w:val="0"/>
          <w:divBdr>
            <w:top w:val="none" w:sz="0" w:space="0" w:color="auto"/>
            <w:left w:val="none" w:sz="0" w:space="0" w:color="auto"/>
            <w:bottom w:val="none" w:sz="0" w:space="0" w:color="auto"/>
            <w:right w:val="none" w:sz="0" w:space="0" w:color="auto"/>
          </w:divBdr>
        </w:div>
        <w:div w:id="124857235">
          <w:marLeft w:val="360"/>
          <w:marRight w:val="0"/>
          <w:marTop w:val="200"/>
          <w:marBottom w:val="0"/>
          <w:divBdr>
            <w:top w:val="none" w:sz="0" w:space="0" w:color="auto"/>
            <w:left w:val="none" w:sz="0" w:space="0" w:color="auto"/>
            <w:bottom w:val="none" w:sz="0" w:space="0" w:color="auto"/>
            <w:right w:val="none" w:sz="0" w:space="0" w:color="auto"/>
          </w:divBdr>
        </w:div>
        <w:div w:id="293171051">
          <w:marLeft w:val="360"/>
          <w:marRight w:val="0"/>
          <w:marTop w:val="200"/>
          <w:marBottom w:val="0"/>
          <w:divBdr>
            <w:top w:val="none" w:sz="0" w:space="0" w:color="auto"/>
            <w:left w:val="none" w:sz="0" w:space="0" w:color="auto"/>
            <w:bottom w:val="none" w:sz="0" w:space="0" w:color="auto"/>
            <w:right w:val="none" w:sz="0" w:space="0" w:color="auto"/>
          </w:divBdr>
        </w:div>
        <w:div w:id="1275821016">
          <w:marLeft w:val="360"/>
          <w:marRight w:val="0"/>
          <w:marTop w:val="200"/>
          <w:marBottom w:val="0"/>
          <w:divBdr>
            <w:top w:val="none" w:sz="0" w:space="0" w:color="auto"/>
            <w:left w:val="none" w:sz="0" w:space="0" w:color="auto"/>
            <w:bottom w:val="none" w:sz="0" w:space="0" w:color="auto"/>
            <w:right w:val="none" w:sz="0" w:space="0" w:color="auto"/>
          </w:divBdr>
        </w:div>
        <w:div w:id="882785458">
          <w:marLeft w:val="360"/>
          <w:marRight w:val="0"/>
          <w:marTop w:val="200"/>
          <w:marBottom w:val="0"/>
          <w:divBdr>
            <w:top w:val="none" w:sz="0" w:space="0" w:color="auto"/>
            <w:left w:val="none" w:sz="0" w:space="0" w:color="auto"/>
            <w:bottom w:val="none" w:sz="0" w:space="0" w:color="auto"/>
            <w:right w:val="none" w:sz="0" w:space="0" w:color="auto"/>
          </w:divBdr>
        </w:div>
      </w:divsChild>
    </w:div>
    <w:div w:id="409818159">
      <w:bodyDiv w:val="1"/>
      <w:marLeft w:val="0"/>
      <w:marRight w:val="0"/>
      <w:marTop w:val="0"/>
      <w:marBottom w:val="0"/>
      <w:divBdr>
        <w:top w:val="none" w:sz="0" w:space="0" w:color="auto"/>
        <w:left w:val="none" w:sz="0" w:space="0" w:color="auto"/>
        <w:bottom w:val="none" w:sz="0" w:space="0" w:color="auto"/>
        <w:right w:val="none" w:sz="0" w:space="0" w:color="auto"/>
      </w:divBdr>
    </w:div>
    <w:div w:id="422184116">
      <w:bodyDiv w:val="1"/>
      <w:marLeft w:val="0"/>
      <w:marRight w:val="0"/>
      <w:marTop w:val="0"/>
      <w:marBottom w:val="0"/>
      <w:divBdr>
        <w:top w:val="none" w:sz="0" w:space="0" w:color="auto"/>
        <w:left w:val="none" w:sz="0" w:space="0" w:color="auto"/>
        <w:bottom w:val="none" w:sz="0" w:space="0" w:color="auto"/>
        <w:right w:val="none" w:sz="0" w:space="0" w:color="auto"/>
      </w:divBdr>
    </w:div>
    <w:div w:id="428896154">
      <w:bodyDiv w:val="1"/>
      <w:marLeft w:val="0"/>
      <w:marRight w:val="0"/>
      <w:marTop w:val="0"/>
      <w:marBottom w:val="0"/>
      <w:divBdr>
        <w:top w:val="none" w:sz="0" w:space="0" w:color="auto"/>
        <w:left w:val="none" w:sz="0" w:space="0" w:color="auto"/>
        <w:bottom w:val="none" w:sz="0" w:space="0" w:color="auto"/>
        <w:right w:val="none" w:sz="0" w:space="0" w:color="auto"/>
      </w:divBdr>
    </w:div>
    <w:div w:id="441656253">
      <w:bodyDiv w:val="1"/>
      <w:marLeft w:val="0"/>
      <w:marRight w:val="0"/>
      <w:marTop w:val="0"/>
      <w:marBottom w:val="0"/>
      <w:divBdr>
        <w:top w:val="none" w:sz="0" w:space="0" w:color="auto"/>
        <w:left w:val="none" w:sz="0" w:space="0" w:color="auto"/>
        <w:bottom w:val="none" w:sz="0" w:space="0" w:color="auto"/>
        <w:right w:val="none" w:sz="0" w:space="0" w:color="auto"/>
      </w:divBdr>
    </w:div>
    <w:div w:id="443571632">
      <w:bodyDiv w:val="1"/>
      <w:marLeft w:val="0"/>
      <w:marRight w:val="0"/>
      <w:marTop w:val="0"/>
      <w:marBottom w:val="0"/>
      <w:divBdr>
        <w:top w:val="none" w:sz="0" w:space="0" w:color="auto"/>
        <w:left w:val="none" w:sz="0" w:space="0" w:color="auto"/>
        <w:bottom w:val="none" w:sz="0" w:space="0" w:color="auto"/>
        <w:right w:val="none" w:sz="0" w:space="0" w:color="auto"/>
      </w:divBdr>
      <w:divsChild>
        <w:div w:id="649359145">
          <w:marLeft w:val="480"/>
          <w:marRight w:val="0"/>
          <w:marTop w:val="0"/>
          <w:marBottom w:val="0"/>
          <w:divBdr>
            <w:top w:val="none" w:sz="0" w:space="0" w:color="auto"/>
            <w:left w:val="none" w:sz="0" w:space="0" w:color="auto"/>
            <w:bottom w:val="none" w:sz="0" w:space="0" w:color="auto"/>
            <w:right w:val="none" w:sz="0" w:space="0" w:color="auto"/>
          </w:divBdr>
        </w:div>
        <w:div w:id="972633321">
          <w:marLeft w:val="480"/>
          <w:marRight w:val="0"/>
          <w:marTop w:val="0"/>
          <w:marBottom w:val="0"/>
          <w:divBdr>
            <w:top w:val="none" w:sz="0" w:space="0" w:color="auto"/>
            <w:left w:val="none" w:sz="0" w:space="0" w:color="auto"/>
            <w:bottom w:val="none" w:sz="0" w:space="0" w:color="auto"/>
            <w:right w:val="none" w:sz="0" w:space="0" w:color="auto"/>
          </w:divBdr>
        </w:div>
        <w:div w:id="2007632035">
          <w:marLeft w:val="480"/>
          <w:marRight w:val="0"/>
          <w:marTop w:val="0"/>
          <w:marBottom w:val="0"/>
          <w:divBdr>
            <w:top w:val="none" w:sz="0" w:space="0" w:color="auto"/>
            <w:left w:val="none" w:sz="0" w:space="0" w:color="auto"/>
            <w:bottom w:val="none" w:sz="0" w:space="0" w:color="auto"/>
            <w:right w:val="none" w:sz="0" w:space="0" w:color="auto"/>
          </w:divBdr>
        </w:div>
        <w:div w:id="1088698771">
          <w:marLeft w:val="480"/>
          <w:marRight w:val="0"/>
          <w:marTop w:val="0"/>
          <w:marBottom w:val="0"/>
          <w:divBdr>
            <w:top w:val="none" w:sz="0" w:space="0" w:color="auto"/>
            <w:left w:val="none" w:sz="0" w:space="0" w:color="auto"/>
            <w:bottom w:val="none" w:sz="0" w:space="0" w:color="auto"/>
            <w:right w:val="none" w:sz="0" w:space="0" w:color="auto"/>
          </w:divBdr>
        </w:div>
        <w:div w:id="1045644880">
          <w:marLeft w:val="480"/>
          <w:marRight w:val="0"/>
          <w:marTop w:val="0"/>
          <w:marBottom w:val="0"/>
          <w:divBdr>
            <w:top w:val="none" w:sz="0" w:space="0" w:color="auto"/>
            <w:left w:val="none" w:sz="0" w:space="0" w:color="auto"/>
            <w:bottom w:val="none" w:sz="0" w:space="0" w:color="auto"/>
            <w:right w:val="none" w:sz="0" w:space="0" w:color="auto"/>
          </w:divBdr>
        </w:div>
        <w:div w:id="1664162036">
          <w:marLeft w:val="480"/>
          <w:marRight w:val="0"/>
          <w:marTop w:val="0"/>
          <w:marBottom w:val="0"/>
          <w:divBdr>
            <w:top w:val="none" w:sz="0" w:space="0" w:color="auto"/>
            <w:left w:val="none" w:sz="0" w:space="0" w:color="auto"/>
            <w:bottom w:val="none" w:sz="0" w:space="0" w:color="auto"/>
            <w:right w:val="none" w:sz="0" w:space="0" w:color="auto"/>
          </w:divBdr>
        </w:div>
        <w:div w:id="1393887780">
          <w:marLeft w:val="480"/>
          <w:marRight w:val="0"/>
          <w:marTop w:val="0"/>
          <w:marBottom w:val="0"/>
          <w:divBdr>
            <w:top w:val="none" w:sz="0" w:space="0" w:color="auto"/>
            <w:left w:val="none" w:sz="0" w:space="0" w:color="auto"/>
            <w:bottom w:val="none" w:sz="0" w:space="0" w:color="auto"/>
            <w:right w:val="none" w:sz="0" w:space="0" w:color="auto"/>
          </w:divBdr>
        </w:div>
        <w:div w:id="1229224823">
          <w:marLeft w:val="480"/>
          <w:marRight w:val="0"/>
          <w:marTop w:val="0"/>
          <w:marBottom w:val="0"/>
          <w:divBdr>
            <w:top w:val="none" w:sz="0" w:space="0" w:color="auto"/>
            <w:left w:val="none" w:sz="0" w:space="0" w:color="auto"/>
            <w:bottom w:val="none" w:sz="0" w:space="0" w:color="auto"/>
            <w:right w:val="none" w:sz="0" w:space="0" w:color="auto"/>
          </w:divBdr>
        </w:div>
        <w:div w:id="1177501524">
          <w:marLeft w:val="480"/>
          <w:marRight w:val="0"/>
          <w:marTop w:val="0"/>
          <w:marBottom w:val="0"/>
          <w:divBdr>
            <w:top w:val="none" w:sz="0" w:space="0" w:color="auto"/>
            <w:left w:val="none" w:sz="0" w:space="0" w:color="auto"/>
            <w:bottom w:val="none" w:sz="0" w:space="0" w:color="auto"/>
            <w:right w:val="none" w:sz="0" w:space="0" w:color="auto"/>
          </w:divBdr>
        </w:div>
        <w:div w:id="1874659190">
          <w:marLeft w:val="480"/>
          <w:marRight w:val="0"/>
          <w:marTop w:val="0"/>
          <w:marBottom w:val="0"/>
          <w:divBdr>
            <w:top w:val="none" w:sz="0" w:space="0" w:color="auto"/>
            <w:left w:val="none" w:sz="0" w:space="0" w:color="auto"/>
            <w:bottom w:val="none" w:sz="0" w:space="0" w:color="auto"/>
            <w:right w:val="none" w:sz="0" w:space="0" w:color="auto"/>
          </w:divBdr>
        </w:div>
        <w:div w:id="349336177">
          <w:marLeft w:val="480"/>
          <w:marRight w:val="0"/>
          <w:marTop w:val="0"/>
          <w:marBottom w:val="0"/>
          <w:divBdr>
            <w:top w:val="none" w:sz="0" w:space="0" w:color="auto"/>
            <w:left w:val="none" w:sz="0" w:space="0" w:color="auto"/>
            <w:bottom w:val="none" w:sz="0" w:space="0" w:color="auto"/>
            <w:right w:val="none" w:sz="0" w:space="0" w:color="auto"/>
          </w:divBdr>
        </w:div>
        <w:div w:id="133178426">
          <w:marLeft w:val="480"/>
          <w:marRight w:val="0"/>
          <w:marTop w:val="0"/>
          <w:marBottom w:val="0"/>
          <w:divBdr>
            <w:top w:val="none" w:sz="0" w:space="0" w:color="auto"/>
            <w:left w:val="none" w:sz="0" w:space="0" w:color="auto"/>
            <w:bottom w:val="none" w:sz="0" w:space="0" w:color="auto"/>
            <w:right w:val="none" w:sz="0" w:space="0" w:color="auto"/>
          </w:divBdr>
        </w:div>
        <w:div w:id="277416163">
          <w:marLeft w:val="480"/>
          <w:marRight w:val="0"/>
          <w:marTop w:val="0"/>
          <w:marBottom w:val="0"/>
          <w:divBdr>
            <w:top w:val="none" w:sz="0" w:space="0" w:color="auto"/>
            <w:left w:val="none" w:sz="0" w:space="0" w:color="auto"/>
            <w:bottom w:val="none" w:sz="0" w:space="0" w:color="auto"/>
            <w:right w:val="none" w:sz="0" w:space="0" w:color="auto"/>
          </w:divBdr>
        </w:div>
        <w:div w:id="1692293755">
          <w:marLeft w:val="480"/>
          <w:marRight w:val="0"/>
          <w:marTop w:val="0"/>
          <w:marBottom w:val="0"/>
          <w:divBdr>
            <w:top w:val="none" w:sz="0" w:space="0" w:color="auto"/>
            <w:left w:val="none" w:sz="0" w:space="0" w:color="auto"/>
            <w:bottom w:val="none" w:sz="0" w:space="0" w:color="auto"/>
            <w:right w:val="none" w:sz="0" w:space="0" w:color="auto"/>
          </w:divBdr>
        </w:div>
        <w:div w:id="2051147266">
          <w:marLeft w:val="480"/>
          <w:marRight w:val="0"/>
          <w:marTop w:val="0"/>
          <w:marBottom w:val="0"/>
          <w:divBdr>
            <w:top w:val="none" w:sz="0" w:space="0" w:color="auto"/>
            <w:left w:val="none" w:sz="0" w:space="0" w:color="auto"/>
            <w:bottom w:val="none" w:sz="0" w:space="0" w:color="auto"/>
            <w:right w:val="none" w:sz="0" w:space="0" w:color="auto"/>
          </w:divBdr>
        </w:div>
        <w:div w:id="985625340">
          <w:marLeft w:val="480"/>
          <w:marRight w:val="0"/>
          <w:marTop w:val="0"/>
          <w:marBottom w:val="0"/>
          <w:divBdr>
            <w:top w:val="none" w:sz="0" w:space="0" w:color="auto"/>
            <w:left w:val="none" w:sz="0" w:space="0" w:color="auto"/>
            <w:bottom w:val="none" w:sz="0" w:space="0" w:color="auto"/>
            <w:right w:val="none" w:sz="0" w:space="0" w:color="auto"/>
          </w:divBdr>
        </w:div>
        <w:div w:id="1708093883">
          <w:marLeft w:val="480"/>
          <w:marRight w:val="0"/>
          <w:marTop w:val="0"/>
          <w:marBottom w:val="0"/>
          <w:divBdr>
            <w:top w:val="none" w:sz="0" w:space="0" w:color="auto"/>
            <w:left w:val="none" w:sz="0" w:space="0" w:color="auto"/>
            <w:bottom w:val="none" w:sz="0" w:space="0" w:color="auto"/>
            <w:right w:val="none" w:sz="0" w:space="0" w:color="auto"/>
          </w:divBdr>
        </w:div>
        <w:div w:id="1928995496">
          <w:marLeft w:val="480"/>
          <w:marRight w:val="0"/>
          <w:marTop w:val="0"/>
          <w:marBottom w:val="0"/>
          <w:divBdr>
            <w:top w:val="none" w:sz="0" w:space="0" w:color="auto"/>
            <w:left w:val="none" w:sz="0" w:space="0" w:color="auto"/>
            <w:bottom w:val="none" w:sz="0" w:space="0" w:color="auto"/>
            <w:right w:val="none" w:sz="0" w:space="0" w:color="auto"/>
          </w:divBdr>
        </w:div>
        <w:div w:id="703871336">
          <w:marLeft w:val="480"/>
          <w:marRight w:val="0"/>
          <w:marTop w:val="0"/>
          <w:marBottom w:val="0"/>
          <w:divBdr>
            <w:top w:val="none" w:sz="0" w:space="0" w:color="auto"/>
            <w:left w:val="none" w:sz="0" w:space="0" w:color="auto"/>
            <w:bottom w:val="none" w:sz="0" w:space="0" w:color="auto"/>
            <w:right w:val="none" w:sz="0" w:space="0" w:color="auto"/>
          </w:divBdr>
        </w:div>
      </w:divsChild>
    </w:div>
    <w:div w:id="445545621">
      <w:bodyDiv w:val="1"/>
      <w:marLeft w:val="0"/>
      <w:marRight w:val="0"/>
      <w:marTop w:val="0"/>
      <w:marBottom w:val="0"/>
      <w:divBdr>
        <w:top w:val="none" w:sz="0" w:space="0" w:color="auto"/>
        <w:left w:val="none" w:sz="0" w:space="0" w:color="auto"/>
        <w:bottom w:val="none" w:sz="0" w:space="0" w:color="auto"/>
        <w:right w:val="none" w:sz="0" w:space="0" w:color="auto"/>
      </w:divBdr>
      <w:divsChild>
        <w:div w:id="74672550">
          <w:marLeft w:val="480"/>
          <w:marRight w:val="0"/>
          <w:marTop w:val="0"/>
          <w:marBottom w:val="0"/>
          <w:divBdr>
            <w:top w:val="none" w:sz="0" w:space="0" w:color="auto"/>
            <w:left w:val="none" w:sz="0" w:space="0" w:color="auto"/>
            <w:bottom w:val="none" w:sz="0" w:space="0" w:color="auto"/>
            <w:right w:val="none" w:sz="0" w:space="0" w:color="auto"/>
          </w:divBdr>
        </w:div>
        <w:div w:id="1535115828">
          <w:marLeft w:val="480"/>
          <w:marRight w:val="0"/>
          <w:marTop w:val="0"/>
          <w:marBottom w:val="0"/>
          <w:divBdr>
            <w:top w:val="none" w:sz="0" w:space="0" w:color="auto"/>
            <w:left w:val="none" w:sz="0" w:space="0" w:color="auto"/>
            <w:bottom w:val="none" w:sz="0" w:space="0" w:color="auto"/>
            <w:right w:val="none" w:sz="0" w:space="0" w:color="auto"/>
          </w:divBdr>
        </w:div>
        <w:div w:id="1367677345">
          <w:marLeft w:val="480"/>
          <w:marRight w:val="0"/>
          <w:marTop w:val="0"/>
          <w:marBottom w:val="0"/>
          <w:divBdr>
            <w:top w:val="none" w:sz="0" w:space="0" w:color="auto"/>
            <w:left w:val="none" w:sz="0" w:space="0" w:color="auto"/>
            <w:bottom w:val="none" w:sz="0" w:space="0" w:color="auto"/>
            <w:right w:val="none" w:sz="0" w:space="0" w:color="auto"/>
          </w:divBdr>
        </w:div>
        <w:div w:id="448745751">
          <w:marLeft w:val="480"/>
          <w:marRight w:val="0"/>
          <w:marTop w:val="0"/>
          <w:marBottom w:val="0"/>
          <w:divBdr>
            <w:top w:val="none" w:sz="0" w:space="0" w:color="auto"/>
            <w:left w:val="none" w:sz="0" w:space="0" w:color="auto"/>
            <w:bottom w:val="none" w:sz="0" w:space="0" w:color="auto"/>
            <w:right w:val="none" w:sz="0" w:space="0" w:color="auto"/>
          </w:divBdr>
        </w:div>
        <w:div w:id="1159006988">
          <w:marLeft w:val="480"/>
          <w:marRight w:val="0"/>
          <w:marTop w:val="0"/>
          <w:marBottom w:val="0"/>
          <w:divBdr>
            <w:top w:val="none" w:sz="0" w:space="0" w:color="auto"/>
            <w:left w:val="none" w:sz="0" w:space="0" w:color="auto"/>
            <w:bottom w:val="none" w:sz="0" w:space="0" w:color="auto"/>
            <w:right w:val="none" w:sz="0" w:space="0" w:color="auto"/>
          </w:divBdr>
        </w:div>
        <w:div w:id="2069188022">
          <w:marLeft w:val="480"/>
          <w:marRight w:val="0"/>
          <w:marTop w:val="0"/>
          <w:marBottom w:val="0"/>
          <w:divBdr>
            <w:top w:val="none" w:sz="0" w:space="0" w:color="auto"/>
            <w:left w:val="none" w:sz="0" w:space="0" w:color="auto"/>
            <w:bottom w:val="none" w:sz="0" w:space="0" w:color="auto"/>
            <w:right w:val="none" w:sz="0" w:space="0" w:color="auto"/>
          </w:divBdr>
        </w:div>
        <w:div w:id="853882930">
          <w:marLeft w:val="480"/>
          <w:marRight w:val="0"/>
          <w:marTop w:val="0"/>
          <w:marBottom w:val="0"/>
          <w:divBdr>
            <w:top w:val="none" w:sz="0" w:space="0" w:color="auto"/>
            <w:left w:val="none" w:sz="0" w:space="0" w:color="auto"/>
            <w:bottom w:val="none" w:sz="0" w:space="0" w:color="auto"/>
            <w:right w:val="none" w:sz="0" w:space="0" w:color="auto"/>
          </w:divBdr>
        </w:div>
        <w:div w:id="326832237">
          <w:marLeft w:val="480"/>
          <w:marRight w:val="0"/>
          <w:marTop w:val="0"/>
          <w:marBottom w:val="0"/>
          <w:divBdr>
            <w:top w:val="none" w:sz="0" w:space="0" w:color="auto"/>
            <w:left w:val="none" w:sz="0" w:space="0" w:color="auto"/>
            <w:bottom w:val="none" w:sz="0" w:space="0" w:color="auto"/>
            <w:right w:val="none" w:sz="0" w:space="0" w:color="auto"/>
          </w:divBdr>
        </w:div>
        <w:div w:id="608512220">
          <w:marLeft w:val="480"/>
          <w:marRight w:val="0"/>
          <w:marTop w:val="0"/>
          <w:marBottom w:val="0"/>
          <w:divBdr>
            <w:top w:val="none" w:sz="0" w:space="0" w:color="auto"/>
            <w:left w:val="none" w:sz="0" w:space="0" w:color="auto"/>
            <w:bottom w:val="none" w:sz="0" w:space="0" w:color="auto"/>
            <w:right w:val="none" w:sz="0" w:space="0" w:color="auto"/>
          </w:divBdr>
        </w:div>
        <w:div w:id="1179779298">
          <w:marLeft w:val="480"/>
          <w:marRight w:val="0"/>
          <w:marTop w:val="0"/>
          <w:marBottom w:val="0"/>
          <w:divBdr>
            <w:top w:val="none" w:sz="0" w:space="0" w:color="auto"/>
            <w:left w:val="none" w:sz="0" w:space="0" w:color="auto"/>
            <w:bottom w:val="none" w:sz="0" w:space="0" w:color="auto"/>
            <w:right w:val="none" w:sz="0" w:space="0" w:color="auto"/>
          </w:divBdr>
        </w:div>
        <w:div w:id="498232412">
          <w:marLeft w:val="480"/>
          <w:marRight w:val="0"/>
          <w:marTop w:val="0"/>
          <w:marBottom w:val="0"/>
          <w:divBdr>
            <w:top w:val="none" w:sz="0" w:space="0" w:color="auto"/>
            <w:left w:val="none" w:sz="0" w:space="0" w:color="auto"/>
            <w:bottom w:val="none" w:sz="0" w:space="0" w:color="auto"/>
            <w:right w:val="none" w:sz="0" w:space="0" w:color="auto"/>
          </w:divBdr>
        </w:div>
        <w:div w:id="1585801676">
          <w:marLeft w:val="480"/>
          <w:marRight w:val="0"/>
          <w:marTop w:val="0"/>
          <w:marBottom w:val="0"/>
          <w:divBdr>
            <w:top w:val="none" w:sz="0" w:space="0" w:color="auto"/>
            <w:left w:val="none" w:sz="0" w:space="0" w:color="auto"/>
            <w:bottom w:val="none" w:sz="0" w:space="0" w:color="auto"/>
            <w:right w:val="none" w:sz="0" w:space="0" w:color="auto"/>
          </w:divBdr>
        </w:div>
        <w:div w:id="1381249957">
          <w:marLeft w:val="480"/>
          <w:marRight w:val="0"/>
          <w:marTop w:val="0"/>
          <w:marBottom w:val="0"/>
          <w:divBdr>
            <w:top w:val="none" w:sz="0" w:space="0" w:color="auto"/>
            <w:left w:val="none" w:sz="0" w:space="0" w:color="auto"/>
            <w:bottom w:val="none" w:sz="0" w:space="0" w:color="auto"/>
            <w:right w:val="none" w:sz="0" w:space="0" w:color="auto"/>
          </w:divBdr>
        </w:div>
        <w:div w:id="939751847">
          <w:marLeft w:val="480"/>
          <w:marRight w:val="0"/>
          <w:marTop w:val="0"/>
          <w:marBottom w:val="0"/>
          <w:divBdr>
            <w:top w:val="none" w:sz="0" w:space="0" w:color="auto"/>
            <w:left w:val="none" w:sz="0" w:space="0" w:color="auto"/>
            <w:bottom w:val="none" w:sz="0" w:space="0" w:color="auto"/>
            <w:right w:val="none" w:sz="0" w:space="0" w:color="auto"/>
          </w:divBdr>
        </w:div>
        <w:div w:id="2147159533">
          <w:marLeft w:val="480"/>
          <w:marRight w:val="0"/>
          <w:marTop w:val="0"/>
          <w:marBottom w:val="0"/>
          <w:divBdr>
            <w:top w:val="none" w:sz="0" w:space="0" w:color="auto"/>
            <w:left w:val="none" w:sz="0" w:space="0" w:color="auto"/>
            <w:bottom w:val="none" w:sz="0" w:space="0" w:color="auto"/>
            <w:right w:val="none" w:sz="0" w:space="0" w:color="auto"/>
          </w:divBdr>
        </w:div>
        <w:div w:id="1469013256">
          <w:marLeft w:val="480"/>
          <w:marRight w:val="0"/>
          <w:marTop w:val="0"/>
          <w:marBottom w:val="0"/>
          <w:divBdr>
            <w:top w:val="none" w:sz="0" w:space="0" w:color="auto"/>
            <w:left w:val="none" w:sz="0" w:space="0" w:color="auto"/>
            <w:bottom w:val="none" w:sz="0" w:space="0" w:color="auto"/>
            <w:right w:val="none" w:sz="0" w:space="0" w:color="auto"/>
          </w:divBdr>
        </w:div>
      </w:divsChild>
    </w:div>
    <w:div w:id="452090737">
      <w:bodyDiv w:val="1"/>
      <w:marLeft w:val="0"/>
      <w:marRight w:val="0"/>
      <w:marTop w:val="0"/>
      <w:marBottom w:val="0"/>
      <w:divBdr>
        <w:top w:val="none" w:sz="0" w:space="0" w:color="auto"/>
        <w:left w:val="none" w:sz="0" w:space="0" w:color="auto"/>
        <w:bottom w:val="none" w:sz="0" w:space="0" w:color="auto"/>
        <w:right w:val="none" w:sz="0" w:space="0" w:color="auto"/>
      </w:divBdr>
    </w:div>
    <w:div w:id="461728448">
      <w:bodyDiv w:val="1"/>
      <w:marLeft w:val="0"/>
      <w:marRight w:val="0"/>
      <w:marTop w:val="0"/>
      <w:marBottom w:val="0"/>
      <w:divBdr>
        <w:top w:val="none" w:sz="0" w:space="0" w:color="auto"/>
        <w:left w:val="none" w:sz="0" w:space="0" w:color="auto"/>
        <w:bottom w:val="none" w:sz="0" w:space="0" w:color="auto"/>
        <w:right w:val="none" w:sz="0" w:space="0" w:color="auto"/>
      </w:divBdr>
    </w:div>
    <w:div w:id="478544931">
      <w:bodyDiv w:val="1"/>
      <w:marLeft w:val="0"/>
      <w:marRight w:val="0"/>
      <w:marTop w:val="0"/>
      <w:marBottom w:val="0"/>
      <w:divBdr>
        <w:top w:val="none" w:sz="0" w:space="0" w:color="auto"/>
        <w:left w:val="none" w:sz="0" w:space="0" w:color="auto"/>
        <w:bottom w:val="none" w:sz="0" w:space="0" w:color="auto"/>
        <w:right w:val="none" w:sz="0" w:space="0" w:color="auto"/>
      </w:divBdr>
      <w:divsChild>
        <w:div w:id="162741477">
          <w:marLeft w:val="360"/>
          <w:marRight w:val="0"/>
          <w:marTop w:val="200"/>
          <w:marBottom w:val="0"/>
          <w:divBdr>
            <w:top w:val="none" w:sz="0" w:space="0" w:color="auto"/>
            <w:left w:val="none" w:sz="0" w:space="0" w:color="auto"/>
            <w:bottom w:val="none" w:sz="0" w:space="0" w:color="auto"/>
            <w:right w:val="none" w:sz="0" w:space="0" w:color="auto"/>
          </w:divBdr>
        </w:div>
        <w:div w:id="224416050">
          <w:marLeft w:val="360"/>
          <w:marRight w:val="0"/>
          <w:marTop w:val="200"/>
          <w:marBottom w:val="0"/>
          <w:divBdr>
            <w:top w:val="none" w:sz="0" w:space="0" w:color="auto"/>
            <w:left w:val="none" w:sz="0" w:space="0" w:color="auto"/>
            <w:bottom w:val="none" w:sz="0" w:space="0" w:color="auto"/>
            <w:right w:val="none" w:sz="0" w:space="0" w:color="auto"/>
          </w:divBdr>
        </w:div>
        <w:div w:id="1616213746">
          <w:marLeft w:val="360"/>
          <w:marRight w:val="0"/>
          <w:marTop w:val="200"/>
          <w:marBottom w:val="0"/>
          <w:divBdr>
            <w:top w:val="none" w:sz="0" w:space="0" w:color="auto"/>
            <w:left w:val="none" w:sz="0" w:space="0" w:color="auto"/>
            <w:bottom w:val="none" w:sz="0" w:space="0" w:color="auto"/>
            <w:right w:val="none" w:sz="0" w:space="0" w:color="auto"/>
          </w:divBdr>
        </w:div>
        <w:div w:id="1418594543">
          <w:marLeft w:val="360"/>
          <w:marRight w:val="0"/>
          <w:marTop w:val="200"/>
          <w:marBottom w:val="0"/>
          <w:divBdr>
            <w:top w:val="none" w:sz="0" w:space="0" w:color="auto"/>
            <w:left w:val="none" w:sz="0" w:space="0" w:color="auto"/>
            <w:bottom w:val="none" w:sz="0" w:space="0" w:color="auto"/>
            <w:right w:val="none" w:sz="0" w:space="0" w:color="auto"/>
          </w:divBdr>
        </w:div>
        <w:div w:id="1760176152">
          <w:marLeft w:val="360"/>
          <w:marRight w:val="0"/>
          <w:marTop w:val="200"/>
          <w:marBottom w:val="0"/>
          <w:divBdr>
            <w:top w:val="none" w:sz="0" w:space="0" w:color="auto"/>
            <w:left w:val="none" w:sz="0" w:space="0" w:color="auto"/>
            <w:bottom w:val="none" w:sz="0" w:space="0" w:color="auto"/>
            <w:right w:val="none" w:sz="0" w:space="0" w:color="auto"/>
          </w:divBdr>
        </w:div>
        <w:div w:id="2088110964">
          <w:marLeft w:val="360"/>
          <w:marRight w:val="0"/>
          <w:marTop w:val="200"/>
          <w:marBottom w:val="0"/>
          <w:divBdr>
            <w:top w:val="none" w:sz="0" w:space="0" w:color="auto"/>
            <w:left w:val="none" w:sz="0" w:space="0" w:color="auto"/>
            <w:bottom w:val="none" w:sz="0" w:space="0" w:color="auto"/>
            <w:right w:val="none" w:sz="0" w:space="0" w:color="auto"/>
          </w:divBdr>
        </w:div>
        <w:div w:id="1004549683">
          <w:marLeft w:val="360"/>
          <w:marRight w:val="0"/>
          <w:marTop w:val="200"/>
          <w:marBottom w:val="0"/>
          <w:divBdr>
            <w:top w:val="none" w:sz="0" w:space="0" w:color="auto"/>
            <w:left w:val="none" w:sz="0" w:space="0" w:color="auto"/>
            <w:bottom w:val="none" w:sz="0" w:space="0" w:color="auto"/>
            <w:right w:val="none" w:sz="0" w:space="0" w:color="auto"/>
          </w:divBdr>
        </w:div>
        <w:div w:id="1418476269">
          <w:marLeft w:val="360"/>
          <w:marRight w:val="0"/>
          <w:marTop w:val="200"/>
          <w:marBottom w:val="0"/>
          <w:divBdr>
            <w:top w:val="none" w:sz="0" w:space="0" w:color="auto"/>
            <w:left w:val="none" w:sz="0" w:space="0" w:color="auto"/>
            <w:bottom w:val="none" w:sz="0" w:space="0" w:color="auto"/>
            <w:right w:val="none" w:sz="0" w:space="0" w:color="auto"/>
          </w:divBdr>
        </w:div>
      </w:divsChild>
    </w:div>
    <w:div w:id="480316818">
      <w:bodyDiv w:val="1"/>
      <w:marLeft w:val="0"/>
      <w:marRight w:val="0"/>
      <w:marTop w:val="0"/>
      <w:marBottom w:val="0"/>
      <w:divBdr>
        <w:top w:val="none" w:sz="0" w:space="0" w:color="auto"/>
        <w:left w:val="none" w:sz="0" w:space="0" w:color="auto"/>
        <w:bottom w:val="none" w:sz="0" w:space="0" w:color="auto"/>
        <w:right w:val="none" w:sz="0" w:space="0" w:color="auto"/>
      </w:divBdr>
    </w:div>
    <w:div w:id="488449858">
      <w:bodyDiv w:val="1"/>
      <w:marLeft w:val="0"/>
      <w:marRight w:val="0"/>
      <w:marTop w:val="0"/>
      <w:marBottom w:val="0"/>
      <w:divBdr>
        <w:top w:val="none" w:sz="0" w:space="0" w:color="auto"/>
        <w:left w:val="none" w:sz="0" w:space="0" w:color="auto"/>
        <w:bottom w:val="none" w:sz="0" w:space="0" w:color="auto"/>
        <w:right w:val="none" w:sz="0" w:space="0" w:color="auto"/>
      </w:divBdr>
      <w:divsChild>
        <w:div w:id="2022008433">
          <w:marLeft w:val="360"/>
          <w:marRight w:val="0"/>
          <w:marTop w:val="200"/>
          <w:marBottom w:val="0"/>
          <w:divBdr>
            <w:top w:val="none" w:sz="0" w:space="0" w:color="auto"/>
            <w:left w:val="none" w:sz="0" w:space="0" w:color="auto"/>
            <w:bottom w:val="none" w:sz="0" w:space="0" w:color="auto"/>
            <w:right w:val="none" w:sz="0" w:space="0" w:color="auto"/>
          </w:divBdr>
        </w:div>
      </w:divsChild>
    </w:div>
    <w:div w:id="488836625">
      <w:bodyDiv w:val="1"/>
      <w:marLeft w:val="0"/>
      <w:marRight w:val="0"/>
      <w:marTop w:val="0"/>
      <w:marBottom w:val="0"/>
      <w:divBdr>
        <w:top w:val="none" w:sz="0" w:space="0" w:color="auto"/>
        <w:left w:val="none" w:sz="0" w:space="0" w:color="auto"/>
        <w:bottom w:val="none" w:sz="0" w:space="0" w:color="auto"/>
        <w:right w:val="none" w:sz="0" w:space="0" w:color="auto"/>
      </w:divBdr>
    </w:div>
    <w:div w:id="493032201">
      <w:bodyDiv w:val="1"/>
      <w:marLeft w:val="0"/>
      <w:marRight w:val="0"/>
      <w:marTop w:val="0"/>
      <w:marBottom w:val="0"/>
      <w:divBdr>
        <w:top w:val="none" w:sz="0" w:space="0" w:color="auto"/>
        <w:left w:val="none" w:sz="0" w:space="0" w:color="auto"/>
        <w:bottom w:val="none" w:sz="0" w:space="0" w:color="auto"/>
        <w:right w:val="none" w:sz="0" w:space="0" w:color="auto"/>
      </w:divBdr>
    </w:div>
    <w:div w:id="507840232">
      <w:bodyDiv w:val="1"/>
      <w:marLeft w:val="0"/>
      <w:marRight w:val="0"/>
      <w:marTop w:val="0"/>
      <w:marBottom w:val="0"/>
      <w:divBdr>
        <w:top w:val="none" w:sz="0" w:space="0" w:color="auto"/>
        <w:left w:val="none" w:sz="0" w:space="0" w:color="auto"/>
        <w:bottom w:val="none" w:sz="0" w:space="0" w:color="auto"/>
        <w:right w:val="none" w:sz="0" w:space="0" w:color="auto"/>
      </w:divBdr>
    </w:div>
    <w:div w:id="516624101">
      <w:bodyDiv w:val="1"/>
      <w:marLeft w:val="0"/>
      <w:marRight w:val="0"/>
      <w:marTop w:val="0"/>
      <w:marBottom w:val="0"/>
      <w:divBdr>
        <w:top w:val="none" w:sz="0" w:space="0" w:color="auto"/>
        <w:left w:val="none" w:sz="0" w:space="0" w:color="auto"/>
        <w:bottom w:val="none" w:sz="0" w:space="0" w:color="auto"/>
        <w:right w:val="none" w:sz="0" w:space="0" w:color="auto"/>
      </w:divBdr>
    </w:div>
    <w:div w:id="537670550">
      <w:bodyDiv w:val="1"/>
      <w:marLeft w:val="0"/>
      <w:marRight w:val="0"/>
      <w:marTop w:val="0"/>
      <w:marBottom w:val="0"/>
      <w:divBdr>
        <w:top w:val="none" w:sz="0" w:space="0" w:color="auto"/>
        <w:left w:val="none" w:sz="0" w:space="0" w:color="auto"/>
        <w:bottom w:val="none" w:sz="0" w:space="0" w:color="auto"/>
        <w:right w:val="none" w:sz="0" w:space="0" w:color="auto"/>
      </w:divBdr>
    </w:div>
    <w:div w:id="547179722">
      <w:bodyDiv w:val="1"/>
      <w:marLeft w:val="0"/>
      <w:marRight w:val="0"/>
      <w:marTop w:val="0"/>
      <w:marBottom w:val="0"/>
      <w:divBdr>
        <w:top w:val="none" w:sz="0" w:space="0" w:color="auto"/>
        <w:left w:val="none" w:sz="0" w:space="0" w:color="auto"/>
        <w:bottom w:val="none" w:sz="0" w:space="0" w:color="auto"/>
        <w:right w:val="none" w:sz="0" w:space="0" w:color="auto"/>
      </w:divBdr>
    </w:div>
    <w:div w:id="567617940">
      <w:bodyDiv w:val="1"/>
      <w:marLeft w:val="0"/>
      <w:marRight w:val="0"/>
      <w:marTop w:val="0"/>
      <w:marBottom w:val="0"/>
      <w:divBdr>
        <w:top w:val="none" w:sz="0" w:space="0" w:color="auto"/>
        <w:left w:val="none" w:sz="0" w:space="0" w:color="auto"/>
        <w:bottom w:val="none" w:sz="0" w:space="0" w:color="auto"/>
        <w:right w:val="none" w:sz="0" w:space="0" w:color="auto"/>
      </w:divBdr>
      <w:divsChild>
        <w:div w:id="525481725">
          <w:marLeft w:val="360"/>
          <w:marRight w:val="0"/>
          <w:marTop w:val="200"/>
          <w:marBottom w:val="0"/>
          <w:divBdr>
            <w:top w:val="none" w:sz="0" w:space="0" w:color="auto"/>
            <w:left w:val="none" w:sz="0" w:space="0" w:color="auto"/>
            <w:bottom w:val="none" w:sz="0" w:space="0" w:color="auto"/>
            <w:right w:val="none" w:sz="0" w:space="0" w:color="auto"/>
          </w:divBdr>
        </w:div>
        <w:div w:id="1078329898">
          <w:marLeft w:val="360"/>
          <w:marRight w:val="0"/>
          <w:marTop w:val="200"/>
          <w:marBottom w:val="0"/>
          <w:divBdr>
            <w:top w:val="none" w:sz="0" w:space="0" w:color="auto"/>
            <w:left w:val="none" w:sz="0" w:space="0" w:color="auto"/>
            <w:bottom w:val="none" w:sz="0" w:space="0" w:color="auto"/>
            <w:right w:val="none" w:sz="0" w:space="0" w:color="auto"/>
          </w:divBdr>
        </w:div>
        <w:div w:id="1055355780">
          <w:marLeft w:val="360"/>
          <w:marRight w:val="0"/>
          <w:marTop w:val="200"/>
          <w:marBottom w:val="0"/>
          <w:divBdr>
            <w:top w:val="none" w:sz="0" w:space="0" w:color="auto"/>
            <w:left w:val="none" w:sz="0" w:space="0" w:color="auto"/>
            <w:bottom w:val="none" w:sz="0" w:space="0" w:color="auto"/>
            <w:right w:val="none" w:sz="0" w:space="0" w:color="auto"/>
          </w:divBdr>
        </w:div>
        <w:div w:id="505172640">
          <w:marLeft w:val="360"/>
          <w:marRight w:val="0"/>
          <w:marTop w:val="200"/>
          <w:marBottom w:val="0"/>
          <w:divBdr>
            <w:top w:val="none" w:sz="0" w:space="0" w:color="auto"/>
            <w:left w:val="none" w:sz="0" w:space="0" w:color="auto"/>
            <w:bottom w:val="none" w:sz="0" w:space="0" w:color="auto"/>
            <w:right w:val="none" w:sz="0" w:space="0" w:color="auto"/>
          </w:divBdr>
        </w:div>
        <w:div w:id="1453789167">
          <w:marLeft w:val="360"/>
          <w:marRight w:val="0"/>
          <w:marTop w:val="200"/>
          <w:marBottom w:val="0"/>
          <w:divBdr>
            <w:top w:val="none" w:sz="0" w:space="0" w:color="auto"/>
            <w:left w:val="none" w:sz="0" w:space="0" w:color="auto"/>
            <w:bottom w:val="none" w:sz="0" w:space="0" w:color="auto"/>
            <w:right w:val="none" w:sz="0" w:space="0" w:color="auto"/>
          </w:divBdr>
        </w:div>
        <w:div w:id="63988422">
          <w:marLeft w:val="360"/>
          <w:marRight w:val="0"/>
          <w:marTop w:val="200"/>
          <w:marBottom w:val="0"/>
          <w:divBdr>
            <w:top w:val="none" w:sz="0" w:space="0" w:color="auto"/>
            <w:left w:val="none" w:sz="0" w:space="0" w:color="auto"/>
            <w:bottom w:val="none" w:sz="0" w:space="0" w:color="auto"/>
            <w:right w:val="none" w:sz="0" w:space="0" w:color="auto"/>
          </w:divBdr>
        </w:div>
        <w:div w:id="1043291628">
          <w:marLeft w:val="360"/>
          <w:marRight w:val="0"/>
          <w:marTop w:val="200"/>
          <w:marBottom w:val="0"/>
          <w:divBdr>
            <w:top w:val="none" w:sz="0" w:space="0" w:color="auto"/>
            <w:left w:val="none" w:sz="0" w:space="0" w:color="auto"/>
            <w:bottom w:val="none" w:sz="0" w:space="0" w:color="auto"/>
            <w:right w:val="none" w:sz="0" w:space="0" w:color="auto"/>
          </w:divBdr>
        </w:div>
        <w:div w:id="2077044495">
          <w:marLeft w:val="360"/>
          <w:marRight w:val="0"/>
          <w:marTop w:val="200"/>
          <w:marBottom w:val="0"/>
          <w:divBdr>
            <w:top w:val="none" w:sz="0" w:space="0" w:color="auto"/>
            <w:left w:val="none" w:sz="0" w:space="0" w:color="auto"/>
            <w:bottom w:val="none" w:sz="0" w:space="0" w:color="auto"/>
            <w:right w:val="none" w:sz="0" w:space="0" w:color="auto"/>
          </w:divBdr>
        </w:div>
        <w:div w:id="1451851576">
          <w:marLeft w:val="360"/>
          <w:marRight w:val="0"/>
          <w:marTop w:val="200"/>
          <w:marBottom w:val="0"/>
          <w:divBdr>
            <w:top w:val="none" w:sz="0" w:space="0" w:color="auto"/>
            <w:left w:val="none" w:sz="0" w:space="0" w:color="auto"/>
            <w:bottom w:val="none" w:sz="0" w:space="0" w:color="auto"/>
            <w:right w:val="none" w:sz="0" w:space="0" w:color="auto"/>
          </w:divBdr>
        </w:div>
        <w:div w:id="1775633422">
          <w:marLeft w:val="360"/>
          <w:marRight w:val="0"/>
          <w:marTop w:val="200"/>
          <w:marBottom w:val="0"/>
          <w:divBdr>
            <w:top w:val="none" w:sz="0" w:space="0" w:color="auto"/>
            <w:left w:val="none" w:sz="0" w:space="0" w:color="auto"/>
            <w:bottom w:val="none" w:sz="0" w:space="0" w:color="auto"/>
            <w:right w:val="none" w:sz="0" w:space="0" w:color="auto"/>
          </w:divBdr>
        </w:div>
        <w:div w:id="4869484">
          <w:marLeft w:val="360"/>
          <w:marRight w:val="0"/>
          <w:marTop w:val="200"/>
          <w:marBottom w:val="0"/>
          <w:divBdr>
            <w:top w:val="none" w:sz="0" w:space="0" w:color="auto"/>
            <w:left w:val="none" w:sz="0" w:space="0" w:color="auto"/>
            <w:bottom w:val="none" w:sz="0" w:space="0" w:color="auto"/>
            <w:right w:val="none" w:sz="0" w:space="0" w:color="auto"/>
          </w:divBdr>
        </w:div>
        <w:div w:id="1554192876">
          <w:marLeft w:val="360"/>
          <w:marRight w:val="0"/>
          <w:marTop w:val="200"/>
          <w:marBottom w:val="0"/>
          <w:divBdr>
            <w:top w:val="none" w:sz="0" w:space="0" w:color="auto"/>
            <w:left w:val="none" w:sz="0" w:space="0" w:color="auto"/>
            <w:bottom w:val="none" w:sz="0" w:space="0" w:color="auto"/>
            <w:right w:val="none" w:sz="0" w:space="0" w:color="auto"/>
          </w:divBdr>
        </w:div>
        <w:div w:id="896168332">
          <w:marLeft w:val="360"/>
          <w:marRight w:val="0"/>
          <w:marTop w:val="200"/>
          <w:marBottom w:val="0"/>
          <w:divBdr>
            <w:top w:val="none" w:sz="0" w:space="0" w:color="auto"/>
            <w:left w:val="none" w:sz="0" w:space="0" w:color="auto"/>
            <w:bottom w:val="none" w:sz="0" w:space="0" w:color="auto"/>
            <w:right w:val="none" w:sz="0" w:space="0" w:color="auto"/>
          </w:divBdr>
        </w:div>
      </w:divsChild>
    </w:div>
    <w:div w:id="587542643">
      <w:bodyDiv w:val="1"/>
      <w:marLeft w:val="0"/>
      <w:marRight w:val="0"/>
      <w:marTop w:val="0"/>
      <w:marBottom w:val="0"/>
      <w:divBdr>
        <w:top w:val="none" w:sz="0" w:space="0" w:color="auto"/>
        <w:left w:val="none" w:sz="0" w:space="0" w:color="auto"/>
        <w:bottom w:val="none" w:sz="0" w:space="0" w:color="auto"/>
        <w:right w:val="none" w:sz="0" w:space="0" w:color="auto"/>
      </w:divBdr>
    </w:div>
    <w:div w:id="591596558">
      <w:bodyDiv w:val="1"/>
      <w:marLeft w:val="0"/>
      <w:marRight w:val="0"/>
      <w:marTop w:val="0"/>
      <w:marBottom w:val="0"/>
      <w:divBdr>
        <w:top w:val="none" w:sz="0" w:space="0" w:color="auto"/>
        <w:left w:val="none" w:sz="0" w:space="0" w:color="auto"/>
        <w:bottom w:val="none" w:sz="0" w:space="0" w:color="auto"/>
        <w:right w:val="none" w:sz="0" w:space="0" w:color="auto"/>
      </w:divBdr>
    </w:div>
    <w:div w:id="603803454">
      <w:bodyDiv w:val="1"/>
      <w:marLeft w:val="0"/>
      <w:marRight w:val="0"/>
      <w:marTop w:val="0"/>
      <w:marBottom w:val="0"/>
      <w:divBdr>
        <w:top w:val="none" w:sz="0" w:space="0" w:color="auto"/>
        <w:left w:val="none" w:sz="0" w:space="0" w:color="auto"/>
        <w:bottom w:val="none" w:sz="0" w:space="0" w:color="auto"/>
        <w:right w:val="none" w:sz="0" w:space="0" w:color="auto"/>
      </w:divBdr>
      <w:divsChild>
        <w:div w:id="1391617544">
          <w:marLeft w:val="360"/>
          <w:marRight w:val="0"/>
          <w:marTop w:val="200"/>
          <w:marBottom w:val="0"/>
          <w:divBdr>
            <w:top w:val="none" w:sz="0" w:space="0" w:color="auto"/>
            <w:left w:val="none" w:sz="0" w:space="0" w:color="auto"/>
            <w:bottom w:val="none" w:sz="0" w:space="0" w:color="auto"/>
            <w:right w:val="none" w:sz="0" w:space="0" w:color="auto"/>
          </w:divBdr>
        </w:div>
        <w:div w:id="849949175">
          <w:marLeft w:val="360"/>
          <w:marRight w:val="0"/>
          <w:marTop w:val="200"/>
          <w:marBottom w:val="0"/>
          <w:divBdr>
            <w:top w:val="none" w:sz="0" w:space="0" w:color="auto"/>
            <w:left w:val="none" w:sz="0" w:space="0" w:color="auto"/>
            <w:bottom w:val="none" w:sz="0" w:space="0" w:color="auto"/>
            <w:right w:val="none" w:sz="0" w:space="0" w:color="auto"/>
          </w:divBdr>
        </w:div>
        <w:div w:id="415513136">
          <w:marLeft w:val="360"/>
          <w:marRight w:val="0"/>
          <w:marTop w:val="200"/>
          <w:marBottom w:val="0"/>
          <w:divBdr>
            <w:top w:val="none" w:sz="0" w:space="0" w:color="auto"/>
            <w:left w:val="none" w:sz="0" w:space="0" w:color="auto"/>
            <w:bottom w:val="none" w:sz="0" w:space="0" w:color="auto"/>
            <w:right w:val="none" w:sz="0" w:space="0" w:color="auto"/>
          </w:divBdr>
        </w:div>
        <w:div w:id="823007920">
          <w:marLeft w:val="360"/>
          <w:marRight w:val="0"/>
          <w:marTop w:val="200"/>
          <w:marBottom w:val="0"/>
          <w:divBdr>
            <w:top w:val="none" w:sz="0" w:space="0" w:color="auto"/>
            <w:left w:val="none" w:sz="0" w:space="0" w:color="auto"/>
            <w:bottom w:val="none" w:sz="0" w:space="0" w:color="auto"/>
            <w:right w:val="none" w:sz="0" w:space="0" w:color="auto"/>
          </w:divBdr>
        </w:div>
        <w:div w:id="1787695446">
          <w:marLeft w:val="360"/>
          <w:marRight w:val="0"/>
          <w:marTop w:val="200"/>
          <w:marBottom w:val="0"/>
          <w:divBdr>
            <w:top w:val="none" w:sz="0" w:space="0" w:color="auto"/>
            <w:left w:val="none" w:sz="0" w:space="0" w:color="auto"/>
            <w:bottom w:val="none" w:sz="0" w:space="0" w:color="auto"/>
            <w:right w:val="none" w:sz="0" w:space="0" w:color="auto"/>
          </w:divBdr>
        </w:div>
        <w:div w:id="1270817970">
          <w:marLeft w:val="360"/>
          <w:marRight w:val="0"/>
          <w:marTop w:val="200"/>
          <w:marBottom w:val="0"/>
          <w:divBdr>
            <w:top w:val="none" w:sz="0" w:space="0" w:color="auto"/>
            <w:left w:val="none" w:sz="0" w:space="0" w:color="auto"/>
            <w:bottom w:val="none" w:sz="0" w:space="0" w:color="auto"/>
            <w:right w:val="none" w:sz="0" w:space="0" w:color="auto"/>
          </w:divBdr>
        </w:div>
        <w:div w:id="1172064137">
          <w:marLeft w:val="360"/>
          <w:marRight w:val="0"/>
          <w:marTop w:val="200"/>
          <w:marBottom w:val="0"/>
          <w:divBdr>
            <w:top w:val="none" w:sz="0" w:space="0" w:color="auto"/>
            <w:left w:val="none" w:sz="0" w:space="0" w:color="auto"/>
            <w:bottom w:val="none" w:sz="0" w:space="0" w:color="auto"/>
            <w:right w:val="none" w:sz="0" w:space="0" w:color="auto"/>
          </w:divBdr>
        </w:div>
        <w:div w:id="349528896">
          <w:marLeft w:val="360"/>
          <w:marRight w:val="0"/>
          <w:marTop w:val="200"/>
          <w:marBottom w:val="0"/>
          <w:divBdr>
            <w:top w:val="none" w:sz="0" w:space="0" w:color="auto"/>
            <w:left w:val="none" w:sz="0" w:space="0" w:color="auto"/>
            <w:bottom w:val="none" w:sz="0" w:space="0" w:color="auto"/>
            <w:right w:val="none" w:sz="0" w:space="0" w:color="auto"/>
          </w:divBdr>
        </w:div>
      </w:divsChild>
    </w:div>
    <w:div w:id="606474530">
      <w:bodyDiv w:val="1"/>
      <w:marLeft w:val="0"/>
      <w:marRight w:val="0"/>
      <w:marTop w:val="0"/>
      <w:marBottom w:val="0"/>
      <w:divBdr>
        <w:top w:val="none" w:sz="0" w:space="0" w:color="auto"/>
        <w:left w:val="none" w:sz="0" w:space="0" w:color="auto"/>
        <w:bottom w:val="none" w:sz="0" w:space="0" w:color="auto"/>
        <w:right w:val="none" w:sz="0" w:space="0" w:color="auto"/>
      </w:divBdr>
      <w:divsChild>
        <w:div w:id="1424837571">
          <w:marLeft w:val="480"/>
          <w:marRight w:val="0"/>
          <w:marTop w:val="0"/>
          <w:marBottom w:val="0"/>
          <w:divBdr>
            <w:top w:val="none" w:sz="0" w:space="0" w:color="auto"/>
            <w:left w:val="none" w:sz="0" w:space="0" w:color="auto"/>
            <w:bottom w:val="none" w:sz="0" w:space="0" w:color="auto"/>
            <w:right w:val="none" w:sz="0" w:space="0" w:color="auto"/>
          </w:divBdr>
        </w:div>
        <w:div w:id="1693459217">
          <w:marLeft w:val="480"/>
          <w:marRight w:val="0"/>
          <w:marTop w:val="0"/>
          <w:marBottom w:val="0"/>
          <w:divBdr>
            <w:top w:val="none" w:sz="0" w:space="0" w:color="auto"/>
            <w:left w:val="none" w:sz="0" w:space="0" w:color="auto"/>
            <w:bottom w:val="none" w:sz="0" w:space="0" w:color="auto"/>
            <w:right w:val="none" w:sz="0" w:space="0" w:color="auto"/>
          </w:divBdr>
        </w:div>
        <w:div w:id="214900544">
          <w:marLeft w:val="480"/>
          <w:marRight w:val="0"/>
          <w:marTop w:val="0"/>
          <w:marBottom w:val="0"/>
          <w:divBdr>
            <w:top w:val="none" w:sz="0" w:space="0" w:color="auto"/>
            <w:left w:val="none" w:sz="0" w:space="0" w:color="auto"/>
            <w:bottom w:val="none" w:sz="0" w:space="0" w:color="auto"/>
            <w:right w:val="none" w:sz="0" w:space="0" w:color="auto"/>
          </w:divBdr>
        </w:div>
        <w:div w:id="862523475">
          <w:marLeft w:val="480"/>
          <w:marRight w:val="0"/>
          <w:marTop w:val="0"/>
          <w:marBottom w:val="0"/>
          <w:divBdr>
            <w:top w:val="none" w:sz="0" w:space="0" w:color="auto"/>
            <w:left w:val="none" w:sz="0" w:space="0" w:color="auto"/>
            <w:bottom w:val="none" w:sz="0" w:space="0" w:color="auto"/>
            <w:right w:val="none" w:sz="0" w:space="0" w:color="auto"/>
          </w:divBdr>
        </w:div>
        <w:div w:id="194969806">
          <w:marLeft w:val="480"/>
          <w:marRight w:val="0"/>
          <w:marTop w:val="0"/>
          <w:marBottom w:val="0"/>
          <w:divBdr>
            <w:top w:val="none" w:sz="0" w:space="0" w:color="auto"/>
            <w:left w:val="none" w:sz="0" w:space="0" w:color="auto"/>
            <w:bottom w:val="none" w:sz="0" w:space="0" w:color="auto"/>
            <w:right w:val="none" w:sz="0" w:space="0" w:color="auto"/>
          </w:divBdr>
        </w:div>
        <w:div w:id="1476995471">
          <w:marLeft w:val="480"/>
          <w:marRight w:val="0"/>
          <w:marTop w:val="0"/>
          <w:marBottom w:val="0"/>
          <w:divBdr>
            <w:top w:val="none" w:sz="0" w:space="0" w:color="auto"/>
            <w:left w:val="none" w:sz="0" w:space="0" w:color="auto"/>
            <w:bottom w:val="none" w:sz="0" w:space="0" w:color="auto"/>
            <w:right w:val="none" w:sz="0" w:space="0" w:color="auto"/>
          </w:divBdr>
        </w:div>
        <w:div w:id="2012679632">
          <w:marLeft w:val="480"/>
          <w:marRight w:val="0"/>
          <w:marTop w:val="0"/>
          <w:marBottom w:val="0"/>
          <w:divBdr>
            <w:top w:val="none" w:sz="0" w:space="0" w:color="auto"/>
            <w:left w:val="none" w:sz="0" w:space="0" w:color="auto"/>
            <w:bottom w:val="none" w:sz="0" w:space="0" w:color="auto"/>
            <w:right w:val="none" w:sz="0" w:space="0" w:color="auto"/>
          </w:divBdr>
        </w:div>
        <w:div w:id="1584147632">
          <w:marLeft w:val="480"/>
          <w:marRight w:val="0"/>
          <w:marTop w:val="0"/>
          <w:marBottom w:val="0"/>
          <w:divBdr>
            <w:top w:val="none" w:sz="0" w:space="0" w:color="auto"/>
            <w:left w:val="none" w:sz="0" w:space="0" w:color="auto"/>
            <w:bottom w:val="none" w:sz="0" w:space="0" w:color="auto"/>
            <w:right w:val="none" w:sz="0" w:space="0" w:color="auto"/>
          </w:divBdr>
        </w:div>
        <w:div w:id="1557273854">
          <w:marLeft w:val="480"/>
          <w:marRight w:val="0"/>
          <w:marTop w:val="0"/>
          <w:marBottom w:val="0"/>
          <w:divBdr>
            <w:top w:val="none" w:sz="0" w:space="0" w:color="auto"/>
            <w:left w:val="none" w:sz="0" w:space="0" w:color="auto"/>
            <w:bottom w:val="none" w:sz="0" w:space="0" w:color="auto"/>
            <w:right w:val="none" w:sz="0" w:space="0" w:color="auto"/>
          </w:divBdr>
        </w:div>
        <w:div w:id="1718964650">
          <w:marLeft w:val="480"/>
          <w:marRight w:val="0"/>
          <w:marTop w:val="0"/>
          <w:marBottom w:val="0"/>
          <w:divBdr>
            <w:top w:val="none" w:sz="0" w:space="0" w:color="auto"/>
            <w:left w:val="none" w:sz="0" w:space="0" w:color="auto"/>
            <w:bottom w:val="none" w:sz="0" w:space="0" w:color="auto"/>
            <w:right w:val="none" w:sz="0" w:space="0" w:color="auto"/>
          </w:divBdr>
        </w:div>
        <w:div w:id="1405181291">
          <w:marLeft w:val="480"/>
          <w:marRight w:val="0"/>
          <w:marTop w:val="0"/>
          <w:marBottom w:val="0"/>
          <w:divBdr>
            <w:top w:val="none" w:sz="0" w:space="0" w:color="auto"/>
            <w:left w:val="none" w:sz="0" w:space="0" w:color="auto"/>
            <w:bottom w:val="none" w:sz="0" w:space="0" w:color="auto"/>
            <w:right w:val="none" w:sz="0" w:space="0" w:color="auto"/>
          </w:divBdr>
        </w:div>
        <w:div w:id="1922834807">
          <w:marLeft w:val="480"/>
          <w:marRight w:val="0"/>
          <w:marTop w:val="0"/>
          <w:marBottom w:val="0"/>
          <w:divBdr>
            <w:top w:val="none" w:sz="0" w:space="0" w:color="auto"/>
            <w:left w:val="none" w:sz="0" w:space="0" w:color="auto"/>
            <w:bottom w:val="none" w:sz="0" w:space="0" w:color="auto"/>
            <w:right w:val="none" w:sz="0" w:space="0" w:color="auto"/>
          </w:divBdr>
        </w:div>
        <w:div w:id="2047674149">
          <w:marLeft w:val="480"/>
          <w:marRight w:val="0"/>
          <w:marTop w:val="0"/>
          <w:marBottom w:val="0"/>
          <w:divBdr>
            <w:top w:val="none" w:sz="0" w:space="0" w:color="auto"/>
            <w:left w:val="none" w:sz="0" w:space="0" w:color="auto"/>
            <w:bottom w:val="none" w:sz="0" w:space="0" w:color="auto"/>
            <w:right w:val="none" w:sz="0" w:space="0" w:color="auto"/>
          </w:divBdr>
        </w:div>
        <w:div w:id="505021509">
          <w:marLeft w:val="480"/>
          <w:marRight w:val="0"/>
          <w:marTop w:val="0"/>
          <w:marBottom w:val="0"/>
          <w:divBdr>
            <w:top w:val="none" w:sz="0" w:space="0" w:color="auto"/>
            <w:left w:val="none" w:sz="0" w:space="0" w:color="auto"/>
            <w:bottom w:val="none" w:sz="0" w:space="0" w:color="auto"/>
            <w:right w:val="none" w:sz="0" w:space="0" w:color="auto"/>
          </w:divBdr>
        </w:div>
        <w:div w:id="1111516699">
          <w:marLeft w:val="480"/>
          <w:marRight w:val="0"/>
          <w:marTop w:val="0"/>
          <w:marBottom w:val="0"/>
          <w:divBdr>
            <w:top w:val="none" w:sz="0" w:space="0" w:color="auto"/>
            <w:left w:val="none" w:sz="0" w:space="0" w:color="auto"/>
            <w:bottom w:val="none" w:sz="0" w:space="0" w:color="auto"/>
            <w:right w:val="none" w:sz="0" w:space="0" w:color="auto"/>
          </w:divBdr>
        </w:div>
        <w:div w:id="55663637">
          <w:marLeft w:val="480"/>
          <w:marRight w:val="0"/>
          <w:marTop w:val="0"/>
          <w:marBottom w:val="0"/>
          <w:divBdr>
            <w:top w:val="none" w:sz="0" w:space="0" w:color="auto"/>
            <w:left w:val="none" w:sz="0" w:space="0" w:color="auto"/>
            <w:bottom w:val="none" w:sz="0" w:space="0" w:color="auto"/>
            <w:right w:val="none" w:sz="0" w:space="0" w:color="auto"/>
          </w:divBdr>
        </w:div>
      </w:divsChild>
    </w:div>
    <w:div w:id="609824586">
      <w:bodyDiv w:val="1"/>
      <w:marLeft w:val="0"/>
      <w:marRight w:val="0"/>
      <w:marTop w:val="0"/>
      <w:marBottom w:val="0"/>
      <w:divBdr>
        <w:top w:val="none" w:sz="0" w:space="0" w:color="auto"/>
        <w:left w:val="none" w:sz="0" w:space="0" w:color="auto"/>
        <w:bottom w:val="none" w:sz="0" w:space="0" w:color="auto"/>
        <w:right w:val="none" w:sz="0" w:space="0" w:color="auto"/>
      </w:divBdr>
    </w:div>
    <w:div w:id="612633356">
      <w:bodyDiv w:val="1"/>
      <w:marLeft w:val="0"/>
      <w:marRight w:val="0"/>
      <w:marTop w:val="0"/>
      <w:marBottom w:val="0"/>
      <w:divBdr>
        <w:top w:val="none" w:sz="0" w:space="0" w:color="auto"/>
        <w:left w:val="none" w:sz="0" w:space="0" w:color="auto"/>
        <w:bottom w:val="none" w:sz="0" w:space="0" w:color="auto"/>
        <w:right w:val="none" w:sz="0" w:space="0" w:color="auto"/>
      </w:divBdr>
    </w:div>
    <w:div w:id="628703196">
      <w:bodyDiv w:val="1"/>
      <w:marLeft w:val="0"/>
      <w:marRight w:val="0"/>
      <w:marTop w:val="0"/>
      <w:marBottom w:val="0"/>
      <w:divBdr>
        <w:top w:val="none" w:sz="0" w:space="0" w:color="auto"/>
        <w:left w:val="none" w:sz="0" w:space="0" w:color="auto"/>
        <w:bottom w:val="none" w:sz="0" w:space="0" w:color="auto"/>
        <w:right w:val="none" w:sz="0" w:space="0" w:color="auto"/>
      </w:divBdr>
      <w:divsChild>
        <w:div w:id="1591698714">
          <w:marLeft w:val="480"/>
          <w:marRight w:val="0"/>
          <w:marTop w:val="0"/>
          <w:marBottom w:val="0"/>
          <w:divBdr>
            <w:top w:val="none" w:sz="0" w:space="0" w:color="auto"/>
            <w:left w:val="none" w:sz="0" w:space="0" w:color="auto"/>
            <w:bottom w:val="none" w:sz="0" w:space="0" w:color="auto"/>
            <w:right w:val="none" w:sz="0" w:space="0" w:color="auto"/>
          </w:divBdr>
        </w:div>
        <w:div w:id="789129335">
          <w:marLeft w:val="480"/>
          <w:marRight w:val="0"/>
          <w:marTop w:val="0"/>
          <w:marBottom w:val="0"/>
          <w:divBdr>
            <w:top w:val="none" w:sz="0" w:space="0" w:color="auto"/>
            <w:left w:val="none" w:sz="0" w:space="0" w:color="auto"/>
            <w:bottom w:val="none" w:sz="0" w:space="0" w:color="auto"/>
            <w:right w:val="none" w:sz="0" w:space="0" w:color="auto"/>
          </w:divBdr>
        </w:div>
        <w:div w:id="1343625348">
          <w:marLeft w:val="480"/>
          <w:marRight w:val="0"/>
          <w:marTop w:val="0"/>
          <w:marBottom w:val="0"/>
          <w:divBdr>
            <w:top w:val="none" w:sz="0" w:space="0" w:color="auto"/>
            <w:left w:val="none" w:sz="0" w:space="0" w:color="auto"/>
            <w:bottom w:val="none" w:sz="0" w:space="0" w:color="auto"/>
            <w:right w:val="none" w:sz="0" w:space="0" w:color="auto"/>
          </w:divBdr>
        </w:div>
        <w:div w:id="665979047">
          <w:marLeft w:val="480"/>
          <w:marRight w:val="0"/>
          <w:marTop w:val="0"/>
          <w:marBottom w:val="0"/>
          <w:divBdr>
            <w:top w:val="none" w:sz="0" w:space="0" w:color="auto"/>
            <w:left w:val="none" w:sz="0" w:space="0" w:color="auto"/>
            <w:bottom w:val="none" w:sz="0" w:space="0" w:color="auto"/>
            <w:right w:val="none" w:sz="0" w:space="0" w:color="auto"/>
          </w:divBdr>
        </w:div>
        <w:div w:id="2012247641">
          <w:marLeft w:val="480"/>
          <w:marRight w:val="0"/>
          <w:marTop w:val="0"/>
          <w:marBottom w:val="0"/>
          <w:divBdr>
            <w:top w:val="none" w:sz="0" w:space="0" w:color="auto"/>
            <w:left w:val="none" w:sz="0" w:space="0" w:color="auto"/>
            <w:bottom w:val="none" w:sz="0" w:space="0" w:color="auto"/>
            <w:right w:val="none" w:sz="0" w:space="0" w:color="auto"/>
          </w:divBdr>
        </w:div>
        <w:div w:id="694158045">
          <w:marLeft w:val="480"/>
          <w:marRight w:val="0"/>
          <w:marTop w:val="0"/>
          <w:marBottom w:val="0"/>
          <w:divBdr>
            <w:top w:val="none" w:sz="0" w:space="0" w:color="auto"/>
            <w:left w:val="none" w:sz="0" w:space="0" w:color="auto"/>
            <w:bottom w:val="none" w:sz="0" w:space="0" w:color="auto"/>
            <w:right w:val="none" w:sz="0" w:space="0" w:color="auto"/>
          </w:divBdr>
        </w:div>
        <w:div w:id="183522721">
          <w:marLeft w:val="480"/>
          <w:marRight w:val="0"/>
          <w:marTop w:val="0"/>
          <w:marBottom w:val="0"/>
          <w:divBdr>
            <w:top w:val="none" w:sz="0" w:space="0" w:color="auto"/>
            <w:left w:val="none" w:sz="0" w:space="0" w:color="auto"/>
            <w:bottom w:val="none" w:sz="0" w:space="0" w:color="auto"/>
            <w:right w:val="none" w:sz="0" w:space="0" w:color="auto"/>
          </w:divBdr>
        </w:div>
        <w:div w:id="75518114">
          <w:marLeft w:val="480"/>
          <w:marRight w:val="0"/>
          <w:marTop w:val="0"/>
          <w:marBottom w:val="0"/>
          <w:divBdr>
            <w:top w:val="none" w:sz="0" w:space="0" w:color="auto"/>
            <w:left w:val="none" w:sz="0" w:space="0" w:color="auto"/>
            <w:bottom w:val="none" w:sz="0" w:space="0" w:color="auto"/>
            <w:right w:val="none" w:sz="0" w:space="0" w:color="auto"/>
          </w:divBdr>
        </w:div>
        <w:div w:id="1487818828">
          <w:marLeft w:val="480"/>
          <w:marRight w:val="0"/>
          <w:marTop w:val="0"/>
          <w:marBottom w:val="0"/>
          <w:divBdr>
            <w:top w:val="none" w:sz="0" w:space="0" w:color="auto"/>
            <w:left w:val="none" w:sz="0" w:space="0" w:color="auto"/>
            <w:bottom w:val="none" w:sz="0" w:space="0" w:color="auto"/>
            <w:right w:val="none" w:sz="0" w:space="0" w:color="auto"/>
          </w:divBdr>
        </w:div>
        <w:div w:id="91166879">
          <w:marLeft w:val="480"/>
          <w:marRight w:val="0"/>
          <w:marTop w:val="0"/>
          <w:marBottom w:val="0"/>
          <w:divBdr>
            <w:top w:val="none" w:sz="0" w:space="0" w:color="auto"/>
            <w:left w:val="none" w:sz="0" w:space="0" w:color="auto"/>
            <w:bottom w:val="none" w:sz="0" w:space="0" w:color="auto"/>
            <w:right w:val="none" w:sz="0" w:space="0" w:color="auto"/>
          </w:divBdr>
        </w:div>
        <w:div w:id="561600714">
          <w:marLeft w:val="480"/>
          <w:marRight w:val="0"/>
          <w:marTop w:val="0"/>
          <w:marBottom w:val="0"/>
          <w:divBdr>
            <w:top w:val="none" w:sz="0" w:space="0" w:color="auto"/>
            <w:left w:val="none" w:sz="0" w:space="0" w:color="auto"/>
            <w:bottom w:val="none" w:sz="0" w:space="0" w:color="auto"/>
            <w:right w:val="none" w:sz="0" w:space="0" w:color="auto"/>
          </w:divBdr>
        </w:div>
        <w:div w:id="1284114598">
          <w:marLeft w:val="480"/>
          <w:marRight w:val="0"/>
          <w:marTop w:val="0"/>
          <w:marBottom w:val="0"/>
          <w:divBdr>
            <w:top w:val="none" w:sz="0" w:space="0" w:color="auto"/>
            <w:left w:val="none" w:sz="0" w:space="0" w:color="auto"/>
            <w:bottom w:val="none" w:sz="0" w:space="0" w:color="auto"/>
            <w:right w:val="none" w:sz="0" w:space="0" w:color="auto"/>
          </w:divBdr>
        </w:div>
        <w:div w:id="1366250995">
          <w:marLeft w:val="480"/>
          <w:marRight w:val="0"/>
          <w:marTop w:val="0"/>
          <w:marBottom w:val="0"/>
          <w:divBdr>
            <w:top w:val="none" w:sz="0" w:space="0" w:color="auto"/>
            <w:left w:val="none" w:sz="0" w:space="0" w:color="auto"/>
            <w:bottom w:val="none" w:sz="0" w:space="0" w:color="auto"/>
            <w:right w:val="none" w:sz="0" w:space="0" w:color="auto"/>
          </w:divBdr>
        </w:div>
        <w:div w:id="1441221804">
          <w:marLeft w:val="480"/>
          <w:marRight w:val="0"/>
          <w:marTop w:val="0"/>
          <w:marBottom w:val="0"/>
          <w:divBdr>
            <w:top w:val="none" w:sz="0" w:space="0" w:color="auto"/>
            <w:left w:val="none" w:sz="0" w:space="0" w:color="auto"/>
            <w:bottom w:val="none" w:sz="0" w:space="0" w:color="auto"/>
            <w:right w:val="none" w:sz="0" w:space="0" w:color="auto"/>
          </w:divBdr>
        </w:div>
        <w:div w:id="847908095">
          <w:marLeft w:val="480"/>
          <w:marRight w:val="0"/>
          <w:marTop w:val="0"/>
          <w:marBottom w:val="0"/>
          <w:divBdr>
            <w:top w:val="none" w:sz="0" w:space="0" w:color="auto"/>
            <w:left w:val="none" w:sz="0" w:space="0" w:color="auto"/>
            <w:bottom w:val="none" w:sz="0" w:space="0" w:color="auto"/>
            <w:right w:val="none" w:sz="0" w:space="0" w:color="auto"/>
          </w:divBdr>
        </w:div>
        <w:div w:id="457840651">
          <w:marLeft w:val="480"/>
          <w:marRight w:val="0"/>
          <w:marTop w:val="0"/>
          <w:marBottom w:val="0"/>
          <w:divBdr>
            <w:top w:val="none" w:sz="0" w:space="0" w:color="auto"/>
            <w:left w:val="none" w:sz="0" w:space="0" w:color="auto"/>
            <w:bottom w:val="none" w:sz="0" w:space="0" w:color="auto"/>
            <w:right w:val="none" w:sz="0" w:space="0" w:color="auto"/>
          </w:divBdr>
        </w:div>
        <w:div w:id="1925648355">
          <w:marLeft w:val="480"/>
          <w:marRight w:val="0"/>
          <w:marTop w:val="0"/>
          <w:marBottom w:val="0"/>
          <w:divBdr>
            <w:top w:val="none" w:sz="0" w:space="0" w:color="auto"/>
            <w:left w:val="none" w:sz="0" w:space="0" w:color="auto"/>
            <w:bottom w:val="none" w:sz="0" w:space="0" w:color="auto"/>
            <w:right w:val="none" w:sz="0" w:space="0" w:color="auto"/>
          </w:divBdr>
        </w:div>
      </w:divsChild>
    </w:div>
    <w:div w:id="635138957">
      <w:bodyDiv w:val="1"/>
      <w:marLeft w:val="0"/>
      <w:marRight w:val="0"/>
      <w:marTop w:val="0"/>
      <w:marBottom w:val="0"/>
      <w:divBdr>
        <w:top w:val="none" w:sz="0" w:space="0" w:color="auto"/>
        <w:left w:val="none" w:sz="0" w:space="0" w:color="auto"/>
        <w:bottom w:val="none" w:sz="0" w:space="0" w:color="auto"/>
        <w:right w:val="none" w:sz="0" w:space="0" w:color="auto"/>
      </w:divBdr>
    </w:div>
    <w:div w:id="646545200">
      <w:bodyDiv w:val="1"/>
      <w:marLeft w:val="0"/>
      <w:marRight w:val="0"/>
      <w:marTop w:val="0"/>
      <w:marBottom w:val="0"/>
      <w:divBdr>
        <w:top w:val="none" w:sz="0" w:space="0" w:color="auto"/>
        <w:left w:val="none" w:sz="0" w:space="0" w:color="auto"/>
        <w:bottom w:val="none" w:sz="0" w:space="0" w:color="auto"/>
        <w:right w:val="none" w:sz="0" w:space="0" w:color="auto"/>
      </w:divBdr>
      <w:divsChild>
        <w:div w:id="656541556">
          <w:marLeft w:val="480"/>
          <w:marRight w:val="0"/>
          <w:marTop w:val="0"/>
          <w:marBottom w:val="0"/>
          <w:divBdr>
            <w:top w:val="none" w:sz="0" w:space="0" w:color="auto"/>
            <w:left w:val="none" w:sz="0" w:space="0" w:color="auto"/>
            <w:bottom w:val="none" w:sz="0" w:space="0" w:color="auto"/>
            <w:right w:val="none" w:sz="0" w:space="0" w:color="auto"/>
          </w:divBdr>
        </w:div>
        <w:div w:id="1712999656">
          <w:marLeft w:val="480"/>
          <w:marRight w:val="0"/>
          <w:marTop w:val="0"/>
          <w:marBottom w:val="0"/>
          <w:divBdr>
            <w:top w:val="none" w:sz="0" w:space="0" w:color="auto"/>
            <w:left w:val="none" w:sz="0" w:space="0" w:color="auto"/>
            <w:bottom w:val="none" w:sz="0" w:space="0" w:color="auto"/>
            <w:right w:val="none" w:sz="0" w:space="0" w:color="auto"/>
          </w:divBdr>
        </w:div>
        <w:div w:id="915673618">
          <w:marLeft w:val="480"/>
          <w:marRight w:val="0"/>
          <w:marTop w:val="0"/>
          <w:marBottom w:val="0"/>
          <w:divBdr>
            <w:top w:val="none" w:sz="0" w:space="0" w:color="auto"/>
            <w:left w:val="none" w:sz="0" w:space="0" w:color="auto"/>
            <w:bottom w:val="none" w:sz="0" w:space="0" w:color="auto"/>
            <w:right w:val="none" w:sz="0" w:space="0" w:color="auto"/>
          </w:divBdr>
        </w:div>
        <w:div w:id="27923294">
          <w:marLeft w:val="480"/>
          <w:marRight w:val="0"/>
          <w:marTop w:val="0"/>
          <w:marBottom w:val="0"/>
          <w:divBdr>
            <w:top w:val="none" w:sz="0" w:space="0" w:color="auto"/>
            <w:left w:val="none" w:sz="0" w:space="0" w:color="auto"/>
            <w:bottom w:val="none" w:sz="0" w:space="0" w:color="auto"/>
            <w:right w:val="none" w:sz="0" w:space="0" w:color="auto"/>
          </w:divBdr>
        </w:div>
        <w:div w:id="1825929154">
          <w:marLeft w:val="480"/>
          <w:marRight w:val="0"/>
          <w:marTop w:val="0"/>
          <w:marBottom w:val="0"/>
          <w:divBdr>
            <w:top w:val="none" w:sz="0" w:space="0" w:color="auto"/>
            <w:left w:val="none" w:sz="0" w:space="0" w:color="auto"/>
            <w:bottom w:val="none" w:sz="0" w:space="0" w:color="auto"/>
            <w:right w:val="none" w:sz="0" w:space="0" w:color="auto"/>
          </w:divBdr>
        </w:div>
        <w:div w:id="635843533">
          <w:marLeft w:val="480"/>
          <w:marRight w:val="0"/>
          <w:marTop w:val="0"/>
          <w:marBottom w:val="0"/>
          <w:divBdr>
            <w:top w:val="none" w:sz="0" w:space="0" w:color="auto"/>
            <w:left w:val="none" w:sz="0" w:space="0" w:color="auto"/>
            <w:bottom w:val="none" w:sz="0" w:space="0" w:color="auto"/>
            <w:right w:val="none" w:sz="0" w:space="0" w:color="auto"/>
          </w:divBdr>
        </w:div>
        <w:div w:id="2018996826">
          <w:marLeft w:val="480"/>
          <w:marRight w:val="0"/>
          <w:marTop w:val="0"/>
          <w:marBottom w:val="0"/>
          <w:divBdr>
            <w:top w:val="none" w:sz="0" w:space="0" w:color="auto"/>
            <w:left w:val="none" w:sz="0" w:space="0" w:color="auto"/>
            <w:bottom w:val="none" w:sz="0" w:space="0" w:color="auto"/>
            <w:right w:val="none" w:sz="0" w:space="0" w:color="auto"/>
          </w:divBdr>
        </w:div>
        <w:div w:id="1613512126">
          <w:marLeft w:val="480"/>
          <w:marRight w:val="0"/>
          <w:marTop w:val="0"/>
          <w:marBottom w:val="0"/>
          <w:divBdr>
            <w:top w:val="none" w:sz="0" w:space="0" w:color="auto"/>
            <w:left w:val="none" w:sz="0" w:space="0" w:color="auto"/>
            <w:bottom w:val="none" w:sz="0" w:space="0" w:color="auto"/>
            <w:right w:val="none" w:sz="0" w:space="0" w:color="auto"/>
          </w:divBdr>
        </w:div>
        <w:div w:id="487553411">
          <w:marLeft w:val="480"/>
          <w:marRight w:val="0"/>
          <w:marTop w:val="0"/>
          <w:marBottom w:val="0"/>
          <w:divBdr>
            <w:top w:val="none" w:sz="0" w:space="0" w:color="auto"/>
            <w:left w:val="none" w:sz="0" w:space="0" w:color="auto"/>
            <w:bottom w:val="none" w:sz="0" w:space="0" w:color="auto"/>
            <w:right w:val="none" w:sz="0" w:space="0" w:color="auto"/>
          </w:divBdr>
        </w:div>
        <w:div w:id="1271202729">
          <w:marLeft w:val="480"/>
          <w:marRight w:val="0"/>
          <w:marTop w:val="0"/>
          <w:marBottom w:val="0"/>
          <w:divBdr>
            <w:top w:val="none" w:sz="0" w:space="0" w:color="auto"/>
            <w:left w:val="none" w:sz="0" w:space="0" w:color="auto"/>
            <w:bottom w:val="none" w:sz="0" w:space="0" w:color="auto"/>
            <w:right w:val="none" w:sz="0" w:space="0" w:color="auto"/>
          </w:divBdr>
        </w:div>
        <w:div w:id="1998729892">
          <w:marLeft w:val="480"/>
          <w:marRight w:val="0"/>
          <w:marTop w:val="0"/>
          <w:marBottom w:val="0"/>
          <w:divBdr>
            <w:top w:val="none" w:sz="0" w:space="0" w:color="auto"/>
            <w:left w:val="none" w:sz="0" w:space="0" w:color="auto"/>
            <w:bottom w:val="none" w:sz="0" w:space="0" w:color="auto"/>
            <w:right w:val="none" w:sz="0" w:space="0" w:color="auto"/>
          </w:divBdr>
        </w:div>
        <w:div w:id="608976108">
          <w:marLeft w:val="480"/>
          <w:marRight w:val="0"/>
          <w:marTop w:val="0"/>
          <w:marBottom w:val="0"/>
          <w:divBdr>
            <w:top w:val="none" w:sz="0" w:space="0" w:color="auto"/>
            <w:left w:val="none" w:sz="0" w:space="0" w:color="auto"/>
            <w:bottom w:val="none" w:sz="0" w:space="0" w:color="auto"/>
            <w:right w:val="none" w:sz="0" w:space="0" w:color="auto"/>
          </w:divBdr>
        </w:div>
        <w:div w:id="2034648995">
          <w:marLeft w:val="480"/>
          <w:marRight w:val="0"/>
          <w:marTop w:val="0"/>
          <w:marBottom w:val="0"/>
          <w:divBdr>
            <w:top w:val="none" w:sz="0" w:space="0" w:color="auto"/>
            <w:left w:val="none" w:sz="0" w:space="0" w:color="auto"/>
            <w:bottom w:val="none" w:sz="0" w:space="0" w:color="auto"/>
            <w:right w:val="none" w:sz="0" w:space="0" w:color="auto"/>
          </w:divBdr>
        </w:div>
        <w:div w:id="448284119">
          <w:marLeft w:val="480"/>
          <w:marRight w:val="0"/>
          <w:marTop w:val="0"/>
          <w:marBottom w:val="0"/>
          <w:divBdr>
            <w:top w:val="none" w:sz="0" w:space="0" w:color="auto"/>
            <w:left w:val="none" w:sz="0" w:space="0" w:color="auto"/>
            <w:bottom w:val="none" w:sz="0" w:space="0" w:color="auto"/>
            <w:right w:val="none" w:sz="0" w:space="0" w:color="auto"/>
          </w:divBdr>
        </w:div>
        <w:div w:id="1795058612">
          <w:marLeft w:val="480"/>
          <w:marRight w:val="0"/>
          <w:marTop w:val="0"/>
          <w:marBottom w:val="0"/>
          <w:divBdr>
            <w:top w:val="none" w:sz="0" w:space="0" w:color="auto"/>
            <w:left w:val="none" w:sz="0" w:space="0" w:color="auto"/>
            <w:bottom w:val="none" w:sz="0" w:space="0" w:color="auto"/>
            <w:right w:val="none" w:sz="0" w:space="0" w:color="auto"/>
          </w:divBdr>
        </w:div>
        <w:div w:id="599871489">
          <w:marLeft w:val="480"/>
          <w:marRight w:val="0"/>
          <w:marTop w:val="0"/>
          <w:marBottom w:val="0"/>
          <w:divBdr>
            <w:top w:val="none" w:sz="0" w:space="0" w:color="auto"/>
            <w:left w:val="none" w:sz="0" w:space="0" w:color="auto"/>
            <w:bottom w:val="none" w:sz="0" w:space="0" w:color="auto"/>
            <w:right w:val="none" w:sz="0" w:space="0" w:color="auto"/>
          </w:divBdr>
        </w:div>
        <w:div w:id="188300806">
          <w:marLeft w:val="480"/>
          <w:marRight w:val="0"/>
          <w:marTop w:val="0"/>
          <w:marBottom w:val="0"/>
          <w:divBdr>
            <w:top w:val="none" w:sz="0" w:space="0" w:color="auto"/>
            <w:left w:val="none" w:sz="0" w:space="0" w:color="auto"/>
            <w:bottom w:val="none" w:sz="0" w:space="0" w:color="auto"/>
            <w:right w:val="none" w:sz="0" w:space="0" w:color="auto"/>
          </w:divBdr>
        </w:div>
      </w:divsChild>
    </w:div>
    <w:div w:id="660963179">
      <w:bodyDiv w:val="1"/>
      <w:marLeft w:val="0"/>
      <w:marRight w:val="0"/>
      <w:marTop w:val="0"/>
      <w:marBottom w:val="0"/>
      <w:divBdr>
        <w:top w:val="none" w:sz="0" w:space="0" w:color="auto"/>
        <w:left w:val="none" w:sz="0" w:space="0" w:color="auto"/>
        <w:bottom w:val="none" w:sz="0" w:space="0" w:color="auto"/>
        <w:right w:val="none" w:sz="0" w:space="0" w:color="auto"/>
      </w:divBdr>
    </w:div>
    <w:div w:id="672297262">
      <w:bodyDiv w:val="1"/>
      <w:marLeft w:val="0"/>
      <w:marRight w:val="0"/>
      <w:marTop w:val="0"/>
      <w:marBottom w:val="0"/>
      <w:divBdr>
        <w:top w:val="none" w:sz="0" w:space="0" w:color="auto"/>
        <w:left w:val="none" w:sz="0" w:space="0" w:color="auto"/>
        <w:bottom w:val="none" w:sz="0" w:space="0" w:color="auto"/>
        <w:right w:val="none" w:sz="0" w:space="0" w:color="auto"/>
      </w:divBdr>
      <w:divsChild>
        <w:div w:id="768164079">
          <w:marLeft w:val="480"/>
          <w:marRight w:val="0"/>
          <w:marTop w:val="0"/>
          <w:marBottom w:val="0"/>
          <w:divBdr>
            <w:top w:val="none" w:sz="0" w:space="0" w:color="auto"/>
            <w:left w:val="none" w:sz="0" w:space="0" w:color="auto"/>
            <w:bottom w:val="none" w:sz="0" w:space="0" w:color="auto"/>
            <w:right w:val="none" w:sz="0" w:space="0" w:color="auto"/>
          </w:divBdr>
        </w:div>
        <w:div w:id="2010330250">
          <w:marLeft w:val="480"/>
          <w:marRight w:val="0"/>
          <w:marTop w:val="0"/>
          <w:marBottom w:val="0"/>
          <w:divBdr>
            <w:top w:val="none" w:sz="0" w:space="0" w:color="auto"/>
            <w:left w:val="none" w:sz="0" w:space="0" w:color="auto"/>
            <w:bottom w:val="none" w:sz="0" w:space="0" w:color="auto"/>
            <w:right w:val="none" w:sz="0" w:space="0" w:color="auto"/>
          </w:divBdr>
        </w:div>
        <w:div w:id="2104492069">
          <w:marLeft w:val="480"/>
          <w:marRight w:val="0"/>
          <w:marTop w:val="0"/>
          <w:marBottom w:val="0"/>
          <w:divBdr>
            <w:top w:val="none" w:sz="0" w:space="0" w:color="auto"/>
            <w:left w:val="none" w:sz="0" w:space="0" w:color="auto"/>
            <w:bottom w:val="none" w:sz="0" w:space="0" w:color="auto"/>
            <w:right w:val="none" w:sz="0" w:space="0" w:color="auto"/>
          </w:divBdr>
        </w:div>
        <w:div w:id="1217664054">
          <w:marLeft w:val="480"/>
          <w:marRight w:val="0"/>
          <w:marTop w:val="0"/>
          <w:marBottom w:val="0"/>
          <w:divBdr>
            <w:top w:val="none" w:sz="0" w:space="0" w:color="auto"/>
            <w:left w:val="none" w:sz="0" w:space="0" w:color="auto"/>
            <w:bottom w:val="none" w:sz="0" w:space="0" w:color="auto"/>
            <w:right w:val="none" w:sz="0" w:space="0" w:color="auto"/>
          </w:divBdr>
        </w:div>
        <w:div w:id="1599369111">
          <w:marLeft w:val="480"/>
          <w:marRight w:val="0"/>
          <w:marTop w:val="0"/>
          <w:marBottom w:val="0"/>
          <w:divBdr>
            <w:top w:val="none" w:sz="0" w:space="0" w:color="auto"/>
            <w:left w:val="none" w:sz="0" w:space="0" w:color="auto"/>
            <w:bottom w:val="none" w:sz="0" w:space="0" w:color="auto"/>
            <w:right w:val="none" w:sz="0" w:space="0" w:color="auto"/>
          </w:divBdr>
        </w:div>
        <w:div w:id="1989241271">
          <w:marLeft w:val="480"/>
          <w:marRight w:val="0"/>
          <w:marTop w:val="0"/>
          <w:marBottom w:val="0"/>
          <w:divBdr>
            <w:top w:val="none" w:sz="0" w:space="0" w:color="auto"/>
            <w:left w:val="none" w:sz="0" w:space="0" w:color="auto"/>
            <w:bottom w:val="none" w:sz="0" w:space="0" w:color="auto"/>
            <w:right w:val="none" w:sz="0" w:space="0" w:color="auto"/>
          </w:divBdr>
        </w:div>
        <w:div w:id="1779520814">
          <w:marLeft w:val="480"/>
          <w:marRight w:val="0"/>
          <w:marTop w:val="0"/>
          <w:marBottom w:val="0"/>
          <w:divBdr>
            <w:top w:val="none" w:sz="0" w:space="0" w:color="auto"/>
            <w:left w:val="none" w:sz="0" w:space="0" w:color="auto"/>
            <w:bottom w:val="none" w:sz="0" w:space="0" w:color="auto"/>
            <w:right w:val="none" w:sz="0" w:space="0" w:color="auto"/>
          </w:divBdr>
        </w:div>
        <w:div w:id="1959138921">
          <w:marLeft w:val="480"/>
          <w:marRight w:val="0"/>
          <w:marTop w:val="0"/>
          <w:marBottom w:val="0"/>
          <w:divBdr>
            <w:top w:val="none" w:sz="0" w:space="0" w:color="auto"/>
            <w:left w:val="none" w:sz="0" w:space="0" w:color="auto"/>
            <w:bottom w:val="none" w:sz="0" w:space="0" w:color="auto"/>
            <w:right w:val="none" w:sz="0" w:space="0" w:color="auto"/>
          </w:divBdr>
        </w:div>
        <w:div w:id="639505951">
          <w:marLeft w:val="480"/>
          <w:marRight w:val="0"/>
          <w:marTop w:val="0"/>
          <w:marBottom w:val="0"/>
          <w:divBdr>
            <w:top w:val="none" w:sz="0" w:space="0" w:color="auto"/>
            <w:left w:val="none" w:sz="0" w:space="0" w:color="auto"/>
            <w:bottom w:val="none" w:sz="0" w:space="0" w:color="auto"/>
            <w:right w:val="none" w:sz="0" w:space="0" w:color="auto"/>
          </w:divBdr>
        </w:div>
        <w:div w:id="1669865787">
          <w:marLeft w:val="480"/>
          <w:marRight w:val="0"/>
          <w:marTop w:val="0"/>
          <w:marBottom w:val="0"/>
          <w:divBdr>
            <w:top w:val="none" w:sz="0" w:space="0" w:color="auto"/>
            <w:left w:val="none" w:sz="0" w:space="0" w:color="auto"/>
            <w:bottom w:val="none" w:sz="0" w:space="0" w:color="auto"/>
            <w:right w:val="none" w:sz="0" w:space="0" w:color="auto"/>
          </w:divBdr>
        </w:div>
        <w:div w:id="2141027611">
          <w:marLeft w:val="480"/>
          <w:marRight w:val="0"/>
          <w:marTop w:val="0"/>
          <w:marBottom w:val="0"/>
          <w:divBdr>
            <w:top w:val="none" w:sz="0" w:space="0" w:color="auto"/>
            <w:left w:val="none" w:sz="0" w:space="0" w:color="auto"/>
            <w:bottom w:val="none" w:sz="0" w:space="0" w:color="auto"/>
            <w:right w:val="none" w:sz="0" w:space="0" w:color="auto"/>
          </w:divBdr>
        </w:div>
        <w:div w:id="1727531713">
          <w:marLeft w:val="480"/>
          <w:marRight w:val="0"/>
          <w:marTop w:val="0"/>
          <w:marBottom w:val="0"/>
          <w:divBdr>
            <w:top w:val="none" w:sz="0" w:space="0" w:color="auto"/>
            <w:left w:val="none" w:sz="0" w:space="0" w:color="auto"/>
            <w:bottom w:val="none" w:sz="0" w:space="0" w:color="auto"/>
            <w:right w:val="none" w:sz="0" w:space="0" w:color="auto"/>
          </w:divBdr>
        </w:div>
        <w:div w:id="772437050">
          <w:marLeft w:val="480"/>
          <w:marRight w:val="0"/>
          <w:marTop w:val="0"/>
          <w:marBottom w:val="0"/>
          <w:divBdr>
            <w:top w:val="none" w:sz="0" w:space="0" w:color="auto"/>
            <w:left w:val="none" w:sz="0" w:space="0" w:color="auto"/>
            <w:bottom w:val="none" w:sz="0" w:space="0" w:color="auto"/>
            <w:right w:val="none" w:sz="0" w:space="0" w:color="auto"/>
          </w:divBdr>
        </w:div>
        <w:div w:id="1908107989">
          <w:marLeft w:val="480"/>
          <w:marRight w:val="0"/>
          <w:marTop w:val="0"/>
          <w:marBottom w:val="0"/>
          <w:divBdr>
            <w:top w:val="none" w:sz="0" w:space="0" w:color="auto"/>
            <w:left w:val="none" w:sz="0" w:space="0" w:color="auto"/>
            <w:bottom w:val="none" w:sz="0" w:space="0" w:color="auto"/>
            <w:right w:val="none" w:sz="0" w:space="0" w:color="auto"/>
          </w:divBdr>
        </w:div>
        <w:div w:id="1226599378">
          <w:marLeft w:val="480"/>
          <w:marRight w:val="0"/>
          <w:marTop w:val="0"/>
          <w:marBottom w:val="0"/>
          <w:divBdr>
            <w:top w:val="none" w:sz="0" w:space="0" w:color="auto"/>
            <w:left w:val="none" w:sz="0" w:space="0" w:color="auto"/>
            <w:bottom w:val="none" w:sz="0" w:space="0" w:color="auto"/>
            <w:right w:val="none" w:sz="0" w:space="0" w:color="auto"/>
          </w:divBdr>
        </w:div>
      </w:divsChild>
    </w:div>
    <w:div w:id="712003808">
      <w:bodyDiv w:val="1"/>
      <w:marLeft w:val="0"/>
      <w:marRight w:val="0"/>
      <w:marTop w:val="0"/>
      <w:marBottom w:val="0"/>
      <w:divBdr>
        <w:top w:val="none" w:sz="0" w:space="0" w:color="auto"/>
        <w:left w:val="none" w:sz="0" w:space="0" w:color="auto"/>
        <w:bottom w:val="none" w:sz="0" w:space="0" w:color="auto"/>
        <w:right w:val="none" w:sz="0" w:space="0" w:color="auto"/>
      </w:divBdr>
    </w:div>
    <w:div w:id="719285675">
      <w:bodyDiv w:val="1"/>
      <w:marLeft w:val="0"/>
      <w:marRight w:val="0"/>
      <w:marTop w:val="0"/>
      <w:marBottom w:val="0"/>
      <w:divBdr>
        <w:top w:val="none" w:sz="0" w:space="0" w:color="auto"/>
        <w:left w:val="none" w:sz="0" w:space="0" w:color="auto"/>
        <w:bottom w:val="none" w:sz="0" w:space="0" w:color="auto"/>
        <w:right w:val="none" w:sz="0" w:space="0" w:color="auto"/>
      </w:divBdr>
      <w:divsChild>
        <w:div w:id="1059093648">
          <w:marLeft w:val="480"/>
          <w:marRight w:val="0"/>
          <w:marTop w:val="0"/>
          <w:marBottom w:val="0"/>
          <w:divBdr>
            <w:top w:val="none" w:sz="0" w:space="0" w:color="auto"/>
            <w:left w:val="none" w:sz="0" w:space="0" w:color="auto"/>
            <w:bottom w:val="none" w:sz="0" w:space="0" w:color="auto"/>
            <w:right w:val="none" w:sz="0" w:space="0" w:color="auto"/>
          </w:divBdr>
        </w:div>
        <w:div w:id="1151748452">
          <w:marLeft w:val="480"/>
          <w:marRight w:val="0"/>
          <w:marTop w:val="0"/>
          <w:marBottom w:val="0"/>
          <w:divBdr>
            <w:top w:val="none" w:sz="0" w:space="0" w:color="auto"/>
            <w:left w:val="none" w:sz="0" w:space="0" w:color="auto"/>
            <w:bottom w:val="none" w:sz="0" w:space="0" w:color="auto"/>
            <w:right w:val="none" w:sz="0" w:space="0" w:color="auto"/>
          </w:divBdr>
        </w:div>
        <w:div w:id="993995228">
          <w:marLeft w:val="480"/>
          <w:marRight w:val="0"/>
          <w:marTop w:val="0"/>
          <w:marBottom w:val="0"/>
          <w:divBdr>
            <w:top w:val="none" w:sz="0" w:space="0" w:color="auto"/>
            <w:left w:val="none" w:sz="0" w:space="0" w:color="auto"/>
            <w:bottom w:val="none" w:sz="0" w:space="0" w:color="auto"/>
            <w:right w:val="none" w:sz="0" w:space="0" w:color="auto"/>
          </w:divBdr>
        </w:div>
        <w:div w:id="1180663139">
          <w:marLeft w:val="480"/>
          <w:marRight w:val="0"/>
          <w:marTop w:val="0"/>
          <w:marBottom w:val="0"/>
          <w:divBdr>
            <w:top w:val="none" w:sz="0" w:space="0" w:color="auto"/>
            <w:left w:val="none" w:sz="0" w:space="0" w:color="auto"/>
            <w:bottom w:val="none" w:sz="0" w:space="0" w:color="auto"/>
            <w:right w:val="none" w:sz="0" w:space="0" w:color="auto"/>
          </w:divBdr>
        </w:div>
        <w:div w:id="764767774">
          <w:marLeft w:val="480"/>
          <w:marRight w:val="0"/>
          <w:marTop w:val="0"/>
          <w:marBottom w:val="0"/>
          <w:divBdr>
            <w:top w:val="none" w:sz="0" w:space="0" w:color="auto"/>
            <w:left w:val="none" w:sz="0" w:space="0" w:color="auto"/>
            <w:bottom w:val="none" w:sz="0" w:space="0" w:color="auto"/>
            <w:right w:val="none" w:sz="0" w:space="0" w:color="auto"/>
          </w:divBdr>
        </w:div>
        <w:div w:id="830095797">
          <w:marLeft w:val="480"/>
          <w:marRight w:val="0"/>
          <w:marTop w:val="0"/>
          <w:marBottom w:val="0"/>
          <w:divBdr>
            <w:top w:val="none" w:sz="0" w:space="0" w:color="auto"/>
            <w:left w:val="none" w:sz="0" w:space="0" w:color="auto"/>
            <w:bottom w:val="none" w:sz="0" w:space="0" w:color="auto"/>
            <w:right w:val="none" w:sz="0" w:space="0" w:color="auto"/>
          </w:divBdr>
        </w:div>
        <w:div w:id="564343372">
          <w:marLeft w:val="480"/>
          <w:marRight w:val="0"/>
          <w:marTop w:val="0"/>
          <w:marBottom w:val="0"/>
          <w:divBdr>
            <w:top w:val="none" w:sz="0" w:space="0" w:color="auto"/>
            <w:left w:val="none" w:sz="0" w:space="0" w:color="auto"/>
            <w:bottom w:val="none" w:sz="0" w:space="0" w:color="auto"/>
            <w:right w:val="none" w:sz="0" w:space="0" w:color="auto"/>
          </w:divBdr>
        </w:div>
        <w:div w:id="1414743497">
          <w:marLeft w:val="480"/>
          <w:marRight w:val="0"/>
          <w:marTop w:val="0"/>
          <w:marBottom w:val="0"/>
          <w:divBdr>
            <w:top w:val="none" w:sz="0" w:space="0" w:color="auto"/>
            <w:left w:val="none" w:sz="0" w:space="0" w:color="auto"/>
            <w:bottom w:val="none" w:sz="0" w:space="0" w:color="auto"/>
            <w:right w:val="none" w:sz="0" w:space="0" w:color="auto"/>
          </w:divBdr>
        </w:div>
        <w:div w:id="277639302">
          <w:marLeft w:val="480"/>
          <w:marRight w:val="0"/>
          <w:marTop w:val="0"/>
          <w:marBottom w:val="0"/>
          <w:divBdr>
            <w:top w:val="none" w:sz="0" w:space="0" w:color="auto"/>
            <w:left w:val="none" w:sz="0" w:space="0" w:color="auto"/>
            <w:bottom w:val="none" w:sz="0" w:space="0" w:color="auto"/>
            <w:right w:val="none" w:sz="0" w:space="0" w:color="auto"/>
          </w:divBdr>
        </w:div>
        <w:div w:id="1613629071">
          <w:marLeft w:val="480"/>
          <w:marRight w:val="0"/>
          <w:marTop w:val="0"/>
          <w:marBottom w:val="0"/>
          <w:divBdr>
            <w:top w:val="none" w:sz="0" w:space="0" w:color="auto"/>
            <w:left w:val="none" w:sz="0" w:space="0" w:color="auto"/>
            <w:bottom w:val="none" w:sz="0" w:space="0" w:color="auto"/>
            <w:right w:val="none" w:sz="0" w:space="0" w:color="auto"/>
          </w:divBdr>
        </w:div>
        <w:div w:id="1399790059">
          <w:marLeft w:val="480"/>
          <w:marRight w:val="0"/>
          <w:marTop w:val="0"/>
          <w:marBottom w:val="0"/>
          <w:divBdr>
            <w:top w:val="none" w:sz="0" w:space="0" w:color="auto"/>
            <w:left w:val="none" w:sz="0" w:space="0" w:color="auto"/>
            <w:bottom w:val="none" w:sz="0" w:space="0" w:color="auto"/>
            <w:right w:val="none" w:sz="0" w:space="0" w:color="auto"/>
          </w:divBdr>
        </w:div>
        <w:div w:id="465781752">
          <w:marLeft w:val="480"/>
          <w:marRight w:val="0"/>
          <w:marTop w:val="0"/>
          <w:marBottom w:val="0"/>
          <w:divBdr>
            <w:top w:val="none" w:sz="0" w:space="0" w:color="auto"/>
            <w:left w:val="none" w:sz="0" w:space="0" w:color="auto"/>
            <w:bottom w:val="none" w:sz="0" w:space="0" w:color="auto"/>
            <w:right w:val="none" w:sz="0" w:space="0" w:color="auto"/>
          </w:divBdr>
        </w:div>
        <w:div w:id="909000557">
          <w:marLeft w:val="480"/>
          <w:marRight w:val="0"/>
          <w:marTop w:val="0"/>
          <w:marBottom w:val="0"/>
          <w:divBdr>
            <w:top w:val="none" w:sz="0" w:space="0" w:color="auto"/>
            <w:left w:val="none" w:sz="0" w:space="0" w:color="auto"/>
            <w:bottom w:val="none" w:sz="0" w:space="0" w:color="auto"/>
            <w:right w:val="none" w:sz="0" w:space="0" w:color="auto"/>
          </w:divBdr>
        </w:div>
        <w:div w:id="949244383">
          <w:marLeft w:val="480"/>
          <w:marRight w:val="0"/>
          <w:marTop w:val="0"/>
          <w:marBottom w:val="0"/>
          <w:divBdr>
            <w:top w:val="none" w:sz="0" w:space="0" w:color="auto"/>
            <w:left w:val="none" w:sz="0" w:space="0" w:color="auto"/>
            <w:bottom w:val="none" w:sz="0" w:space="0" w:color="auto"/>
            <w:right w:val="none" w:sz="0" w:space="0" w:color="auto"/>
          </w:divBdr>
        </w:div>
        <w:div w:id="1545171912">
          <w:marLeft w:val="480"/>
          <w:marRight w:val="0"/>
          <w:marTop w:val="0"/>
          <w:marBottom w:val="0"/>
          <w:divBdr>
            <w:top w:val="none" w:sz="0" w:space="0" w:color="auto"/>
            <w:left w:val="none" w:sz="0" w:space="0" w:color="auto"/>
            <w:bottom w:val="none" w:sz="0" w:space="0" w:color="auto"/>
            <w:right w:val="none" w:sz="0" w:space="0" w:color="auto"/>
          </w:divBdr>
        </w:div>
        <w:div w:id="1723483504">
          <w:marLeft w:val="480"/>
          <w:marRight w:val="0"/>
          <w:marTop w:val="0"/>
          <w:marBottom w:val="0"/>
          <w:divBdr>
            <w:top w:val="none" w:sz="0" w:space="0" w:color="auto"/>
            <w:left w:val="none" w:sz="0" w:space="0" w:color="auto"/>
            <w:bottom w:val="none" w:sz="0" w:space="0" w:color="auto"/>
            <w:right w:val="none" w:sz="0" w:space="0" w:color="auto"/>
          </w:divBdr>
        </w:div>
      </w:divsChild>
    </w:div>
    <w:div w:id="726221256">
      <w:bodyDiv w:val="1"/>
      <w:marLeft w:val="0"/>
      <w:marRight w:val="0"/>
      <w:marTop w:val="0"/>
      <w:marBottom w:val="0"/>
      <w:divBdr>
        <w:top w:val="none" w:sz="0" w:space="0" w:color="auto"/>
        <w:left w:val="none" w:sz="0" w:space="0" w:color="auto"/>
        <w:bottom w:val="none" w:sz="0" w:space="0" w:color="auto"/>
        <w:right w:val="none" w:sz="0" w:space="0" w:color="auto"/>
      </w:divBdr>
    </w:div>
    <w:div w:id="727993350">
      <w:bodyDiv w:val="1"/>
      <w:marLeft w:val="0"/>
      <w:marRight w:val="0"/>
      <w:marTop w:val="0"/>
      <w:marBottom w:val="0"/>
      <w:divBdr>
        <w:top w:val="none" w:sz="0" w:space="0" w:color="auto"/>
        <w:left w:val="none" w:sz="0" w:space="0" w:color="auto"/>
        <w:bottom w:val="none" w:sz="0" w:space="0" w:color="auto"/>
        <w:right w:val="none" w:sz="0" w:space="0" w:color="auto"/>
      </w:divBdr>
    </w:div>
    <w:div w:id="769397557">
      <w:bodyDiv w:val="1"/>
      <w:marLeft w:val="0"/>
      <w:marRight w:val="0"/>
      <w:marTop w:val="0"/>
      <w:marBottom w:val="0"/>
      <w:divBdr>
        <w:top w:val="none" w:sz="0" w:space="0" w:color="auto"/>
        <w:left w:val="none" w:sz="0" w:space="0" w:color="auto"/>
        <w:bottom w:val="none" w:sz="0" w:space="0" w:color="auto"/>
        <w:right w:val="none" w:sz="0" w:space="0" w:color="auto"/>
      </w:divBdr>
      <w:divsChild>
        <w:div w:id="1397121132">
          <w:marLeft w:val="480"/>
          <w:marRight w:val="0"/>
          <w:marTop w:val="0"/>
          <w:marBottom w:val="0"/>
          <w:divBdr>
            <w:top w:val="none" w:sz="0" w:space="0" w:color="auto"/>
            <w:left w:val="none" w:sz="0" w:space="0" w:color="auto"/>
            <w:bottom w:val="none" w:sz="0" w:space="0" w:color="auto"/>
            <w:right w:val="none" w:sz="0" w:space="0" w:color="auto"/>
          </w:divBdr>
        </w:div>
        <w:div w:id="87625916">
          <w:marLeft w:val="480"/>
          <w:marRight w:val="0"/>
          <w:marTop w:val="0"/>
          <w:marBottom w:val="0"/>
          <w:divBdr>
            <w:top w:val="none" w:sz="0" w:space="0" w:color="auto"/>
            <w:left w:val="none" w:sz="0" w:space="0" w:color="auto"/>
            <w:bottom w:val="none" w:sz="0" w:space="0" w:color="auto"/>
            <w:right w:val="none" w:sz="0" w:space="0" w:color="auto"/>
          </w:divBdr>
        </w:div>
        <w:div w:id="1534683000">
          <w:marLeft w:val="480"/>
          <w:marRight w:val="0"/>
          <w:marTop w:val="0"/>
          <w:marBottom w:val="0"/>
          <w:divBdr>
            <w:top w:val="none" w:sz="0" w:space="0" w:color="auto"/>
            <w:left w:val="none" w:sz="0" w:space="0" w:color="auto"/>
            <w:bottom w:val="none" w:sz="0" w:space="0" w:color="auto"/>
            <w:right w:val="none" w:sz="0" w:space="0" w:color="auto"/>
          </w:divBdr>
        </w:div>
        <w:div w:id="850223743">
          <w:marLeft w:val="480"/>
          <w:marRight w:val="0"/>
          <w:marTop w:val="0"/>
          <w:marBottom w:val="0"/>
          <w:divBdr>
            <w:top w:val="none" w:sz="0" w:space="0" w:color="auto"/>
            <w:left w:val="none" w:sz="0" w:space="0" w:color="auto"/>
            <w:bottom w:val="none" w:sz="0" w:space="0" w:color="auto"/>
            <w:right w:val="none" w:sz="0" w:space="0" w:color="auto"/>
          </w:divBdr>
        </w:div>
        <w:div w:id="1939559531">
          <w:marLeft w:val="480"/>
          <w:marRight w:val="0"/>
          <w:marTop w:val="0"/>
          <w:marBottom w:val="0"/>
          <w:divBdr>
            <w:top w:val="none" w:sz="0" w:space="0" w:color="auto"/>
            <w:left w:val="none" w:sz="0" w:space="0" w:color="auto"/>
            <w:bottom w:val="none" w:sz="0" w:space="0" w:color="auto"/>
            <w:right w:val="none" w:sz="0" w:space="0" w:color="auto"/>
          </w:divBdr>
        </w:div>
        <w:div w:id="1229460935">
          <w:marLeft w:val="480"/>
          <w:marRight w:val="0"/>
          <w:marTop w:val="0"/>
          <w:marBottom w:val="0"/>
          <w:divBdr>
            <w:top w:val="none" w:sz="0" w:space="0" w:color="auto"/>
            <w:left w:val="none" w:sz="0" w:space="0" w:color="auto"/>
            <w:bottom w:val="none" w:sz="0" w:space="0" w:color="auto"/>
            <w:right w:val="none" w:sz="0" w:space="0" w:color="auto"/>
          </w:divBdr>
        </w:div>
        <w:div w:id="1122305173">
          <w:marLeft w:val="480"/>
          <w:marRight w:val="0"/>
          <w:marTop w:val="0"/>
          <w:marBottom w:val="0"/>
          <w:divBdr>
            <w:top w:val="none" w:sz="0" w:space="0" w:color="auto"/>
            <w:left w:val="none" w:sz="0" w:space="0" w:color="auto"/>
            <w:bottom w:val="none" w:sz="0" w:space="0" w:color="auto"/>
            <w:right w:val="none" w:sz="0" w:space="0" w:color="auto"/>
          </w:divBdr>
        </w:div>
        <w:div w:id="439565516">
          <w:marLeft w:val="480"/>
          <w:marRight w:val="0"/>
          <w:marTop w:val="0"/>
          <w:marBottom w:val="0"/>
          <w:divBdr>
            <w:top w:val="none" w:sz="0" w:space="0" w:color="auto"/>
            <w:left w:val="none" w:sz="0" w:space="0" w:color="auto"/>
            <w:bottom w:val="none" w:sz="0" w:space="0" w:color="auto"/>
            <w:right w:val="none" w:sz="0" w:space="0" w:color="auto"/>
          </w:divBdr>
        </w:div>
        <w:div w:id="1807508307">
          <w:marLeft w:val="480"/>
          <w:marRight w:val="0"/>
          <w:marTop w:val="0"/>
          <w:marBottom w:val="0"/>
          <w:divBdr>
            <w:top w:val="none" w:sz="0" w:space="0" w:color="auto"/>
            <w:left w:val="none" w:sz="0" w:space="0" w:color="auto"/>
            <w:bottom w:val="none" w:sz="0" w:space="0" w:color="auto"/>
            <w:right w:val="none" w:sz="0" w:space="0" w:color="auto"/>
          </w:divBdr>
        </w:div>
        <w:div w:id="338123692">
          <w:marLeft w:val="480"/>
          <w:marRight w:val="0"/>
          <w:marTop w:val="0"/>
          <w:marBottom w:val="0"/>
          <w:divBdr>
            <w:top w:val="none" w:sz="0" w:space="0" w:color="auto"/>
            <w:left w:val="none" w:sz="0" w:space="0" w:color="auto"/>
            <w:bottom w:val="none" w:sz="0" w:space="0" w:color="auto"/>
            <w:right w:val="none" w:sz="0" w:space="0" w:color="auto"/>
          </w:divBdr>
        </w:div>
        <w:div w:id="482546439">
          <w:marLeft w:val="480"/>
          <w:marRight w:val="0"/>
          <w:marTop w:val="0"/>
          <w:marBottom w:val="0"/>
          <w:divBdr>
            <w:top w:val="none" w:sz="0" w:space="0" w:color="auto"/>
            <w:left w:val="none" w:sz="0" w:space="0" w:color="auto"/>
            <w:bottom w:val="none" w:sz="0" w:space="0" w:color="auto"/>
            <w:right w:val="none" w:sz="0" w:space="0" w:color="auto"/>
          </w:divBdr>
        </w:div>
        <w:div w:id="105393054">
          <w:marLeft w:val="480"/>
          <w:marRight w:val="0"/>
          <w:marTop w:val="0"/>
          <w:marBottom w:val="0"/>
          <w:divBdr>
            <w:top w:val="none" w:sz="0" w:space="0" w:color="auto"/>
            <w:left w:val="none" w:sz="0" w:space="0" w:color="auto"/>
            <w:bottom w:val="none" w:sz="0" w:space="0" w:color="auto"/>
            <w:right w:val="none" w:sz="0" w:space="0" w:color="auto"/>
          </w:divBdr>
        </w:div>
        <w:div w:id="1827353558">
          <w:marLeft w:val="480"/>
          <w:marRight w:val="0"/>
          <w:marTop w:val="0"/>
          <w:marBottom w:val="0"/>
          <w:divBdr>
            <w:top w:val="none" w:sz="0" w:space="0" w:color="auto"/>
            <w:left w:val="none" w:sz="0" w:space="0" w:color="auto"/>
            <w:bottom w:val="none" w:sz="0" w:space="0" w:color="auto"/>
            <w:right w:val="none" w:sz="0" w:space="0" w:color="auto"/>
          </w:divBdr>
        </w:div>
        <w:div w:id="560100724">
          <w:marLeft w:val="480"/>
          <w:marRight w:val="0"/>
          <w:marTop w:val="0"/>
          <w:marBottom w:val="0"/>
          <w:divBdr>
            <w:top w:val="none" w:sz="0" w:space="0" w:color="auto"/>
            <w:left w:val="none" w:sz="0" w:space="0" w:color="auto"/>
            <w:bottom w:val="none" w:sz="0" w:space="0" w:color="auto"/>
            <w:right w:val="none" w:sz="0" w:space="0" w:color="auto"/>
          </w:divBdr>
        </w:div>
        <w:div w:id="1630043128">
          <w:marLeft w:val="480"/>
          <w:marRight w:val="0"/>
          <w:marTop w:val="0"/>
          <w:marBottom w:val="0"/>
          <w:divBdr>
            <w:top w:val="none" w:sz="0" w:space="0" w:color="auto"/>
            <w:left w:val="none" w:sz="0" w:space="0" w:color="auto"/>
            <w:bottom w:val="none" w:sz="0" w:space="0" w:color="auto"/>
            <w:right w:val="none" w:sz="0" w:space="0" w:color="auto"/>
          </w:divBdr>
        </w:div>
      </w:divsChild>
    </w:div>
    <w:div w:id="769855545">
      <w:bodyDiv w:val="1"/>
      <w:marLeft w:val="0"/>
      <w:marRight w:val="0"/>
      <w:marTop w:val="0"/>
      <w:marBottom w:val="0"/>
      <w:divBdr>
        <w:top w:val="none" w:sz="0" w:space="0" w:color="auto"/>
        <w:left w:val="none" w:sz="0" w:space="0" w:color="auto"/>
        <w:bottom w:val="none" w:sz="0" w:space="0" w:color="auto"/>
        <w:right w:val="none" w:sz="0" w:space="0" w:color="auto"/>
      </w:divBdr>
      <w:divsChild>
        <w:div w:id="910774247">
          <w:marLeft w:val="480"/>
          <w:marRight w:val="0"/>
          <w:marTop w:val="0"/>
          <w:marBottom w:val="0"/>
          <w:divBdr>
            <w:top w:val="none" w:sz="0" w:space="0" w:color="auto"/>
            <w:left w:val="none" w:sz="0" w:space="0" w:color="auto"/>
            <w:bottom w:val="none" w:sz="0" w:space="0" w:color="auto"/>
            <w:right w:val="none" w:sz="0" w:space="0" w:color="auto"/>
          </w:divBdr>
        </w:div>
        <w:div w:id="36510908">
          <w:marLeft w:val="480"/>
          <w:marRight w:val="0"/>
          <w:marTop w:val="0"/>
          <w:marBottom w:val="0"/>
          <w:divBdr>
            <w:top w:val="none" w:sz="0" w:space="0" w:color="auto"/>
            <w:left w:val="none" w:sz="0" w:space="0" w:color="auto"/>
            <w:bottom w:val="none" w:sz="0" w:space="0" w:color="auto"/>
            <w:right w:val="none" w:sz="0" w:space="0" w:color="auto"/>
          </w:divBdr>
        </w:div>
        <w:div w:id="1256982094">
          <w:marLeft w:val="480"/>
          <w:marRight w:val="0"/>
          <w:marTop w:val="0"/>
          <w:marBottom w:val="0"/>
          <w:divBdr>
            <w:top w:val="none" w:sz="0" w:space="0" w:color="auto"/>
            <w:left w:val="none" w:sz="0" w:space="0" w:color="auto"/>
            <w:bottom w:val="none" w:sz="0" w:space="0" w:color="auto"/>
            <w:right w:val="none" w:sz="0" w:space="0" w:color="auto"/>
          </w:divBdr>
        </w:div>
        <w:div w:id="1594628698">
          <w:marLeft w:val="480"/>
          <w:marRight w:val="0"/>
          <w:marTop w:val="0"/>
          <w:marBottom w:val="0"/>
          <w:divBdr>
            <w:top w:val="none" w:sz="0" w:space="0" w:color="auto"/>
            <w:left w:val="none" w:sz="0" w:space="0" w:color="auto"/>
            <w:bottom w:val="none" w:sz="0" w:space="0" w:color="auto"/>
            <w:right w:val="none" w:sz="0" w:space="0" w:color="auto"/>
          </w:divBdr>
        </w:div>
        <w:div w:id="1291521028">
          <w:marLeft w:val="480"/>
          <w:marRight w:val="0"/>
          <w:marTop w:val="0"/>
          <w:marBottom w:val="0"/>
          <w:divBdr>
            <w:top w:val="none" w:sz="0" w:space="0" w:color="auto"/>
            <w:left w:val="none" w:sz="0" w:space="0" w:color="auto"/>
            <w:bottom w:val="none" w:sz="0" w:space="0" w:color="auto"/>
            <w:right w:val="none" w:sz="0" w:space="0" w:color="auto"/>
          </w:divBdr>
        </w:div>
        <w:div w:id="970018604">
          <w:marLeft w:val="480"/>
          <w:marRight w:val="0"/>
          <w:marTop w:val="0"/>
          <w:marBottom w:val="0"/>
          <w:divBdr>
            <w:top w:val="none" w:sz="0" w:space="0" w:color="auto"/>
            <w:left w:val="none" w:sz="0" w:space="0" w:color="auto"/>
            <w:bottom w:val="none" w:sz="0" w:space="0" w:color="auto"/>
            <w:right w:val="none" w:sz="0" w:space="0" w:color="auto"/>
          </w:divBdr>
        </w:div>
        <w:div w:id="1874465289">
          <w:marLeft w:val="480"/>
          <w:marRight w:val="0"/>
          <w:marTop w:val="0"/>
          <w:marBottom w:val="0"/>
          <w:divBdr>
            <w:top w:val="none" w:sz="0" w:space="0" w:color="auto"/>
            <w:left w:val="none" w:sz="0" w:space="0" w:color="auto"/>
            <w:bottom w:val="none" w:sz="0" w:space="0" w:color="auto"/>
            <w:right w:val="none" w:sz="0" w:space="0" w:color="auto"/>
          </w:divBdr>
        </w:div>
        <w:div w:id="124197876">
          <w:marLeft w:val="480"/>
          <w:marRight w:val="0"/>
          <w:marTop w:val="0"/>
          <w:marBottom w:val="0"/>
          <w:divBdr>
            <w:top w:val="none" w:sz="0" w:space="0" w:color="auto"/>
            <w:left w:val="none" w:sz="0" w:space="0" w:color="auto"/>
            <w:bottom w:val="none" w:sz="0" w:space="0" w:color="auto"/>
            <w:right w:val="none" w:sz="0" w:space="0" w:color="auto"/>
          </w:divBdr>
        </w:div>
        <w:div w:id="161048189">
          <w:marLeft w:val="480"/>
          <w:marRight w:val="0"/>
          <w:marTop w:val="0"/>
          <w:marBottom w:val="0"/>
          <w:divBdr>
            <w:top w:val="none" w:sz="0" w:space="0" w:color="auto"/>
            <w:left w:val="none" w:sz="0" w:space="0" w:color="auto"/>
            <w:bottom w:val="none" w:sz="0" w:space="0" w:color="auto"/>
            <w:right w:val="none" w:sz="0" w:space="0" w:color="auto"/>
          </w:divBdr>
        </w:div>
        <w:div w:id="332143946">
          <w:marLeft w:val="480"/>
          <w:marRight w:val="0"/>
          <w:marTop w:val="0"/>
          <w:marBottom w:val="0"/>
          <w:divBdr>
            <w:top w:val="none" w:sz="0" w:space="0" w:color="auto"/>
            <w:left w:val="none" w:sz="0" w:space="0" w:color="auto"/>
            <w:bottom w:val="none" w:sz="0" w:space="0" w:color="auto"/>
            <w:right w:val="none" w:sz="0" w:space="0" w:color="auto"/>
          </w:divBdr>
        </w:div>
        <w:div w:id="1153910211">
          <w:marLeft w:val="480"/>
          <w:marRight w:val="0"/>
          <w:marTop w:val="0"/>
          <w:marBottom w:val="0"/>
          <w:divBdr>
            <w:top w:val="none" w:sz="0" w:space="0" w:color="auto"/>
            <w:left w:val="none" w:sz="0" w:space="0" w:color="auto"/>
            <w:bottom w:val="none" w:sz="0" w:space="0" w:color="auto"/>
            <w:right w:val="none" w:sz="0" w:space="0" w:color="auto"/>
          </w:divBdr>
        </w:div>
        <w:div w:id="1068067339">
          <w:marLeft w:val="480"/>
          <w:marRight w:val="0"/>
          <w:marTop w:val="0"/>
          <w:marBottom w:val="0"/>
          <w:divBdr>
            <w:top w:val="none" w:sz="0" w:space="0" w:color="auto"/>
            <w:left w:val="none" w:sz="0" w:space="0" w:color="auto"/>
            <w:bottom w:val="none" w:sz="0" w:space="0" w:color="auto"/>
            <w:right w:val="none" w:sz="0" w:space="0" w:color="auto"/>
          </w:divBdr>
        </w:div>
        <w:div w:id="1792360177">
          <w:marLeft w:val="480"/>
          <w:marRight w:val="0"/>
          <w:marTop w:val="0"/>
          <w:marBottom w:val="0"/>
          <w:divBdr>
            <w:top w:val="none" w:sz="0" w:space="0" w:color="auto"/>
            <w:left w:val="none" w:sz="0" w:space="0" w:color="auto"/>
            <w:bottom w:val="none" w:sz="0" w:space="0" w:color="auto"/>
            <w:right w:val="none" w:sz="0" w:space="0" w:color="auto"/>
          </w:divBdr>
        </w:div>
        <w:div w:id="1419911795">
          <w:marLeft w:val="480"/>
          <w:marRight w:val="0"/>
          <w:marTop w:val="0"/>
          <w:marBottom w:val="0"/>
          <w:divBdr>
            <w:top w:val="none" w:sz="0" w:space="0" w:color="auto"/>
            <w:left w:val="none" w:sz="0" w:space="0" w:color="auto"/>
            <w:bottom w:val="none" w:sz="0" w:space="0" w:color="auto"/>
            <w:right w:val="none" w:sz="0" w:space="0" w:color="auto"/>
          </w:divBdr>
        </w:div>
        <w:div w:id="1739325572">
          <w:marLeft w:val="480"/>
          <w:marRight w:val="0"/>
          <w:marTop w:val="0"/>
          <w:marBottom w:val="0"/>
          <w:divBdr>
            <w:top w:val="none" w:sz="0" w:space="0" w:color="auto"/>
            <w:left w:val="none" w:sz="0" w:space="0" w:color="auto"/>
            <w:bottom w:val="none" w:sz="0" w:space="0" w:color="auto"/>
            <w:right w:val="none" w:sz="0" w:space="0" w:color="auto"/>
          </w:divBdr>
        </w:div>
        <w:div w:id="1796559399">
          <w:marLeft w:val="480"/>
          <w:marRight w:val="0"/>
          <w:marTop w:val="0"/>
          <w:marBottom w:val="0"/>
          <w:divBdr>
            <w:top w:val="none" w:sz="0" w:space="0" w:color="auto"/>
            <w:left w:val="none" w:sz="0" w:space="0" w:color="auto"/>
            <w:bottom w:val="none" w:sz="0" w:space="0" w:color="auto"/>
            <w:right w:val="none" w:sz="0" w:space="0" w:color="auto"/>
          </w:divBdr>
        </w:div>
        <w:div w:id="1061246895">
          <w:marLeft w:val="480"/>
          <w:marRight w:val="0"/>
          <w:marTop w:val="0"/>
          <w:marBottom w:val="0"/>
          <w:divBdr>
            <w:top w:val="none" w:sz="0" w:space="0" w:color="auto"/>
            <w:left w:val="none" w:sz="0" w:space="0" w:color="auto"/>
            <w:bottom w:val="none" w:sz="0" w:space="0" w:color="auto"/>
            <w:right w:val="none" w:sz="0" w:space="0" w:color="auto"/>
          </w:divBdr>
        </w:div>
      </w:divsChild>
    </w:div>
    <w:div w:id="771702899">
      <w:bodyDiv w:val="1"/>
      <w:marLeft w:val="0"/>
      <w:marRight w:val="0"/>
      <w:marTop w:val="0"/>
      <w:marBottom w:val="0"/>
      <w:divBdr>
        <w:top w:val="none" w:sz="0" w:space="0" w:color="auto"/>
        <w:left w:val="none" w:sz="0" w:space="0" w:color="auto"/>
        <w:bottom w:val="none" w:sz="0" w:space="0" w:color="auto"/>
        <w:right w:val="none" w:sz="0" w:space="0" w:color="auto"/>
      </w:divBdr>
      <w:divsChild>
        <w:div w:id="2006663906">
          <w:marLeft w:val="480"/>
          <w:marRight w:val="0"/>
          <w:marTop w:val="0"/>
          <w:marBottom w:val="0"/>
          <w:divBdr>
            <w:top w:val="none" w:sz="0" w:space="0" w:color="auto"/>
            <w:left w:val="none" w:sz="0" w:space="0" w:color="auto"/>
            <w:bottom w:val="none" w:sz="0" w:space="0" w:color="auto"/>
            <w:right w:val="none" w:sz="0" w:space="0" w:color="auto"/>
          </w:divBdr>
        </w:div>
        <w:div w:id="1863281315">
          <w:marLeft w:val="480"/>
          <w:marRight w:val="0"/>
          <w:marTop w:val="0"/>
          <w:marBottom w:val="0"/>
          <w:divBdr>
            <w:top w:val="none" w:sz="0" w:space="0" w:color="auto"/>
            <w:left w:val="none" w:sz="0" w:space="0" w:color="auto"/>
            <w:bottom w:val="none" w:sz="0" w:space="0" w:color="auto"/>
            <w:right w:val="none" w:sz="0" w:space="0" w:color="auto"/>
          </w:divBdr>
        </w:div>
        <w:div w:id="1230653493">
          <w:marLeft w:val="480"/>
          <w:marRight w:val="0"/>
          <w:marTop w:val="0"/>
          <w:marBottom w:val="0"/>
          <w:divBdr>
            <w:top w:val="none" w:sz="0" w:space="0" w:color="auto"/>
            <w:left w:val="none" w:sz="0" w:space="0" w:color="auto"/>
            <w:bottom w:val="none" w:sz="0" w:space="0" w:color="auto"/>
            <w:right w:val="none" w:sz="0" w:space="0" w:color="auto"/>
          </w:divBdr>
        </w:div>
        <w:div w:id="125591841">
          <w:marLeft w:val="480"/>
          <w:marRight w:val="0"/>
          <w:marTop w:val="0"/>
          <w:marBottom w:val="0"/>
          <w:divBdr>
            <w:top w:val="none" w:sz="0" w:space="0" w:color="auto"/>
            <w:left w:val="none" w:sz="0" w:space="0" w:color="auto"/>
            <w:bottom w:val="none" w:sz="0" w:space="0" w:color="auto"/>
            <w:right w:val="none" w:sz="0" w:space="0" w:color="auto"/>
          </w:divBdr>
        </w:div>
        <w:div w:id="1807239382">
          <w:marLeft w:val="480"/>
          <w:marRight w:val="0"/>
          <w:marTop w:val="0"/>
          <w:marBottom w:val="0"/>
          <w:divBdr>
            <w:top w:val="none" w:sz="0" w:space="0" w:color="auto"/>
            <w:left w:val="none" w:sz="0" w:space="0" w:color="auto"/>
            <w:bottom w:val="none" w:sz="0" w:space="0" w:color="auto"/>
            <w:right w:val="none" w:sz="0" w:space="0" w:color="auto"/>
          </w:divBdr>
        </w:div>
        <w:div w:id="1747334821">
          <w:marLeft w:val="480"/>
          <w:marRight w:val="0"/>
          <w:marTop w:val="0"/>
          <w:marBottom w:val="0"/>
          <w:divBdr>
            <w:top w:val="none" w:sz="0" w:space="0" w:color="auto"/>
            <w:left w:val="none" w:sz="0" w:space="0" w:color="auto"/>
            <w:bottom w:val="none" w:sz="0" w:space="0" w:color="auto"/>
            <w:right w:val="none" w:sz="0" w:space="0" w:color="auto"/>
          </w:divBdr>
        </w:div>
        <w:div w:id="1761639104">
          <w:marLeft w:val="480"/>
          <w:marRight w:val="0"/>
          <w:marTop w:val="0"/>
          <w:marBottom w:val="0"/>
          <w:divBdr>
            <w:top w:val="none" w:sz="0" w:space="0" w:color="auto"/>
            <w:left w:val="none" w:sz="0" w:space="0" w:color="auto"/>
            <w:bottom w:val="none" w:sz="0" w:space="0" w:color="auto"/>
            <w:right w:val="none" w:sz="0" w:space="0" w:color="auto"/>
          </w:divBdr>
        </w:div>
        <w:div w:id="598222240">
          <w:marLeft w:val="480"/>
          <w:marRight w:val="0"/>
          <w:marTop w:val="0"/>
          <w:marBottom w:val="0"/>
          <w:divBdr>
            <w:top w:val="none" w:sz="0" w:space="0" w:color="auto"/>
            <w:left w:val="none" w:sz="0" w:space="0" w:color="auto"/>
            <w:bottom w:val="none" w:sz="0" w:space="0" w:color="auto"/>
            <w:right w:val="none" w:sz="0" w:space="0" w:color="auto"/>
          </w:divBdr>
        </w:div>
        <w:div w:id="1478379446">
          <w:marLeft w:val="480"/>
          <w:marRight w:val="0"/>
          <w:marTop w:val="0"/>
          <w:marBottom w:val="0"/>
          <w:divBdr>
            <w:top w:val="none" w:sz="0" w:space="0" w:color="auto"/>
            <w:left w:val="none" w:sz="0" w:space="0" w:color="auto"/>
            <w:bottom w:val="none" w:sz="0" w:space="0" w:color="auto"/>
            <w:right w:val="none" w:sz="0" w:space="0" w:color="auto"/>
          </w:divBdr>
        </w:div>
        <w:div w:id="1231237428">
          <w:marLeft w:val="480"/>
          <w:marRight w:val="0"/>
          <w:marTop w:val="0"/>
          <w:marBottom w:val="0"/>
          <w:divBdr>
            <w:top w:val="none" w:sz="0" w:space="0" w:color="auto"/>
            <w:left w:val="none" w:sz="0" w:space="0" w:color="auto"/>
            <w:bottom w:val="none" w:sz="0" w:space="0" w:color="auto"/>
            <w:right w:val="none" w:sz="0" w:space="0" w:color="auto"/>
          </w:divBdr>
        </w:div>
        <w:div w:id="2058115627">
          <w:marLeft w:val="480"/>
          <w:marRight w:val="0"/>
          <w:marTop w:val="0"/>
          <w:marBottom w:val="0"/>
          <w:divBdr>
            <w:top w:val="none" w:sz="0" w:space="0" w:color="auto"/>
            <w:left w:val="none" w:sz="0" w:space="0" w:color="auto"/>
            <w:bottom w:val="none" w:sz="0" w:space="0" w:color="auto"/>
            <w:right w:val="none" w:sz="0" w:space="0" w:color="auto"/>
          </w:divBdr>
        </w:div>
        <w:div w:id="352000912">
          <w:marLeft w:val="480"/>
          <w:marRight w:val="0"/>
          <w:marTop w:val="0"/>
          <w:marBottom w:val="0"/>
          <w:divBdr>
            <w:top w:val="none" w:sz="0" w:space="0" w:color="auto"/>
            <w:left w:val="none" w:sz="0" w:space="0" w:color="auto"/>
            <w:bottom w:val="none" w:sz="0" w:space="0" w:color="auto"/>
            <w:right w:val="none" w:sz="0" w:space="0" w:color="auto"/>
          </w:divBdr>
        </w:div>
        <w:div w:id="1018435721">
          <w:marLeft w:val="480"/>
          <w:marRight w:val="0"/>
          <w:marTop w:val="0"/>
          <w:marBottom w:val="0"/>
          <w:divBdr>
            <w:top w:val="none" w:sz="0" w:space="0" w:color="auto"/>
            <w:left w:val="none" w:sz="0" w:space="0" w:color="auto"/>
            <w:bottom w:val="none" w:sz="0" w:space="0" w:color="auto"/>
            <w:right w:val="none" w:sz="0" w:space="0" w:color="auto"/>
          </w:divBdr>
        </w:div>
        <w:div w:id="1550723249">
          <w:marLeft w:val="480"/>
          <w:marRight w:val="0"/>
          <w:marTop w:val="0"/>
          <w:marBottom w:val="0"/>
          <w:divBdr>
            <w:top w:val="none" w:sz="0" w:space="0" w:color="auto"/>
            <w:left w:val="none" w:sz="0" w:space="0" w:color="auto"/>
            <w:bottom w:val="none" w:sz="0" w:space="0" w:color="auto"/>
            <w:right w:val="none" w:sz="0" w:space="0" w:color="auto"/>
          </w:divBdr>
        </w:div>
        <w:div w:id="580405940">
          <w:marLeft w:val="480"/>
          <w:marRight w:val="0"/>
          <w:marTop w:val="0"/>
          <w:marBottom w:val="0"/>
          <w:divBdr>
            <w:top w:val="none" w:sz="0" w:space="0" w:color="auto"/>
            <w:left w:val="none" w:sz="0" w:space="0" w:color="auto"/>
            <w:bottom w:val="none" w:sz="0" w:space="0" w:color="auto"/>
            <w:right w:val="none" w:sz="0" w:space="0" w:color="auto"/>
          </w:divBdr>
        </w:div>
        <w:div w:id="569920696">
          <w:marLeft w:val="480"/>
          <w:marRight w:val="0"/>
          <w:marTop w:val="0"/>
          <w:marBottom w:val="0"/>
          <w:divBdr>
            <w:top w:val="none" w:sz="0" w:space="0" w:color="auto"/>
            <w:left w:val="none" w:sz="0" w:space="0" w:color="auto"/>
            <w:bottom w:val="none" w:sz="0" w:space="0" w:color="auto"/>
            <w:right w:val="none" w:sz="0" w:space="0" w:color="auto"/>
          </w:divBdr>
        </w:div>
      </w:divsChild>
    </w:div>
    <w:div w:id="783118673">
      <w:bodyDiv w:val="1"/>
      <w:marLeft w:val="0"/>
      <w:marRight w:val="0"/>
      <w:marTop w:val="0"/>
      <w:marBottom w:val="0"/>
      <w:divBdr>
        <w:top w:val="none" w:sz="0" w:space="0" w:color="auto"/>
        <w:left w:val="none" w:sz="0" w:space="0" w:color="auto"/>
        <w:bottom w:val="none" w:sz="0" w:space="0" w:color="auto"/>
        <w:right w:val="none" w:sz="0" w:space="0" w:color="auto"/>
      </w:divBdr>
      <w:divsChild>
        <w:div w:id="1432774976">
          <w:marLeft w:val="480"/>
          <w:marRight w:val="0"/>
          <w:marTop w:val="0"/>
          <w:marBottom w:val="0"/>
          <w:divBdr>
            <w:top w:val="none" w:sz="0" w:space="0" w:color="auto"/>
            <w:left w:val="none" w:sz="0" w:space="0" w:color="auto"/>
            <w:bottom w:val="none" w:sz="0" w:space="0" w:color="auto"/>
            <w:right w:val="none" w:sz="0" w:space="0" w:color="auto"/>
          </w:divBdr>
        </w:div>
        <w:div w:id="23871126">
          <w:marLeft w:val="480"/>
          <w:marRight w:val="0"/>
          <w:marTop w:val="0"/>
          <w:marBottom w:val="0"/>
          <w:divBdr>
            <w:top w:val="none" w:sz="0" w:space="0" w:color="auto"/>
            <w:left w:val="none" w:sz="0" w:space="0" w:color="auto"/>
            <w:bottom w:val="none" w:sz="0" w:space="0" w:color="auto"/>
            <w:right w:val="none" w:sz="0" w:space="0" w:color="auto"/>
          </w:divBdr>
        </w:div>
        <w:div w:id="1312980062">
          <w:marLeft w:val="480"/>
          <w:marRight w:val="0"/>
          <w:marTop w:val="0"/>
          <w:marBottom w:val="0"/>
          <w:divBdr>
            <w:top w:val="none" w:sz="0" w:space="0" w:color="auto"/>
            <w:left w:val="none" w:sz="0" w:space="0" w:color="auto"/>
            <w:bottom w:val="none" w:sz="0" w:space="0" w:color="auto"/>
            <w:right w:val="none" w:sz="0" w:space="0" w:color="auto"/>
          </w:divBdr>
        </w:div>
        <w:div w:id="1873616509">
          <w:marLeft w:val="480"/>
          <w:marRight w:val="0"/>
          <w:marTop w:val="0"/>
          <w:marBottom w:val="0"/>
          <w:divBdr>
            <w:top w:val="none" w:sz="0" w:space="0" w:color="auto"/>
            <w:left w:val="none" w:sz="0" w:space="0" w:color="auto"/>
            <w:bottom w:val="none" w:sz="0" w:space="0" w:color="auto"/>
            <w:right w:val="none" w:sz="0" w:space="0" w:color="auto"/>
          </w:divBdr>
        </w:div>
        <w:div w:id="1213809631">
          <w:marLeft w:val="480"/>
          <w:marRight w:val="0"/>
          <w:marTop w:val="0"/>
          <w:marBottom w:val="0"/>
          <w:divBdr>
            <w:top w:val="none" w:sz="0" w:space="0" w:color="auto"/>
            <w:left w:val="none" w:sz="0" w:space="0" w:color="auto"/>
            <w:bottom w:val="none" w:sz="0" w:space="0" w:color="auto"/>
            <w:right w:val="none" w:sz="0" w:space="0" w:color="auto"/>
          </w:divBdr>
        </w:div>
        <w:div w:id="1289701780">
          <w:marLeft w:val="480"/>
          <w:marRight w:val="0"/>
          <w:marTop w:val="0"/>
          <w:marBottom w:val="0"/>
          <w:divBdr>
            <w:top w:val="none" w:sz="0" w:space="0" w:color="auto"/>
            <w:left w:val="none" w:sz="0" w:space="0" w:color="auto"/>
            <w:bottom w:val="none" w:sz="0" w:space="0" w:color="auto"/>
            <w:right w:val="none" w:sz="0" w:space="0" w:color="auto"/>
          </w:divBdr>
        </w:div>
        <w:div w:id="1970746478">
          <w:marLeft w:val="480"/>
          <w:marRight w:val="0"/>
          <w:marTop w:val="0"/>
          <w:marBottom w:val="0"/>
          <w:divBdr>
            <w:top w:val="none" w:sz="0" w:space="0" w:color="auto"/>
            <w:left w:val="none" w:sz="0" w:space="0" w:color="auto"/>
            <w:bottom w:val="none" w:sz="0" w:space="0" w:color="auto"/>
            <w:right w:val="none" w:sz="0" w:space="0" w:color="auto"/>
          </w:divBdr>
        </w:div>
        <w:div w:id="638846517">
          <w:marLeft w:val="480"/>
          <w:marRight w:val="0"/>
          <w:marTop w:val="0"/>
          <w:marBottom w:val="0"/>
          <w:divBdr>
            <w:top w:val="none" w:sz="0" w:space="0" w:color="auto"/>
            <w:left w:val="none" w:sz="0" w:space="0" w:color="auto"/>
            <w:bottom w:val="none" w:sz="0" w:space="0" w:color="auto"/>
            <w:right w:val="none" w:sz="0" w:space="0" w:color="auto"/>
          </w:divBdr>
        </w:div>
        <w:div w:id="1671180786">
          <w:marLeft w:val="480"/>
          <w:marRight w:val="0"/>
          <w:marTop w:val="0"/>
          <w:marBottom w:val="0"/>
          <w:divBdr>
            <w:top w:val="none" w:sz="0" w:space="0" w:color="auto"/>
            <w:left w:val="none" w:sz="0" w:space="0" w:color="auto"/>
            <w:bottom w:val="none" w:sz="0" w:space="0" w:color="auto"/>
            <w:right w:val="none" w:sz="0" w:space="0" w:color="auto"/>
          </w:divBdr>
        </w:div>
        <w:div w:id="545987638">
          <w:marLeft w:val="480"/>
          <w:marRight w:val="0"/>
          <w:marTop w:val="0"/>
          <w:marBottom w:val="0"/>
          <w:divBdr>
            <w:top w:val="none" w:sz="0" w:space="0" w:color="auto"/>
            <w:left w:val="none" w:sz="0" w:space="0" w:color="auto"/>
            <w:bottom w:val="none" w:sz="0" w:space="0" w:color="auto"/>
            <w:right w:val="none" w:sz="0" w:space="0" w:color="auto"/>
          </w:divBdr>
        </w:div>
        <w:div w:id="1233195806">
          <w:marLeft w:val="480"/>
          <w:marRight w:val="0"/>
          <w:marTop w:val="0"/>
          <w:marBottom w:val="0"/>
          <w:divBdr>
            <w:top w:val="none" w:sz="0" w:space="0" w:color="auto"/>
            <w:left w:val="none" w:sz="0" w:space="0" w:color="auto"/>
            <w:bottom w:val="none" w:sz="0" w:space="0" w:color="auto"/>
            <w:right w:val="none" w:sz="0" w:space="0" w:color="auto"/>
          </w:divBdr>
        </w:div>
        <w:div w:id="185413622">
          <w:marLeft w:val="480"/>
          <w:marRight w:val="0"/>
          <w:marTop w:val="0"/>
          <w:marBottom w:val="0"/>
          <w:divBdr>
            <w:top w:val="none" w:sz="0" w:space="0" w:color="auto"/>
            <w:left w:val="none" w:sz="0" w:space="0" w:color="auto"/>
            <w:bottom w:val="none" w:sz="0" w:space="0" w:color="auto"/>
            <w:right w:val="none" w:sz="0" w:space="0" w:color="auto"/>
          </w:divBdr>
        </w:div>
        <w:div w:id="1288662812">
          <w:marLeft w:val="480"/>
          <w:marRight w:val="0"/>
          <w:marTop w:val="0"/>
          <w:marBottom w:val="0"/>
          <w:divBdr>
            <w:top w:val="none" w:sz="0" w:space="0" w:color="auto"/>
            <w:left w:val="none" w:sz="0" w:space="0" w:color="auto"/>
            <w:bottom w:val="none" w:sz="0" w:space="0" w:color="auto"/>
            <w:right w:val="none" w:sz="0" w:space="0" w:color="auto"/>
          </w:divBdr>
        </w:div>
        <w:div w:id="1771194925">
          <w:marLeft w:val="480"/>
          <w:marRight w:val="0"/>
          <w:marTop w:val="0"/>
          <w:marBottom w:val="0"/>
          <w:divBdr>
            <w:top w:val="none" w:sz="0" w:space="0" w:color="auto"/>
            <w:left w:val="none" w:sz="0" w:space="0" w:color="auto"/>
            <w:bottom w:val="none" w:sz="0" w:space="0" w:color="auto"/>
            <w:right w:val="none" w:sz="0" w:space="0" w:color="auto"/>
          </w:divBdr>
        </w:div>
        <w:div w:id="2087993971">
          <w:marLeft w:val="480"/>
          <w:marRight w:val="0"/>
          <w:marTop w:val="0"/>
          <w:marBottom w:val="0"/>
          <w:divBdr>
            <w:top w:val="none" w:sz="0" w:space="0" w:color="auto"/>
            <w:left w:val="none" w:sz="0" w:space="0" w:color="auto"/>
            <w:bottom w:val="none" w:sz="0" w:space="0" w:color="auto"/>
            <w:right w:val="none" w:sz="0" w:space="0" w:color="auto"/>
          </w:divBdr>
        </w:div>
      </w:divsChild>
    </w:div>
    <w:div w:id="783613978">
      <w:bodyDiv w:val="1"/>
      <w:marLeft w:val="0"/>
      <w:marRight w:val="0"/>
      <w:marTop w:val="0"/>
      <w:marBottom w:val="0"/>
      <w:divBdr>
        <w:top w:val="none" w:sz="0" w:space="0" w:color="auto"/>
        <w:left w:val="none" w:sz="0" w:space="0" w:color="auto"/>
        <w:bottom w:val="none" w:sz="0" w:space="0" w:color="auto"/>
        <w:right w:val="none" w:sz="0" w:space="0" w:color="auto"/>
      </w:divBdr>
    </w:div>
    <w:div w:id="796341694">
      <w:bodyDiv w:val="1"/>
      <w:marLeft w:val="0"/>
      <w:marRight w:val="0"/>
      <w:marTop w:val="0"/>
      <w:marBottom w:val="0"/>
      <w:divBdr>
        <w:top w:val="none" w:sz="0" w:space="0" w:color="auto"/>
        <w:left w:val="none" w:sz="0" w:space="0" w:color="auto"/>
        <w:bottom w:val="none" w:sz="0" w:space="0" w:color="auto"/>
        <w:right w:val="none" w:sz="0" w:space="0" w:color="auto"/>
      </w:divBdr>
    </w:div>
    <w:div w:id="819538934">
      <w:bodyDiv w:val="1"/>
      <w:marLeft w:val="0"/>
      <w:marRight w:val="0"/>
      <w:marTop w:val="0"/>
      <w:marBottom w:val="0"/>
      <w:divBdr>
        <w:top w:val="none" w:sz="0" w:space="0" w:color="auto"/>
        <w:left w:val="none" w:sz="0" w:space="0" w:color="auto"/>
        <w:bottom w:val="none" w:sz="0" w:space="0" w:color="auto"/>
        <w:right w:val="none" w:sz="0" w:space="0" w:color="auto"/>
      </w:divBdr>
      <w:divsChild>
        <w:div w:id="1155996658">
          <w:marLeft w:val="360"/>
          <w:marRight w:val="0"/>
          <w:marTop w:val="200"/>
          <w:marBottom w:val="0"/>
          <w:divBdr>
            <w:top w:val="none" w:sz="0" w:space="0" w:color="auto"/>
            <w:left w:val="none" w:sz="0" w:space="0" w:color="auto"/>
            <w:bottom w:val="none" w:sz="0" w:space="0" w:color="auto"/>
            <w:right w:val="none" w:sz="0" w:space="0" w:color="auto"/>
          </w:divBdr>
        </w:div>
        <w:div w:id="1711226192">
          <w:marLeft w:val="360"/>
          <w:marRight w:val="0"/>
          <w:marTop w:val="200"/>
          <w:marBottom w:val="0"/>
          <w:divBdr>
            <w:top w:val="none" w:sz="0" w:space="0" w:color="auto"/>
            <w:left w:val="none" w:sz="0" w:space="0" w:color="auto"/>
            <w:bottom w:val="none" w:sz="0" w:space="0" w:color="auto"/>
            <w:right w:val="none" w:sz="0" w:space="0" w:color="auto"/>
          </w:divBdr>
        </w:div>
      </w:divsChild>
    </w:div>
    <w:div w:id="836648626">
      <w:bodyDiv w:val="1"/>
      <w:marLeft w:val="0"/>
      <w:marRight w:val="0"/>
      <w:marTop w:val="0"/>
      <w:marBottom w:val="0"/>
      <w:divBdr>
        <w:top w:val="none" w:sz="0" w:space="0" w:color="auto"/>
        <w:left w:val="none" w:sz="0" w:space="0" w:color="auto"/>
        <w:bottom w:val="none" w:sz="0" w:space="0" w:color="auto"/>
        <w:right w:val="none" w:sz="0" w:space="0" w:color="auto"/>
      </w:divBdr>
    </w:div>
    <w:div w:id="859900405">
      <w:bodyDiv w:val="1"/>
      <w:marLeft w:val="0"/>
      <w:marRight w:val="0"/>
      <w:marTop w:val="0"/>
      <w:marBottom w:val="0"/>
      <w:divBdr>
        <w:top w:val="none" w:sz="0" w:space="0" w:color="auto"/>
        <w:left w:val="none" w:sz="0" w:space="0" w:color="auto"/>
        <w:bottom w:val="none" w:sz="0" w:space="0" w:color="auto"/>
        <w:right w:val="none" w:sz="0" w:space="0" w:color="auto"/>
      </w:divBdr>
      <w:divsChild>
        <w:div w:id="549615374">
          <w:marLeft w:val="480"/>
          <w:marRight w:val="0"/>
          <w:marTop w:val="0"/>
          <w:marBottom w:val="0"/>
          <w:divBdr>
            <w:top w:val="none" w:sz="0" w:space="0" w:color="auto"/>
            <w:left w:val="none" w:sz="0" w:space="0" w:color="auto"/>
            <w:bottom w:val="none" w:sz="0" w:space="0" w:color="auto"/>
            <w:right w:val="none" w:sz="0" w:space="0" w:color="auto"/>
          </w:divBdr>
        </w:div>
        <w:div w:id="910504009">
          <w:marLeft w:val="480"/>
          <w:marRight w:val="0"/>
          <w:marTop w:val="0"/>
          <w:marBottom w:val="0"/>
          <w:divBdr>
            <w:top w:val="none" w:sz="0" w:space="0" w:color="auto"/>
            <w:left w:val="none" w:sz="0" w:space="0" w:color="auto"/>
            <w:bottom w:val="none" w:sz="0" w:space="0" w:color="auto"/>
            <w:right w:val="none" w:sz="0" w:space="0" w:color="auto"/>
          </w:divBdr>
        </w:div>
        <w:div w:id="576475613">
          <w:marLeft w:val="480"/>
          <w:marRight w:val="0"/>
          <w:marTop w:val="0"/>
          <w:marBottom w:val="0"/>
          <w:divBdr>
            <w:top w:val="none" w:sz="0" w:space="0" w:color="auto"/>
            <w:left w:val="none" w:sz="0" w:space="0" w:color="auto"/>
            <w:bottom w:val="none" w:sz="0" w:space="0" w:color="auto"/>
            <w:right w:val="none" w:sz="0" w:space="0" w:color="auto"/>
          </w:divBdr>
        </w:div>
        <w:div w:id="1700668755">
          <w:marLeft w:val="480"/>
          <w:marRight w:val="0"/>
          <w:marTop w:val="0"/>
          <w:marBottom w:val="0"/>
          <w:divBdr>
            <w:top w:val="none" w:sz="0" w:space="0" w:color="auto"/>
            <w:left w:val="none" w:sz="0" w:space="0" w:color="auto"/>
            <w:bottom w:val="none" w:sz="0" w:space="0" w:color="auto"/>
            <w:right w:val="none" w:sz="0" w:space="0" w:color="auto"/>
          </w:divBdr>
        </w:div>
        <w:div w:id="1984894273">
          <w:marLeft w:val="480"/>
          <w:marRight w:val="0"/>
          <w:marTop w:val="0"/>
          <w:marBottom w:val="0"/>
          <w:divBdr>
            <w:top w:val="none" w:sz="0" w:space="0" w:color="auto"/>
            <w:left w:val="none" w:sz="0" w:space="0" w:color="auto"/>
            <w:bottom w:val="none" w:sz="0" w:space="0" w:color="auto"/>
            <w:right w:val="none" w:sz="0" w:space="0" w:color="auto"/>
          </w:divBdr>
        </w:div>
        <w:div w:id="875774143">
          <w:marLeft w:val="480"/>
          <w:marRight w:val="0"/>
          <w:marTop w:val="0"/>
          <w:marBottom w:val="0"/>
          <w:divBdr>
            <w:top w:val="none" w:sz="0" w:space="0" w:color="auto"/>
            <w:left w:val="none" w:sz="0" w:space="0" w:color="auto"/>
            <w:bottom w:val="none" w:sz="0" w:space="0" w:color="auto"/>
            <w:right w:val="none" w:sz="0" w:space="0" w:color="auto"/>
          </w:divBdr>
        </w:div>
        <w:div w:id="752974893">
          <w:marLeft w:val="480"/>
          <w:marRight w:val="0"/>
          <w:marTop w:val="0"/>
          <w:marBottom w:val="0"/>
          <w:divBdr>
            <w:top w:val="none" w:sz="0" w:space="0" w:color="auto"/>
            <w:left w:val="none" w:sz="0" w:space="0" w:color="auto"/>
            <w:bottom w:val="none" w:sz="0" w:space="0" w:color="auto"/>
            <w:right w:val="none" w:sz="0" w:space="0" w:color="auto"/>
          </w:divBdr>
        </w:div>
        <w:div w:id="1829831029">
          <w:marLeft w:val="480"/>
          <w:marRight w:val="0"/>
          <w:marTop w:val="0"/>
          <w:marBottom w:val="0"/>
          <w:divBdr>
            <w:top w:val="none" w:sz="0" w:space="0" w:color="auto"/>
            <w:left w:val="none" w:sz="0" w:space="0" w:color="auto"/>
            <w:bottom w:val="none" w:sz="0" w:space="0" w:color="auto"/>
            <w:right w:val="none" w:sz="0" w:space="0" w:color="auto"/>
          </w:divBdr>
        </w:div>
        <w:div w:id="434715135">
          <w:marLeft w:val="480"/>
          <w:marRight w:val="0"/>
          <w:marTop w:val="0"/>
          <w:marBottom w:val="0"/>
          <w:divBdr>
            <w:top w:val="none" w:sz="0" w:space="0" w:color="auto"/>
            <w:left w:val="none" w:sz="0" w:space="0" w:color="auto"/>
            <w:bottom w:val="none" w:sz="0" w:space="0" w:color="auto"/>
            <w:right w:val="none" w:sz="0" w:space="0" w:color="auto"/>
          </w:divBdr>
        </w:div>
        <w:div w:id="1550459180">
          <w:marLeft w:val="480"/>
          <w:marRight w:val="0"/>
          <w:marTop w:val="0"/>
          <w:marBottom w:val="0"/>
          <w:divBdr>
            <w:top w:val="none" w:sz="0" w:space="0" w:color="auto"/>
            <w:left w:val="none" w:sz="0" w:space="0" w:color="auto"/>
            <w:bottom w:val="none" w:sz="0" w:space="0" w:color="auto"/>
            <w:right w:val="none" w:sz="0" w:space="0" w:color="auto"/>
          </w:divBdr>
        </w:div>
        <w:div w:id="1500540254">
          <w:marLeft w:val="480"/>
          <w:marRight w:val="0"/>
          <w:marTop w:val="0"/>
          <w:marBottom w:val="0"/>
          <w:divBdr>
            <w:top w:val="none" w:sz="0" w:space="0" w:color="auto"/>
            <w:left w:val="none" w:sz="0" w:space="0" w:color="auto"/>
            <w:bottom w:val="none" w:sz="0" w:space="0" w:color="auto"/>
            <w:right w:val="none" w:sz="0" w:space="0" w:color="auto"/>
          </w:divBdr>
        </w:div>
        <w:div w:id="335812587">
          <w:marLeft w:val="480"/>
          <w:marRight w:val="0"/>
          <w:marTop w:val="0"/>
          <w:marBottom w:val="0"/>
          <w:divBdr>
            <w:top w:val="none" w:sz="0" w:space="0" w:color="auto"/>
            <w:left w:val="none" w:sz="0" w:space="0" w:color="auto"/>
            <w:bottom w:val="none" w:sz="0" w:space="0" w:color="auto"/>
            <w:right w:val="none" w:sz="0" w:space="0" w:color="auto"/>
          </w:divBdr>
        </w:div>
        <w:div w:id="697632441">
          <w:marLeft w:val="480"/>
          <w:marRight w:val="0"/>
          <w:marTop w:val="0"/>
          <w:marBottom w:val="0"/>
          <w:divBdr>
            <w:top w:val="none" w:sz="0" w:space="0" w:color="auto"/>
            <w:left w:val="none" w:sz="0" w:space="0" w:color="auto"/>
            <w:bottom w:val="none" w:sz="0" w:space="0" w:color="auto"/>
            <w:right w:val="none" w:sz="0" w:space="0" w:color="auto"/>
          </w:divBdr>
        </w:div>
        <w:div w:id="1015569693">
          <w:marLeft w:val="480"/>
          <w:marRight w:val="0"/>
          <w:marTop w:val="0"/>
          <w:marBottom w:val="0"/>
          <w:divBdr>
            <w:top w:val="none" w:sz="0" w:space="0" w:color="auto"/>
            <w:left w:val="none" w:sz="0" w:space="0" w:color="auto"/>
            <w:bottom w:val="none" w:sz="0" w:space="0" w:color="auto"/>
            <w:right w:val="none" w:sz="0" w:space="0" w:color="auto"/>
          </w:divBdr>
        </w:div>
        <w:div w:id="548688815">
          <w:marLeft w:val="480"/>
          <w:marRight w:val="0"/>
          <w:marTop w:val="0"/>
          <w:marBottom w:val="0"/>
          <w:divBdr>
            <w:top w:val="none" w:sz="0" w:space="0" w:color="auto"/>
            <w:left w:val="none" w:sz="0" w:space="0" w:color="auto"/>
            <w:bottom w:val="none" w:sz="0" w:space="0" w:color="auto"/>
            <w:right w:val="none" w:sz="0" w:space="0" w:color="auto"/>
          </w:divBdr>
        </w:div>
      </w:divsChild>
    </w:div>
    <w:div w:id="864558646">
      <w:bodyDiv w:val="1"/>
      <w:marLeft w:val="0"/>
      <w:marRight w:val="0"/>
      <w:marTop w:val="0"/>
      <w:marBottom w:val="0"/>
      <w:divBdr>
        <w:top w:val="none" w:sz="0" w:space="0" w:color="auto"/>
        <w:left w:val="none" w:sz="0" w:space="0" w:color="auto"/>
        <w:bottom w:val="none" w:sz="0" w:space="0" w:color="auto"/>
        <w:right w:val="none" w:sz="0" w:space="0" w:color="auto"/>
      </w:divBdr>
    </w:div>
    <w:div w:id="894315684">
      <w:bodyDiv w:val="1"/>
      <w:marLeft w:val="0"/>
      <w:marRight w:val="0"/>
      <w:marTop w:val="0"/>
      <w:marBottom w:val="0"/>
      <w:divBdr>
        <w:top w:val="none" w:sz="0" w:space="0" w:color="auto"/>
        <w:left w:val="none" w:sz="0" w:space="0" w:color="auto"/>
        <w:bottom w:val="none" w:sz="0" w:space="0" w:color="auto"/>
        <w:right w:val="none" w:sz="0" w:space="0" w:color="auto"/>
      </w:divBdr>
    </w:div>
    <w:div w:id="894975084">
      <w:bodyDiv w:val="1"/>
      <w:marLeft w:val="0"/>
      <w:marRight w:val="0"/>
      <w:marTop w:val="0"/>
      <w:marBottom w:val="0"/>
      <w:divBdr>
        <w:top w:val="none" w:sz="0" w:space="0" w:color="auto"/>
        <w:left w:val="none" w:sz="0" w:space="0" w:color="auto"/>
        <w:bottom w:val="none" w:sz="0" w:space="0" w:color="auto"/>
        <w:right w:val="none" w:sz="0" w:space="0" w:color="auto"/>
      </w:divBdr>
    </w:div>
    <w:div w:id="895317055">
      <w:bodyDiv w:val="1"/>
      <w:marLeft w:val="0"/>
      <w:marRight w:val="0"/>
      <w:marTop w:val="0"/>
      <w:marBottom w:val="0"/>
      <w:divBdr>
        <w:top w:val="none" w:sz="0" w:space="0" w:color="auto"/>
        <w:left w:val="none" w:sz="0" w:space="0" w:color="auto"/>
        <w:bottom w:val="none" w:sz="0" w:space="0" w:color="auto"/>
        <w:right w:val="none" w:sz="0" w:space="0" w:color="auto"/>
      </w:divBdr>
    </w:div>
    <w:div w:id="901212644">
      <w:bodyDiv w:val="1"/>
      <w:marLeft w:val="0"/>
      <w:marRight w:val="0"/>
      <w:marTop w:val="0"/>
      <w:marBottom w:val="0"/>
      <w:divBdr>
        <w:top w:val="none" w:sz="0" w:space="0" w:color="auto"/>
        <w:left w:val="none" w:sz="0" w:space="0" w:color="auto"/>
        <w:bottom w:val="none" w:sz="0" w:space="0" w:color="auto"/>
        <w:right w:val="none" w:sz="0" w:space="0" w:color="auto"/>
      </w:divBdr>
    </w:div>
    <w:div w:id="904222872">
      <w:bodyDiv w:val="1"/>
      <w:marLeft w:val="0"/>
      <w:marRight w:val="0"/>
      <w:marTop w:val="0"/>
      <w:marBottom w:val="0"/>
      <w:divBdr>
        <w:top w:val="none" w:sz="0" w:space="0" w:color="auto"/>
        <w:left w:val="none" w:sz="0" w:space="0" w:color="auto"/>
        <w:bottom w:val="none" w:sz="0" w:space="0" w:color="auto"/>
        <w:right w:val="none" w:sz="0" w:space="0" w:color="auto"/>
      </w:divBdr>
      <w:divsChild>
        <w:div w:id="448282821">
          <w:marLeft w:val="480"/>
          <w:marRight w:val="0"/>
          <w:marTop w:val="0"/>
          <w:marBottom w:val="0"/>
          <w:divBdr>
            <w:top w:val="none" w:sz="0" w:space="0" w:color="auto"/>
            <w:left w:val="none" w:sz="0" w:space="0" w:color="auto"/>
            <w:bottom w:val="none" w:sz="0" w:space="0" w:color="auto"/>
            <w:right w:val="none" w:sz="0" w:space="0" w:color="auto"/>
          </w:divBdr>
        </w:div>
        <w:div w:id="111099554">
          <w:marLeft w:val="480"/>
          <w:marRight w:val="0"/>
          <w:marTop w:val="0"/>
          <w:marBottom w:val="0"/>
          <w:divBdr>
            <w:top w:val="none" w:sz="0" w:space="0" w:color="auto"/>
            <w:left w:val="none" w:sz="0" w:space="0" w:color="auto"/>
            <w:bottom w:val="none" w:sz="0" w:space="0" w:color="auto"/>
            <w:right w:val="none" w:sz="0" w:space="0" w:color="auto"/>
          </w:divBdr>
        </w:div>
        <w:div w:id="919366041">
          <w:marLeft w:val="480"/>
          <w:marRight w:val="0"/>
          <w:marTop w:val="0"/>
          <w:marBottom w:val="0"/>
          <w:divBdr>
            <w:top w:val="none" w:sz="0" w:space="0" w:color="auto"/>
            <w:left w:val="none" w:sz="0" w:space="0" w:color="auto"/>
            <w:bottom w:val="none" w:sz="0" w:space="0" w:color="auto"/>
            <w:right w:val="none" w:sz="0" w:space="0" w:color="auto"/>
          </w:divBdr>
        </w:div>
        <w:div w:id="734468737">
          <w:marLeft w:val="480"/>
          <w:marRight w:val="0"/>
          <w:marTop w:val="0"/>
          <w:marBottom w:val="0"/>
          <w:divBdr>
            <w:top w:val="none" w:sz="0" w:space="0" w:color="auto"/>
            <w:left w:val="none" w:sz="0" w:space="0" w:color="auto"/>
            <w:bottom w:val="none" w:sz="0" w:space="0" w:color="auto"/>
            <w:right w:val="none" w:sz="0" w:space="0" w:color="auto"/>
          </w:divBdr>
        </w:div>
        <w:div w:id="97723710">
          <w:marLeft w:val="480"/>
          <w:marRight w:val="0"/>
          <w:marTop w:val="0"/>
          <w:marBottom w:val="0"/>
          <w:divBdr>
            <w:top w:val="none" w:sz="0" w:space="0" w:color="auto"/>
            <w:left w:val="none" w:sz="0" w:space="0" w:color="auto"/>
            <w:bottom w:val="none" w:sz="0" w:space="0" w:color="auto"/>
            <w:right w:val="none" w:sz="0" w:space="0" w:color="auto"/>
          </w:divBdr>
        </w:div>
        <w:div w:id="1568876208">
          <w:marLeft w:val="480"/>
          <w:marRight w:val="0"/>
          <w:marTop w:val="0"/>
          <w:marBottom w:val="0"/>
          <w:divBdr>
            <w:top w:val="none" w:sz="0" w:space="0" w:color="auto"/>
            <w:left w:val="none" w:sz="0" w:space="0" w:color="auto"/>
            <w:bottom w:val="none" w:sz="0" w:space="0" w:color="auto"/>
            <w:right w:val="none" w:sz="0" w:space="0" w:color="auto"/>
          </w:divBdr>
        </w:div>
        <w:div w:id="1048530534">
          <w:marLeft w:val="480"/>
          <w:marRight w:val="0"/>
          <w:marTop w:val="0"/>
          <w:marBottom w:val="0"/>
          <w:divBdr>
            <w:top w:val="none" w:sz="0" w:space="0" w:color="auto"/>
            <w:left w:val="none" w:sz="0" w:space="0" w:color="auto"/>
            <w:bottom w:val="none" w:sz="0" w:space="0" w:color="auto"/>
            <w:right w:val="none" w:sz="0" w:space="0" w:color="auto"/>
          </w:divBdr>
        </w:div>
        <w:div w:id="1040975603">
          <w:marLeft w:val="480"/>
          <w:marRight w:val="0"/>
          <w:marTop w:val="0"/>
          <w:marBottom w:val="0"/>
          <w:divBdr>
            <w:top w:val="none" w:sz="0" w:space="0" w:color="auto"/>
            <w:left w:val="none" w:sz="0" w:space="0" w:color="auto"/>
            <w:bottom w:val="none" w:sz="0" w:space="0" w:color="auto"/>
            <w:right w:val="none" w:sz="0" w:space="0" w:color="auto"/>
          </w:divBdr>
        </w:div>
        <w:div w:id="138890709">
          <w:marLeft w:val="480"/>
          <w:marRight w:val="0"/>
          <w:marTop w:val="0"/>
          <w:marBottom w:val="0"/>
          <w:divBdr>
            <w:top w:val="none" w:sz="0" w:space="0" w:color="auto"/>
            <w:left w:val="none" w:sz="0" w:space="0" w:color="auto"/>
            <w:bottom w:val="none" w:sz="0" w:space="0" w:color="auto"/>
            <w:right w:val="none" w:sz="0" w:space="0" w:color="auto"/>
          </w:divBdr>
        </w:div>
        <w:div w:id="605966873">
          <w:marLeft w:val="480"/>
          <w:marRight w:val="0"/>
          <w:marTop w:val="0"/>
          <w:marBottom w:val="0"/>
          <w:divBdr>
            <w:top w:val="none" w:sz="0" w:space="0" w:color="auto"/>
            <w:left w:val="none" w:sz="0" w:space="0" w:color="auto"/>
            <w:bottom w:val="none" w:sz="0" w:space="0" w:color="auto"/>
            <w:right w:val="none" w:sz="0" w:space="0" w:color="auto"/>
          </w:divBdr>
        </w:div>
        <w:div w:id="179201381">
          <w:marLeft w:val="480"/>
          <w:marRight w:val="0"/>
          <w:marTop w:val="0"/>
          <w:marBottom w:val="0"/>
          <w:divBdr>
            <w:top w:val="none" w:sz="0" w:space="0" w:color="auto"/>
            <w:left w:val="none" w:sz="0" w:space="0" w:color="auto"/>
            <w:bottom w:val="none" w:sz="0" w:space="0" w:color="auto"/>
            <w:right w:val="none" w:sz="0" w:space="0" w:color="auto"/>
          </w:divBdr>
        </w:div>
        <w:div w:id="1057702255">
          <w:marLeft w:val="480"/>
          <w:marRight w:val="0"/>
          <w:marTop w:val="0"/>
          <w:marBottom w:val="0"/>
          <w:divBdr>
            <w:top w:val="none" w:sz="0" w:space="0" w:color="auto"/>
            <w:left w:val="none" w:sz="0" w:space="0" w:color="auto"/>
            <w:bottom w:val="none" w:sz="0" w:space="0" w:color="auto"/>
            <w:right w:val="none" w:sz="0" w:space="0" w:color="auto"/>
          </w:divBdr>
        </w:div>
        <w:div w:id="2037071531">
          <w:marLeft w:val="480"/>
          <w:marRight w:val="0"/>
          <w:marTop w:val="0"/>
          <w:marBottom w:val="0"/>
          <w:divBdr>
            <w:top w:val="none" w:sz="0" w:space="0" w:color="auto"/>
            <w:left w:val="none" w:sz="0" w:space="0" w:color="auto"/>
            <w:bottom w:val="none" w:sz="0" w:space="0" w:color="auto"/>
            <w:right w:val="none" w:sz="0" w:space="0" w:color="auto"/>
          </w:divBdr>
        </w:div>
        <w:div w:id="101465064">
          <w:marLeft w:val="480"/>
          <w:marRight w:val="0"/>
          <w:marTop w:val="0"/>
          <w:marBottom w:val="0"/>
          <w:divBdr>
            <w:top w:val="none" w:sz="0" w:space="0" w:color="auto"/>
            <w:left w:val="none" w:sz="0" w:space="0" w:color="auto"/>
            <w:bottom w:val="none" w:sz="0" w:space="0" w:color="auto"/>
            <w:right w:val="none" w:sz="0" w:space="0" w:color="auto"/>
          </w:divBdr>
        </w:div>
        <w:div w:id="1763989998">
          <w:marLeft w:val="480"/>
          <w:marRight w:val="0"/>
          <w:marTop w:val="0"/>
          <w:marBottom w:val="0"/>
          <w:divBdr>
            <w:top w:val="none" w:sz="0" w:space="0" w:color="auto"/>
            <w:left w:val="none" w:sz="0" w:space="0" w:color="auto"/>
            <w:bottom w:val="none" w:sz="0" w:space="0" w:color="auto"/>
            <w:right w:val="none" w:sz="0" w:space="0" w:color="auto"/>
          </w:divBdr>
        </w:div>
        <w:div w:id="1552038170">
          <w:marLeft w:val="480"/>
          <w:marRight w:val="0"/>
          <w:marTop w:val="0"/>
          <w:marBottom w:val="0"/>
          <w:divBdr>
            <w:top w:val="none" w:sz="0" w:space="0" w:color="auto"/>
            <w:left w:val="none" w:sz="0" w:space="0" w:color="auto"/>
            <w:bottom w:val="none" w:sz="0" w:space="0" w:color="auto"/>
            <w:right w:val="none" w:sz="0" w:space="0" w:color="auto"/>
          </w:divBdr>
        </w:div>
      </w:divsChild>
    </w:div>
    <w:div w:id="914900195">
      <w:bodyDiv w:val="1"/>
      <w:marLeft w:val="0"/>
      <w:marRight w:val="0"/>
      <w:marTop w:val="0"/>
      <w:marBottom w:val="0"/>
      <w:divBdr>
        <w:top w:val="none" w:sz="0" w:space="0" w:color="auto"/>
        <w:left w:val="none" w:sz="0" w:space="0" w:color="auto"/>
        <w:bottom w:val="none" w:sz="0" w:space="0" w:color="auto"/>
        <w:right w:val="none" w:sz="0" w:space="0" w:color="auto"/>
      </w:divBdr>
    </w:div>
    <w:div w:id="915435207">
      <w:bodyDiv w:val="1"/>
      <w:marLeft w:val="0"/>
      <w:marRight w:val="0"/>
      <w:marTop w:val="0"/>
      <w:marBottom w:val="0"/>
      <w:divBdr>
        <w:top w:val="none" w:sz="0" w:space="0" w:color="auto"/>
        <w:left w:val="none" w:sz="0" w:space="0" w:color="auto"/>
        <w:bottom w:val="none" w:sz="0" w:space="0" w:color="auto"/>
        <w:right w:val="none" w:sz="0" w:space="0" w:color="auto"/>
      </w:divBdr>
      <w:divsChild>
        <w:div w:id="1734890438">
          <w:marLeft w:val="480"/>
          <w:marRight w:val="0"/>
          <w:marTop w:val="0"/>
          <w:marBottom w:val="0"/>
          <w:divBdr>
            <w:top w:val="none" w:sz="0" w:space="0" w:color="auto"/>
            <w:left w:val="none" w:sz="0" w:space="0" w:color="auto"/>
            <w:bottom w:val="none" w:sz="0" w:space="0" w:color="auto"/>
            <w:right w:val="none" w:sz="0" w:space="0" w:color="auto"/>
          </w:divBdr>
        </w:div>
        <w:div w:id="1981155318">
          <w:marLeft w:val="480"/>
          <w:marRight w:val="0"/>
          <w:marTop w:val="0"/>
          <w:marBottom w:val="0"/>
          <w:divBdr>
            <w:top w:val="none" w:sz="0" w:space="0" w:color="auto"/>
            <w:left w:val="none" w:sz="0" w:space="0" w:color="auto"/>
            <w:bottom w:val="none" w:sz="0" w:space="0" w:color="auto"/>
            <w:right w:val="none" w:sz="0" w:space="0" w:color="auto"/>
          </w:divBdr>
        </w:div>
        <w:div w:id="1119103851">
          <w:marLeft w:val="480"/>
          <w:marRight w:val="0"/>
          <w:marTop w:val="0"/>
          <w:marBottom w:val="0"/>
          <w:divBdr>
            <w:top w:val="none" w:sz="0" w:space="0" w:color="auto"/>
            <w:left w:val="none" w:sz="0" w:space="0" w:color="auto"/>
            <w:bottom w:val="none" w:sz="0" w:space="0" w:color="auto"/>
            <w:right w:val="none" w:sz="0" w:space="0" w:color="auto"/>
          </w:divBdr>
        </w:div>
        <w:div w:id="1818187550">
          <w:marLeft w:val="480"/>
          <w:marRight w:val="0"/>
          <w:marTop w:val="0"/>
          <w:marBottom w:val="0"/>
          <w:divBdr>
            <w:top w:val="none" w:sz="0" w:space="0" w:color="auto"/>
            <w:left w:val="none" w:sz="0" w:space="0" w:color="auto"/>
            <w:bottom w:val="none" w:sz="0" w:space="0" w:color="auto"/>
            <w:right w:val="none" w:sz="0" w:space="0" w:color="auto"/>
          </w:divBdr>
        </w:div>
        <w:div w:id="1231888879">
          <w:marLeft w:val="480"/>
          <w:marRight w:val="0"/>
          <w:marTop w:val="0"/>
          <w:marBottom w:val="0"/>
          <w:divBdr>
            <w:top w:val="none" w:sz="0" w:space="0" w:color="auto"/>
            <w:left w:val="none" w:sz="0" w:space="0" w:color="auto"/>
            <w:bottom w:val="none" w:sz="0" w:space="0" w:color="auto"/>
            <w:right w:val="none" w:sz="0" w:space="0" w:color="auto"/>
          </w:divBdr>
        </w:div>
        <w:div w:id="303050771">
          <w:marLeft w:val="480"/>
          <w:marRight w:val="0"/>
          <w:marTop w:val="0"/>
          <w:marBottom w:val="0"/>
          <w:divBdr>
            <w:top w:val="none" w:sz="0" w:space="0" w:color="auto"/>
            <w:left w:val="none" w:sz="0" w:space="0" w:color="auto"/>
            <w:bottom w:val="none" w:sz="0" w:space="0" w:color="auto"/>
            <w:right w:val="none" w:sz="0" w:space="0" w:color="auto"/>
          </w:divBdr>
        </w:div>
        <w:div w:id="1661107514">
          <w:marLeft w:val="480"/>
          <w:marRight w:val="0"/>
          <w:marTop w:val="0"/>
          <w:marBottom w:val="0"/>
          <w:divBdr>
            <w:top w:val="none" w:sz="0" w:space="0" w:color="auto"/>
            <w:left w:val="none" w:sz="0" w:space="0" w:color="auto"/>
            <w:bottom w:val="none" w:sz="0" w:space="0" w:color="auto"/>
            <w:right w:val="none" w:sz="0" w:space="0" w:color="auto"/>
          </w:divBdr>
        </w:div>
        <w:div w:id="577255328">
          <w:marLeft w:val="480"/>
          <w:marRight w:val="0"/>
          <w:marTop w:val="0"/>
          <w:marBottom w:val="0"/>
          <w:divBdr>
            <w:top w:val="none" w:sz="0" w:space="0" w:color="auto"/>
            <w:left w:val="none" w:sz="0" w:space="0" w:color="auto"/>
            <w:bottom w:val="none" w:sz="0" w:space="0" w:color="auto"/>
            <w:right w:val="none" w:sz="0" w:space="0" w:color="auto"/>
          </w:divBdr>
        </w:div>
        <w:div w:id="1506288821">
          <w:marLeft w:val="480"/>
          <w:marRight w:val="0"/>
          <w:marTop w:val="0"/>
          <w:marBottom w:val="0"/>
          <w:divBdr>
            <w:top w:val="none" w:sz="0" w:space="0" w:color="auto"/>
            <w:left w:val="none" w:sz="0" w:space="0" w:color="auto"/>
            <w:bottom w:val="none" w:sz="0" w:space="0" w:color="auto"/>
            <w:right w:val="none" w:sz="0" w:space="0" w:color="auto"/>
          </w:divBdr>
        </w:div>
        <w:div w:id="1256089929">
          <w:marLeft w:val="480"/>
          <w:marRight w:val="0"/>
          <w:marTop w:val="0"/>
          <w:marBottom w:val="0"/>
          <w:divBdr>
            <w:top w:val="none" w:sz="0" w:space="0" w:color="auto"/>
            <w:left w:val="none" w:sz="0" w:space="0" w:color="auto"/>
            <w:bottom w:val="none" w:sz="0" w:space="0" w:color="auto"/>
            <w:right w:val="none" w:sz="0" w:space="0" w:color="auto"/>
          </w:divBdr>
        </w:div>
        <w:div w:id="1721126176">
          <w:marLeft w:val="480"/>
          <w:marRight w:val="0"/>
          <w:marTop w:val="0"/>
          <w:marBottom w:val="0"/>
          <w:divBdr>
            <w:top w:val="none" w:sz="0" w:space="0" w:color="auto"/>
            <w:left w:val="none" w:sz="0" w:space="0" w:color="auto"/>
            <w:bottom w:val="none" w:sz="0" w:space="0" w:color="auto"/>
            <w:right w:val="none" w:sz="0" w:space="0" w:color="auto"/>
          </w:divBdr>
        </w:div>
        <w:div w:id="215820319">
          <w:marLeft w:val="480"/>
          <w:marRight w:val="0"/>
          <w:marTop w:val="0"/>
          <w:marBottom w:val="0"/>
          <w:divBdr>
            <w:top w:val="none" w:sz="0" w:space="0" w:color="auto"/>
            <w:left w:val="none" w:sz="0" w:space="0" w:color="auto"/>
            <w:bottom w:val="none" w:sz="0" w:space="0" w:color="auto"/>
            <w:right w:val="none" w:sz="0" w:space="0" w:color="auto"/>
          </w:divBdr>
        </w:div>
        <w:div w:id="2017076134">
          <w:marLeft w:val="480"/>
          <w:marRight w:val="0"/>
          <w:marTop w:val="0"/>
          <w:marBottom w:val="0"/>
          <w:divBdr>
            <w:top w:val="none" w:sz="0" w:space="0" w:color="auto"/>
            <w:left w:val="none" w:sz="0" w:space="0" w:color="auto"/>
            <w:bottom w:val="none" w:sz="0" w:space="0" w:color="auto"/>
            <w:right w:val="none" w:sz="0" w:space="0" w:color="auto"/>
          </w:divBdr>
        </w:div>
        <w:div w:id="1495032631">
          <w:marLeft w:val="480"/>
          <w:marRight w:val="0"/>
          <w:marTop w:val="0"/>
          <w:marBottom w:val="0"/>
          <w:divBdr>
            <w:top w:val="none" w:sz="0" w:space="0" w:color="auto"/>
            <w:left w:val="none" w:sz="0" w:space="0" w:color="auto"/>
            <w:bottom w:val="none" w:sz="0" w:space="0" w:color="auto"/>
            <w:right w:val="none" w:sz="0" w:space="0" w:color="auto"/>
          </w:divBdr>
        </w:div>
        <w:div w:id="600721016">
          <w:marLeft w:val="480"/>
          <w:marRight w:val="0"/>
          <w:marTop w:val="0"/>
          <w:marBottom w:val="0"/>
          <w:divBdr>
            <w:top w:val="none" w:sz="0" w:space="0" w:color="auto"/>
            <w:left w:val="none" w:sz="0" w:space="0" w:color="auto"/>
            <w:bottom w:val="none" w:sz="0" w:space="0" w:color="auto"/>
            <w:right w:val="none" w:sz="0" w:space="0" w:color="auto"/>
          </w:divBdr>
        </w:div>
        <w:div w:id="1406490390">
          <w:marLeft w:val="480"/>
          <w:marRight w:val="0"/>
          <w:marTop w:val="0"/>
          <w:marBottom w:val="0"/>
          <w:divBdr>
            <w:top w:val="none" w:sz="0" w:space="0" w:color="auto"/>
            <w:left w:val="none" w:sz="0" w:space="0" w:color="auto"/>
            <w:bottom w:val="none" w:sz="0" w:space="0" w:color="auto"/>
            <w:right w:val="none" w:sz="0" w:space="0" w:color="auto"/>
          </w:divBdr>
        </w:div>
      </w:divsChild>
    </w:div>
    <w:div w:id="929890610">
      <w:bodyDiv w:val="1"/>
      <w:marLeft w:val="0"/>
      <w:marRight w:val="0"/>
      <w:marTop w:val="0"/>
      <w:marBottom w:val="0"/>
      <w:divBdr>
        <w:top w:val="none" w:sz="0" w:space="0" w:color="auto"/>
        <w:left w:val="none" w:sz="0" w:space="0" w:color="auto"/>
        <w:bottom w:val="none" w:sz="0" w:space="0" w:color="auto"/>
        <w:right w:val="none" w:sz="0" w:space="0" w:color="auto"/>
      </w:divBdr>
    </w:div>
    <w:div w:id="937374452">
      <w:bodyDiv w:val="1"/>
      <w:marLeft w:val="0"/>
      <w:marRight w:val="0"/>
      <w:marTop w:val="0"/>
      <w:marBottom w:val="0"/>
      <w:divBdr>
        <w:top w:val="none" w:sz="0" w:space="0" w:color="auto"/>
        <w:left w:val="none" w:sz="0" w:space="0" w:color="auto"/>
        <w:bottom w:val="none" w:sz="0" w:space="0" w:color="auto"/>
        <w:right w:val="none" w:sz="0" w:space="0" w:color="auto"/>
      </w:divBdr>
      <w:divsChild>
        <w:div w:id="1909027238">
          <w:marLeft w:val="360"/>
          <w:marRight w:val="0"/>
          <w:marTop w:val="200"/>
          <w:marBottom w:val="0"/>
          <w:divBdr>
            <w:top w:val="none" w:sz="0" w:space="0" w:color="auto"/>
            <w:left w:val="none" w:sz="0" w:space="0" w:color="auto"/>
            <w:bottom w:val="none" w:sz="0" w:space="0" w:color="auto"/>
            <w:right w:val="none" w:sz="0" w:space="0" w:color="auto"/>
          </w:divBdr>
        </w:div>
        <w:div w:id="2111584917">
          <w:marLeft w:val="360"/>
          <w:marRight w:val="0"/>
          <w:marTop w:val="200"/>
          <w:marBottom w:val="0"/>
          <w:divBdr>
            <w:top w:val="none" w:sz="0" w:space="0" w:color="auto"/>
            <w:left w:val="none" w:sz="0" w:space="0" w:color="auto"/>
            <w:bottom w:val="none" w:sz="0" w:space="0" w:color="auto"/>
            <w:right w:val="none" w:sz="0" w:space="0" w:color="auto"/>
          </w:divBdr>
        </w:div>
        <w:div w:id="1978803601">
          <w:marLeft w:val="360"/>
          <w:marRight w:val="0"/>
          <w:marTop w:val="200"/>
          <w:marBottom w:val="0"/>
          <w:divBdr>
            <w:top w:val="none" w:sz="0" w:space="0" w:color="auto"/>
            <w:left w:val="none" w:sz="0" w:space="0" w:color="auto"/>
            <w:bottom w:val="none" w:sz="0" w:space="0" w:color="auto"/>
            <w:right w:val="none" w:sz="0" w:space="0" w:color="auto"/>
          </w:divBdr>
        </w:div>
        <w:div w:id="86275185">
          <w:marLeft w:val="360"/>
          <w:marRight w:val="0"/>
          <w:marTop w:val="200"/>
          <w:marBottom w:val="0"/>
          <w:divBdr>
            <w:top w:val="none" w:sz="0" w:space="0" w:color="auto"/>
            <w:left w:val="none" w:sz="0" w:space="0" w:color="auto"/>
            <w:bottom w:val="none" w:sz="0" w:space="0" w:color="auto"/>
            <w:right w:val="none" w:sz="0" w:space="0" w:color="auto"/>
          </w:divBdr>
        </w:div>
      </w:divsChild>
    </w:div>
    <w:div w:id="940798693">
      <w:bodyDiv w:val="1"/>
      <w:marLeft w:val="0"/>
      <w:marRight w:val="0"/>
      <w:marTop w:val="0"/>
      <w:marBottom w:val="0"/>
      <w:divBdr>
        <w:top w:val="none" w:sz="0" w:space="0" w:color="auto"/>
        <w:left w:val="none" w:sz="0" w:space="0" w:color="auto"/>
        <w:bottom w:val="none" w:sz="0" w:space="0" w:color="auto"/>
        <w:right w:val="none" w:sz="0" w:space="0" w:color="auto"/>
      </w:divBdr>
    </w:div>
    <w:div w:id="959608546">
      <w:bodyDiv w:val="1"/>
      <w:marLeft w:val="0"/>
      <w:marRight w:val="0"/>
      <w:marTop w:val="0"/>
      <w:marBottom w:val="0"/>
      <w:divBdr>
        <w:top w:val="none" w:sz="0" w:space="0" w:color="auto"/>
        <w:left w:val="none" w:sz="0" w:space="0" w:color="auto"/>
        <w:bottom w:val="none" w:sz="0" w:space="0" w:color="auto"/>
        <w:right w:val="none" w:sz="0" w:space="0" w:color="auto"/>
      </w:divBdr>
      <w:divsChild>
        <w:div w:id="1188593384">
          <w:marLeft w:val="360"/>
          <w:marRight w:val="0"/>
          <w:marTop w:val="200"/>
          <w:marBottom w:val="0"/>
          <w:divBdr>
            <w:top w:val="none" w:sz="0" w:space="0" w:color="auto"/>
            <w:left w:val="none" w:sz="0" w:space="0" w:color="auto"/>
            <w:bottom w:val="none" w:sz="0" w:space="0" w:color="auto"/>
            <w:right w:val="none" w:sz="0" w:space="0" w:color="auto"/>
          </w:divBdr>
        </w:div>
      </w:divsChild>
    </w:div>
    <w:div w:id="968898742">
      <w:bodyDiv w:val="1"/>
      <w:marLeft w:val="0"/>
      <w:marRight w:val="0"/>
      <w:marTop w:val="0"/>
      <w:marBottom w:val="0"/>
      <w:divBdr>
        <w:top w:val="none" w:sz="0" w:space="0" w:color="auto"/>
        <w:left w:val="none" w:sz="0" w:space="0" w:color="auto"/>
        <w:bottom w:val="none" w:sz="0" w:space="0" w:color="auto"/>
        <w:right w:val="none" w:sz="0" w:space="0" w:color="auto"/>
      </w:divBdr>
      <w:divsChild>
        <w:div w:id="973876049">
          <w:marLeft w:val="360"/>
          <w:marRight w:val="0"/>
          <w:marTop w:val="200"/>
          <w:marBottom w:val="0"/>
          <w:divBdr>
            <w:top w:val="none" w:sz="0" w:space="0" w:color="auto"/>
            <w:left w:val="none" w:sz="0" w:space="0" w:color="auto"/>
            <w:bottom w:val="none" w:sz="0" w:space="0" w:color="auto"/>
            <w:right w:val="none" w:sz="0" w:space="0" w:color="auto"/>
          </w:divBdr>
        </w:div>
        <w:div w:id="1730226949">
          <w:marLeft w:val="360"/>
          <w:marRight w:val="0"/>
          <w:marTop w:val="200"/>
          <w:marBottom w:val="0"/>
          <w:divBdr>
            <w:top w:val="none" w:sz="0" w:space="0" w:color="auto"/>
            <w:left w:val="none" w:sz="0" w:space="0" w:color="auto"/>
            <w:bottom w:val="none" w:sz="0" w:space="0" w:color="auto"/>
            <w:right w:val="none" w:sz="0" w:space="0" w:color="auto"/>
          </w:divBdr>
        </w:div>
        <w:div w:id="613483305">
          <w:marLeft w:val="360"/>
          <w:marRight w:val="0"/>
          <w:marTop w:val="200"/>
          <w:marBottom w:val="0"/>
          <w:divBdr>
            <w:top w:val="none" w:sz="0" w:space="0" w:color="auto"/>
            <w:left w:val="none" w:sz="0" w:space="0" w:color="auto"/>
            <w:bottom w:val="none" w:sz="0" w:space="0" w:color="auto"/>
            <w:right w:val="none" w:sz="0" w:space="0" w:color="auto"/>
          </w:divBdr>
        </w:div>
        <w:div w:id="22485456">
          <w:marLeft w:val="360"/>
          <w:marRight w:val="0"/>
          <w:marTop w:val="200"/>
          <w:marBottom w:val="0"/>
          <w:divBdr>
            <w:top w:val="none" w:sz="0" w:space="0" w:color="auto"/>
            <w:left w:val="none" w:sz="0" w:space="0" w:color="auto"/>
            <w:bottom w:val="none" w:sz="0" w:space="0" w:color="auto"/>
            <w:right w:val="none" w:sz="0" w:space="0" w:color="auto"/>
          </w:divBdr>
        </w:div>
        <w:div w:id="169151460">
          <w:marLeft w:val="360"/>
          <w:marRight w:val="0"/>
          <w:marTop w:val="200"/>
          <w:marBottom w:val="0"/>
          <w:divBdr>
            <w:top w:val="none" w:sz="0" w:space="0" w:color="auto"/>
            <w:left w:val="none" w:sz="0" w:space="0" w:color="auto"/>
            <w:bottom w:val="none" w:sz="0" w:space="0" w:color="auto"/>
            <w:right w:val="none" w:sz="0" w:space="0" w:color="auto"/>
          </w:divBdr>
        </w:div>
        <w:div w:id="801771214">
          <w:marLeft w:val="360"/>
          <w:marRight w:val="0"/>
          <w:marTop w:val="200"/>
          <w:marBottom w:val="0"/>
          <w:divBdr>
            <w:top w:val="none" w:sz="0" w:space="0" w:color="auto"/>
            <w:left w:val="none" w:sz="0" w:space="0" w:color="auto"/>
            <w:bottom w:val="none" w:sz="0" w:space="0" w:color="auto"/>
            <w:right w:val="none" w:sz="0" w:space="0" w:color="auto"/>
          </w:divBdr>
        </w:div>
        <w:div w:id="2044331037">
          <w:marLeft w:val="360"/>
          <w:marRight w:val="0"/>
          <w:marTop w:val="200"/>
          <w:marBottom w:val="0"/>
          <w:divBdr>
            <w:top w:val="none" w:sz="0" w:space="0" w:color="auto"/>
            <w:left w:val="none" w:sz="0" w:space="0" w:color="auto"/>
            <w:bottom w:val="none" w:sz="0" w:space="0" w:color="auto"/>
            <w:right w:val="none" w:sz="0" w:space="0" w:color="auto"/>
          </w:divBdr>
        </w:div>
        <w:div w:id="85656441">
          <w:marLeft w:val="360"/>
          <w:marRight w:val="0"/>
          <w:marTop w:val="200"/>
          <w:marBottom w:val="0"/>
          <w:divBdr>
            <w:top w:val="none" w:sz="0" w:space="0" w:color="auto"/>
            <w:left w:val="none" w:sz="0" w:space="0" w:color="auto"/>
            <w:bottom w:val="none" w:sz="0" w:space="0" w:color="auto"/>
            <w:right w:val="none" w:sz="0" w:space="0" w:color="auto"/>
          </w:divBdr>
        </w:div>
      </w:divsChild>
    </w:div>
    <w:div w:id="980233478">
      <w:bodyDiv w:val="1"/>
      <w:marLeft w:val="0"/>
      <w:marRight w:val="0"/>
      <w:marTop w:val="0"/>
      <w:marBottom w:val="0"/>
      <w:divBdr>
        <w:top w:val="none" w:sz="0" w:space="0" w:color="auto"/>
        <w:left w:val="none" w:sz="0" w:space="0" w:color="auto"/>
        <w:bottom w:val="none" w:sz="0" w:space="0" w:color="auto"/>
        <w:right w:val="none" w:sz="0" w:space="0" w:color="auto"/>
      </w:divBdr>
    </w:div>
    <w:div w:id="982807696">
      <w:bodyDiv w:val="1"/>
      <w:marLeft w:val="0"/>
      <w:marRight w:val="0"/>
      <w:marTop w:val="0"/>
      <w:marBottom w:val="0"/>
      <w:divBdr>
        <w:top w:val="none" w:sz="0" w:space="0" w:color="auto"/>
        <w:left w:val="none" w:sz="0" w:space="0" w:color="auto"/>
        <w:bottom w:val="none" w:sz="0" w:space="0" w:color="auto"/>
        <w:right w:val="none" w:sz="0" w:space="0" w:color="auto"/>
      </w:divBdr>
    </w:div>
    <w:div w:id="987050346">
      <w:bodyDiv w:val="1"/>
      <w:marLeft w:val="0"/>
      <w:marRight w:val="0"/>
      <w:marTop w:val="0"/>
      <w:marBottom w:val="0"/>
      <w:divBdr>
        <w:top w:val="none" w:sz="0" w:space="0" w:color="auto"/>
        <w:left w:val="none" w:sz="0" w:space="0" w:color="auto"/>
        <w:bottom w:val="none" w:sz="0" w:space="0" w:color="auto"/>
        <w:right w:val="none" w:sz="0" w:space="0" w:color="auto"/>
      </w:divBdr>
    </w:div>
    <w:div w:id="995306358">
      <w:bodyDiv w:val="1"/>
      <w:marLeft w:val="0"/>
      <w:marRight w:val="0"/>
      <w:marTop w:val="0"/>
      <w:marBottom w:val="0"/>
      <w:divBdr>
        <w:top w:val="none" w:sz="0" w:space="0" w:color="auto"/>
        <w:left w:val="none" w:sz="0" w:space="0" w:color="auto"/>
        <w:bottom w:val="none" w:sz="0" w:space="0" w:color="auto"/>
        <w:right w:val="none" w:sz="0" w:space="0" w:color="auto"/>
      </w:divBdr>
    </w:div>
    <w:div w:id="1010837155">
      <w:bodyDiv w:val="1"/>
      <w:marLeft w:val="0"/>
      <w:marRight w:val="0"/>
      <w:marTop w:val="0"/>
      <w:marBottom w:val="0"/>
      <w:divBdr>
        <w:top w:val="none" w:sz="0" w:space="0" w:color="auto"/>
        <w:left w:val="none" w:sz="0" w:space="0" w:color="auto"/>
        <w:bottom w:val="none" w:sz="0" w:space="0" w:color="auto"/>
        <w:right w:val="none" w:sz="0" w:space="0" w:color="auto"/>
      </w:divBdr>
    </w:div>
    <w:div w:id="1011222738">
      <w:bodyDiv w:val="1"/>
      <w:marLeft w:val="0"/>
      <w:marRight w:val="0"/>
      <w:marTop w:val="0"/>
      <w:marBottom w:val="0"/>
      <w:divBdr>
        <w:top w:val="none" w:sz="0" w:space="0" w:color="auto"/>
        <w:left w:val="none" w:sz="0" w:space="0" w:color="auto"/>
        <w:bottom w:val="none" w:sz="0" w:space="0" w:color="auto"/>
        <w:right w:val="none" w:sz="0" w:space="0" w:color="auto"/>
      </w:divBdr>
    </w:div>
    <w:div w:id="1012296003">
      <w:bodyDiv w:val="1"/>
      <w:marLeft w:val="0"/>
      <w:marRight w:val="0"/>
      <w:marTop w:val="0"/>
      <w:marBottom w:val="0"/>
      <w:divBdr>
        <w:top w:val="none" w:sz="0" w:space="0" w:color="auto"/>
        <w:left w:val="none" w:sz="0" w:space="0" w:color="auto"/>
        <w:bottom w:val="none" w:sz="0" w:space="0" w:color="auto"/>
        <w:right w:val="none" w:sz="0" w:space="0" w:color="auto"/>
      </w:divBdr>
    </w:div>
    <w:div w:id="1024359629">
      <w:bodyDiv w:val="1"/>
      <w:marLeft w:val="0"/>
      <w:marRight w:val="0"/>
      <w:marTop w:val="0"/>
      <w:marBottom w:val="0"/>
      <w:divBdr>
        <w:top w:val="none" w:sz="0" w:space="0" w:color="auto"/>
        <w:left w:val="none" w:sz="0" w:space="0" w:color="auto"/>
        <w:bottom w:val="none" w:sz="0" w:space="0" w:color="auto"/>
        <w:right w:val="none" w:sz="0" w:space="0" w:color="auto"/>
      </w:divBdr>
    </w:div>
    <w:div w:id="1029262754">
      <w:bodyDiv w:val="1"/>
      <w:marLeft w:val="0"/>
      <w:marRight w:val="0"/>
      <w:marTop w:val="0"/>
      <w:marBottom w:val="0"/>
      <w:divBdr>
        <w:top w:val="none" w:sz="0" w:space="0" w:color="auto"/>
        <w:left w:val="none" w:sz="0" w:space="0" w:color="auto"/>
        <w:bottom w:val="none" w:sz="0" w:space="0" w:color="auto"/>
        <w:right w:val="none" w:sz="0" w:space="0" w:color="auto"/>
      </w:divBdr>
      <w:divsChild>
        <w:div w:id="1784229613">
          <w:marLeft w:val="360"/>
          <w:marRight w:val="0"/>
          <w:marTop w:val="200"/>
          <w:marBottom w:val="0"/>
          <w:divBdr>
            <w:top w:val="none" w:sz="0" w:space="0" w:color="auto"/>
            <w:left w:val="none" w:sz="0" w:space="0" w:color="auto"/>
            <w:bottom w:val="none" w:sz="0" w:space="0" w:color="auto"/>
            <w:right w:val="none" w:sz="0" w:space="0" w:color="auto"/>
          </w:divBdr>
        </w:div>
        <w:div w:id="776143511">
          <w:marLeft w:val="360"/>
          <w:marRight w:val="0"/>
          <w:marTop w:val="200"/>
          <w:marBottom w:val="0"/>
          <w:divBdr>
            <w:top w:val="none" w:sz="0" w:space="0" w:color="auto"/>
            <w:left w:val="none" w:sz="0" w:space="0" w:color="auto"/>
            <w:bottom w:val="none" w:sz="0" w:space="0" w:color="auto"/>
            <w:right w:val="none" w:sz="0" w:space="0" w:color="auto"/>
          </w:divBdr>
        </w:div>
        <w:div w:id="44573580">
          <w:marLeft w:val="360"/>
          <w:marRight w:val="0"/>
          <w:marTop w:val="200"/>
          <w:marBottom w:val="0"/>
          <w:divBdr>
            <w:top w:val="none" w:sz="0" w:space="0" w:color="auto"/>
            <w:left w:val="none" w:sz="0" w:space="0" w:color="auto"/>
            <w:bottom w:val="none" w:sz="0" w:space="0" w:color="auto"/>
            <w:right w:val="none" w:sz="0" w:space="0" w:color="auto"/>
          </w:divBdr>
        </w:div>
      </w:divsChild>
    </w:div>
    <w:div w:id="1037043888">
      <w:bodyDiv w:val="1"/>
      <w:marLeft w:val="0"/>
      <w:marRight w:val="0"/>
      <w:marTop w:val="0"/>
      <w:marBottom w:val="0"/>
      <w:divBdr>
        <w:top w:val="none" w:sz="0" w:space="0" w:color="auto"/>
        <w:left w:val="none" w:sz="0" w:space="0" w:color="auto"/>
        <w:bottom w:val="none" w:sz="0" w:space="0" w:color="auto"/>
        <w:right w:val="none" w:sz="0" w:space="0" w:color="auto"/>
      </w:divBdr>
    </w:div>
    <w:div w:id="1077896874">
      <w:bodyDiv w:val="1"/>
      <w:marLeft w:val="0"/>
      <w:marRight w:val="0"/>
      <w:marTop w:val="0"/>
      <w:marBottom w:val="0"/>
      <w:divBdr>
        <w:top w:val="none" w:sz="0" w:space="0" w:color="auto"/>
        <w:left w:val="none" w:sz="0" w:space="0" w:color="auto"/>
        <w:bottom w:val="none" w:sz="0" w:space="0" w:color="auto"/>
        <w:right w:val="none" w:sz="0" w:space="0" w:color="auto"/>
      </w:divBdr>
      <w:divsChild>
        <w:div w:id="1394230273">
          <w:marLeft w:val="480"/>
          <w:marRight w:val="0"/>
          <w:marTop w:val="0"/>
          <w:marBottom w:val="0"/>
          <w:divBdr>
            <w:top w:val="none" w:sz="0" w:space="0" w:color="auto"/>
            <w:left w:val="none" w:sz="0" w:space="0" w:color="auto"/>
            <w:bottom w:val="none" w:sz="0" w:space="0" w:color="auto"/>
            <w:right w:val="none" w:sz="0" w:space="0" w:color="auto"/>
          </w:divBdr>
        </w:div>
        <w:div w:id="520052611">
          <w:marLeft w:val="480"/>
          <w:marRight w:val="0"/>
          <w:marTop w:val="0"/>
          <w:marBottom w:val="0"/>
          <w:divBdr>
            <w:top w:val="none" w:sz="0" w:space="0" w:color="auto"/>
            <w:left w:val="none" w:sz="0" w:space="0" w:color="auto"/>
            <w:bottom w:val="none" w:sz="0" w:space="0" w:color="auto"/>
            <w:right w:val="none" w:sz="0" w:space="0" w:color="auto"/>
          </w:divBdr>
        </w:div>
        <w:div w:id="1848322540">
          <w:marLeft w:val="480"/>
          <w:marRight w:val="0"/>
          <w:marTop w:val="0"/>
          <w:marBottom w:val="0"/>
          <w:divBdr>
            <w:top w:val="none" w:sz="0" w:space="0" w:color="auto"/>
            <w:left w:val="none" w:sz="0" w:space="0" w:color="auto"/>
            <w:bottom w:val="none" w:sz="0" w:space="0" w:color="auto"/>
            <w:right w:val="none" w:sz="0" w:space="0" w:color="auto"/>
          </w:divBdr>
        </w:div>
        <w:div w:id="117526633">
          <w:marLeft w:val="480"/>
          <w:marRight w:val="0"/>
          <w:marTop w:val="0"/>
          <w:marBottom w:val="0"/>
          <w:divBdr>
            <w:top w:val="none" w:sz="0" w:space="0" w:color="auto"/>
            <w:left w:val="none" w:sz="0" w:space="0" w:color="auto"/>
            <w:bottom w:val="none" w:sz="0" w:space="0" w:color="auto"/>
            <w:right w:val="none" w:sz="0" w:space="0" w:color="auto"/>
          </w:divBdr>
        </w:div>
        <w:div w:id="589894848">
          <w:marLeft w:val="480"/>
          <w:marRight w:val="0"/>
          <w:marTop w:val="0"/>
          <w:marBottom w:val="0"/>
          <w:divBdr>
            <w:top w:val="none" w:sz="0" w:space="0" w:color="auto"/>
            <w:left w:val="none" w:sz="0" w:space="0" w:color="auto"/>
            <w:bottom w:val="none" w:sz="0" w:space="0" w:color="auto"/>
            <w:right w:val="none" w:sz="0" w:space="0" w:color="auto"/>
          </w:divBdr>
        </w:div>
        <w:div w:id="1665621160">
          <w:marLeft w:val="480"/>
          <w:marRight w:val="0"/>
          <w:marTop w:val="0"/>
          <w:marBottom w:val="0"/>
          <w:divBdr>
            <w:top w:val="none" w:sz="0" w:space="0" w:color="auto"/>
            <w:left w:val="none" w:sz="0" w:space="0" w:color="auto"/>
            <w:bottom w:val="none" w:sz="0" w:space="0" w:color="auto"/>
            <w:right w:val="none" w:sz="0" w:space="0" w:color="auto"/>
          </w:divBdr>
        </w:div>
        <w:div w:id="56247335">
          <w:marLeft w:val="480"/>
          <w:marRight w:val="0"/>
          <w:marTop w:val="0"/>
          <w:marBottom w:val="0"/>
          <w:divBdr>
            <w:top w:val="none" w:sz="0" w:space="0" w:color="auto"/>
            <w:left w:val="none" w:sz="0" w:space="0" w:color="auto"/>
            <w:bottom w:val="none" w:sz="0" w:space="0" w:color="auto"/>
            <w:right w:val="none" w:sz="0" w:space="0" w:color="auto"/>
          </w:divBdr>
        </w:div>
        <w:div w:id="326976861">
          <w:marLeft w:val="480"/>
          <w:marRight w:val="0"/>
          <w:marTop w:val="0"/>
          <w:marBottom w:val="0"/>
          <w:divBdr>
            <w:top w:val="none" w:sz="0" w:space="0" w:color="auto"/>
            <w:left w:val="none" w:sz="0" w:space="0" w:color="auto"/>
            <w:bottom w:val="none" w:sz="0" w:space="0" w:color="auto"/>
            <w:right w:val="none" w:sz="0" w:space="0" w:color="auto"/>
          </w:divBdr>
        </w:div>
        <w:div w:id="1967273744">
          <w:marLeft w:val="480"/>
          <w:marRight w:val="0"/>
          <w:marTop w:val="0"/>
          <w:marBottom w:val="0"/>
          <w:divBdr>
            <w:top w:val="none" w:sz="0" w:space="0" w:color="auto"/>
            <w:left w:val="none" w:sz="0" w:space="0" w:color="auto"/>
            <w:bottom w:val="none" w:sz="0" w:space="0" w:color="auto"/>
            <w:right w:val="none" w:sz="0" w:space="0" w:color="auto"/>
          </w:divBdr>
        </w:div>
        <w:div w:id="1411612358">
          <w:marLeft w:val="480"/>
          <w:marRight w:val="0"/>
          <w:marTop w:val="0"/>
          <w:marBottom w:val="0"/>
          <w:divBdr>
            <w:top w:val="none" w:sz="0" w:space="0" w:color="auto"/>
            <w:left w:val="none" w:sz="0" w:space="0" w:color="auto"/>
            <w:bottom w:val="none" w:sz="0" w:space="0" w:color="auto"/>
            <w:right w:val="none" w:sz="0" w:space="0" w:color="auto"/>
          </w:divBdr>
        </w:div>
        <w:div w:id="738095393">
          <w:marLeft w:val="480"/>
          <w:marRight w:val="0"/>
          <w:marTop w:val="0"/>
          <w:marBottom w:val="0"/>
          <w:divBdr>
            <w:top w:val="none" w:sz="0" w:space="0" w:color="auto"/>
            <w:left w:val="none" w:sz="0" w:space="0" w:color="auto"/>
            <w:bottom w:val="none" w:sz="0" w:space="0" w:color="auto"/>
            <w:right w:val="none" w:sz="0" w:space="0" w:color="auto"/>
          </w:divBdr>
        </w:div>
        <w:div w:id="581186368">
          <w:marLeft w:val="480"/>
          <w:marRight w:val="0"/>
          <w:marTop w:val="0"/>
          <w:marBottom w:val="0"/>
          <w:divBdr>
            <w:top w:val="none" w:sz="0" w:space="0" w:color="auto"/>
            <w:left w:val="none" w:sz="0" w:space="0" w:color="auto"/>
            <w:bottom w:val="none" w:sz="0" w:space="0" w:color="auto"/>
            <w:right w:val="none" w:sz="0" w:space="0" w:color="auto"/>
          </w:divBdr>
        </w:div>
        <w:div w:id="219485223">
          <w:marLeft w:val="480"/>
          <w:marRight w:val="0"/>
          <w:marTop w:val="0"/>
          <w:marBottom w:val="0"/>
          <w:divBdr>
            <w:top w:val="none" w:sz="0" w:space="0" w:color="auto"/>
            <w:left w:val="none" w:sz="0" w:space="0" w:color="auto"/>
            <w:bottom w:val="none" w:sz="0" w:space="0" w:color="auto"/>
            <w:right w:val="none" w:sz="0" w:space="0" w:color="auto"/>
          </w:divBdr>
        </w:div>
        <w:div w:id="933366619">
          <w:marLeft w:val="480"/>
          <w:marRight w:val="0"/>
          <w:marTop w:val="0"/>
          <w:marBottom w:val="0"/>
          <w:divBdr>
            <w:top w:val="none" w:sz="0" w:space="0" w:color="auto"/>
            <w:left w:val="none" w:sz="0" w:space="0" w:color="auto"/>
            <w:bottom w:val="none" w:sz="0" w:space="0" w:color="auto"/>
            <w:right w:val="none" w:sz="0" w:space="0" w:color="auto"/>
          </w:divBdr>
        </w:div>
        <w:div w:id="1298024295">
          <w:marLeft w:val="480"/>
          <w:marRight w:val="0"/>
          <w:marTop w:val="0"/>
          <w:marBottom w:val="0"/>
          <w:divBdr>
            <w:top w:val="none" w:sz="0" w:space="0" w:color="auto"/>
            <w:left w:val="none" w:sz="0" w:space="0" w:color="auto"/>
            <w:bottom w:val="none" w:sz="0" w:space="0" w:color="auto"/>
            <w:right w:val="none" w:sz="0" w:space="0" w:color="auto"/>
          </w:divBdr>
        </w:div>
      </w:divsChild>
    </w:div>
    <w:div w:id="1082752529">
      <w:bodyDiv w:val="1"/>
      <w:marLeft w:val="0"/>
      <w:marRight w:val="0"/>
      <w:marTop w:val="0"/>
      <w:marBottom w:val="0"/>
      <w:divBdr>
        <w:top w:val="none" w:sz="0" w:space="0" w:color="auto"/>
        <w:left w:val="none" w:sz="0" w:space="0" w:color="auto"/>
        <w:bottom w:val="none" w:sz="0" w:space="0" w:color="auto"/>
        <w:right w:val="none" w:sz="0" w:space="0" w:color="auto"/>
      </w:divBdr>
    </w:div>
    <w:div w:id="1102458189">
      <w:bodyDiv w:val="1"/>
      <w:marLeft w:val="0"/>
      <w:marRight w:val="0"/>
      <w:marTop w:val="0"/>
      <w:marBottom w:val="0"/>
      <w:divBdr>
        <w:top w:val="none" w:sz="0" w:space="0" w:color="auto"/>
        <w:left w:val="none" w:sz="0" w:space="0" w:color="auto"/>
        <w:bottom w:val="none" w:sz="0" w:space="0" w:color="auto"/>
        <w:right w:val="none" w:sz="0" w:space="0" w:color="auto"/>
      </w:divBdr>
    </w:div>
    <w:div w:id="1103458149">
      <w:bodyDiv w:val="1"/>
      <w:marLeft w:val="0"/>
      <w:marRight w:val="0"/>
      <w:marTop w:val="0"/>
      <w:marBottom w:val="0"/>
      <w:divBdr>
        <w:top w:val="none" w:sz="0" w:space="0" w:color="auto"/>
        <w:left w:val="none" w:sz="0" w:space="0" w:color="auto"/>
        <w:bottom w:val="none" w:sz="0" w:space="0" w:color="auto"/>
        <w:right w:val="none" w:sz="0" w:space="0" w:color="auto"/>
      </w:divBdr>
    </w:div>
    <w:div w:id="1125270225">
      <w:bodyDiv w:val="1"/>
      <w:marLeft w:val="0"/>
      <w:marRight w:val="0"/>
      <w:marTop w:val="0"/>
      <w:marBottom w:val="0"/>
      <w:divBdr>
        <w:top w:val="none" w:sz="0" w:space="0" w:color="auto"/>
        <w:left w:val="none" w:sz="0" w:space="0" w:color="auto"/>
        <w:bottom w:val="none" w:sz="0" w:space="0" w:color="auto"/>
        <w:right w:val="none" w:sz="0" w:space="0" w:color="auto"/>
      </w:divBdr>
    </w:div>
    <w:div w:id="1137793474">
      <w:bodyDiv w:val="1"/>
      <w:marLeft w:val="0"/>
      <w:marRight w:val="0"/>
      <w:marTop w:val="0"/>
      <w:marBottom w:val="0"/>
      <w:divBdr>
        <w:top w:val="none" w:sz="0" w:space="0" w:color="auto"/>
        <w:left w:val="none" w:sz="0" w:space="0" w:color="auto"/>
        <w:bottom w:val="none" w:sz="0" w:space="0" w:color="auto"/>
        <w:right w:val="none" w:sz="0" w:space="0" w:color="auto"/>
      </w:divBdr>
    </w:div>
    <w:div w:id="1147670795">
      <w:bodyDiv w:val="1"/>
      <w:marLeft w:val="0"/>
      <w:marRight w:val="0"/>
      <w:marTop w:val="0"/>
      <w:marBottom w:val="0"/>
      <w:divBdr>
        <w:top w:val="none" w:sz="0" w:space="0" w:color="auto"/>
        <w:left w:val="none" w:sz="0" w:space="0" w:color="auto"/>
        <w:bottom w:val="none" w:sz="0" w:space="0" w:color="auto"/>
        <w:right w:val="none" w:sz="0" w:space="0" w:color="auto"/>
      </w:divBdr>
      <w:divsChild>
        <w:div w:id="1406151621">
          <w:marLeft w:val="360"/>
          <w:marRight w:val="0"/>
          <w:marTop w:val="200"/>
          <w:marBottom w:val="0"/>
          <w:divBdr>
            <w:top w:val="none" w:sz="0" w:space="0" w:color="auto"/>
            <w:left w:val="none" w:sz="0" w:space="0" w:color="auto"/>
            <w:bottom w:val="none" w:sz="0" w:space="0" w:color="auto"/>
            <w:right w:val="none" w:sz="0" w:space="0" w:color="auto"/>
          </w:divBdr>
        </w:div>
        <w:div w:id="620496573">
          <w:marLeft w:val="360"/>
          <w:marRight w:val="0"/>
          <w:marTop w:val="200"/>
          <w:marBottom w:val="0"/>
          <w:divBdr>
            <w:top w:val="none" w:sz="0" w:space="0" w:color="auto"/>
            <w:left w:val="none" w:sz="0" w:space="0" w:color="auto"/>
            <w:bottom w:val="none" w:sz="0" w:space="0" w:color="auto"/>
            <w:right w:val="none" w:sz="0" w:space="0" w:color="auto"/>
          </w:divBdr>
        </w:div>
        <w:div w:id="1696926332">
          <w:marLeft w:val="360"/>
          <w:marRight w:val="0"/>
          <w:marTop w:val="200"/>
          <w:marBottom w:val="0"/>
          <w:divBdr>
            <w:top w:val="none" w:sz="0" w:space="0" w:color="auto"/>
            <w:left w:val="none" w:sz="0" w:space="0" w:color="auto"/>
            <w:bottom w:val="none" w:sz="0" w:space="0" w:color="auto"/>
            <w:right w:val="none" w:sz="0" w:space="0" w:color="auto"/>
          </w:divBdr>
        </w:div>
        <w:div w:id="1852991654">
          <w:marLeft w:val="360"/>
          <w:marRight w:val="0"/>
          <w:marTop w:val="200"/>
          <w:marBottom w:val="0"/>
          <w:divBdr>
            <w:top w:val="none" w:sz="0" w:space="0" w:color="auto"/>
            <w:left w:val="none" w:sz="0" w:space="0" w:color="auto"/>
            <w:bottom w:val="none" w:sz="0" w:space="0" w:color="auto"/>
            <w:right w:val="none" w:sz="0" w:space="0" w:color="auto"/>
          </w:divBdr>
        </w:div>
      </w:divsChild>
    </w:div>
    <w:div w:id="1147817993">
      <w:bodyDiv w:val="1"/>
      <w:marLeft w:val="0"/>
      <w:marRight w:val="0"/>
      <w:marTop w:val="0"/>
      <w:marBottom w:val="0"/>
      <w:divBdr>
        <w:top w:val="none" w:sz="0" w:space="0" w:color="auto"/>
        <w:left w:val="none" w:sz="0" w:space="0" w:color="auto"/>
        <w:bottom w:val="none" w:sz="0" w:space="0" w:color="auto"/>
        <w:right w:val="none" w:sz="0" w:space="0" w:color="auto"/>
      </w:divBdr>
    </w:div>
    <w:div w:id="1149829880">
      <w:bodyDiv w:val="1"/>
      <w:marLeft w:val="0"/>
      <w:marRight w:val="0"/>
      <w:marTop w:val="0"/>
      <w:marBottom w:val="0"/>
      <w:divBdr>
        <w:top w:val="none" w:sz="0" w:space="0" w:color="auto"/>
        <w:left w:val="none" w:sz="0" w:space="0" w:color="auto"/>
        <w:bottom w:val="none" w:sz="0" w:space="0" w:color="auto"/>
        <w:right w:val="none" w:sz="0" w:space="0" w:color="auto"/>
      </w:divBdr>
    </w:div>
    <w:div w:id="1157847534">
      <w:bodyDiv w:val="1"/>
      <w:marLeft w:val="0"/>
      <w:marRight w:val="0"/>
      <w:marTop w:val="0"/>
      <w:marBottom w:val="0"/>
      <w:divBdr>
        <w:top w:val="none" w:sz="0" w:space="0" w:color="auto"/>
        <w:left w:val="none" w:sz="0" w:space="0" w:color="auto"/>
        <w:bottom w:val="none" w:sz="0" w:space="0" w:color="auto"/>
        <w:right w:val="none" w:sz="0" w:space="0" w:color="auto"/>
      </w:divBdr>
    </w:div>
    <w:div w:id="1157961432">
      <w:bodyDiv w:val="1"/>
      <w:marLeft w:val="0"/>
      <w:marRight w:val="0"/>
      <w:marTop w:val="0"/>
      <w:marBottom w:val="0"/>
      <w:divBdr>
        <w:top w:val="none" w:sz="0" w:space="0" w:color="auto"/>
        <w:left w:val="none" w:sz="0" w:space="0" w:color="auto"/>
        <w:bottom w:val="none" w:sz="0" w:space="0" w:color="auto"/>
        <w:right w:val="none" w:sz="0" w:space="0" w:color="auto"/>
      </w:divBdr>
    </w:div>
    <w:div w:id="1185941198">
      <w:bodyDiv w:val="1"/>
      <w:marLeft w:val="0"/>
      <w:marRight w:val="0"/>
      <w:marTop w:val="0"/>
      <w:marBottom w:val="0"/>
      <w:divBdr>
        <w:top w:val="none" w:sz="0" w:space="0" w:color="auto"/>
        <w:left w:val="none" w:sz="0" w:space="0" w:color="auto"/>
        <w:bottom w:val="none" w:sz="0" w:space="0" w:color="auto"/>
        <w:right w:val="none" w:sz="0" w:space="0" w:color="auto"/>
      </w:divBdr>
      <w:divsChild>
        <w:div w:id="955602472">
          <w:marLeft w:val="1080"/>
          <w:marRight w:val="0"/>
          <w:marTop w:val="100"/>
          <w:marBottom w:val="0"/>
          <w:divBdr>
            <w:top w:val="none" w:sz="0" w:space="0" w:color="auto"/>
            <w:left w:val="none" w:sz="0" w:space="0" w:color="auto"/>
            <w:bottom w:val="none" w:sz="0" w:space="0" w:color="auto"/>
            <w:right w:val="none" w:sz="0" w:space="0" w:color="auto"/>
          </w:divBdr>
        </w:div>
        <w:div w:id="121775589">
          <w:marLeft w:val="1080"/>
          <w:marRight w:val="0"/>
          <w:marTop w:val="100"/>
          <w:marBottom w:val="0"/>
          <w:divBdr>
            <w:top w:val="none" w:sz="0" w:space="0" w:color="auto"/>
            <w:left w:val="none" w:sz="0" w:space="0" w:color="auto"/>
            <w:bottom w:val="none" w:sz="0" w:space="0" w:color="auto"/>
            <w:right w:val="none" w:sz="0" w:space="0" w:color="auto"/>
          </w:divBdr>
        </w:div>
        <w:div w:id="1365785004">
          <w:marLeft w:val="1080"/>
          <w:marRight w:val="0"/>
          <w:marTop w:val="100"/>
          <w:marBottom w:val="0"/>
          <w:divBdr>
            <w:top w:val="none" w:sz="0" w:space="0" w:color="auto"/>
            <w:left w:val="none" w:sz="0" w:space="0" w:color="auto"/>
            <w:bottom w:val="none" w:sz="0" w:space="0" w:color="auto"/>
            <w:right w:val="none" w:sz="0" w:space="0" w:color="auto"/>
          </w:divBdr>
        </w:div>
        <w:div w:id="486482349">
          <w:marLeft w:val="1080"/>
          <w:marRight w:val="0"/>
          <w:marTop w:val="100"/>
          <w:marBottom w:val="0"/>
          <w:divBdr>
            <w:top w:val="none" w:sz="0" w:space="0" w:color="auto"/>
            <w:left w:val="none" w:sz="0" w:space="0" w:color="auto"/>
            <w:bottom w:val="none" w:sz="0" w:space="0" w:color="auto"/>
            <w:right w:val="none" w:sz="0" w:space="0" w:color="auto"/>
          </w:divBdr>
        </w:div>
        <w:div w:id="305474900">
          <w:marLeft w:val="1080"/>
          <w:marRight w:val="0"/>
          <w:marTop w:val="100"/>
          <w:marBottom w:val="0"/>
          <w:divBdr>
            <w:top w:val="none" w:sz="0" w:space="0" w:color="auto"/>
            <w:left w:val="none" w:sz="0" w:space="0" w:color="auto"/>
            <w:bottom w:val="none" w:sz="0" w:space="0" w:color="auto"/>
            <w:right w:val="none" w:sz="0" w:space="0" w:color="auto"/>
          </w:divBdr>
        </w:div>
        <w:div w:id="560137581">
          <w:marLeft w:val="1080"/>
          <w:marRight w:val="0"/>
          <w:marTop w:val="100"/>
          <w:marBottom w:val="0"/>
          <w:divBdr>
            <w:top w:val="none" w:sz="0" w:space="0" w:color="auto"/>
            <w:left w:val="none" w:sz="0" w:space="0" w:color="auto"/>
            <w:bottom w:val="none" w:sz="0" w:space="0" w:color="auto"/>
            <w:right w:val="none" w:sz="0" w:space="0" w:color="auto"/>
          </w:divBdr>
        </w:div>
        <w:div w:id="484129715">
          <w:marLeft w:val="1080"/>
          <w:marRight w:val="0"/>
          <w:marTop w:val="100"/>
          <w:marBottom w:val="0"/>
          <w:divBdr>
            <w:top w:val="none" w:sz="0" w:space="0" w:color="auto"/>
            <w:left w:val="none" w:sz="0" w:space="0" w:color="auto"/>
            <w:bottom w:val="none" w:sz="0" w:space="0" w:color="auto"/>
            <w:right w:val="none" w:sz="0" w:space="0" w:color="auto"/>
          </w:divBdr>
        </w:div>
        <w:div w:id="1785927845">
          <w:marLeft w:val="1080"/>
          <w:marRight w:val="0"/>
          <w:marTop w:val="100"/>
          <w:marBottom w:val="0"/>
          <w:divBdr>
            <w:top w:val="none" w:sz="0" w:space="0" w:color="auto"/>
            <w:left w:val="none" w:sz="0" w:space="0" w:color="auto"/>
            <w:bottom w:val="none" w:sz="0" w:space="0" w:color="auto"/>
            <w:right w:val="none" w:sz="0" w:space="0" w:color="auto"/>
          </w:divBdr>
        </w:div>
        <w:div w:id="1563561157">
          <w:marLeft w:val="1080"/>
          <w:marRight w:val="0"/>
          <w:marTop w:val="100"/>
          <w:marBottom w:val="0"/>
          <w:divBdr>
            <w:top w:val="none" w:sz="0" w:space="0" w:color="auto"/>
            <w:left w:val="none" w:sz="0" w:space="0" w:color="auto"/>
            <w:bottom w:val="none" w:sz="0" w:space="0" w:color="auto"/>
            <w:right w:val="none" w:sz="0" w:space="0" w:color="auto"/>
          </w:divBdr>
        </w:div>
        <w:div w:id="1491751904">
          <w:marLeft w:val="1080"/>
          <w:marRight w:val="0"/>
          <w:marTop w:val="100"/>
          <w:marBottom w:val="0"/>
          <w:divBdr>
            <w:top w:val="none" w:sz="0" w:space="0" w:color="auto"/>
            <w:left w:val="none" w:sz="0" w:space="0" w:color="auto"/>
            <w:bottom w:val="none" w:sz="0" w:space="0" w:color="auto"/>
            <w:right w:val="none" w:sz="0" w:space="0" w:color="auto"/>
          </w:divBdr>
        </w:div>
      </w:divsChild>
    </w:div>
    <w:div w:id="1192768260">
      <w:bodyDiv w:val="1"/>
      <w:marLeft w:val="0"/>
      <w:marRight w:val="0"/>
      <w:marTop w:val="0"/>
      <w:marBottom w:val="0"/>
      <w:divBdr>
        <w:top w:val="none" w:sz="0" w:space="0" w:color="auto"/>
        <w:left w:val="none" w:sz="0" w:space="0" w:color="auto"/>
        <w:bottom w:val="none" w:sz="0" w:space="0" w:color="auto"/>
        <w:right w:val="none" w:sz="0" w:space="0" w:color="auto"/>
      </w:divBdr>
      <w:divsChild>
        <w:div w:id="2107531685">
          <w:marLeft w:val="480"/>
          <w:marRight w:val="0"/>
          <w:marTop w:val="0"/>
          <w:marBottom w:val="0"/>
          <w:divBdr>
            <w:top w:val="none" w:sz="0" w:space="0" w:color="auto"/>
            <w:left w:val="none" w:sz="0" w:space="0" w:color="auto"/>
            <w:bottom w:val="none" w:sz="0" w:space="0" w:color="auto"/>
            <w:right w:val="none" w:sz="0" w:space="0" w:color="auto"/>
          </w:divBdr>
        </w:div>
        <w:div w:id="1836871667">
          <w:marLeft w:val="480"/>
          <w:marRight w:val="0"/>
          <w:marTop w:val="0"/>
          <w:marBottom w:val="0"/>
          <w:divBdr>
            <w:top w:val="none" w:sz="0" w:space="0" w:color="auto"/>
            <w:left w:val="none" w:sz="0" w:space="0" w:color="auto"/>
            <w:bottom w:val="none" w:sz="0" w:space="0" w:color="auto"/>
            <w:right w:val="none" w:sz="0" w:space="0" w:color="auto"/>
          </w:divBdr>
        </w:div>
        <w:div w:id="1444760878">
          <w:marLeft w:val="480"/>
          <w:marRight w:val="0"/>
          <w:marTop w:val="0"/>
          <w:marBottom w:val="0"/>
          <w:divBdr>
            <w:top w:val="none" w:sz="0" w:space="0" w:color="auto"/>
            <w:left w:val="none" w:sz="0" w:space="0" w:color="auto"/>
            <w:bottom w:val="none" w:sz="0" w:space="0" w:color="auto"/>
            <w:right w:val="none" w:sz="0" w:space="0" w:color="auto"/>
          </w:divBdr>
        </w:div>
        <w:div w:id="2071878597">
          <w:marLeft w:val="480"/>
          <w:marRight w:val="0"/>
          <w:marTop w:val="0"/>
          <w:marBottom w:val="0"/>
          <w:divBdr>
            <w:top w:val="none" w:sz="0" w:space="0" w:color="auto"/>
            <w:left w:val="none" w:sz="0" w:space="0" w:color="auto"/>
            <w:bottom w:val="none" w:sz="0" w:space="0" w:color="auto"/>
            <w:right w:val="none" w:sz="0" w:space="0" w:color="auto"/>
          </w:divBdr>
        </w:div>
        <w:div w:id="168718423">
          <w:marLeft w:val="480"/>
          <w:marRight w:val="0"/>
          <w:marTop w:val="0"/>
          <w:marBottom w:val="0"/>
          <w:divBdr>
            <w:top w:val="none" w:sz="0" w:space="0" w:color="auto"/>
            <w:left w:val="none" w:sz="0" w:space="0" w:color="auto"/>
            <w:bottom w:val="none" w:sz="0" w:space="0" w:color="auto"/>
            <w:right w:val="none" w:sz="0" w:space="0" w:color="auto"/>
          </w:divBdr>
        </w:div>
        <w:div w:id="771239005">
          <w:marLeft w:val="480"/>
          <w:marRight w:val="0"/>
          <w:marTop w:val="0"/>
          <w:marBottom w:val="0"/>
          <w:divBdr>
            <w:top w:val="none" w:sz="0" w:space="0" w:color="auto"/>
            <w:left w:val="none" w:sz="0" w:space="0" w:color="auto"/>
            <w:bottom w:val="none" w:sz="0" w:space="0" w:color="auto"/>
            <w:right w:val="none" w:sz="0" w:space="0" w:color="auto"/>
          </w:divBdr>
        </w:div>
        <w:div w:id="1925336927">
          <w:marLeft w:val="480"/>
          <w:marRight w:val="0"/>
          <w:marTop w:val="0"/>
          <w:marBottom w:val="0"/>
          <w:divBdr>
            <w:top w:val="none" w:sz="0" w:space="0" w:color="auto"/>
            <w:left w:val="none" w:sz="0" w:space="0" w:color="auto"/>
            <w:bottom w:val="none" w:sz="0" w:space="0" w:color="auto"/>
            <w:right w:val="none" w:sz="0" w:space="0" w:color="auto"/>
          </w:divBdr>
        </w:div>
        <w:div w:id="1143816066">
          <w:marLeft w:val="480"/>
          <w:marRight w:val="0"/>
          <w:marTop w:val="0"/>
          <w:marBottom w:val="0"/>
          <w:divBdr>
            <w:top w:val="none" w:sz="0" w:space="0" w:color="auto"/>
            <w:left w:val="none" w:sz="0" w:space="0" w:color="auto"/>
            <w:bottom w:val="none" w:sz="0" w:space="0" w:color="auto"/>
            <w:right w:val="none" w:sz="0" w:space="0" w:color="auto"/>
          </w:divBdr>
        </w:div>
        <w:div w:id="478228695">
          <w:marLeft w:val="480"/>
          <w:marRight w:val="0"/>
          <w:marTop w:val="0"/>
          <w:marBottom w:val="0"/>
          <w:divBdr>
            <w:top w:val="none" w:sz="0" w:space="0" w:color="auto"/>
            <w:left w:val="none" w:sz="0" w:space="0" w:color="auto"/>
            <w:bottom w:val="none" w:sz="0" w:space="0" w:color="auto"/>
            <w:right w:val="none" w:sz="0" w:space="0" w:color="auto"/>
          </w:divBdr>
        </w:div>
        <w:div w:id="186451991">
          <w:marLeft w:val="480"/>
          <w:marRight w:val="0"/>
          <w:marTop w:val="0"/>
          <w:marBottom w:val="0"/>
          <w:divBdr>
            <w:top w:val="none" w:sz="0" w:space="0" w:color="auto"/>
            <w:left w:val="none" w:sz="0" w:space="0" w:color="auto"/>
            <w:bottom w:val="none" w:sz="0" w:space="0" w:color="auto"/>
            <w:right w:val="none" w:sz="0" w:space="0" w:color="auto"/>
          </w:divBdr>
        </w:div>
        <w:div w:id="1151751261">
          <w:marLeft w:val="480"/>
          <w:marRight w:val="0"/>
          <w:marTop w:val="0"/>
          <w:marBottom w:val="0"/>
          <w:divBdr>
            <w:top w:val="none" w:sz="0" w:space="0" w:color="auto"/>
            <w:left w:val="none" w:sz="0" w:space="0" w:color="auto"/>
            <w:bottom w:val="none" w:sz="0" w:space="0" w:color="auto"/>
            <w:right w:val="none" w:sz="0" w:space="0" w:color="auto"/>
          </w:divBdr>
        </w:div>
        <w:div w:id="720712229">
          <w:marLeft w:val="480"/>
          <w:marRight w:val="0"/>
          <w:marTop w:val="0"/>
          <w:marBottom w:val="0"/>
          <w:divBdr>
            <w:top w:val="none" w:sz="0" w:space="0" w:color="auto"/>
            <w:left w:val="none" w:sz="0" w:space="0" w:color="auto"/>
            <w:bottom w:val="none" w:sz="0" w:space="0" w:color="auto"/>
            <w:right w:val="none" w:sz="0" w:space="0" w:color="auto"/>
          </w:divBdr>
        </w:div>
        <w:div w:id="333532194">
          <w:marLeft w:val="480"/>
          <w:marRight w:val="0"/>
          <w:marTop w:val="0"/>
          <w:marBottom w:val="0"/>
          <w:divBdr>
            <w:top w:val="none" w:sz="0" w:space="0" w:color="auto"/>
            <w:left w:val="none" w:sz="0" w:space="0" w:color="auto"/>
            <w:bottom w:val="none" w:sz="0" w:space="0" w:color="auto"/>
            <w:right w:val="none" w:sz="0" w:space="0" w:color="auto"/>
          </w:divBdr>
        </w:div>
        <w:div w:id="574778273">
          <w:marLeft w:val="480"/>
          <w:marRight w:val="0"/>
          <w:marTop w:val="0"/>
          <w:marBottom w:val="0"/>
          <w:divBdr>
            <w:top w:val="none" w:sz="0" w:space="0" w:color="auto"/>
            <w:left w:val="none" w:sz="0" w:space="0" w:color="auto"/>
            <w:bottom w:val="none" w:sz="0" w:space="0" w:color="auto"/>
            <w:right w:val="none" w:sz="0" w:space="0" w:color="auto"/>
          </w:divBdr>
        </w:div>
        <w:div w:id="148330725">
          <w:marLeft w:val="480"/>
          <w:marRight w:val="0"/>
          <w:marTop w:val="0"/>
          <w:marBottom w:val="0"/>
          <w:divBdr>
            <w:top w:val="none" w:sz="0" w:space="0" w:color="auto"/>
            <w:left w:val="none" w:sz="0" w:space="0" w:color="auto"/>
            <w:bottom w:val="none" w:sz="0" w:space="0" w:color="auto"/>
            <w:right w:val="none" w:sz="0" w:space="0" w:color="auto"/>
          </w:divBdr>
        </w:div>
        <w:div w:id="194513141">
          <w:marLeft w:val="480"/>
          <w:marRight w:val="0"/>
          <w:marTop w:val="0"/>
          <w:marBottom w:val="0"/>
          <w:divBdr>
            <w:top w:val="none" w:sz="0" w:space="0" w:color="auto"/>
            <w:left w:val="none" w:sz="0" w:space="0" w:color="auto"/>
            <w:bottom w:val="none" w:sz="0" w:space="0" w:color="auto"/>
            <w:right w:val="none" w:sz="0" w:space="0" w:color="auto"/>
          </w:divBdr>
        </w:div>
      </w:divsChild>
    </w:div>
    <w:div w:id="1193112145">
      <w:bodyDiv w:val="1"/>
      <w:marLeft w:val="0"/>
      <w:marRight w:val="0"/>
      <w:marTop w:val="0"/>
      <w:marBottom w:val="0"/>
      <w:divBdr>
        <w:top w:val="none" w:sz="0" w:space="0" w:color="auto"/>
        <w:left w:val="none" w:sz="0" w:space="0" w:color="auto"/>
        <w:bottom w:val="none" w:sz="0" w:space="0" w:color="auto"/>
        <w:right w:val="none" w:sz="0" w:space="0" w:color="auto"/>
      </w:divBdr>
      <w:divsChild>
        <w:div w:id="1385301284">
          <w:marLeft w:val="480"/>
          <w:marRight w:val="0"/>
          <w:marTop w:val="0"/>
          <w:marBottom w:val="0"/>
          <w:divBdr>
            <w:top w:val="none" w:sz="0" w:space="0" w:color="auto"/>
            <w:left w:val="none" w:sz="0" w:space="0" w:color="auto"/>
            <w:bottom w:val="none" w:sz="0" w:space="0" w:color="auto"/>
            <w:right w:val="none" w:sz="0" w:space="0" w:color="auto"/>
          </w:divBdr>
        </w:div>
        <w:div w:id="2101178004">
          <w:marLeft w:val="480"/>
          <w:marRight w:val="0"/>
          <w:marTop w:val="0"/>
          <w:marBottom w:val="0"/>
          <w:divBdr>
            <w:top w:val="none" w:sz="0" w:space="0" w:color="auto"/>
            <w:left w:val="none" w:sz="0" w:space="0" w:color="auto"/>
            <w:bottom w:val="none" w:sz="0" w:space="0" w:color="auto"/>
            <w:right w:val="none" w:sz="0" w:space="0" w:color="auto"/>
          </w:divBdr>
        </w:div>
        <w:div w:id="151527215">
          <w:marLeft w:val="480"/>
          <w:marRight w:val="0"/>
          <w:marTop w:val="0"/>
          <w:marBottom w:val="0"/>
          <w:divBdr>
            <w:top w:val="none" w:sz="0" w:space="0" w:color="auto"/>
            <w:left w:val="none" w:sz="0" w:space="0" w:color="auto"/>
            <w:bottom w:val="none" w:sz="0" w:space="0" w:color="auto"/>
            <w:right w:val="none" w:sz="0" w:space="0" w:color="auto"/>
          </w:divBdr>
        </w:div>
        <w:div w:id="1820225681">
          <w:marLeft w:val="480"/>
          <w:marRight w:val="0"/>
          <w:marTop w:val="0"/>
          <w:marBottom w:val="0"/>
          <w:divBdr>
            <w:top w:val="none" w:sz="0" w:space="0" w:color="auto"/>
            <w:left w:val="none" w:sz="0" w:space="0" w:color="auto"/>
            <w:bottom w:val="none" w:sz="0" w:space="0" w:color="auto"/>
            <w:right w:val="none" w:sz="0" w:space="0" w:color="auto"/>
          </w:divBdr>
        </w:div>
        <w:div w:id="522715677">
          <w:marLeft w:val="480"/>
          <w:marRight w:val="0"/>
          <w:marTop w:val="0"/>
          <w:marBottom w:val="0"/>
          <w:divBdr>
            <w:top w:val="none" w:sz="0" w:space="0" w:color="auto"/>
            <w:left w:val="none" w:sz="0" w:space="0" w:color="auto"/>
            <w:bottom w:val="none" w:sz="0" w:space="0" w:color="auto"/>
            <w:right w:val="none" w:sz="0" w:space="0" w:color="auto"/>
          </w:divBdr>
        </w:div>
        <w:div w:id="205069858">
          <w:marLeft w:val="480"/>
          <w:marRight w:val="0"/>
          <w:marTop w:val="0"/>
          <w:marBottom w:val="0"/>
          <w:divBdr>
            <w:top w:val="none" w:sz="0" w:space="0" w:color="auto"/>
            <w:left w:val="none" w:sz="0" w:space="0" w:color="auto"/>
            <w:bottom w:val="none" w:sz="0" w:space="0" w:color="auto"/>
            <w:right w:val="none" w:sz="0" w:space="0" w:color="auto"/>
          </w:divBdr>
        </w:div>
        <w:div w:id="373115876">
          <w:marLeft w:val="480"/>
          <w:marRight w:val="0"/>
          <w:marTop w:val="0"/>
          <w:marBottom w:val="0"/>
          <w:divBdr>
            <w:top w:val="none" w:sz="0" w:space="0" w:color="auto"/>
            <w:left w:val="none" w:sz="0" w:space="0" w:color="auto"/>
            <w:bottom w:val="none" w:sz="0" w:space="0" w:color="auto"/>
            <w:right w:val="none" w:sz="0" w:space="0" w:color="auto"/>
          </w:divBdr>
        </w:div>
        <w:div w:id="187304314">
          <w:marLeft w:val="480"/>
          <w:marRight w:val="0"/>
          <w:marTop w:val="0"/>
          <w:marBottom w:val="0"/>
          <w:divBdr>
            <w:top w:val="none" w:sz="0" w:space="0" w:color="auto"/>
            <w:left w:val="none" w:sz="0" w:space="0" w:color="auto"/>
            <w:bottom w:val="none" w:sz="0" w:space="0" w:color="auto"/>
            <w:right w:val="none" w:sz="0" w:space="0" w:color="auto"/>
          </w:divBdr>
        </w:div>
        <w:div w:id="503008384">
          <w:marLeft w:val="480"/>
          <w:marRight w:val="0"/>
          <w:marTop w:val="0"/>
          <w:marBottom w:val="0"/>
          <w:divBdr>
            <w:top w:val="none" w:sz="0" w:space="0" w:color="auto"/>
            <w:left w:val="none" w:sz="0" w:space="0" w:color="auto"/>
            <w:bottom w:val="none" w:sz="0" w:space="0" w:color="auto"/>
            <w:right w:val="none" w:sz="0" w:space="0" w:color="auto"/>
          </w:divBdr>
        </w:div>
        <w:div w:id="1209612587">
          <w:marLeft w:val="480"/>
          <w:marRight w:val="0"/>
          <w:marTop w:val="0"/>
          <w:marBottom w:val="0"/>
          <w:divBdr>
            <w:top w:val="none" w:sz="0" w:space="0" w:color="auto"/>
            <w:left w:val="none" w:sz="0" w:space="0" w:color="auto"/>
            <w:bottom w:val="none" w:sz="0" w:space="0" w:color="auto"/>
            <w:right w:val="none" w:sz="0" w:space="0" w:color="auto"/>
          </w:divBdr>
        </w:div>
        <w:div w:id="1881748539">
          <w:marLeft w:val="480"/>
          <w:marRight w:val="0"/>
          <w:marTop w:val="0"/>
          <w:marBottom w:val="0"/>
          <w:divBdr>
            <w:top w:val="none" w:sz="0" w:space="0" w:color="auto"/>
            <w:left w:val="none" w:sz="0" w:space="0" w:color="auto"/>
            <w:bottom w:val="none" w:sz="0" w:space="0" w:color="auto"/>
            <w:right w:val="none" w:sz="0" w:space="0" w:color="auto"/>
          </w:divBdr>
        </w:div>
        <w:div w:id="630554177">
          <w:marLeft w:val="480"/>
          <w:marRight w:val="0"/>
          <w:marTop w:val="0"/>
          <w:marBottom w:val="0"/>
          <w:divBdr>
            <w:top w:val="none" w:sz="0" w:space="0" w:color="auto"/>
            <w:left w:val="none" w:sz="0" w:space="0" w:color="auto"/>
            <w:bottom w:val="none" w:sz="0" w:space="0" w:color="auto"/>
            <w:right w:val="none" w:sz="0" w:space="0" w:color="auto"/>
          </w:divBdr>
        </w:div>
        <w:div w:id="361789573">
          <w:marLeft w:val="480"/>
          <w:marRight w:val="0"/>
          <w:marTop w:val="0"/>
          <w:marBottom w:val="0"/>
          <w:divBdr>
            <w:top w:val="none" w:sz="0" w:space="0" w:color="auto"/>
            <w:left w:val="none" w:sz="0" w:space="0" w:color="auto"/>
            <w:bottom w:val="none" w:sz="0" w:space="0" w:color="auto"/>
            <w:right w:val="none" w:sz="0" w:space="0" w:color="auto"/>
          </w:divBdr>
        </w:div>
        <w:div w:id="1521554569">
          <w:marLeft w:val="480"/>
          <w:marRight w:val="0"/>
          <w:marTop w:val="0"/>
          <w:marBottom w:val="0"/>
          <w:divBdr>
            <w:top w:val="none" w:sz="0" w:space="0" w:color="auto"/>
            <w:left w:val="none" w:sz="0" w:space="0" w:color="auto"/>
            <w:bottom w:val="none" w:sz="0" w:space="0" w:color="auto"/>
            <w:right w:val="none" w:sz="0" w:space="0" w:color="auto"/>
          </w:divBdr>
        </w:div>
        <w:div w:id="1077434353">
          <w:marLeft w:val="480"/>
          <w:marRight w:val="0"/>
          <w:marTop w:val="0"/>
          <w:marBottom w:val="0"/>
          <w:divBdr>
            <w:top w:val="none" w:sz="0" w:space="0" w:color="auto"/>
            <w:left w:val="none" w:sz="0" w:space="0" w:color="auto"/>
            <w:bottom w:val="none" w:sz="0" w:space="0" w:color="auto"/>
            <w:right w:val="none" w:sz="0" w:space="0" w:color="auto"/>
          </w:divBdr>
        </w:div>
        <w:div w:id="880871096">
          <w:marLeft w:val="480"/>
          <w:marRight w:val="0"/>
          <w:marTop w:val="0"/>
          <w:marBottom w:val="0"/>
          <w:divBdr>
            <w:top w:val="none" w:sz="0" w:space="0" w:color="auto"/>
            <w:left w:val="none" w:sz="0" w:space="0" w:color="auto"/>
            <w:bottom w:val="none" w:sz="0" w:space="0" w:color="auto"/>
            <w:right w:val="none" w:sz="0" w:space="0" w:color="auto"/>
          </w:divBdr>
        </w:div>
        <w:div w:id="410347111">
          <w:marLeft w:val="480"/>
          <w:marRight w:val="0"/>
          <w:marTop w:val="0"/>
          <w:marBottom w:val="0"/>
          <w:divBdr>
            <w:top w:val="none" w:sz="0" w:space="0" w:color="auto"/>
            <w:left w:val="none" w:sz="0" w:space="0" w:color="auto"/>
            <w:bottom w:val="none" w:sz="0" w:space="0" w:color="auto"/>
            <w:right w:val="none" w:sz="0" w:space="0" w:color="auto"/>
          </w:divBdr>
        </w:div>
        <w:div w:id="1952013817">
          <w:marLeft w:val="480"/>
          <w:marRight w:val="0"/>
          <w:marTop w:val="0"/>
          <w:marBottom w:val="0"/>
          <w:divBdr>
            <w:top w:val="none" w:sz="0" w:space="0" w:color="auto"/>
            <w:left w:val="none" w:sz="0" w:space="0" w:color="auto"/>
            <w:bottom w:val="none" w:sz="0" w:space="0" w:color="auto"/>
            <w:right w:val="none" w:sz="0" w:space="0" w:color="auto"/>
          </w:divBdr>
        </w:div>
        <w:div w:id="2003730167">
          <w:marLeft w:val="480"/>
          <w:marRight w:val="0"/>
          <w:marTop w:val="0"/>
          <w:marBottom w:val="0"/>
          <w:divBdr>
            <w:top w:val="none" w:sz="0" w:space="0" w:color="auto"/>
            <w:left w:val="none" w:sz="0" w:space="0" w:color="auto"/>
            <w:bottom w:val="none" w:sz="0" w:space="0" w:color="auto"/>
            <w:right w:val="none" w:sz="0" w:space="0" w:color="auto"/>
          </w:divBdr>
        </w:div>
      </w:divsChild>
    </w:div>
    <w:div w:id="1203857407">
      <w:bodyDiv w:val="1"/>
      <w:marLeft w:val="0"/>
      <w:marRight w:val="0"/>
      <w:marTop w:val="0"/>
      <w:marBottom w:val="0"/>
      <w:divBdr>
        <w:top w:val="none" w:sz="0" w:space="0" w:color="auto"/>
        <w:left w:val="none" w:sz="0" w:space="0" w:color="auto"/>
        <w:bottom w:val="none" w:sz="0" w:space="0" w:color="auto"/>
        <w:right w:val="none" w:sz="0" w:space="0" w:color="auto"/>
      </w:divBdr>
    </w:div>
    <w:div w:id="1210189100">
      <w:bodyDiv w:val="1"/>
      <w:marLeft w:val="0"/>
      <w:marRight w:val="0"/>
      <w:marTop w:val="0"/>
      <w:marBottom w:val="0"/>
      <w:divBdr>
        <w:top w:val="none" w:sz="0" w:space="0" w:color="auto"/>
        <w:left w:val="none" w:sz="0" w:space="0" w:color="auto"/>
        <w:bottom w:val="none" w:sz="0" w:space="0" w:color="auto"/>
        <w:right w:val="none" w:sz="0" w:space="0" w:color="auto"/>
      </w:divBdr>
      <w:divsChild>
        <w:div w:id="1890677852">
          <w:marLeft w:val="480"/>
          <w:marRight w:val="0"/>
          <w:marTop w:val="0"/>
          <w:marBottom w:val="0"/>
          <w:divBdr>
            <w:top w:val="none" w:sz="0" w:space="0" w:color="auto"/>
            <w:left w:val="none" w:sz="0" w:space="0" w:color="auto"/>
            <w:bottom w:val="none" w:sz="0" w:space="0" w:color="auto"/>
            <w:right w:val="none" w:sz="0" w:space="0" w:color="auto"/>
          </w:divBdr>
        </w:div>
        <w:div w:id="1093749088">
          <w:marLeft w:val="480"/>
          <w:marRight w:val="0"/>
          <w:marTop w:val="0"/>
          <w:marBottom w:val="0"/>
          <w:divBdr>
            <w:top w:val="none" w:sz="0" w:space="0" w:color="auto"/>
            <w:left w:val="none" w:sz="0" w:space="0" w:color="auto"/>
            <w:bottom w:val="none" w:sz="0" w:space="0" w:color="auto"/>
            <w:right w:val="none" w:sz="0" w:space="0" w:color="auto"/>
          </w:divBdr>
        </w:div>
        <w:div w:id="914780945">
          <w:marLeft w:val="480"/>
          <w:marRight w:val="0"/>
          <w:marTop w:val="0"/>
          <w:marBottom w:val="0"/>
          <w:divBdr>
            <w:top w:val="none" w:sz="0" w:space="0" w:color="auto"/>
            <w:left w:val="none" w:sz="0" w:space="0" w:color="auto"/>
            <w:bottom w:val="none" w:sz="0" w:space="0" w:color="auto"/>
            <w:right w:val="none" w:sz="0" w:space="0" w:color="auto"/>
          </w:divBdr>
        </w:div>
        <w:div w:id="1486818280">
          <w:marLeft w:val="480"/>
          <w:marRight w:val="0"/>
          <w:marTop w:val="0"/>
          <w:marBottom w:val="0"/>
          <w:divBdr>
            <w:top w:val="none" w:sz="0" w:space="0" w:color="auto"/>
            <w:left w:val="none" w:sz="0" w:space="0" w:color="auto"/>
            <w:bottom w:val="none" w:sz="0" w:space="0" w:color="auto"/>
            <w:right w:val="none" w:sz="0" w:space="0" w:color="auto"/>
          </w:divBdr>
        </w:div>
        <w:div w:id="1681542799">
          <w:marLeft w:val="480"/>
          <w:marRight w:val="0"/>
          <w:marTop w:val="0"/>
          <w:marBottom w:val="0"/>
          <w:divBdr>
            <w:top w:val="none" w:sz="0" w:space="0" w:color="auto"/>
            <w:left w:val="none" w:sz="0" w:space="0" w:color="auto"/>
            <w:bottom w:val="none" w:sz="0" w:space="0" w:color="auto"/>
            <w:right w:val="none" w:sz="0" w:space="0" w:color="auto"/>
          </w:divBdr>
        </w:div>
        <w:div w:id="1672635627">
          <w:marLeft w:val="480"/>
          <w:marRight w:val="0"/>
          <w:marTop w:val="0"/>
          <w:marBottom w:val="0"/>
          <w:divBdr>
            <w:top w:val="none" w:sz="0" w:space="0" w:color="auto"/>
            <w:left w:val="none" w:sz="0" w:space="0" w:color="auto"/>
            <w:bottom w:val="none" w:sz="0" w:space="0" w:color="auto"/>
            <w:right w:val="none" w:sz="0" w:space="0" w:color="auto"/>
          </w:divBdr>
        </w:div>
        <w:div w:id="1395469857">
          <w:marLeft w:val="480"/>
          <w:marRight w:val="0"/>
          <w:marTop w:val="0"/>
          <w:marBottom w:val="0"/>
          <w:divBdr>
            <w:top w:val="none" w:sz="0" w:space="0" w:color="auto"/>
            <w:left w:val="none" w:sz="0" w:space="0" w:color="auto"/>
            <w:bottom w:val="none" w:sz="0" w:space="0" w:color="auto"/>
            <w:right w:val="none" w:sz="0" w:space="0" w:color="auto"/>
          </w:divBdr>
        </w:div>
        <w:div w:id="1711034771">
          <w:marLeft w:val="480"/>
          <w:marRight w:val="0"/>
          <w:marTop w:val="0"/>
          <w:marBottom w:val="0"/>
          <w:divBdr>
            <w:top w:val="none" w:sz="0" w:space="0" w:color="auto"/>
            <w:left w:val="none" w:sz="0" w:space="0" w:color="auto"/>
            <w:bottom w:val="none" w:sz="0" w:space="0" w:color="auto"/>
            <w:right w:val="none" w:sz="0" w:space="0" w:color="auto"/>
          </w:divBdr>
        </w:div>
        <w:div w:id="1711488457">
          <w:marLeft w:val="480"/>
          <w:marRight w:val="0"/>
          <w:marTop w:val="0"/>
          <w:marBottom w:val="0"/>
          <w:divBdr>
            <w:top w:val="none" w:sz="0" w:space="0" w:color="auto"/>
            <w:left w:val="none" w:sz="0" w:space="0" w:color="auto"/>
            <w:bottom w:val="none" w:sz="0" w:space="0" w:color="auto"/>
            <w:right w:val="none" w:sz="0" w:space="0" w:color="auto"/>
          </w:divBdr>
        </w:div>
        <w:div w:id="1178620632">
          <w:marLeft w:val="480"/>
          <w:marRight w:val="0"/>
          <w:marTop w:val="0"/>
          <w:marBottom w:val="0"/>
          <w:divBdr>
            <w:top w:val="none" w:sz="0" w:space="0" w:color="auto"/>
            <w:left w:val="none" w:sz="0" w:space="0" w:color="auto"/>
            <w:bottom w:val="none" w:sz="0" w:space="0" w:color="auto"/>
            <w:right w:val="none" w:sz="0" w:space="0" w:color="auto"/>
          </w:divBdr>
        </w:div>
        <w:div w:id="374550719">
          <w:marLeft w:val="480"/>
          <w:marRight w:val="0"/>
          <w:marTop w:val="0"/>
          <w:marBottom w:val="0"/>
          <w:divBdr>
            <w:top w:val="none" w:sz="0" w:space="0" w:color="auto"/>
            <w:left w:val="none" w:sz="0" w:space="0" w:color="auto"/>
            <w:bottom w:val="none" w:sz="0" w:space="0" w:color="auto"/>
            <w:right w:val="none" w:sz="0" w:space="0" w:color="auto"/>
          </w:divBdr>
        </w:div>
        <w:div w:id="1244988565">
          <w:marLeft w:val="480"/>
          <w:marRight w:val="0"/>
          <w:marTop w:val="0"/>
          <w:marBottom w:val="0"/>
          <w:divBdr>
            <w:top w:val="none" w:sz="0" w:space="0" w:color="auto"/>
            <w:left w:val="none" w:sz="0" w:space="0" w:color="auto"/>
            <w:bottom w:val="none" w:sz="0" w:space="0" w:color="auto"/>
            <w:right w:val="none" w:sz="0" w:space="0" w:color="auto"/>
          </w:divBdr>
        </w:div>
        <w:div w:id="1744376400">
          <w:marLeft w:val="480"/>
          <w:marRight w:val="0"/>
          <w:marTop w:val="0"/>
          <w:marBottom w:val="0"/>
          <w:divBdr>
            <w:top w:val="none" w:sz="0" w:space="0" w:color="auto"/>
            <w:left w:val="none" w:sz="0" w:space="0" w:color="auto"/>
            <w:bottom w:val="none" w:sz="0" w:space="0" w:color="auto"/>
            <w:right w:val="none" w:sz="0" w:space="0" w:color="auto"/>
          </w:divBdr>
        </w:div>
        <w:div w:id="1640501828">
          <w:marLeft w:val="480"/>
          <w:marRight w:val="0"/>
          <w:marTop w:val="0"/>
          <w:marBottom w:val="0"/>
          <w:divBdr>
            <w:top w:val="none" w:sz="0" w:space="0" w:color="auto"/>
            <w:left w:val="none" w:sz="0" w:space="0" w:color="auto"/>
            <w:bottom w:val="none" w:sz="0" w:space="0" w:color="auto"/>
            <w:right w:val="none" w:sz="0" w:space="0" w:color="auto"/>
          </w:divBdr>
        </w:div>
        <w:div w:id="1262178729">
          <w:marLeft w:val="480"/>
          <w:marRight w:val="0"/>
          <w:marTop w:val="0"/>
          <w:marBottom w:val="0"/>
          <w:divBdr>
            <w:top w:val="none" w:sz="0" w:space="0" w:color="auto"/>
            <w:left w:val="none" w:sz="0" w:space="0" w:color="auto"/>
            <w:bottom w:val="none" w:sz="0" w:space="0" w:color="auto"/>
            <w:right w:val="none" w:sz="0" w:space="0" w:color="auto"/>
          </w:divBdr>
        </w:div>
      </w:divsChild>
    </w:div>
    <w:div w:id="1213276172">
      <w:bodyDiv w:val="1"/>
      <w:marLeft w:val="0"/>
      <w:marRight w:val="0"/>
      <w:marTop w:val="0"/>
      <w:marBottom w:val="0"/>
      <w:divBdr>
        <w:top w:val="none" w:sz="0" w:space="0" w:color="auto"/>
        <w:left w:val="none" w:sz="0" w:space="0" w:color="auto"/>
        <w:bottom w:val="none" w:sz="0" w:space="0" w:color="auto"/>
        <w:right w:val="none" w:sz="0" w:space="0" w:color="auto"/>
      </w:divBdr>
    </w:div>
    <w:div w:id="1224028222">
      <w:bodyDiv w:val="1"/>
      <w:marLeft w:val="0"/>
      <w:marRight w:val="0"/>
      <w:marTop w:val="0"/>
      <w:marBottom w:val="0"/>
      <w:divBdr>
        <w:top w:val="none" w:sz="0" w:space="0" w:color="auto"/>
        <w:left w:val="none" w:sz="0" w:space="0" w:color="auto"/>
        <w:bottom w:val="none" w:sz="0" w:space="0" w:color="auto"/>
        <w:right w:val="none" w:sz="0" w:space="0" w:color="auto"/>
      </w:divBdr>
    </w:div>
    <w:div w:id="1245068605">
      <w:bodyDiv w:val="1"/>
      <w:marLeft w:val="0"/>
      <w:marRight w:val="0"/>
      <w:marTop w:val="0"/>
      <w:marBottom w:val="0"/>
      <w:divBdr>
        <w:top w:val="none" w:sz="0" w:space="0" w:color="auto"/>
        <w:left w:val="none" w:sz="0" w:space="0" w:color="auto"/>
        <w:bottom w:val="none" w:sz="0" w:space="0" w:color="auto"/>
        <w:right w:val="none" w:sz="0" w:space="0" w:color="auto"/>
      </w:divBdr>
    </w:div>
    <w:div w:id="1245647147">
      <w:bodyDiv w:val="1"/>
      <w:marLeft w:val="0"/>
      <w:marRight w:val="0"/>
      <w:marTop w:val="0"/>
      <w:marBottom w:val="0"/>
      <w:divBdr>
        <w:top w:val="none" w:sz="0" w:space="0" w:color="auto"/>
        <w:left w:val="none" w:sz="0" w:space="0" w:color="auto"/>
        <w:bottom w:val="none" w:sz="0" w:space="0" w:color="auto"/>
        <w:right w:val="none" w:sz="0" w:space="0" w:color="auto"/>
      </w:divBdr>
    </w:div>
    <w:div w:id="1253783562">
      <w:bodyDiv w:val="1"/>
      <w:marLeft w:val="0"/>
      <w:marRight w:val="0"/>
      <w:marTop w:val="0"/>
      <w:marBottom w:val="0"/>
      <w:divBdr>
        <w:top w:val="none" w:sz="0" w:space="0" w:color="auto"/>
        <w:left w:val="none" w:sz="0" w:space="0" w:color="auto"/>
        <w:bottom w:val="none" w:sz="0" w:space="0" w:color="auto"/>
        <w:right w:val="none" w:sz="0" w:space="0" w:color="auto"/>
      </w:divBdr>
    </w:div>
    <w:div w:id="1266690388">
      <w:bodyDiv w:val="1"/>
      <w:marLeft w:val="0"/>
      <w:marRight w:val="0"/>
      <w:marTop w:val="0"/>
      <w:marBottom w:val="0"/>
      <w:divBdr>
        <w:top w:val="none" w:sz="0" w:space="0" w:color="auto"/>
        <w:left w:val="none" w:sz="0" w:space="0" w:color="auto"/>
        <w:bottom w:val="none" w:sz="0" w:space="0" w:color="auto"/>
        <w:right w:val="none" w:sz="0" w:space="0" w:color="auto"/>
      </w:divBdr>
    </w:div>
    <w:div w:id="1273316853">
      <w:bodyDiv w:val="1"/>
      <w:marLeft w:val="0"/>
      <w:marRight w:val="0"/>
      <w:marTop w:val="0"/>
      <w:marBottom w:val="0"/>
      <w:divBdr>
        <w:top w:val="none" w:sz="0" w:space="0" w:color="auto"/>
        <w:left w:val="none" w:sz="0" w:space="0" w:color="auto"/>
        <w:bottom w:val="none" w:sz="0" w:space="0" w:color="auto"/>
        <w:right w:val="none" w:sz="0" w:space="0" w:color="auto"/>
      </w:divBdr>
      <w:divsChild>
        <w:div w:id="53477988">
          <w:marLeft w:val="360"/>
          <w:marRight w:val="0"/>
          <w:marTop w:val="200"/>
          <w:marBottom w:val="0"/>
          <w:divBdr>
            <w:top w:val="none" w:sz="0" w:space="0" w:color="auto"/>
            <w:left w:val="none" w:sz="0" w:space="0" w:color="auto"/>
            <w:bottom w:val="none" w:sz="0" w:space="0" w:color="auto"/>
            <w:right w:val="none" w:sz="0" w:space="0" w:color="auto"/>
          </w:divBdr>
        </w:div>
        <w:div w:id="1468011700">
          <w:marLeft w:val="360"/>
          <w:marRight w:val="0"/>
          <w:marTop w:val="200"/>
          <w:marBottom w:val="0"/>
          <w:divBdr>
            <w:top w:val="none" w:sz="0" w:space="0" w:color="auto"/>
            <w:left w:val="none" w:sz="0" w:space="0" w:color="auto"/>
            <w:bottom w:val="none" w:sz="0" w:space="0" w:color="auto"/>
            <w:right w:val="none" w:sz="0" w:space="0" w:color="auto"/>
          </w:divBdr>
        </w:div>
        <w:div w:id="366180815">
          <w:marLeft w:val="360"/>
          <w:marRight w:val="0"/>
          <w:marTop w:val="200"/>
          <w:marBottom w:val="0"/>
          <w:divBdr>
            <w:top w:val="none" w:sz="0" w:space="0" w:color="auto"/>
            <w:left w:val="none" w:sz="0" w:space="0" w:color="auto"/>
            <w:bottom w:val="none" w:sz="0" w:space="0" w:color="auto"/>
            <w:right w:val="none" w:sz="0" w:space="0" w:color="auto"/>
          </w:divBdr>
        </w:div>
        <w:div w:id="1394237035">
          <w:marLeft w:val="360"/>
          <w:marRight w:val="0"/>
          <w:marTop w:val="200"/>
          <w:marBottom w:val="0"/>
          <w:divBdr>
            <w:top w:val="none" w:sz="0" w:space="0" w:color="auto"/>
            <w:left w:val="none" w:sz="0" w:space="0" w:color="auto"/>
            <w:bottom w:val="none" w:sz="0" w:space="0" w:color="auto"/>
            <w:right w:val="none" w:sz="0" w:space="0" w:color="auto"/>
          </w:divBdr>
        </w:div>
        <w:div w:id="993945672">
          <w:marLeft w:val="360"/>
          <w:marRight w:val="0"/>
          <w:marTop w:val="200"/>
          <w:marBottom w:val="0"/>
          <w:divBdr>
            <w:top w:val="none" w:sz="0" w:space="0" w:color="auto"/>
            <w:left w:val="none" w:sz="0" w:space="0" w:color="auto"/>
            <w:bottom w:val="none" w:sz="0" w:space="0" w:color="auto"/>
            <w:right w:val="none" w:sz="0" w:space="0" w:color="auto"/>
          </w:divBdr>
        </w:div>
        <w:div w:id="1379739152">
          <w:marLeft w:val="360"/>
          <w:marRight w:val="0"/>
          <w:marTop w:val="200"/>
          <w:marBottom w:val="0"/>
          <w:divBdr>
            <w:top w:val="none" w:sz="0" w:space="0" w:color="auto"/>
            <w:left w:val="none" w:sz="0" w:space="0" w:color="auto"/>
            <w:bottom w:val="none" w:sz="0" w:space="0" w:color="auto"/>
            <w:right w:val="none" w:sz="0" w:space="0" w:color="auto"/>
          </w:divBdr>
        </w:div>
        <w:div w:id="1604265529">
          <w:marLeft w:val="360"/>
          <w:marRight w:val="0"/>
          <w:marTop w:val="200"/>
          <w:marBottom w:val="0"/>
          <w:divBdr>
            <w:top w:val="none" w:sz="0" w:space="0" w:color="auto"/>
            <w:left w:val="none" w:sz="0" w:space="0" w:color="auto"/>
            <w:bottom w:val="none" w:sz="0" w:space="0" w:color="auto"/>
            <w:right w:val="none" w:sz="0" w:space="0" w:color="auto"/>
          </w:divBdr>
        </w:div>
        <w:div w:id="2140877859">
          <w:marLeft w:val="360"/>
          <w:marRight w:val="0"/>
          <w:marTop w:val="200"/>
          <w:marBottom w:val="0"/>
          <w:divBdr>
            <w:top w:val="none" w:sz="0" w:space="0" w:color="auto"/>
            <w:left w:val="none" w:sz="0" w:space="0" w:color="auto"/>
            <w:bottom w:val="none" w:sz="0" w:space="0" w:color="auto"/>
            <w:right w:val="none" w:sz="0" w:space="0" w:color="auto"/>
          </w:divBdr>
        </w:div>
      </w:divsChild>
    </w:div>
    <w:div w:id="1313827357">
      <w:bodyDiv w:val="1"/>
      <w:marLeft w:val="0"/>
      <w:marRight w:val="0"/>
      <w:marTop w:val="0"/>
      <w:marBottom w:val="0"/>
      <w:divBdr>
        <w:top w:val="none" w:sz="0" w:space="0" w:color="auto"/>
        <w:left w:val="none" w:sz="0" w:space="0" w:color="auto"/>
        <w:bottom w:val="none" w:sz="0" w:space="0" w:color="auto"/>
        <w:right w:val="none" w:sz="0" w:space="0" w:color="auto"/>
      </w:divBdr>
    </w:div>
    <w:div w:id="1317296399">
      <w:bodyDiv w:val="1"/>
      <w:marLeft w:val="0"/>
      <w:marRight w:val="0"/>
      <w:marTop w:val="0"/>
      <w:marBottom w:val="0"/>
      <w:divBdr>
        <w:top w:val="none" w:sz="0" w:space="0" w:color="auto"/>
        <w:left w:val="none" w:sz="0" w:space="0" w:color="auto"/>
        <w:bottom w:val="none" w:sz="0" w:space="0" w:color="auto"/>
        <w:right w:val="none" w:sz="0" w:space="0" w:color="auto"/>
      </w:divBdr>
    </w:div>
    <w:div w:id="1324699233">
      <w:bodyDiv w:val="1"/>
      <w:marLeft w:val="0"/>
      <w:marRight w:val="0"/>
      <w:marTop w:val="0"/>
      <w:marBottom w:val="0"/>
      <w:divBdr>
        <w:top w:val="none" w:sz="0" w:space="0" w:color="auto"/>
        <w:left w:val="none" w:sz="0" w:space="0" w:color="auto"/>
        <w:bottom w:val="none" w:sz="0" w:space="0" w:color="auto"/>
        <w:right w:val="none" w:sz="0" w:space="0" w:color="auto"/>
      </w:divBdr>
    </w:div>
    <w:div w:id="1327973658">
      <w:bodyDiv w:val="1"/>
      <w:marLeft w:val="0"/>
      <w:marRight w:val="0"/>
      <w:marTop w:val="0"/>
      <w:marBottom w:val="0"/>
      <w:divBdr>
        <w:top w:val="none" w:sz="0" w:space="0" w:color="auto"/>
        <w:left w:val="none" w:sz="0" w:space="0" w:color="auto"/>
        <w:bottom w:val="none" w:sz="0" w:space="0" w:color="auto"/>
        <w:right w:val="none" w:sz="0" w:space="0" w:color="auto"/>
      </w:divBdr>
    </w:div>
    <w:div w:id="1338338762">
      <w:bodyDiv w:val="1"/>
      <w:marLeft w:val="0"/>
      <w:marRight w:val="0"/>
      <w:marTop w:val="0"/>
      <w:marBottom w:val="0"/>
      <w:divBdr>
        <w:top w:val="none" w:sz="0" w:space="0" w:color="auto"/>
        <w:left w:val="none" w:sz="0" w:space="0" w:color="auto"/>
        <w:bottom w:val="none" w:sz="0" w:space="0" w:color="auto"/>
        <w:right w:val="none" w:sz="0" w:space="0" w:color="auto"/>
      </w:divBdr>
    </w:div>
    <w:div w:id="1345785323">
      <w:bodyDiv w:val="1"/>
      <w:marLeft w:val="0"/>
      <w:marRight w:val="0"/>
      <w:marTop w:val="0"/>
      <w:marBottom w:val="0"/>
      <w:divBdr>
        <w:top w:val="none" w:sz="0" w:space="0" w:color="auto"/>
        <w:left w:val="none" w:sz="0" w:space="0" w:color="auto"/>
        <w:bottom w:val="none" w:sz="0" w:space="0" w:color="auto"/>
        <w:right w:val="none" w:sz="0" w:space="0" w:color="auto"/>
      </w:divBdr>
    </w:div>
    <w:div w:id="1365787196">
      <w:bodyDiv w:val="1"/>
      <w:marLeft w:val="0"/>
      <w:marRight w:val="0"/>
      <w:marTop w:val="0"/>
      <w:marBottom w:val="0"/>
      <w:divBdr>
        <w:top w:val="none" w:sz="0" w:space="0" w:color="auto"/>
        <w:left w:val="none" w:sz="0" w:space="0" w:color="auto"/>
        <w:bottom w:val="none" w:sz="0" w:space="0" w:color="auto"/>
        <w:right w:val="none" w:sz="0" w:space="0" w:color="auto"/>
      </w:divBdr>
    </w:div>
    <w:div w:id="1374577830">
      <w:bodyDiv w:val="1"/>
      <w:marLeft w:val="0"/>
      <w:marRight w:val="0"/>
      <w:marTop w:val="0"/>
      <w:marBottom w:val="0"/>
      <w:divBdr>
        <w:top w:val="none" w:sz="0" w:space="0" w:color="auto"/>
        <w:left w:val="none" w:sz="0" w:space="0" w:color="auto"/>
        <w:bottom w:val="none" w:sz="0" w:space="0" w:color="auto"/>
        <w:right w:val="none" w:sz="0" w:space="0" w:color="auto"/>
      </w:divBdr>
    </w:div>
    <w:div w:id="1397972450">
      <w:bodyDiv w:val="1"/>
      <w:marLeft w:val="0"/>
      <w:marRight w:val="0"/>
      <w:marTop w:val="0"/>
      <w:marBottom w:val="0"/>
      <w:divBdr>
        <w:top w:val="none" w:sz="0" w:space="0" w:color="auto"/>
        <w:left w:val="none" w:sz="0" w:space="0" w:color="auto"/>
        <w:bottom w:val="none" w:sz="0" w:space="0" w:color="auto"/>
        <w:right w:val="none" w:sz="0" w:space="0" w:color="auto"/>
      </w:divBdr>
      <w:divsChild>
        <w:div w:id="1804150584">
          <w:marLeft w:val="360"/>
          <w:marRight w:val="0"/>
          <w:marTop w:val="200"/>
          <w:marBottom w:val="0"/>
          <w:divBdr>
            <w:top w:val="none" w:sz="0" w:space="0" w:color="auto"/>
            <w:left w:val="none" w:sz="0" w:space="0" w:color="auto"/>
            <w:bottom w:val="none" w:sz="0" w:space="0" w:color="auto"/>
            <w:right w:val="none" w:sz="0" w:space="0" w:color="auto"/>
          </w:divBdr>
        </w:div>
        <w:div w:id="1517496759">
          <w:marLeft w:val="360"/>
          <w:marRight w:val="0"/>
          <w:marTop w:val="200"/>
          <w:marBottom w:val="0"/>
          <w:divBdr>
            <w:top w:val="none" w:sz="0" w:space="0" w:color="auto"/>
            <w:left w:val="none" w:sz="0" w:space="0" w:color="auto"/>
            <w:bottom w:val="none" w:sz="0" w:space="0" w:color="auto"/>
            <w:right w:val="none" w:sz="0" w:space="0" w:color="auto"/>
          </w:divBdr>
        </w:div>
        <w:div w:id="1892619100">
          <w:marLeft w:val="360"/>
          <w:marRight w:val="0"/>
          <w:marTop w:val="200"/>
          <w:marBottom w:val="0"/>
          <w:divBdr>
            <w:top w:val="none" w:sz="0" w:space="0" w:color="auto"/>
            <w:left w:val="none" w:sz="0" w:space="0" w:color="auto"/>
            <w:bottom w:val="none" w:sz="0" w:space="0" w:color="auto"/>
            <w:right w:val="none" w:sz="0" w:space="0" w:color="auto"/>
          </w:divBdr>
        </w:div>
        <w:div w:id="1958294435">
          <w:marLeft w:val="360"/>
          <w:marRight w:val="0"/>
          <w:marTop w:val="200"/>
          <w:marBottom w:val="0"/>
          <w:divBdr>
            <w:top w:val="none" w:sz="0" w:space="0" w:color="auto"/>
            <w:left w:val="none" w:sz="0" w:space="0" w:color="auto"/>
            <w:bottom w:val="none" w:sz="0" w:space="0" w:color="auto"/>
            <w:right w:val="none" w:sz="0" w:space="0" w:color="auto"/>
          </w:divBdr>
        </w:div>
        <w:div w:id="32464025">
          <w:marLeft w:val="360"/>
          <w:marRight w:val="0"/>
          <w:marTop w:val="200"/>
          <w:marBottom w:val="0"/>
          <w:divBdr>
            <w:top w:val="none" w:sz="0" w:space="0" w:color="auto"/>
            <w:left w:val="none" w:sz="0" w:space="0" w:color="auto"/>
            <w:bottom w:val="none" w:sz="0" w:space="0" w:color="auto"/>
            <w:right w:val="none" w:sz="0" w:space="0" w:color="auto"/>
          </w:divBdr>
        </w:div>
        <w:div w:id="442572563">
          <w:marLeft w:val="360"/>
          <w:marRight w:val="0"/>
          <w:marTop w:val="200"/>
          <w:marBottom w:val="0"/>
          <w:divBdr>
            <w:top w:val="none" w:sz="0" w:space="0" w:color="auto"/>
            <w:left w:val="none" w:sz="0" w:space="0" w:color="auto"/>
            <w:bottom w:val="none" w:sz="0" w:space="0" w:color="auto"/>
            <w:right w:val="none" w:sz="0" w:space="0" w:color="auto"/>
          </w:divBdr>
        </w:div>
        <w:div w:id="648676704">
          <w:marLeft w:val="360"/>
          <w:marRight w:val="0"/>
          <w:marTop w:val="200"/>
          <w:marBottom w:val="0"/>
          <w:divBdr>
            <w:top w:val="none" w:sz="0" w:space="0" w:color="auto"/>
            <w:left w:val="none" w:sz="0" w:space="0" w:color="auto"/>
            <w:bottom w:val="none" w:sz="0" w:space="0" w:color="auto"/>
            <w:right w:val="none" w:sz="0" w:space="0" w:color="auto"/>
          </w:divBdr>
        </w:div>
        <w:div w:id="1581325293">
          <w:marLeft w:val="360"/>
          <w:marRight w:val="0"/>
          <w:marTop w:val="200"/>
          <w:marBottom w:val="0"/>
          <w:divBdr>
            <w:top w:val="none" w:sz="0" w:space="0" w:color="auto"/>
            <w:left w:val="none" w:sz="0" w:space="0" w:color="auto"/>
            <w:bottom w:val="none" w:sz="0" w:space="0" w:color="auto"/>
            <w:right w:val="none" w:sz="0" w:space="0" w:color="auto"/>
          </w:divBdr>
        </w:div>
      </w:divsChild>
    </w:div>
    <w:div w:id="1400636176">
      <w:bodyDiv w:val="1"/>
      <w:marLeft w:val="0"/>
      <w:marRight w:val="0"/>
      <w:marTop w:val="0"/>
      <w:marBottom w:val="0"/>
      <w:divBdr>
        <w:top w:val="none" w:sz="0" w:space="0" w:color="auto"/>
        <w:left w:val="none" w:sz="0" w:space="0" w:color="auto"/>
        <w:bottom w:val="none" w:sz="0" w:space="0" w:color="auto"/>
        <w:right w:val="none" w:sz="0" w:space="0" w:color="auto"/>
      </w:divBdr>
    </w:div>
    <w:div w:id="1417438742">
      <w:bodyDiv w:val="1"/>
      <w:marLeft w:val="0"/>
      <w:marRight w:val="0"/>
      <w:marTop w:val="0"/>
      <w:marBottom w:val="0"/>
      <w:divBdr>
        <w:top w:val="none" w:sz="0" w:space="0" w:color="auto"/>
        <w:left w:val="none" w:sz="0" w:space="0" w:color="auto"/>
        <w:bottom w:val="none" w:sz="0" w:space="0" w:color="auto"/>
        <w:right w:val="none" w:sz="0" w:space="0" w:color="auto"/>
      </w:divBdr>
      <w:divsChild>
        <w:div w:id="133985602">
          <w:marLeft w:val="480"/>
          <w:marRight w:val="0"/>
          <w:marTop w:val="0"/>
          <w:marBottom w:val="0"/>
          <w:divBdr>
            <w:top w:val="none" w:sz="0" w:space="0" w:color="auto"/>
            <w:left w:val="none" w:sz="0" w:space="0" w:color="auto"/>
            <w:bottom w:val="none" w:sz="0" w:space="0" w:color="auto"/>
            <w:right w:val="none" w:sz="0" w:space="0" w:color="auto"/>
          </w:divBdr>
        </w:div>
        <w:div w:id="112946034">
          <w:marLeft w:val="480"/>
          <w:marRight w:val="0"/>
          <w:marTop w:val="0"/>
          <w:marBottom w:val="0"/>
          <w:divBdr>
            <w:top w:val="none" w:sz="0" w:space="0" w:color="auto"/>
            <w:left w:val="none" w:sz="0" w:space="0" w:color="auto"/>
            <w:bottom w:val="none" w:sz="0" w:space="0" w:color="auto"/>
            <w:right w:val="none" w:sz="0" w:space="0" w:color="auto"/>
          </w:divBdr>
        </w:div>
        <w:div w:id="1902401353">
          <w:marLeft w:val="480"/>
          <w:marRight w:val="0"/>
          <w:marTop w:val="0"/>
          <w:marBottom w:val="0"/>
          <w:divBdr>
            <w:top w:val="none" w:sz="0" w:space="0" w:color="auto"/>
            <w:left w:val="none" w:sz="0" w:space="0" w:color="auto"/>
            <w:bottom w:val="none" w:sz="0" w:space="0" w:color="auto"/>
            <w:right w:val="none" w:sz="0" w:space="0" w:color="auto"/>
          </w:divBdr>
        </w:div>
        <w:div w:id="537402288">
          <w:marLeft w:val="480"/>
          <w:marRight w:val="0"/>
          <w:marTop w:val="0"/>
          <w:marBottom w:val="0"/>
          <w:divBdr>
            <w:top w:val="none" w:sz="0" w:space="0" w:color="auto"/>
            <w:left w:val="none" w:sz="0" w:space="0" w:color="auto"/>
            <w:bottom w:val="none" w:sz="0" w:space="0" w:color="auto"/>
            <w:right w:val="none" w:sz="0" w:space="0" w:color="auto"/>
          </w:divBdr>
        </w:div>
        <w:div w:id="307056023">
          <w:marLeft w:val="480"/>
          <w:marRight w:val="0"/>
          <w:marTop w:val="0"/>
          <w:marBottom w:val="0"/>
          <w:divBdr>
            <w:top w:val="none" w:sz="0" w:space="0" w:color="auto"/>
            <w:left w:val="none" w:sz="0" w:space="0" w:color="auto"/>
            <w:bottom w:val="none" w:sz="0" w:space="0" w:color="auto"/>
            <w:right w:val="none" w:sz="0" w:space="0" w:color="auto"/>
          </w:divBdr>
        </w:div>
        <w:div w:id="1245261354">
          <w:marLeft w:val="480"/>
          <w:marRight w:val="0"/>
          <w:marTop w:val="0"/>
          <w:marBottom w:val="0"/>
          <w:divBdr>
            <w:top w:val="none" w:sz="0" w:space="0" w:color="auto"/>
            <w:left w:val="none" w:sz="0" w:space="0" w:color="auto"/>
            <w:bottom w:val="none" w:sz="0" w:space="0" w:color="auto"/>
            <w:right w:val="none" w:sz="0" w:space="0" w:color="auto"/>
          </w:divBdr>
        </w:div>
        <w:div w:id="395132717">
          <w:marLeft w:val="480"/>
          <w:marRight w:val="0"/>
          <w:marTop w:val="0"/>
          <w:marBottom w:val="0"/>
          <w:divBdr>
            <w:top w:val="none" w:sz="0" w:space="0" w:color="auto"/>
            <w:left w:val="none" w:sz="0" w:space="0" w:color="auto"/>
            <w:bottom w:val="none" w:sz="0" w:space="0" w:color="auto"/>
            <w:right w:val="none" w:sz="0" w:space="0" w:color="auto"/>
          </w:divBdr>
        </w:div>
        <w:div w:id="754015912">
          <w:marLeft w:val="480"/>
          <w:marRight w:val="0"/>
          <w:marTop w:val="0"/>
          <w:marBottom w:val="0"/>
          <w:divBdr>
            <w:top w:val="none" w:sz="0" w:space="0" w:color="auto"/>
            <w:left w:val="none" w:sz="0" w:space="0" w:color="auto"/>
            <w:bottom w:val="none" w:sz="0" w:space="0" w:color="auto"/>
            <w:right w:val="none" w:sz="0" w:space="0" w:color="auto"/>
          </w:divBdr>
        </w:div>
        <w:div w:id="1963611194">
          <w:marLeft w:val="480"/>
          <w:marRight w:val="0"/>
          <w:marTop w:val="0"/>
          <w:marBottom w:val="0"/>
          <w:divBdr>
            <w:top w:val="none" w:sz="0" w:space="0" w:color="auto"/>
            <w:left w:val="none" w:sz="0" w:space="0" w:color="auto"/>
            <w:bottom w:val="none" w:sz="0" w:space="0" w:color="auto"/>
            <w:right w:val="none" w:sz="0" w:space="0" w:color="auto"/>
          </w:divBdr>
        </w:div>
        <w:div w:id="1743407457">
          <w:marLeft w:val="480"/>
          <w:marRight w:val="0"/>
          <w:marTop w:val="0"/>
          <w:marBottom w:val="0"/>
          <w:divBdr>
            <w:top w:val="none" w:sz="0" w:space="0" w:color="auto"/>
            <w:left w:val="none" w:sz="0" w:space="0" w:color="auto"/>
            <w:bottom w:val="none" w:sz="0" w:space="0" w:color="auto"/>
            <w:right w:val="none" w:sz="0" w:space="0" w:color="auto"/>
          </w:divBdr>
        </w:div>
        <w:div w:id="961034841">
          <w:marLeft w:val="480"/>
          <w:marRight w:val="0"/>
          <w:marTop w:val="0"/>
          <w:marBottom w:val="0"/>
          <w:divBdr>
            <w:top w:val="none" w:sz="0" w:space="0" w:color="auto"/>
            <w:left w:val="none" w:sz="0" w:space="0" w:color="auto"/>
            <w:bottom w:val="none" w:sz="0" w:space="0" w:color="auto"/>
            <w:right w:val="none" w:sz="0" w:space="0" w:color="auto"/>
          </w:divBdr>
        </w:div>
        <w:div w:id="942415618">
          <w:marLeft w:val="480"/>
          <w:marRight w:val="0"/>
          <w:marTop w:val="0"/>
          <w:marBottom w:val="0"/>
          <w:divBdr>
            <w:top w:val="none" w:sz="0" w:space="0" w:color="auto"/>
            <w:left w:val="none" w:sz="0" w:space="0" w:color="auto"/>
            <w:bottom w:val="none" w:sz="0" w:space="0" w:color="auto"/>
            <w:right w:val="none" w:sz="0" w:space="0" w:color="auto"/>
          </w:divBdr>
        </w:div>
        <w:div w:id="250050933">
          <w:marLeft w:val="480"/>
          <w:marRight w:val="0"/>
          <w:marTop w:val="0"/>
          <w:marBottom w:val="0"/>
          <w:divBdr>
            <w:top w:val="none" w:sz="0" w:space="0" w:color="auto"/>
            <w:left w:val="none" w:sz="0" w:space="0" w:color="auto"/>
            <w:bottom w:val="none" w:sz="0" w:space="0" w:color="auto"/>
            <w:right w:val="none" w:sz="0" w:space="0" w:color="auto"/>
          </w:divBdr>
        </w:div>
      </w:divsChild>
    </w:div>
    <w:div w:id="1420984018">
      <w:bodyDiv w:val="1"/>
      <w:marLeft w:val="0"/>
      <w:marRight w:val="0"/>
      <w:marTop w:val="0"/>
      <w:marBottom w:val="0"/>
      <w:divBdr>
        <w:top w:val="none" w:sz="0" w:space="0" w:color="auto"/>
        <w:left w:val="none" w:sz="0" w:space="0" w:color="auto"/>
        <w:bottom w:val="none" w:sz="0" w:space="0" w:color="auto"/>
        <w:right w:val="none" w:sz="0" w:space="0" w:color="auto"/>
      </w:divBdr>
    </w:div>
    <w:div w:id="1421876977">
      <w:bodyDiv w:val="1"/>
      <w:marLeft w:val="0"/>
      <w:marRight w:val="0"/>
      <w:marTop w:val="0"/>
      <w:marBottom w:val="0"/>
      <w:divBdr>
        <w:top w:val="none" w:sz="0" w:space="0" w:color="auto"/>
        <w:left w:val="none" w:sz="0" w:space="0" w:color="auto"/>
        <w:bottom w:val="none" w:sz="0" w:space="0" w:color="auto"/>
        <w:right w:val="none" w:sz="0" w:space="0" w:color="auto"/>
      </w:divBdr>
    </w:div>
    <w:div w:id="1430736207">
      <w:bodyDiv w:val="1"/>
      <w:marLeft w:val="0"/>
      <w:marRight w:val="0"/>
      <w:marTop w:val="0"/>
      <w:marBottom w:val="0"/>
      <w:divBdr>
        <w:top w:val="none" w:sz="0" w:space="0" w:color="auto"/>
        <w:left w:val="none" w:sz="0" w:space="0" w:color="auto"/>
        <w:bottom w:val="none" w:sz="0" w:space="0" w:color="auto"/>
        <w:right w:val="none" w:sz="0" w:space="0" w:color="auto"/>
      </w:divBdr>
    </w:div>
    <w:div w:id="1441797067">
      <w:bodyDiv w:val="1"/>
      <w:marLeft w:val="0"/>
      <w:marRight w:val="0"/>
      <w:marTop w:val="0"/>
      <w:marBottom w:val="0"/>
      <w:divBdr>
        <w:top w:val="none" w:sz="0" w:space="0" w:color="auto"/>
        <w:left w:val="none" w:sz="0" w:space="0" w:color="auto"/>
        <w:bottom w:val="none" w:sz="0" w:space="0" w:color="auto"/>
        <w:right w:val="none" w:sz="0" w:space="0" w:color="auto"/>
      </w:divBdr>
    </w:div>
    <w:div w:id="1464420066">
      <w:bodyDiv w:val="1"/>
      <w:marLeft w:val="0"/>
      <w:marRight w:val="0"/>
      <w:marTop w:val="0"/>
      <w:marBottom w:val="0"/>
      <w:divBdr>
        <w:top w:val="none" w:sz="0" w:space="0" w:color="auto"/>
        <w:left w:val="none" w:sz="0" w:space="0" w:color="auto"/>
        <w:bottom w:val="none" w:sz="0" w:space="0" w:color="auto"/>
        <w:right w:val="none" w:sz="0" w:space="0" w:color="auto"/>
      </w:divBdr>
    </w:div>
    <w:div w:id="1469514379">
      <w:bodyDiv w:val="1"/>
      <w:marLeft w:val="0"/>
      <w:marRight w:val="0"/>
      <w:marTop w:val="0"/>
      <w:marBottom w:val="0"/>
      <w:divBdr>
        <w:top w:val="none" w:sz="0" w:space="0" w:color="auto"/>
        <w:left w:val="none" w:sz="0" w:space="0" w:color="auto"/>
        <w:bottom w:val="none" w:sz="0" w:space="0" w:color="auto"/>
        <w:right w:val="none" w:sz="0" w:space="0" w:color="auto"/>
      </w:divBdr>
    </w:div>
    <w:div w:id="1490631063">
      <w:bodyDiv w:val="1"/>
      <w:marLeft w:val="0"/>
      <w:marRight w:val="0"/>
      <w:marTop w:val="0"/>
      <w:marBottom w:val="0"/>
      <w:divBdr>
        <w:top w:val="none" w:sz="0" w:space="0" w:color="auto"/>
        <w:left w:val="none" w:sz="0" w:space="0" w:color="auto"/>
        <w:bottom w:val="none" w:sz="0" w:space="0" w:color="auto"/>
        <w:right w:val="none" w:sz="0" w:space="0" w:color="auto"/>
      </w:divBdr>
    </w:div>
    <w:div w:id="1538932668">
      <w:bodyDiv w:val="1"/>
      <w:marLeft w:val="0"/>
      <w:marRight w:val="0"/>
      <w:marTop w:val="0"/>
      <w:marBottom w:val="0"/>
      <w:divBdr>
        <w:top w:val="none" w:sz="0" w:space="0" w:color="auto"/>
        <w:left w:val="none" w:sz="0" w:space="0" w:color="auto"/>
        <w:bottom w:val="none" w:sz="0" w:space="0" w:color="auto"/>
        <w:right w:val="none" w:sz="0" w:space="0" w:color="auto"/>
      </w:divBdr>
    </w:div>
    <w:div w:id="1550872024">
      <w:bodyDiv w:val="1"/>
      <w:marLeft w:val="0"/>
      <w:marRight w:val="0"/>
      <w:marTop w:val="0"/>
      <w:marBottom w:val="0"/>
      <w:divBdr>
        <w:top w:val="none" w:sz="0" w:space="0" w:color="auto"/>
        <w:left w:val="none" w:sz="0" w:space="0" w:color="auto"/>
        <w:bottom w:val="none" w:sz="0" w:space="0" w:color="auto"/>
        <w:right w:val="none" w:sz="0" w:space="0" w:color="auto"/>
      </w:divBdr>
    </w:div>
    <w:div w:id="1565797971">
      <w:bodyDiv w:val="1"/>
      <w:marLeft w:val="0"/>
      <w:marRight w:val="0"/>
      <w:marTop w:val="0"/>
      <w:marBottom w:val="0"/>
      <w:divBdr>
        <w:top w:val="none" w:sz="0" w:space="0" w:color="auto"/>
        <w:left w:val="none" w:sz="0" w:space="0" w:color="auto"/>
        <w:bottom w:val="none" w:sz="0" w:space="0" w:color="auto"/>
        <w:right w:val="none" w:sz="0" w:space="0" w:color="auto"/>
      </w:divBdr>
    </w:div>
    <w:div w:id="1581019140">
      <w:bodyDiv w:val="1"/>
      <w:marLeft w:val="0"/>
      <w:marRight w:val="0"/>
      <w:marTop w:val="0"/>
      <w:marBottom w:val="0"/>
      <w:divBdr>
        <w:top w:val="none" w:sz="0" w:space="0" w:color="auto"/>
        <w:left w:val="none" w:sz="0" w:space="0" w:color="auto"/>
        <w:bottom w:val="none" w:sz="0" w:space="0" w:color="auto"/>
        <w:right w:val="none" w:sz="0" w:space="0" w:color="auto"/>
      </w:divBdr>
    </w:div>
    <w:div w:id="1586720568">
      <w:bodyDiv w:val="1"/>
      <w:marLeft w:val="0"/>
      <w:marRight w:val="0"/>
      <w:marTop w:val="0"/>
      <w:marBottom w:val="0"/>
      <w:divBdr>
        <w:top w:val="none" w:sz="0" w:space="0" w:color="auto"/>
        <w:left w:val="none" w:sz="0" w:space="0" w:color="auto"/>
        <w:bottom w:val="none" w:sz="0" w:space="0" w:color="auto"/>
        <w:right w:val="none" w:sz="0" w:space="0" w:color="auto"/>
      </w:divBdr>
    </w:div>
    <w:div w:id="1591500607">
      <w:bodyDiv w:val="1"/>
      <w:marLeft w:val="0"/>
      <w:marRight w:val="0"/>
      <w:marTop w:val="0"/>
      <w:marBottom w:val="0"/>
      <w:divBdr>
        <w:top w:val="none" w:sz="0" w:space="0" w:color="auto"/>
        <w:left w:val="none" w:sz="0" w:space="0" w:color="auto"/>
        <w:bottom w:val="none" w:sz="0" w:space="0" w:color="auto"/>
        <w:right w:val="none" w:sz="0" w:space="0" w:color="auto"/>
      </w:divBdr>
    </w:div>
    <w:div w:id="1600065989">
      <w:bodyDiv w:val="1"/>
      <w:marLeft w:val="0"/>
      <w:marRight w:val="0"/>
      <w:marTop w:val="0"/>
      <w:marBottom w:val="0"/>
      <w:divBdr>
        <w:top w:val="none" w:sz="0" w:space="0" w:color="auto"/>
        <w:left w:val="none" w:sz="0" w:space="0" w:color="auto"/>
        <w:bottom w:val="none" w:sz="0" w:space="0" w:color="auto"/>
        <w:right w:val="none" w:sz="0" w:space="0" w:color="auto"/>
      </w:divBdr>
    </w:div>
    <w:div w:id="1621716276">
      <w:bodyDiv w:val="1"/>
      <w:marLeft w:val="0"/>
      <w:marRight w:val="0"/>
      <w:marTop w:val="0"/>
      <w:marBottom w:val="0"/>
      <w:divBdr>
        <w:top w:val="none" w:sz="0" w:space="0" w:color="auto"/>
        <w:left w:val="none" w:sz="0" w:space="0" w:color="auto"/>
        <w:bottom w:val="none" w:sz="0" w:space="0" w:color="auto"/>
        <w:right w:val="none" w:sz="0" w:space="0" w:color="auto"/>
      </w:divBdr>
      <w:divsChild>
        <w:div w:id="1031078768">
          <w:marLeft w:val="360"/>
          <w:marRight w:val="0"/>
          <w:marTop w:val="200"/>
          <w:marBottom w:val="0"/>
          <w:divBdr>
            <w:top w:val="none" w:sz="0" w:space="0" w:color="auto"/>
            <w:left w:val="none" w:sz="0" w:space="0" w:color="auto"/>
            <w:bottom w:val="none" w:sz="0" w:space="0" w:color="auto"/>
            <w:right w:val="none" w:sz="0" w:space="0" w:color="auto"/>
          </w:divBdr>
        </w:div>
      </w:divsChild>
    </w:div>
    <w:div w:id="1629553349">
      <w:bodyDiv w:val="1"/>
      <w:marLeft w:val="0"/>
      <w:marRight w:val="0"/>
      <w:marTop w:val="0"/>
      <w:marBottom w:val="0"/>
      <w:divBdr>
        <w:top w:val="none" w:sz="0" w:space="0" w:color="auto"/>
        <w:left w:val="none" w:sz="0" w:space="0" w:color="auto"/>
        <w:bottom w:val="none" w:sz="0" w:space="0" w:color="auto"/>
        <w:right w:val="none" w:sz="0" w:space="0" w:color="auto"/>
      </w:divBdr>
    </w:div>
    <w:div w:id="1637417725">
      <w:bodyDiv w:val="1"/>
      <w:marLeft w:val="0"/>
      <w:marRight w:val="0"/>
      <w:marTop w:val="0"/>
      <w:marBottom w:val="0"/>
      <w:divBdr>
        <w:top w:val="none" w:sz="0" w:space="0" w:color="auto"/>
        <w:left w:val="none" w:sz="0" w:space="0" w:color="auto"/>
        <w:bottom w:val="none" w:sz="0" w:space="0" w:color="auto"/>
        <w:right w:val="none" w:sz="0" w:space="0" w:color="auto"/>
      </w:divBdr>
      <w:divsChild>
        <w:div w:id="290088289">
          <w:marLeft w:val="480"/>
          <w:marRight w:val="0"/>
          <w:marTop w:val="0"/>
          <w:marBottom w:val="0"/>
          <w:divBdr>
            <w:top w:val="none" w:sz="0" w:space="0" w:color="auto"/>
            <w:left w:val="none" w:sz="0" w:space="0" w:color="auto"/>
            <w:bottom w:val="none" w:sz="0" w:space="0" w:color="auto"/>
            <w:right w:val="none" w:sz="0" w:space="0" w:color="auto"/>
          </w:divBdr>
        </w:div>
        <w:div w:id="1853304195">
          <w:marLeft w:val="480"/>
          <w:marRight w:val="0"/>
          <w:marTop w:val="0"/>
          <w:marBottom w:val="0"/>
          <w:divBdr>
            <w:top w:val="none" w:sz="0" w:space="0" w:color="auto"/>
            <w:left w:val="none" w:sz="0" w:space="0" w:color="auto"/>
            <w:bottom w:val="none" w:sz="0" w:space="0" w:color="auto"/>
            <w:right w:val="none" w:sz="0" w:space="0" w:color="auto"/>
          </w:divBdr>
        </w:div>
        <w:div w:id="876164826">
          <w:marLeft w:val="480"/>
          <w:marRight w:val="0"/>
          <w:marTop w:val="0"/>
          <w:marBottom w:val="0"/>
          <w:divBdr>
            <w:top w:val="none" w:sz="0" w:space="0" w:color="auto"/>
            <w:left w:val="none" w:sz="0" w:space="0" w:color="auto"/>
            <w:bottom w:val="none" w:sz="0" w:space="0" w:color="auto"/>
            <w:right w:val="none" w:sz="0" w:space="0" w:color="auto"/>
          </w:divBdr>
        </w:div>
        <w:div w:id="948896265">
          <w:marLeft w:val="480"/>
          <w:marRight w:val="0"/>
          <w:marTop w:val="0"/>
          <w:marBottom w:val="0"/>
          <w:divBdr>
            <w:top w:val="none" w:sz="0" w:space="0" w:color="auto"/>
            <w:left w:val="none" w:sz="0" w:space="0" w:color="auto"/>
            <w:bottom w:val="none" w:sz="0" w:space="0" w:color="auto"/>
            <w:right w:val="none" w:sz="0" w:space="0" w:color="auto"/>
          </w:divBdr>
        </w:div>
        <w:div w:id="1977291068">
          <w:marLeft w:val="480"/>
          <w:marRight w:val="0"/>
          <w:marTop w:val="0"/>
          <w:marBottom w:val="0"/>
          <w:divBdr>
            <w:top w:val="none" w:sz="0" w:space="0" w:color="auto"/>
            <w:left w:val="none" w:sz="0" w:space="0" w:color="auto"/>
            <w:bottom w:val="none" w:sz="0" w:space="0" w:color="auto"/>
            <w:right w:val="none" w:sz="0" w:space="0" w:color="auto"/>
          </w:divBdr>
        </w:div>
        <w:div w:id="1107316060">
          <w:marLeft w:val="480"/>
          <w:marRight w:val="0"/>
          <w:marTop w:val="0"/>
          <w:marBottom w:val="0"/>
          <w:divBdr>
            <w:top w:val="none" w:sz="0" w:space="0" w:color="auto"/>
            <w:left w:val="none" w:sz="0" w:space="0" w:color="auto"/>
            <w:bottom w:val="none" w:sz="0" w:space="0" w:color="auto"/>
            <w:right w:val="none" w:sz="0" w:space="0" w:color="auto"/>
          </w:divBdr>
        </w:div>
        <w:div w:id="454641046">
          <w:marLeft w:val="480"/>
          <w:marRight w:val="0"/>
          <w:marTop w:val="0"/>
          <w:marBottom w:val="0"/>
          <w:divBdr>
            <w:top w:val="none" w:sz="0" w:space="0" w:color="auto"/>
            <w:left w:val="none" w:sz="0" w:space="0" w:color="auto"/>
            <w:bottom w:val="none" w:sz="0" w:space="0" w:color="auto"/>
            <w:right w:val="none" w:sz="0" w:space="0" w:color="auto"/>
          </w:divBdr>
        </w:div>
        <w:div w:id="242228407">
          <w:marLeft w:val="480"/>
          <w:marRight w:val="0"/>
          <w:marTop w:val="0"/>
          <w:marBottom w:val="0"/>
          <w:divBdr>
            <w:top w:val="none" w:sz="0" w:space="0" w:color="auto"/>
            <w:left w:val="none" w:sz="0" w:space="0" w:color="auto"/>
            <w:bottom w:val="none" w:sz="0" w:space="0" w:color="auto"/>
            <w:right w:val="none" w:sz="0" w:space="0" w:color="auto"/>
          </w:divBdr>
        </w:div>
        <w:div w:id="1954166234">
          <w:marLeft w:val="480"/>
          <w:marRight w:val="0"/>
          <w:marTop w:val="0"/>
          <w:marBottom w:val="0"/>
          <w:divBdr>
            <w:top w:val="none" w:sz="0" w:space="0" w:color="auto"/>
            <w:left w:val="none" w:sz="0" w:space="0" w:color="auto"/>
            <w:bottom w:val="none" w:sz="0" w:space="0" w:color="auto"/>
            <w:right w:val="none" w:sz="0" w:space="0" w:color="auto"/>
          </w:divBdr>
        </w:div>
        <w:div w:id="1941447719">
          <w:marLeft w:val="480"/>
          <w:marRight w:val="0"/>
          <w:marTop w:val="0"/>
          <w:marBottom w:val="0"/>
          <w:divBdr>
            <w:top w:val="none" w:sz="0" w:space="0" w:color="auto"/>
            <w:left w:val="none" w:sz="0" w:space="0" w:color="auto"/>
            <w:bottom w:val="none" w:sz="0" w:space="0" w:color="auto"/>
            <w:right w:val="none" w:sz="0" w:space="0" w:color="auto"/>
          </w:divBdr>
        </w:div>
        <w:div w:id="145365089">
          <w:marLeft w:val="480"/>
          <w:marRight w:val="0"/>
          <w:marTop w:val="0"/>
          <w:marBottom w:val="0"/>
          <w:divBdr>
            <w:top w:val="none" w:sz="0" w:space="0" w:color="auto"/>
            <w:left w:val="none" w:sz="0" w:space="0" w:color="auto"/>
            <w:bottom w:val="none" w:sz="0" w:space="0" w:color="auto"/>
            <w:right w:val="none" w:sz="0" w:space="0" w:color="auto"/>
          </w:divBdr>
        </w:div>
        <w:div w:id="655184515">
          <w:marLeft w:val="480"/>
          <w:marRight w:val="0"/>
          <w:marTop w:val="0"/>
          <w:marBottom w:val="0"/>
          <w:divBdr>
            <w:top w:val="none" w:sz="0" w:space="0" w:color="auto"/>
            <w:left w:val="none" w:sz="0" w:space="0" w:color="auto"/>
            <w:bottom w:val="none" w:sz="0" w:space="0" w:color="auto"/>
            <w:right w:val="none" w:sz="0" w:space="0" w:color="auto"/>
          </w:divBdr>
        </w:div>
        <w:div w:id="1117531312">
          <w:marLeft w:val="480"/>
          <w:marRight w:val="0"/>
          <w:marTop w:val="0"/>
          <w:marBottom w:val="0"/>
          <w:divBdr>
            <w:top w:val="none" w:sz="0" w:space="0" w:color="auto"/>
            <w:left w:val="none" w:sz="0" w:space="0" w:color="auto"/>
            <w:bottom w:val="none" w:sz="0" w:space="0" w:color="auto"/>
            <w:right w:val="none" w:sz="0" w:space="0" w:color="auto"/>
          </w:divBdr>
        </w:div>
        <w:div w:id="437062209">
          <w:marLeft w:val="480"/>
          <w:marRight w:val="0"/>
          <w:marTop w:val="0"/>
          <w:marBottom w:val="0"/>
          <w:divBdr>
            <w:top w:val="none" w:sz="0" w:space="0" w:color="auto"/>
            <w:left w:val="none" w:sz="0" w:space="0" w:color="auto"/>
            <w:bottom w:val="none" w:sz="0" w:space="0" w:color="auto"/>
            <w:right w:val="none" w:sz="0" w:space="0" w:color="auto"/>
          </w:divBdr>
        </w:div>
        <w:div w:id="1268581559">
          <w:marLeft w:val="480"/>
          <w:marRight w:val="0"/>
          <w:marTop w:val="0"/>
          <w:marBottom w:val="0"/>
          <w:divBdr>
            <w:top w:val="none" w:sz="0" w:space="0" w:color="auto"/>
            <w:left w:val="none" w:sz="0" w:space="0" w:color="auto"/>
            <w:bottom w:val="none" w:sz="0" w:space="0" w:color="auto"/>
            <w:right w:val="none" w:sz="0" w:space="0" w:color="auto"/>
          </w:divBdr>
        </w:div>
        <w:div w:id="1063866669">
          <w:marLeft w:val="480"/>
          <w:marRight w:val="0"/>
          <w:marTop w:val="0"/>
          <w:marBottom w:val="0"/>
          <w:divBdr>
            <w:top w:val="none" w:sz="0" w:space="0" w:color="auto"/>
            <w:left w:val="none" w:sz="0" w:space="0" w:color="auto"/>
            <w:bottom w:val="none" w:sz="0" w:space="0" w:color="auto"/>
            <w:right w:val="none" w:sz="0" w:space="0" w:color="auto"/>
          </w:divBdr>
        </w:div>
        <w:div w:id="43216933">
          <w:marLeft w:val="480"/>
          <w:marRight w:val="0"/>
          <w:marTop w:val="0"/>
          <w:marBottom w:val="0"/>
          <w:divBdr>
            <w:top w:val="none" w:sz="0" w:space="0" w:color="auto"/>
            <w:left w:val="none" w:sz="0" w:space="0" w:color="auto"/>
            <w:bottom w:val="none" w:sz="0" w:space="0" w:color="auto"/>
            <w:right w:val="none" w:sz="0" w:space="0" w:color="auto"/>
          </w:divBdr>
        </w:div>
      </w:divsChild>
    </w:div>
    <w:div w:id="1641492931">
      <w:bodyDiv w:val="1"/>
      <w:marLeft w:val="0"/>
      <w:marRight w:val="0"/>
      <w:marTop w:val="0"/>
      <w:marBottom w:val="0"/>
      <w:divBdr>
        <w:top w:val="none" w:sz="0" w:space="0" w:color="auto"/>
        <w:left w:val="none" w:sz="0" w:space="0" w:color="auto"/>
        <w:bottom w:val="none" w:sz="0" w:space="0" w:color="auto"/>
        <w:right w:val="none" w:sz="0" w:space="0" w:color="auto"/>
      </w:divBdr>
    </w:div>
    <w:div w:id="1643729954">
      <w:bodyDiv w:val="1"/>
      <w:marLeft w:val="0"/>
      <w:marRight w:val="0"/>
      <w:marTop w:val="0"/>
      <w:marBottom w:val="0"/>
      <w:divBdr>
        <w:top w:val="none" w:sz="0" w:space="0" w:color="auto"/>
        <w:left w:val="none" w:sz="0" w:space="0" w:color="auto"/>
        <w:bottom w:val="none" w:sz="0" w:space="0" w:color="auto"/>
        <w:right w:val="none" w:sz="0" w:space="0" w:color="auto"/>
      </w:divBdr>
    </w:div>
    <w:div w:id="1647510575">
      <w:bodyDiv w:val="1"/>
      <w:marLeft w:val="0"/>
      <w:marRight w:val="0"/>
      <w:marTop w:val="0"/>
      <w:marBottom w:val="0"/>
      <w:divBdr>
        <w:top w:val="none" w:sz="0" w:space="0" w:color="auto"/>
        <w:left w:val="none" w:sz="0" w:space="0" w:color="auto"/>
        <w:bottom w:val="none" w:sz="0" w:space="0" w:color="auto"/>
        <w:right w:val="none" w:sz="0" w:space="0" w:color="auto"/>
      </w:divBdr>
    </w:div>
    <w:div w:id="1660696947">
      <w:bodyDiv w:val="1"/>
      <w:marLeft w:val="0"/>
      <w:marRight w:val="0"/>
      <w:marTop w:val="0"/>
      <w:marBottom w:val="0"/>
      <w:divBdr>
        <w:top w:val="none" w:sz="0" w:space="0" w:color="auto"/>
        <w:left w:val="none" w:sz="0" w:space="0" w:color="auto"/>
        <w:bottom w:val="none" w:sz="0" w:space="0" w:color="auto"/>
        <w:right w:val="none" w:sz="0" w:space="0" w:color="auto"/>
      </w:divBdr>
    </w:div>
    <w:div w:id="1661543632">
      <w:bodyDiv w:val="1"/>
      <w:marLeft w:val="0"/>
      <w:marRight w:val="0"/>
      <w:marTop w:val="0"/>
      <w:marBottom w:val="0"/>
      <w:divBdr>
        <w:top w:val="none" w:sz="0" w:space="0" w:color="auto"/>
        <w:left w:val="none" w:sz="0" w:space="0" w:color="auto"/>
        <w:bottom w:val="none" w:sz="0" w:space="0" w:color="auto"/>
        <w:right w:val="none" w:sz="0" w:space="0" w:color="auto"/>
      </w:divBdr>
      <w:divsChild>
        <w:div w:id="523591784">
          <w:marLeft w:val="480"/>
          <w:marRight w:val="0"/>
          <w:marTop w:val="0"/>
          <w:marBottom w:val="0"/>
          <w:divBdr>
            <w:top w:val="none" w:sz="0" w:space="0" w:color="auto"/>
            <w:left w:val="none" w:sz="0" w:space="0" w:color="auto"/>
            <w:bottom w:val="none" w:sz="0" w:space="0" w:color="auto"/>
            <w:right w:val="none" w:sz="0" w:space="0" w:color="auto"/>
          </w:divBdr>
        </w:div>
        <w:div w:id="567155794">
          <w:marLeft w:val="480"/>
          <w:marRight w:val="0"/>
          <w:marTop w:val="0"/>
          <w:marBottom w:val="0"/>
          <w:divBdr>
            <w:top w:val="none" w:sz="0" w:space="0" w:color="auto"/>
            <w:left w:val="none" w:sz="0" w:space="0" w:color="auto"/>
            <w:bottom w:val="none" w:sz="0" w:space="0" w:color="auto"/>
            <w:right w:val="none" w:sz="0" w:space="0" w:color="auto"/>
          </w:divBdr>
        </w:div>
        <w:div w:id="1621063617">
          <w:marLeft w:val="480"/>
          <w:marRight w:val="0"/>
          <w:marTop w:val="0"/>
          <w:marBottom w:val="0"/>
          <w:divBdr>
            <w:top w:val="none" w:sz="0" w:space="0" w:color="auto"/>
            <w:left w:val="none" w:sz="0" w:space="0" w:color="auto"/>
            <w:bottom w:val="none" w:sz="0" w:space="0" w:color="auto"/>
            <w:right w:val="none" w:sz="0" w:space="0" w:color="auto"/>
          </w:divBdr>
        </w:div>
        <w:div w:id="1966765438">
          <w:marLeft w:val="480"/>
          <w:marRight w:val="0"/>
          <w:marTop w:val="0"/>
          <w:marBottom w:val="0"/>
          <w:divBdr>
            <w:top w:val="none" w:sz="0" w:space="0" w:color="auto"/>
            <w:left w:val="none" w:sz="0" w:space="0" w:color="auto"/>
            <w:bottom w:val="none" w:sz="0" w:space="0" w:color="auto"/>
            <w:right w:val="none" w:sz="0" w:space="0" w:color="auto"/>
          </w:divBdr>
        </w:div>
        <w:div w:id="1522234318">
          <w:marLeft w:val="480"/>
          <w:marRight w:val="0"/>
          <w:marTop w:val="0"/>
          <w:marBottom w:val="0"/>
          <w:divBdr>
            <w:top w:val="none" w:sz="0" w:space="0" w:color="auto"/>
            <w:left w:val="none" w:sz="0" w:space="0" w:color="auto"/>
            <w:bottom w:val="none" w:sz="0" w:space="0" w:color="auto"/>
            <w:right w:val="none" w:sz="0" w:space="0" w:color="auto"/>
          </w:divBdr>
        </w:div>
        <w:div w:id="1593662238">
          <w:marLeft w:val="480"/>
          <w:marRight w:val="0"/>
          <w:marTop w:val="0"/>
          <w:marBottom w:val="0"/>
          <w:divBdr>
            <w:top w:val="none" w:sz="0" w:space="0" w:color="auto"/>
            <w:left w:val="none" w:sz="0" w:space="0" w:color="auto"/>
            <w:bottom w:val="none" w:sz="0" w:space="0" w:color="auto"/>
            <w:right w:val="none" w:sz="0" w:space="0" w:color="auto"/>
          </w:divBdr>
        </w:div>
        <w:div w:id="1386103065">
          <w:marLeft w:val="480"/>
          <w:marRight w:val="0"/>
          <w:marTop w:val="0"/>
          <w:marBottom w:val="0"/>
          <w:divBdr>
            <w:top w:val="none" w:sz="0" w:space="0" w:color="auto"/>
            <w:left w:val="none" w:sz="0" w:space="0" w:color="auto"/>
            <w:bottom w:val="none" w:sz="0" w:space="0" w:color="auto"/>
            <w:right w:val="none" w:sz="0" w:space="0" w:color="auto"/>
          </w:divBdr>
        </w:div>
        <w:div w:id="99958257">
          <w:marLeft w:val="480"/>
          <w:marRight w:val="0"/>
          <w:marTop w:val="0"/>
          <w:marBottom w:val="0"/>
          <w:divBdr>
            <w:top w:val="none" w:sz="0" w:space="0" w:color="auto"/>
            <w:left w:val="none" w:sz="0" w:space="0" w:color="auto"/>
            <w:bottom w:val="none" w:sz="0" w:space="0" w:color="auto"/>
            <w:right w:val="none" w:sz="0" w:space="0" w:color="auto"/>
          </w:divBdr>
        </w:div>
        <w:div w:id="454908783">
          <w:marLeft w:val="480"/>
          <w:marRight w:val="0"/>
          <w:marTop w:val="0"/>
          <w:marBottom w:val="0"/>
          <w:divBdr>
            <w:top w:val="none" w:sz="0" w:space="0" w:color="auto"/>
            <w:left w:val="none" w:sz="0" w:space="0" w:color="auto"/>
            <w:bottom w:val="none" w:sz="0" w:space="0" w:color="auto"/>
            <w:right w:val="none" w:sz="0" w:space="0" w:color="auto"/>
          </w:divBdr>
        </w:div>
        <w:div w:id="1306814889">
          <w:marLeft w:val="480"/>
          <w:marRight w:val="0"/>
          <w:marTop w:val="0"/>
          <w:marBottom w:val="0"/>
          <w:divBdr>
            <w:top w:val="none" w:sz="0" w:space="0" w:color="auto"/>
            <w:left w:val="none" w:sz="0" w:space="0" w:color="auto"/>
            <w:bottom w:val="none" w:sz="0" w:space="0" w:color="auto"/>
            <w:right w:val="none" w:sz="0" w:space="0" w:color="auto"/>
          </w:divBdr>
        </w:div>
        <w:div w:id="87849763">
          <w:marLeft w:val="480"/>
          <w:marRight w:val="0"/>
          <w:marTop w:val="0"/>
          <w:marBottom w:val="0"/>
          <w:divBdr>
            <w:top w:val="none" w:sz="0" w:space="0" w:color="auto"/>
            <w:left w:val="none" w:sz="0" w:space="0" w:color="auto"/>
            <w:bottom w:val="none" w:sz="0" w:space="0" w:color="auto"/>
            <w:right w:val="none" w:sz="0" w:space="0" w:color="auto"/>
          </w:divBdr>
        </w:div>
        <w:div w:id="1708027097">
          <w:marLeft w:val="480"/>
          <w:marRight w:val="0"/>
          <w:marTop w:val="0"/>
          <w:marBottom w:val="0"/>
          <w:divBdr>
            <w:top w:val="none" w:sz="0" w:space="0" w:color="auto"/>
            <w:left w:val="none" w:sz="0" w:space="0" w:color="auto"/>
            <w:bottom w:val="none" w:sz="0" w:space="0" w:color="auto"/>
            <w:right w:val="none" w:sz="0" w:space="0" w:color="auto"/>
          </w:divBdr>
        </w:div>
        <w:div w:id="1613779112">
          <w:marLeft w:val="480"/>
          <w:marRight w:val="0"/>
          <w:marTop w:val="0"/>
          <w:marBottom w:val="0"/>
          <w:divBdr>
            <w:top w:val="none" w:sz="0" w:space="0" w:color="auto"/>
            <w:left w:val="none" w:sz="0" w:space="0" w:color="auto"/>
            <w:bottom w:val="none" w:sz="0" w:space="0" w:color="auto"/>
            <w:right w:val="none" w:sz="0" w:space="0" w:color="auto"/>
          </w:divBdr>
        </w:div>
        <w:div w:id="215898418">
          <w:marLeft w:val="480"/>
          <w:marRight w:val="0"/>
          <w:marTop w:val="0"/>
          <w:marBottom w:val="0"/>
          <w:divBdr>
            <w:top w:val="none" w:sz="0" w:space="0" w:color="auto"/>
            <w:left w:val="none" w:sz="0" w:space="0" w:color="auto"/>
            <w:bottom w:val="none" w:sz="0" w:space="0" w:color="auto"/>
            <w:right w:val="none" w:sz="0" w:space="0" w:color="auto"/>
          </w:divBdr>
        </w:div>
        <w:div w:id="772941694">
          <w:marLeft w:val="480"/>
          <w:marRight w:val="0"/>
          <w:marTop w:val="0"/>
          <w:marBottom w:val="0"/>
          <w:divBdr>
            <w:top w:val="none" w:sz="0" w:space="0" w:color="auto"/>
            <w:left w:val="none" w:sz="0" w:space="0" w:color="auto"/>
            <w:bottom w:val="none" w:sz="0" w:space="0" w:color="auto"/>
            <w:right w:val="none" w:sz="0" w:space="0" w:color="auto"/>
          </w:divBdr>
        </w:div>
        <w:div w:id="1533492791">
          <w:marLeft w:val="480"/>
          <w:marRight w:val="0"/>
          <w:marTop w:val="0"/>
          <w:marBottom w:val="0"/>
          <w:divBdr>
            <w:top w:val="none" w:sz="0" w:space="0" w:color="auto"/>
            <w:left w:val="none" w:sz="0" w:space="0" w:color="auto"/>
            <w:bottom w:val="none" w:sz="0" w:space="0" w:color="auto"/>
            <w:right w:val="none" w:sz="0" w:space="0" w:color="auto"/>
          </w:divBdr>
        </w:div>
        <w:div w:id="1136871491">
          <w:marLeft w:val="480"/>
          <w:marRight w:val="0"/>
          <w:marTop w:val="0"/>
          <w:marBottom w:val="0"/>
          <w:divBdr>
            <w:top w:val="none" w:sz="0" w:space="0" w:color="auto"/>
            <w:left w:val="none" w:sz="0" w:space="0" w:color="auto"/>
            <w:bottom w:val="none" w:sz="0" w:space="0" w:color="auto"/>
            <w:right w:val="none" w:sz="0" w:space="0" w:color="auto"/>
          </w:divBdr>
        </w:div>
      </w:divsChild>
    </w:div>
    <w:div w:id="1674333970">
      <w:bodyDiv w:val="1"/>
      <w:marLeft w:val="0"/>
      <w:marRight w:val="0"/>
      <w:marTop w:val="0"/>
      <w:marBottom w:val="0"/>
      <w:divBdr>
        <w:top w:val="none" w:sz="0" w:space="0" w:color="auto"/>
        <w:left w:val="none" w:sz="0" w:space="0" w:color="auto"/>
        <w:bottom w:val="none" w:sz="0" w:space="0" w:color="auto"/>
        <w:right w:val="none" w:sz="0" w:space="0" w:color="auto"/>
      </w:divBdr>
    </w:div>
    <w:div w:id="1676760638">
      <w:bodyDiv w:val="1"/>
      <w:marLeft w:val="0"/>
      <w:marRight w:val="0"/>
      <w:marTop w:val="0"/>
      <w:marBottom w:val="0"/>
      <w:divBdr>
        <w:top w:val="none" w:sz="0" w:space="0" w:color="auto"/>
        <w:left w:val="none" w:sz="0" w:space="0" w:color="auto"/>
        <w:bottom w:val="none" w:sz="0" w:space="0" w:color="auto"/>
        <w:right w:val="none" w:sz="0" w:space="0" w:color="auto"/>
      </w:divBdr>
      <w:divsChild>
        <w:div w:id="381826574">
          <w:marLeft w:val="480"/>
          <w:marRight w:val="0"/>
          <w:marTop w:val="0"/>
          <w:marBottom w:val="0"/>
          <w:divBdr>
            <w:top w:val="none" w:sz="0" w:space="0" w:color="auto"/>
            <w:left w:val="none" w:sz="0" w:space="0" w:color="auto"/>
            <w:bottom w:val="none" w:sz="0" w:space="0" w:color="auto"/>
            <w:right w:val="none" w:sz="0" w:space="0" w:color="auto"/>
          </w:divBdr>
        </w:div>
        <w:div w:id="116262730">
          <w:marLeft w:val="480"/>
          <w:marRight w:val="0"/>
          <w:marTop w:val="0"/>
          <w:marBottom w:val="0"/>
          <w:divBdr>
            <w:top w:val="none" w:sz="0" w:space="0" w:color="auto"/>
            <w:left w:val="none" w:sz="0" w:space="0" w:color="auto"/>
            <w:bottom w:val="none" w:sz="0" w:space="0" w:color="auto"/>
            <w:right w:val="none" w:sz="0" w:space="0" w:color="auto"/>
          </w:divBdr>
        </w:div>
        <w:div w:id="759445235">
          <w:marLeft w:val="480"/>
          <w:marRight w:val="0"/>
          <w:marTop w:val="0"/>
          <w:marBottom w:val="0"/>
          <w:divBdr>
            <w:top w:val="none" w:sz="0" w:space="0" w:color="auto"/>
            <w:left w:val="none" w:sz="0" w:space="0" w:color="auto"/>
            <w:bottom w:val="none" w:sz="0" w:space="0" w:color="auto"/>
            <w:right w:val="none" w:sz="0" w:space="0" w:color="auto"/>
          </w:divBdr>
        </w:div>
        <w:div w:id="1958943525">
          <w:marLeft w:val="480"/>
          <w:marRight w:val="0"/>
          <w:marTop w:val="0"/>
          <w:marBottom w:val="0"/>
          <w:divBdr>
            <w:top w:val="none" w:sz="0" w:space="0" w:color="auto"/>
            <w:left w:val="none" w:sz="0" w:space="0" w:color="auto"/>
            <w:bottom w:val="none" w:sz="0" w:space="0" w:color="auto"/>
            <w:right w:val="none" w:sz="0" w:space="0" w:color="auto"/>
          </w:divBdr>
        </w:div>
        <w:div w:id="362367770">
          <w:marLeft w:val="480"/>
          <w:marRight w:val="0"/>
          <w:marTop w:val="0"/>
          <w:marBottom w:val="0"/>
          <w:divBdr>
            <w:top w:val="none" w:sz="0" w:space="0" w:color="auto"/>
            <w:left w:val="none" w:sz="0" w:space="0" w:color="auto"/>
            <w:bottom w:val="none" w:sz="0" w:space="0" w:color="auto"/>
            <w:right w:val="none" w:sz="0" w:space="0" w:color="auto"/>
          </w:divBdr>
        </w:div>
        <w:div w:id="852690569">
          <w:marLeft w:val="480"/>
          <w:marRight w:val="0"/>
          <w:marTop w:val="0"/>
          <w:marBottom w:val="0"/>
          <w:divBdr>
            <w:top w:val="none" w:sz="0" w:space="0" w:color="auto"/>
            <w:left w:val="none" w:sz="0" w:space="0" w:color="auto"/>
            <w:bottom w:val="none" w:sz="0" w:space="0" w:color="auto"/>
            <w:right w:val="none" w:sz="0" w:space="0" w:color="auto"/>
          </w:divBdr>
        </w:div>
        <w:div w:id="22753719">
          <w:marLeft w:val="480"/>
          <w:marRight w:val="0"/>
          <w:marTop w:val="0"/>
          <w:marBottom w:val="0"/>
          <w:divBdr>
            <w:top w:val="none" w:sz="0" w:space="0" w:color="auto"/>
            <w:left w:val="none" w:sz="0" w:space="0" w:color="auto"/>
            <w:bottom w:val="none" w:sz="0" w:space="0" w:color="auto"/>
            <w:right w:val="none" w:sz="0" w:space="0" w:color="auto"/>
          </w:divBdr>
        </w:div>
        <w:div w:id="345178601">
          <w:marLeft w:val="480"/>
          <w:marRight w:val="0"/>
          <w:marTop w:val="0"/>
          <w:marBottom w:val="0"/>
          <w:divBdr>
            <w:top w:val="none" w:sz="0" w:space="0" w:color="auto"/>
            <w:left w:val="none" w:sz="0" w:space="0" w:color="auto"/>
            <w:bottom w:val="none" w:sz="0" w:space="0" w:color="auto"/>
            <w:right w:val="none" w:sz="0" w:space="0" w:color="auto"/>
          </w:divBdr>
        </w:div>
        <w:div w:id="223105008">
          <w:marLeft w:val="480"/>
          <w:marRight w:val="0"/>
          <w:marTop w:val="0"/>
          <w:marBottom w:val="0"/>
          <w:divBdr>
            <w:top w:val="none" w:sz="0" w:space="0" w:color="auto"/>
            <w:left w:val="none" w:sz="0" w:space="0" w:color="auto"/>
            <w:bottom w:val="none" w:sz="0" w:space="0" w:color="auto"/>
            <w:right w:val="none" w:sz="0" w:space="0" w:color="auto"/>
          </w:divBdr>
        </w:div>
        <w:div w:id="556815854">
          <w:marLeft w:val="480"/>
          <w:marRight w:val="0"/>
          <w:marTop w:val="0"/>
          <w:marBottom w:val="0"/>
          <w:divBdr>
            <w:top w:val="none" w:sz="0" w:space="0" w:color="auto"/>
            <w:left w:val="none" w:sz="0" w:space="0" w:color="auto"/>
            <w:bottom w:val="none" w:sz="0" w:space="0" w:color="auto"/>
            <w:right w:val="none" w:sz="0" w:space="0" w:color="auto"/>
          </w:divBdr>
        </w:div>
        <w:div w:id="936837218">
          <w:marLeft w:val="480"/>
          <w:marRight w:val="0"/>
          <w:marTop w:val="0"/>
          <w:marBottom w:val="0"/>
          <w:divBdr>
            <w:top w:val="none" w:sz="0" w:space="0" w:color="auto"/>
            <w:left w:val="none" w:sz="0" w:space="0" w:color="auto"/>
            <w:bottom w:val="none" w:sz="0" w:space="0" w:color="auto"/>
            <w:right w:val="none" w:sz="0" w:space="0" w:color="auto"/>
          </w:divBdr>
        </w:div>
        <w:div w:id="1503010206">
          <w:marLeft w:val="480"/>
          <w:marRight w:val="0"/>
          <w:marTop w:val="0"/>
          <w:marBottom w:val="0"/>
          <w:divBdr>
            <w:top w:val="none" w:sz="0" w:space="0" w:color="auto"/>
            <w:left w:val="none" w:sz="0" w:space="0" w:color="auto"/>
            <w:bottom w:val="none" w:sz="0" w:space="0" w:color="auto"/>
            <w:right w:val="none" w:sz="0" w:space="0" w:color="auto"/>
          </w:divBdr>
        </w:div>
        <w:div w:id="1120419747">
          <w:marLeft w:val="480"/>
          <w:marRight w:val="0"/>
          <w:marTop w:val="0"/>
          <w:marBottom w:val="0"/>
          <w:divBdr>
            <w:top w:val="none" w:sz="0" w:space="0" w:color="auto"/>
            <w:left w:val="none" w:sz="0" w:space="0" w:color="auto"/>
            <w:bottom w:val="none" w:sz="0" w:space="0" w:color="auto"/>
            <w:right w:val="none" w:sz="0" w:space="0" w:color="auto"/>
          </w:divBdr>
        </w:div>
        <w:div w:id="1932812601">
          <w:marLeft w:val="480"/>
          <w:marRight w:val="0"/>
          <w:marTop w:val="0"/>
          <w:marBottom w:val="0"/>
          <w:divBdr>
            <w:top w:val="none" w:sz="0" w:space="0" w:color="auto"/>
            <w:left w:val="none" w:sz="0" w:space="0" w:color="auto"/>
            <w:bottom w:val="none" w:sz="0" w:space="0" w:color="auto"/>
            <w:right w:val="none" w:sz="0" w:space="0" w:color="auto"/>
          </w:divBdr>
        </w:div>
        <w:div w:id="1833567769">
          <w:marLeft w:val="480"/>
          <w:marRight w:val="0"/>
          <w:marTop w:val="0"/>
          <w:marBottom w:val="0"/>
          <w:divBdr>
            <w:top w:val="none" w:sz="0" w:space="0" w:color="auto"/>
            <w:left w:val="none" w:sz="0" w:space="0" w:color="auto"/>
            <w:bottom w:val="none" w:sz="0" w:space="0" w:color="auto"/>
            <w:right w:val="none" w:sz="0" w:space="0" w:color="auto"/>
          </w:divBdr>
        </w:div>
      </w:divsChild>
    </w:div>
    <w:div w:id="1677265151">
      <w:bodyDiv w:val="1"/>
      <w:marLeft w:val="0"/>
      <w:marRight w:val="0"/>
      <w:marTop w:val="0"/>
      <w:marBottom w:val="0"/>
      <w:divBdr>
        <w:top w:val="none" w:sz="0" w:space="0" w:color="auto"/>
        <w:left w:val="none" w:sz="0" w:space="0" w:color="auto"/>
        <w:bottom w:val="none" w:sz="0" w:space="0" w:color="auto"/>
        <w:right w:val="none" w:sz="0" w:space="0" w:color="auto"/>
      </w:divBdr>
    </w:div>
    <w:div w:id="1680278798">
      <w:bodyDiv w:val="1"/>
      <w:marLeft w:val="0"/>
      <w:marRight w:val="0"/>
      <w:marTop w:val="0"/>
      <w:marBottom w:val="0"/>
      <w:divBdr>
        <w:top w:val="none" w:sz="0" w:space="0" w:color="auto"/>
        <w:left w:val="none" w:sz="0" w:space="0" w:color="auto"/>
        <w:bottom w:val="none" w:sz="0" w:space="0" w:color="auto"/>
        <w:right w:val="none" w:sz="0" w:space="0" w:color="auto"/>
      </w:divBdr>
    </w:div>
    <w:div w:id="1684084620">
      <w:bodyDiv w:val="1"/>
      <w:marLeft w:val="0"/>
      <w:marRight w:val="0"/>
      <w:marTop w:val="0"/>
      <w:marBottom w:val="0"/>
      <w:divBdr>
        <w:top w:val="none" w:sz="0" w:space="0" w:color="auto"/>
        <w:left w:val="none" w:sz="0" w:space="0" w:color="auto"/>
        <w:bottom w:val="none" w:sz="0" w:space="0" w:color="auto"/>
        <w:right w:val="none" w:sz="0" w:space="0" w:color="auto"/>
      </w:divBdr>
    </w:div>
    <w:div w:id="1688100559">
      <w:bodyDiv w:val="1"/>
      <w:marLeft w:val="0"/>
      <w:marRight w:val="0"/>
      <w:marTop w:val="0"/>
      <w:marBottom w:val="0"/>
      <w:divBdr>
        <w:top w:val="none" w:sz="0" w:space="0" w:color="auto"/>
        <w:left w:val="none" w:sz="0" w:space="0" w:color="auto"/>
        <w:bottom w:val="none" w:sz="0" w:space="0" w:color="auto"/>
        <w:right w:val="none" w:sz="0" w:space="0" w:color="auto"/>
      </w:divBdr>
    </w:div>
    <w:div w:id="1690063779">
      <w:bodyDiv w:val="1"/>
      <w:marLeft w:val="0"/>
      <w:marRight w:val="0"/>
      <w:marTop w:val="0"/>
      <w:marBottom w:val="0"/>
      <w:divBdr>
        <w:top w:val="none" w:sz="0" w:space="0" w:color="auto"/>
        <w:left w:val="none" w:sz="0" w:space="0" w:color="auto"/>
        <w:bottom w:val="none" w:sz="0" w:space="0" w:color="auto"/>
        <w:right w:val="none" w:sz="0" w:space="0" w:color="auto"/>
      </w:divBdr>
    </w:div>
    <w:div w:id="1691443886">
      <w:bodyDiv w:val="1"/>
      <w:marLeft w:val="0"/>
      <w:marRight w:val="0"/>
      <w:marTop w:val="0"/>
      <w:marBottom w:val="0"/>
      <w:divBdr>
        <w:top w:val="none" w:sz="0" w:space="0" w:color="auto"/>
        <w:left w:val="none" w:sz="0" w:space="0" w:color="auto"/>
        <w:bottom w:val="none" w:sz="0" w:space="0" w:color="auto"/>
        <w:right w:val="none" w:sz="0" w:space="0" w:color="auto"/>
      </w:divBdr>
    </w:div>
    <w:div w:id="1712261037">
      <w:bodyDiv w:val="1"/>
      <w:marLeft w:val="0"/>
      <w:marRight w:val="0"/>
      <w:marTop w:val="0"/>
      <w:marBottom w:val="0"/>
      <w:divBdr>
        <w:top w:val="none" w:sz="0" w:space="0" w:color="auto"/>
        <w:left w:val="none" w:sz="0" w:space="0" w:color="auto"/>
        <w:bottom w:val="none" w:sz="0" w:space="0" w:color="auto"/>
        <w:right w:val="none" w:sz="0" w:space="0" w:color="auto"/>
      </w:divBdr>
    </w:div>
    <w:div w:id="1717466559">
      <w:bodyDiv w:val="1"/>
      <w:marLeft w:val="0"/>
      <w:marRight w:val="0"/>
      <w:marTop w:val="0"/>
      <w:marBottom w:val="0"/>
      <w:divBdr>
        <w:top w:val="none" w:sz="0" w:space="0" w:color="auto"/>
        <w:left w:val="none" w:sz="0" w:space="0" w:color="auto"/>
        <w:bottom w:val="none" w:sz="0" w:space="0" w:color="auto"/>
        <w:right w:val="none" w:sz="0" w:space="0" w:color="auto"/>
      </w:divBdr>
    </w:div>
    <w:div w:id="1717508493">
      <w:bodyDiv w:val="1"/>
      <w:marLeft w:val="0"/>
      <w:marRight w:val="0"/>
      <w:marTop w:val="0"/>
      <w:marBottom w:val="0"/>
      <w:divBdr>
        <w:top w:val="none" w:sz="0" w:space="0" w:color="auto"/>
        <w:left w:val="none" w:sz="0" w:space="0" w:color="auto"/>
        <w:bottom w:val="none" w:sz="0" w:space="0" w:color="auto"/>
        <w:right w:val="none" w:sz="0" w:space="0" w:color="auto"/>
      </w:divBdr>
    </w:div>
    <w:div w:id="1717775965">
      <w:bodyDiv w:val="1"/>
      <w:marLeft w:val="0"/>
      <w:marRight w:val="0"/>
      <w:marTop w:val="0"/>
      <w:marBottom w:val="0"/>
      <w:divBdr>
        <w:top w:val="none" w:sz="0" w:space="0" w:color="auto"/>
        <w:left w:val="none" w:sz="0" w:space="0" w:color="auto"/>
        <w:bottom w:val="none" w:sz="0" w:space="0" w:color="auto"/>
        <w:right w:val="none" w:sz="0" w:space="0" w:color="auto"/>
      </w:divBdr>
    </w:div>
    <w:div w:id="1718703953">
      <w:bodyDiv w:val="1"/>
      <w:marLeft w:val="0"/>
      <w:marRight w:val="0"/>
      <w:marTop w:val="0"/>
      <w:marBottom w:val="0"/>
      <w:divBdr>
        <w:top w:val="none" w:sz="0" w:space="0" w:color="auto"/>
        <w:left w:val="none" w:sz="0" w:space="0" w:color="auto"/>
        <w:bottom w:val="none" w:sz="0" w:space="0" w:color="auto"/>
        <w:right w:val="none" w:sz="0" w:space="0" w:color="auto"/>
      </w:divBdr>
    </w:div>
    <w:div w:id="1722705888">
      <w:bodyDiv w:val="1"/>
      <w:marLeft w:val="0"/>
      <w:marRight w:val="0"/>
      <w:marTop w:val="0"/>
      <w:marBottom w:val="0"/>
      <w:divBdr>
        <w:top w:val="none" w:sz="0" w:space="0" w:color="auto"/>
        <w:left w:val="none" w:sz="0" w:space="0" w:color="auto"/>
        <w:bottom w:val="none" w:sz="0" w:space="0" w:color="auto"/>
        <w:right w:val="none" w:sz="0" w:space="0" w:color="auto"/>
      </w:divBdr>
      <w:divsChild>
        <w:div w:id="1683431372">
          <w:marLeft w:val="360"/>
          <w:marRight w:val="0"/>
          <w:marTop w:val="200"/>
          <w:marBottom w:val="0"/>
          <w:divBdr>
            <w:top w:val="none" w:sz="0" w:space="0" w:color="auto"/>
            <w:left w:val="none" w:sz="0" w:space="0" w:color="auto"/>
            <w:bottom w:val="none" w:sz="0" w:space="0" w:color="auto"/>
            <w:right w:val="none" w:sz="0" w:space="0" w:color="auto"/>
          </w:divBdr>
        </w:div>
        <w:div w:id="1782065259">
          <w:marLeft w:val="1080"/>
          <w:marRight w:val="0"/>
          <w:marTop w:val="100"/>
          <w:marBottom w:val="0"/>
          <w:divBdr>
            <w:top w:val="none" w:sz="0" w:space="0" w:color="auto"/>
            <w:left w:val="none" w:sz="0" w:space="0" w:color="auto"/>
            <w:bottom w:val="none" w:sz="0" w:space="0" w:color="auto"/>
            <w:right w:val="none" w:sz="0" w:space="0" w:color="auto"/>
          </w:divBdr>
        </w:div>
        <w:div w:id="1690913190">
          <w:marLeft w:val="1080"/>
          <w:marRight w:val="0"/>
          <w:marTop w:val="100"/>
          <w:marBottom w:val="0"/>
          <w:divBdr>
            <w:top w:val="none" w:sz="0" w:space="0" w:color="auto"/>
            <w:left w:val="none" w:sz="0" w:space="0" w:color="auto"/>
            <w:bottom w:val="none" w:sz="0" w:space="0" w:color="auto"/>
            <w:right w:val="none" w:sz="0" w:space="0" w:color="auto"/>
          </w:divBdr>
        </w:div>
        <w:div w:id="1924071593">
          <w:marLeft w:val="1080"/>
          <w:marRight w:val="0"/>
          <w:marTop w:val="100"/>
          <w:marBottom w:val="0"/>
          <w:divBdr>
            <w:top w:val="none" w:sz="0" w:space="0" w:color="auto"/>
            <w:left w:val="none" w:sz="0" w:space="0" w:color="auto"/>
            <w:bottom w:val="none" w:sz="0" w:space="0" w:color="auto"/>
            <w:right w:val="none" w:sz="0" w:space="0" w:color="auto"/>
          </w:divBdr>
        </w:div>
      </w:divsChild>
    </w:div>
    <w:div w:id="1740444540">
      <w:bodyDiv w:val="1"/>
      <w:marLeft w:val="0"/>
      <w:marRight w:val="0"/>
      <w:marTop w:val="0"/>
      <w:marBottom w:val="0"/>
      <w:divBdr>
        <w:top w:val="none" w:sz="0" w:space="0" w:color="auto"/>
        <w:left w:val="none" w:sz="0" w:space="0" w:color="auto"/>
        <w:bottom w:val="none" w:sz="0" w:space="0" w:color="auto"/>
        <w:right w:val="none" w:sz="0" w:space="0" w:color="auto"/>
      </w:divBdr>
    </w:div>
    <w:div w:id="1754276940">
      <w:bodyDiv w:val="1"/>
      <w:marLeft w:val="0"/>
      <w:marRight w:val="0"/>
      <w:marTop w:val="0"/>
      <w:marBottom w:val="0"/>
      <w:divBdr>
        <w:top w:val="none" w:sz="0" w:space="0" w:color="auto"/>
        <w:left w:val="none" w:sz="0" w:space="0" w:color="auto"/>
        <w:bottom w:val="none" w:sz="0" w:space="0" w:color="auto"/>
        <w:right w:val="none" w:sz="0" w:space="0" w:color="auto"/>
      </w:divBdr>
    </w:div>
    <w:div w:id="1756512357">
      <w:bodyDiv w:val="1"/>
      <w:marLeft w:val="0"/>
      <w:marRight w:val="0"/>
      <w:marTop w:val="0"/>
      <w:marBottom w:val="0"/>
      <w:divBdr>
        <w:top w:val="none" w:sz="0" w:space="0" w:color="auto"/>
        <w:left w:val="none" w:sz="0" w:space="0" w:color="auto"/>
        <w:bottom w:val="none" w:sz="0" w:space="0" w:color="auto"/>
        <w:right w:val="none" w:sz="0" w:space="0" w:color="auto"/>
      </w:divBdr>
    </w:div>
    <w:div w:id="1790468138">
      <w:bodyDiv w:val="1"/>
      <w:marLeft w:val="0"/>
      <w:marRight w:val="0"/>
      <w:marTop w:val="0"/>
      <w:marBottom w:val="0"/>
      <w:divBdr>
        <w:top w:val="none" w:sz="0" w:space="0" w:color="auto"/>
        <w:left w:val="none" w:sz="0" w:space="0" w:color="auto"/>
        <w:bottom w:val="none" w:sz="0" w:space="0" w:color="auto"/>
        <w:right w:val="none" w:sz="0" w:space="0" w:color="auto"/>
      </w:divBdr>
      <w:divsChild>
        <w:div w:id="1973946719">
          <w:marLeft w:val="480"/>
          <w:marRight w:val="0"/>
          <w:marTop w:val="0"/>
          <w:marBottom w:val="0"/>
          <w:divBdr>
            <w:top w:val="none" w:sz="0" w:space="0" w:color="auto"/>
            <w:left w:val="none" w:sz="0" w:space="0" w:color="auto"/>
            <w:bottom w:val="none" w:sz="0" w:space="0" w:color="auto"/>
            <w:right w:val="none" w:sz="0" w:space="0" w:color="auto"/>
          </w:divBdr>
        </w:div>
        <w:div w:id="918945901">
          <w:marLeft w:val="480"/>
          <w:marRight w:val="0"/>
          <w:marTop w:val="0"/>
          <w:marBottom w:val="0"/>
          <w:divBdr>
            <w:top w:val="none" w:sz="0" w:space="0" w:color="auto"/>
            <w:left w:val="none" w:sz="0" w:space="0" w:color="auto"/>
            <w:bottom w:val="none" w:sz="0" w:space="0" w:color="auto"/>
            <w:right w:val="none" w:sz="0" w:space="0" w:color="auto"/>
          </w:divBdr>
        </w:div>
        <w:div w:id="55858029">
          <w:marLeft w:val="480"/>
          <w:marRight w:val="0"/>
          <w:marTop w:val="0"/>
          <w:marBottom w:val="0"/>
          <w:divBdr>
            <w:top w:val="none" w:sz="0" w:space="0" w:color="auto"/>
            <w:left w:val="none" w:sz="0" w:space="0" w:color="auto"/>
            <w:bottom w:val="none" w:sz="0" w:space="0" w:color="auto"/>
            <w:right w:val="none" w:sz="0" w:space="0" w:color="auto"/>
          </w:divBdr>
        </w:div>
        <w:div w:id="1547065689">
          <w:marLeft w:val="480"/>
          <w:marRight w:val="0"/>
          <w:marTop w:val="0"/>
          <w:marBottom w:val="0"/>
          <w:divBdr>
            <w:top w:val="none" w:sz="0" w:space="0" w:color="auto"/>
            <w:left w:val="none" w:sz="0" w:space="0" w:color="auto"/>
            <w:bottom w:val="none" w:sz="0" w:space="0" w:color="auto"/>
            <w:right w:val="none" w:sz="0" w:space="0" w:color="auto"/>
          </w:divBdr>
        </w:div>
        <w:div w:id="328875095">
          <w:marLeft w:val="480"/>
          <w:marRight w:val="0"/>
          <w:marTop w:val="0"/>
          <w:marBottom w:val="0"/>
          <w:divBdr>
            <w:top w:val="none" w:sz="0" w:space="0" w:color="auto"/>
            <w:left w:val="none" w:sz="0" w:space="0" w:color="auto"/>
            <w:bottom w:val="none" w:sz="0" w:space="0" w:color="auto"/>
            <w:right w:val="none" w:sz="0" w:space="0" w:color="auto"/>
          </w:divBdr>
        </w:div>
        <w:div w:id="398210261">
          <w:marLeft w:val="480"/>
          <w:marRight w:val="0"/>
          <w:marTop w:val="0"/>
          <w:marBottom w:val="0"/>
          <w:divBdr>
            <w:top w:val="none" w:sz="0" w:space="0" w:color="auto"/>
            <w:left w:val="none" w:sz="0" w:space="0" w:color="auto"/>
            <w:bottom w:val="none" w:sz="0" w:space="0" w:color="auto"/>
            <w:right w:val="none" w:sz="0" w:space="0" w:color="auto"/>
          </w:divBdr>
        </w:div>
        <w:div w:id="1291088458">
          <w:marLeft w:val="480"/>
          <w:marRight w:val="0"/>
          <w:marTop w:val="0"/>
          <w:marBottom w:val="0"/>
          <w:divBdr>
            <w:top w:val="none" w:sz="0" w:space="0" w:color="auto"/>
            <w:left w:val="none" w:sz="0" w:space="0" w:color="auto"/>
            <w:bottom w:val="none" w:sz="0" w:space="0" w:color="auto"/>
            <w:right w:val="none" w:sz="0" w:space="0" w:color="auto"/>
          </w:divBdr>
        </w:div>
        <w:div w:id="402796146">
          <w:marLeft w:val="480"/>
          <w:marRight w:val="0"/>
          <w:marTop w:val="0"/>
          <w:marBottom w:val="0"/>
          <w:divBdr>
            <w:top w:val="none" w:sz="0" w:space="0" w:color="auto"/>
            <w:left w:val="none" w:sz="0" w:space="0" w:color="auto"/>
            <w:bottom w:val="none" w:sz="0" w:space="0" w:color="auto"/>
            <w:right w:val="none" w:sz="0" w:space="0" w:color="auto"/>
          </w:divBdr>
        </w:div>
        <w:div w:id="1821193880">
          <w:marLeft w:val="480"/>
          <w:marRight w:val="0"/>
          <w:marTop w:val="0"/>
          <w:marBottom w:val="0"/>
          <w:divBdr>
            <w:top w:val="none" w:sz="0" w:space="0" w:color="auto"/>
            <w:left w:val="none" w:sz="0" w:space="0" w:color="auto"/>
            <w:bottom w:val="none" w:sz="0" w:space="0" w:color="auto"/>
            <w:right w:val="none" w:sz="0" w:space="0" w:color="auto"/>
          </w:divBdr>
        </w:div>
        <w:div w:id="1412656244">
          <w:marLeft w:val="480"/>
          <w:marRight w:val="0"/>
          <w:marTop w:val="0"/>
          <w:marBottom w:val="0"/>
          <w:divBdr>
            <w:top w:val="none" w:sz="0" w:space="0" w:color="auto"/>
            <w:left w:val="none" w:sz="0" w:space="0" w:color="auto"/>
            <w:bottom w:val="none" w:sz="0" w:space="0" w:color="auto"/>
            <w:right w:val="none" w:sz="0" w:space="0" w:color="auto"/>
          </w:divBdr>
        </w:div>
        <w:div w:id="111167632">
          <w:marLeft w:val="480"/>
          <w:marRight w:val="0"/>
          <w:marTop w:val="0"/>
          <w:marBottom w:val="0"/>
          <w:divBdr>
            <w:top w:val="none" w:sz="0" w:space="0" w:color="auto"/>
            <w:left w:val="none" w:sz="0" w:space="0" w:color="auto"/>
            <w:bottom w:val="none" w:sz="0" w:space="0" w:color="auto"/>
            <w:right w:val="none" w:sz="0" w:space="0" w:color="auto"/>
          </w:divBdr>
        </w:div>
        <w:div w:id="493960519">
          <w:marLeft w:val="480"/>
          <w:marRight w:val="0"/>
          <w:marTop w:val="0"/>
          <w:marBottom w:val="0"/>
          <w:divBdr>
            <w:top w:val="none" w:sz="0" w:space="0" w:color="auto"/>
            <w:left w:val="none" w:sz="0" w:space="0" w:color="auto"/>
            <w:bottom w:val="none" w:sz="0" w:space="0" w:color="auto"/>
            <w:right w:val="none" w:sz="0" w:space="0" w:color="auto"/>
          </w:divBdr>
        </w:div>
        <w:div w:id="1882940957">
          <w:marLeft w:val="480"/>
          <w:marRight w:val="0"/>
          <w:marTop w:val="0"/>
          <w:marBottom w:val="0"/>
          <w:divBdr>
            <w:top w:val="none" w:sz="0" w:space="0" w:color="auto"/>
            <w:left w:val="none" w:sz="0" w:space="0" w:color="auto"/>
            <w:bottom w:val="none" w:sz="0" w:space="0" w:color="auto"/>
            <w:right w:val="none" w:sz="0" w:space="0" w:color="auto"/>
          </w:divBdr>
        </w:div>
        <w:div w:id="1813792396">
          <w:marLeft w:val="480"/>
          <w:marRight w:val="0"/>
          <w:marTop w:val="0"/>
          <w:marBottom w:val="0"/>
          <w:divBdr>
            <w:top w:val="none" w:sz="0" w:space="0" w:color="auto"/>
            <w:left w:val="none" w:sz="0" w:space="0" w:color="auto"/>
            <w:bottom w:val="none" w:sz="0" w:space="0" w:color="auto"/>
            <w:right w:val="none" w:sz="0" w:space="0" w:color="auto"/>
          </w:divBdr>
        </w:div>
        <w:div w:id="1156068147">
          <w:marLeft w:val="480"/>
          <w:marRight w:val="0"/>
          <w:marTop w:val="0"/>
          <w:marBottom w:val="0"/>
          <w:divBdr>
            <w:top w:val="none" w:sz="0" w:space="0" w:color="auto"/>
            <w:left w:val="none" w:sz="0" w:space="0" w:color="auto"/>
            <w:bottom w:val="none" w:sz="0" w:space="0" w:color="auto"/>
            <w:right w:val="none" w:sz="0" w:space="0" w:color="auto"/>
          </w:divBdr>
        </w:div>
        <w:div w:id="1291790174">
          <w:marLeft w:val="480"/>
          <w:marRight w:val="0"/>
          <w:marTop w:val="0"/>
          <w:marBottom w:val="0"/>
          <w:divBdr>
            <w:top w:val="none" w:sz="0" w:space="0" w:color="auto"/>
            <w:left w:val="none" w:sz="0" w:space="0" w:color="auto"/>
            <w:bottom w:val="none" w:sz="0" w:space="0" w:color="auto"/>
            <w:right w:val="none" w:sz="0" w:space="0" w:color="auto"/>
          </w:divBdr>
        </w:div>
      </w:divsChild>
    </w:div>
    <w:div w:id="1790468400">
      <w:bodyDiv w:val="1"/>
      <w:marLeft w:val="0"/>
      <w:marRight w:val="0"/>
      <w:marTop w:val="0"/>
      <w:marBottom w:val="0"/>
      <w:divBdr>
        <w:top w:val="none" w:sz="0" w:space="0" w:color="auto"/>
        <w:left w:val="none" w:sz="0" w:space="0" w:color="auto"/>
        <w:bottom w:val="none" w:sz="0" w:space="0" w:color="auto"/>
        <w:right w:val="none" w:sz="0" w:space="0" w:color="auto"/>
      </w:divBdr>
    </w:div>
    <w:div w:id="1801610188">
      <w:bodyDiv w:val="1"/>
      <w:marLeft w:val="0"/>
      <w:marRight w:val="0"/>
      <w:marTop w:val="0"/>
      <w:marBottom w:val="0"/>
      <w:divBdr>
        <w:top w:val="none" w:sz="0" w:space="0" w:color="auto"/>
        <w:left w:val="none" w:sz="0" w:space="0" w:color="auto"/>
        <w:bottom w:val="none" w:sz="0" w:space="0" w:color="auto"/>
        <w:right w:val="none" w:sz="0" w:space="0" w:color="auto"/>
      </w:divBdr>
    </w:div>
    <w:div w:id="1810785093">
      <w:bodyDiv w:val="1"/>
      <w:marLeft w:val="0"/>
      <w:marRight w:val="0"/>
      <w:marTop w:val="0"/>
      <w:marBottom w:val="0"/>
      <w:divBdr>
        <w:top w:val="none" w:sz="0" w:space="0" w:color="auto"/>
        <w:left w:val="none" w:sz="0" w:space="0" w:color="auto"/>
        <w:bottom w:val="none" w:sz="0" w:space="0" w:color="auto"/>
        <w:right w:val="none" w:sz="0" w:space="0" w:color="auto"/>
      </w:divBdr>
    </w:div>
    <w:div w:id="1811243064">
      <w:bodyDiv w:val="1"/>
      <w:marLeft w:val="0"/>
      <w:marRight w:val="0"/>
      <w:marTop w:val="0"/>
      <w:marBottom w:val="0"/>
      <w:divBdr>
        <w:top w:val="none" w:sz="0" w:space="0" w:color="auto"/>
        <w:left w:val="none" w:sz="0" w:space="0" w:color="auto"/>
        <w:bottom w:val="none" w:sz="0" w:space="0" w:color="auto"/>
        <w:right w:val="none" w:sz="0" w:space="0" w:color="auto"/>
      </w:divBdr>
    </w:div>
    <w:div w:id="1836409517">
      <w:bodyDiv w:val="1"/>
      <w:marLeft w:val="0"/>
      <w:marRight w:val="0"/>
      <w:marTop w:val="0"/>
      <w:marBottom w:val="0"/>
      <w:divBdr>
        <w:top w:val="none" w:sz="0" w:space="0" w:color="auto"/>
        <w:left w:val="none" w:sz="0" w:space="0" w:color="auto"/>
        <w:bottom w:val="none" w:sz="0" w:space="0" w:color="auto"/>
        <w:right w:val="none" w:sz="0" w:space="0" w:color="auto"/>
      </w:divBdr>
    </w:div>
    <w:div w:id="1853449398">
      <w:bodyDiv w:val="1"/>
      <w:marLeft w:val="0"/>
      <w:marRight w:val="0"/>
      <w:marTop w:val="0"/>
      <w:marBottom w:val="0"/>
      <w:divBdr>
        <w:top w:val="none" w:sz="0" w:space="0" w:color="auto"/>
        <w:left w:val="none" w:sz="0" w:space="0" w:color="auto"/>
        <w:bottom w:val="none" w:sz="0" w:space="0" w:color="auto"/>
        <w:right w:val="none" w:sz="0" w:space="0" w:color="auto"/>
      </w:divBdr>
      <w:divsChild>
        <w:div w:id="712577563">
          <w:marLeft w:val="480"/>
          <w:marRight w:val="0"/>
          <w:marTop w:val="0"/>
          <w:marBottom w:val="0"/>
          <w:divBdr>
            <w:top w:val="none" w:sz="0" w:space="0" w:color="auto"/>
            <w:left w:val="none" w:sz="0" w:space="0" w:color="auto"/>
            <w:bottom w:val="none" w:sz="0" w:space="0" w:color="auto"/>
            <w:right w:val="none" w:sz="0" w:space="0" w:color="auto"/>
          </w:divBdr>
        </w:div>
        <w:div w:id="774208551">
          <w:marLeft w:val="480"/>
          <w:marRight w:val="0"/>
          <w:marTop w:val="0"/>
          <w:marBottom w:val="0"/>
          <w:divBdr>
            <w:top w:val="none" w:sz="0" w:space="0" w:color="auto"/>
            <w:left w:val="none" w:sz="0" w:space="0" w:color="auto"/>
            <w:bottom w:val="none" w:sz="0" w:space="0" w:color="auto"/>
            <w:right w:val="none" w:sz="0" w:space="0" w:color="auto"/>
          </w:divBdr>
        </w:div>
        <w:div w:id="792594696">
          <w:marLeft w:val="480"/>
          <w:marRight w:val="0"/>
          <w:marTop w:val="0"/>
          <w:marBottom w:val="0"/>
          <w:divBdr>
            <w:top w:val="none" w:sz="0" w:space="0" w:color="auto"/>
            <w:left w:val="none" w:sz="0" w:space="0" w:color="auto"/>
            <w:bottom w:val="none" w:sz="0" w:space="0" w:color="auto"/>
            <w:right w:val="none" w:sz="0" w:space="0" w:color="auto"/>
          </w:divBdr>
        </w:div>
        <w:div w:id="176770703">
          <w:marLeft w:val="480"/>
          <w:marRight w:val="0"/>
          <w:marTop w:val="0"/>
          <w:marBottom w:val="0"/>
          <w:divBdr>
            <w:top w:val="none" w:sz="0" w:space="0" w:color="auto"/>
            <w:left w:val="none" w:sz="0" w:space="0" w:color="auto"/>
            <w:bottom w:val="none" w:sz="0" w:space="0" w:color="auto"/>
            <w:right w:val="none" w:sz="0" w:space="0" w:color="auto"/>
          </w:divBdr>
        </w:div>
        <w:div w:id="513344301">
          <w:marLeft w:val="480"/>
          <w:marRight w:val="0"/>
          <w:marTop w:val="0"/>
          <w:marBottom w:val="0"/>
          <w:divBdr>
            <w:top w:val="none" w:sz="0" w:space="0" w:color="auto"/>
            <w:left w:val="none" w:sz="0" w:space="0" w:color="auto"/>
            <w:bottom w:val="none" w:sz="0" w:space="0" w:color="auto"/>
            <w:right w:val="none" w:sz="0" w:space="0" w:color="auto"/>
          </w:divBdr>
        </w:div>
        <w:div w:id="1478184642">
          <w:marLeft w:val="480"/>
          <w:marRight w:val="0"/>
          <w:marTop w:val="0"/>
          <w:marBottom w:val="0"/>
          <w:divBdr>
            <w:top w:val="none" w:sz="0" w:space="0" w:color="auto"/>
            <w:left w:val="none" w:sz="0" w:space="0" w:color="auto"/>
            <w:bottom w:val="none" w:sz="0" w:space="0" w:color="auto"/>
            <w:right w:val="none" w:sz="0" w:space="0" w:color="auto"/>
          </w:divBdr>
        </w:div>
        <w:div w:id="1143700102">
          <w:marLeft w:val="480"/>
          <w:marRight w:val="0"/>
          <w:marTop w:val="0"/>
          <w:marBottom w:val="0"/>
          <w:divBdr>
            <w:top w:val="none" w:sz="0" w:space="0" w:color="auto"/>
            <w:left w:val="none" w:sz="0" w:space="0" w:color="auto"/>
            <w:bottom w:val="none" w:sz="0" w:space="0" w:color="auto"/>
            <w:right w:val="none" w:sz="0" w:space="0" w:color="auto"/>
          </w:divBdr>
        </w:div>
        <w:div w:id="549614608">
          <w:marLeft w:val="480"/>
          <w:marRight w:val="0"/>
          <w:marTop w:val="0"/>
          <w:marBottom w:val="0"/>
          <w:divBdr>
            <w:top w:val="none" w:sz="0" w:space="0" w:color="auto"/>
            <w:left w:val="none" w:sz="0" w:space="0" w:color="auto"/>
            <w:bottom w:val="none" w:sz="0" w:space="0" w:color="auto"/>
            <w:right w:val="none" w:sz="0" w:space="0" w:color="auto"/>
          </w:divBdr>
        </w:div>
        <w:div w:id="1095517964">
          <w:marLeft w:val="480"/>
          <w:marRight w:val="0"/>
          <w:marTop w:val="0"/>
          <w:marBottom w:val="0"/>
          <w:divBdr>
            <w:top w:val="none" w:sz="0" w:space="0" w:color="auto"/>
            <w:left w:val="none" w:sz="0" w:space="0" w:color="auto"/>
            <w:bottom w:val="none" w:sz="0" w:space="0" w:color="auto"/>
            <w:right w:val="none" w:sz="0" w:space="0" w:color="auto"/>
          </w:divBdr>
        </w:div>
        <w:div w:id="1846436791">
          <w:marLeft w:val="480"/>
          <w:marRight w:val="0"/>
          <w:marTop w:val="0"/>
          <w:marBottom w:val="0"/>
          <w:divBdr>
            <w:top w:val="none" w:sz="0" w:space="0" w:color="auto"/>
            <w:left w:val="none" w:sz="0" w:space="0" w:color="auto"/>
            <w:bottom w:val="none" w:sz="0" w:space="0" w:color="auto"/>
            <w:right w:val="none" w:sz="0" w:space="0" w:color="auto"/>
          </w:divBdr>
        </w:div>
        <w:div w:id="1822842666">
          <w:marLeft w:val="480"/>
          <w:marRight w:val="0"/>
          <w:marTop w:val="0"/>
          <w:marBottom w:val="0"/>
          <w:divBdr>
            <w:top w:val="none" w:sz="0" w:space="0" w:color="auto"/>
            <w:left w:val="none" w:sz="0" w:space="0" w:color="auto"/>
            <w:bottom w:val="none" w:sz="0" w:space="0" w:color="auto"/>
            <w:right w:val="none" w:sz="0" w:space="0" w:color="auto"/>
          </w:divBdr>
        </w:div>
        <w:div w:id="1190605557">
          <w:marLeft w:val="480"/>
          <w:marRight w:val="0"/>
          <w:marTop w:val="0"/>
          <w:marBottom w:val="0"/>
          <w:divBdr>
            <w:top w:val="none" w:sz="0" w:space="0" w:color="auto"/>
            <w:left w:val="none" w:sz="0" w:space="0" w:color="auto"/>
            <w:bottom w:val="none" w:sz="0" w:space="0" w:color="auto"/>
            <w:right w:val="none" w:sz="0" w:space="0" w:color="auto"/>
          </w:divBdr>
        </w:div>
        <w:div w:id="1377899936">
          <w:marLeft w:val="480"/>
          <w:marRight w:val="0"/>
          <w:marTop w:val="0"/>
          <w:marBottom w:val="0"/>
          <w:divBdr>
            <w:top w:val="none" w:sz="0" w:space="0" w:color="auto"/>
            <w:left w:val="none" w:sz="0" w:space="0" w:color="auto"/>
            <w:bottom w:val="none" w:sz="0" w:space="0" w:color="auto"/>
            <w:right w:val="none" w:sz="0" w:space="0" w:color="auto"/>
          </w:divBdr>
        </w:div>
        <w:div w:id="95638920">
          <w:marLeft w:val="480"/>
          <w:marRight w:val="0"/>
          <w:marTop w:val="0"/>
          <w:marBottom w:val="0"/>
          <w:divBdr>
            <w:top w:val="none" w:sz="0" w:space="0" w:color="auto"/>
            <w:left w:val="none" w:sz="0" w:space="0" w:color="auto"/>
            <w:bottom w:val="none" w:sz="0" w:space="0" w:color="auto"/>
            <w:right w:val="none" w:sz="0" w:space="0" w:color="auto"/>
          </w:divBdr>
        </w:div>
        <w:div w:id="157772156">
          <w:marLeft w:val="480"/>
          <w:marRight w:val="0"/>
          <w:marTop w:val="0"/>
          <w:marBottom w:val="0"/>
          <w:divBdr>
            <w:top w:val="none" w:sz="0" w:space="0" w:color="auto"/>
            <w:left w:val="none" w:sz="0" w:space="0" w:color="auto"/>
            <w:bottom w:val="none" w:sz="0" w:space="0" w:color="auto"/>
            <w:right w:val="none" w:sz="0" w:space="0" w:color="auto"/>
          </w:divBdr>
        </w:div>
        <w:div w:id="449470158">
          <w:marLeft w:val="480"/>
          <w:marRight w:val="0"/>
          <w:marTop w:val="0"/>
          <w:marBottom w:val="0"/>
          <w:divBdr>
            <w:top w:val="none" w:sz="0" w:space="0" w:color="auto"/>
            <w:left w:val="none" w:sz="0" w:space="0" w:color="auto"/>
            <w:bottom w:val="none" w:sz="0" w:space="0" w:color="auto"/>
            <w:right w:val="none" w:sz="0" w:space="0" w:color="auto"/>
          </w:divBdr>
        </w:div>
        <w:div w:id="212468398">
          <w:marLeft w:val="480"/>
          <w:marRight w:val="0"/>
          <w:marTop w:val="0"/>
          <w:marBottom w:val="0"/>
          <w:divBdr>
            <w:top w:val="none" w:sz="0" w:space="0" w:color="auto"/>
            <w:left w:val="none" w:sz="0" w:space="0" w:color="auto"/>
            <w:bottom w:val="none" w:sz="0" w:space="0" w:color="auto"/>
            <w:right w:val="none" w:sz="0" w:space="0" w:color="auto"/>
          </w:divBdr>
        </w:div>
      </w:divsChild>
    </w:div>
    <w:div w:id="1866357709">
      <w:bodyDiv w:val="1"/>
      <w:marLeft w:val="0"/>
      <w:marRight w:val="0"/>
      <w:marTop w:val="0"/>
      <w:marBottom w:val="0"/>
      <w:divBdr>
        <w:top w:val="none" w:sz="0" w:space="0" w:color="auto"/>
        <w:left w:val="none" w:sz="0" w:space="0" w:color="auto"/>
        <w:bottom w:val="none" w:sz="0" w:space="0" w:color="auto"/>
        <w:right w:val="none" w:sz="0" w:space="0" w:color="auto"/>
      </w:divBdr>
    </w:div>
    <w:div w:id="1871794824">
      <w:bodyDiv w:val="1"/>
      <w:marLeft w:val="0"/>
      <w:marRight w:val="0"/>
      <w:marTop w:val="0"/>
      <w:marBottom w:val="0"/>
      <w:divBdr>
        <w:top w:val="none" w:sz="0" w:space="0" w:color="auto"/>
        <w:left w:val="none" w:sz="0" w:space="0" w:color="auto"/>
        <w:bottom w:val="none" w:sz="0" w:space="0" w:color="auto"/>
        <w:right w:val="none" w:sz="0" w:space="0" w:color="auto"/>
      </w:divBdr>
    </w:div>
    <w:div w:id="1874418379">
      <w:bodyDiv w:val="1"/>
      <w:marLeft w:val="0"/>
      <w:marRight w:val="0"/>
      <w:marTop w:val="0"/>
      <w:marBottom w:val="0"/>
      <w:divBdr>
        <w:top w:val="none" w:sz="0" w:space="0" w:color="auto"/>
        <w:left w:val="none" w:sz="0" w:space="0" w:color="auto"/>
        <w:bottom w:val="none" w:sz="0" w:space="0" w:color="auto"/>
        <w:right w:val="none" w:sz="0" w:space="0" w:color="auto"/>
      </w:divBdr>
    </w:div>
    <w:div w:id="1892955663">
      <w:bodyDiv w:val="1"/>
      <w:marLeft w:val="0"/>
      <w:marRight w:val="0"/>
      <w:marTop w:val="0"/>
      <w:marBottom w:val="0"/>
      <w:divBdr>
        <w:top w:val="none" w:sz="0" w:space="0" w:color="auto"/>
        <w:left w:val="none" w:sz="0" w:space="0" w:color="auto"/>
        <w:bottom w:val="none" w:sz="0" w:space="0" w:color="auto"/>
        <w:right w:val="none" w:sz="0" w:space="0" w:color="auto"/>
      </w:divBdr>
      <w:divsChild>
        <w:div w:id="680477002">
          <w:marLeft w:val="480"/>
          <w:marRight w:val="0"/>
          <w:marTop w:val="0"/>
          <w:marBottom w:val="0"/>
          <w:divBdr>
            <w:top w:val="none" w:sz="0" w:space="0" w:color="auto"/>
            <w:left w:val="none" w:sz="0" w:space="0" w:color="auto"/>
            <w:bottom w:val="none" w:sz="0" w:space="0" w:color="auto"/>
            <w:right w:val="none" w:sz="0" w:space="0" w:color="auto"/>
          </w:divBdr>
        </w:div>
        <w:div w:id="2077245158">
          <w:marLeft w:val="480"/>
          <w:marRight w:val="0"/>
          <w:marTop w:val="0"/>
          <w:marBottom w:val="0"/>
          <w:divBdr>
            <w:top w:val="none" w:sz="0" w:space="0" w:color="auto"/>
            <w:left w:val="none" w:sz="0" w:space="0" w:color="auto"/>
            <w:bottom w:val="none" w:sz="0" w:space="0" w:color="auto"/>
            <w:right w:val="none" w:sz="0" w:space="0" w:color="auto"/>
          </w:divBdr>
        </w:div>
        <w:div w:id="1983003138">
          <w:marLeft w:val="480"/>
          <w:marRight w:val="0"/>
          <w:marTop w:val="0"/>
          <w:marBottom w:val="0"/>
          <w:divBdr>
            <w:top w:val="none" w:sz="0" w:space="0" w:color="auto"/>
            <w:left w:val="none" w:sz="0" w:space="0" w:color="auto"/>
            <w:bottom w:val="none" w:sz="0" w:space="0" w:color="auto"/>
            <w:right w:val="none" w:sz="0" w:space="0" w:color="auto"/>
          </w:divBdr>
        </w:div>
        <w:div w:id="1494181006">
          <w:marLeft w:val="480"/>
          <w:marRight w:val="0"/>
          <w:marTop w:val="0"/>
          <w:marBottom w:val="0"/>
          <w:divBdr>
            <w:top w:val="none" w:sz="0" w:space="0" w:color="auto"/>
            <w:left w:val="none" w:sz="0" w:space="0" w:color="auto"/>
            <w:bottom w:val="none" w:sz="0" w:space="0" w:color="auto"/>
            <w:right w:val="none" w:sz="0" w:space="0" w:color="auto"/>
          </w:divBdr>
        </w:div>
        <w:div w:id="1473257337">
          <w:marLeft w:val="480"/>
          <w:marRight w:val="0"/>
          <w:marTop w:val="0"/>
          <w:marBottom w:val="0"/>
          <w:divBdr>
            <w:top w:val="none" w:sz="0" w:space="0" w:color="auto"/>
            <w:left w:val="none" w:sz="0" w:space="0" w:color="auto"/>
            <w:bottom w:val="none" w:sz="0" w:space="0" w:color="auto"/>
            <w:right w:val="none" w:sz="0" w:space="0" w:color="auto"/>
          </w:divBdr>
        </w:div>
        <w:div w:id="1334646338">
          <w:marLeft w:val="480"/>
          <w:marRight w:val="0"/>
          <w:marTop w:val="0"/>
          <w:marBottom w:val="0"/>
          <w:divBdr>
            <w:top w:val="none" w:sz="0" w:space="0" w:color="auto"/>
            <w:left w:val="none" w:sz="0" w:space="0" w:color="auto"/>
            <w:bottom w:val="none" w:sz="0" w:space="0" w:color="auto"/>
            <w:right w:val="none" w:sz="0" w:space="0" w:color="auto"/>
          </w:divBdr>
        </w:div>
        <w:div w:id="1958563881">
          <w:marLeft w:val="480"/>
          <w:marRight w:val="0"/>
          <w:marTop w:val="0"/>
          <w:marBottom w:val="0"/>
          <w:divBdr>
            <w:top w:val="none" w:sz="0" w:space="0" w:color="auto"/>
            <w:left w:val="none" w:sz="0" w:space="0" w:color="auto"/>
            <w:bottom w:val="none" w:sz="0" w:space="0" w:color="auto"/>
            <w:right w:val="none" w:sz="0" w:space="0" w:color="auto"/>
          </w:divBdr>
        </w:div>
        <w:div w:id="125589438">
          <w:marLeft w:val="480"/>
          <w:marRight w:val="0"/>
          <w:marTop w:val="0"/>
          <w:marBottom w:val="0"/>
          <w:divBdr>
            <w:top w:val="none" w:sz="0" w:space="0" w:color="auto"/>
            <w:left w:val="none" w:sz="0" w:space="0" w:color="auto"/>
            <w:bottom w:val="none" w:sz="0" w:space="0" w:color="auto"/>
            <w:right w:val="none" w:sz="0" w:space="0" w:color="auto"/>
          </w:divBdr>
        </w:div>
        <w:div w:id="550724706">
          <w:marLeft w:val="480"/>
          <w:marRight w:val="0"/>
          <w:marTop w:val="0"/>
          <w:marBottom w:val="0"/>
          <w:divBdr>
            <w:top w:val="none" w:sz="0" w:space="0" w:color="auto"/>
            <w:left w:val="none" w:sz="0" w:space="0" w:color="auto"/>
            <w:bottom w:val="none" w:sz="0" w:space="0" w:color="auto"/>
            <w:right w:val="none" w:sz="0" w:space="0" w:color="auto"/>
          </w:divBdr>
        </w:div>
        <w:div w:id="1473136313">
          <w:marLeft w:val="480"/>
          <w:marRight w:val="0"/>
          <w:marTop w:val="0"/>
          <w:marBottom w:val="0"/>
          <w:divBdr>
            <w:top w:val="none" w:sz="0" w:space="0" w:color="auto"/>
            <w:left w:val="none" w:sz="0" w:space="0" w:color="auto"/>
            <w:bottom w:val="none" w:sz="0" w:space="0" w:color="auto"/>
            <w:right w:val="none" w:sz="0" w:space="0" w:color="auto"/>
          </w:divBdr>
        </w:div>
        <w:div w:id="170070513">
          <w:marLeft w:val="480"/>
          <w:marRight w:val="0"/>
          <w:marTop w:val="0"/>
          <w:marBottom w:val="0"/>
          <w:divBdr>
            <w:top w:val="none" w:sz="0" w:space="0" w:color="auto"/>
            <w:left w:val="none" w:sz="0" w:space="0" w:color="auto"/>
            <w:bottom w:val="none" w:sz="0" w:space="0" w:color="auto"/>
            <w:right w:val="none" w:sz="0" w:space="0" w:color="auto"/>
          </w:divBdr>
        </w:div>
        <w:div w:id="1674987904">
          <w:marLeft w:val="480"/>
          <w:marRight w:val="0"/>
          <w:marTop w:val="0"/>
          <w:marBottom w:val="0"/>
          <w:divBdr>
            <w:top w:val="none" w:sz="0" w:space="0" w:color="auto"/>
            <w:left w:val="none" w:sz="0" w:space="0" w:color="auto"/>
            <w:bottom w:val="none" w:sz="0" w:space="0" w:color="auto"/>
            <w:right w:val="none" w:sz="0" w:space="0" w:color="auto"/>
          </w:divBdr>
        </w:div>
        <w:div w:id="1376930584">
          <w:marLeft w:val="480"/>
          <w:marRight w:val="0"/>
          <w:marTop w:val="0"/>
          <w:marBottom w:val="0"/>
          <w:divBdr>
            <w:top w:val="none" w:sz="0" w:space="0" w:color="auto"/>
            <w:left w:val="none" w:sz="0" w:space="0" w:color="auto"/>
            <w:bottom w:val="none" w:sz="0" w:space="0" w:color="auto"/>
            <w:right w:val="none" w:sz="0" w:space="0" w:color="auto"/>
          </w:divBdr>
        </w:div>
        <w:div w:id="228077402">
          <w:marLeft w:val="480"/>
          <w:marRight w:val="0"/>
          <w:marTop w:val="0"/>
          <w:marBottom w:val="0"/>
          <w:divBdr>
            <w:top w:val="none" w:sz="0" w:space="0" w:color="auto"/>
            <w:left w:val="none" w:sz="0" w:space="0" w:color="auto"/>
            <w:bottom w:val="none" w:sz="0" w:space="0" w:color="auto"/>
            <w:right w:val="none" w:sz="0" w:space="0" w:color="auto"/>
          </w:divBdr>
        </w:div>
        <w:div w:id="1831021304">
          <w:marLeft w:val="480"/>
          <w:marRight w:val="0"/>
          <w:marTop w:val="0"/>
          <w:marBottom w:val="0"/>
          <w:divBdr>
            <w:top w:val="none" w:sz="0" w:space="0" w:color="auto"/>
            <w:left w:val="none" w:sz="0" w:space="0" w:color="auto"/>
            <w:bottom w:val="none" w:sz="0" w:space="0" w:color="auto"/>
            <w:right w:val="none" w:sz="0" w:space="0" w:color="auto"/>
          </w:divBdr>
        </w:div>
        <w:div w:id="2079669104">
          <w:marLeft w:val="480"/>
          <w:marRight w:val="0"/>
          <w:marTop w:val="0"/>
          <w:marBottom w:val="0"/>
          <w:divBdr>
            <w:top w:val="none" w:sz="0" w:space="0" w:color="auto"/>
            <w:left w:val="none" w:sz="0" w:space="0" w:color="auto"/>
            <w:bottom w:val="none" w:sz="0" w:space="0" w:color="auto"/>
            <w:right w:val="none" w:sz="0" w:space="0" w:color="auto"/>
          </w:divBdr>
        </w:div>
        <w:div w:id="641083555">
          <w:marLeft w:val="480"/>
          <w:marRight w:val="0"/>
          <w:marTop w:val="0"/>
          <w:marBottom w:val="0"/>
          <w:divBdr>
            <w:top w:val="none" w:sz="0" w:space="0" w:color="auto"/>
            <w:left w:val="none" w:sz="0" w:space="0" w:color="auto"/>
            <w:bottom w:val="none" w:sz="0" w:space="0" w:color="auto"/>
            <w:right w:val="none" w:sz="0" w:space="0" w:color="auto"/>
          </w:divBdr>
        </w:div>
        <w:div w:id="31003846">
          <w:marLeft w:val="480"/>
          <w:marRight w:val="0"/>
          <w:marTop w:val="0"/>
          <w:marBottom w:val="0"/>
          <w:divBdr>
            <w:top w:val="none" w:sz="0" w:space="0" w:color="auto"/>
            <w:left w:val="none" w:sz="0" w:space="0" w:color="auto"/>
            <w:bottom w:val="none" w:sz="0" w:space="0" w:color="auto"/>
            <w:right w:val="none" w:sz="0" w:space="0" w:color="auto"/>
          </w:divBdr>
        </w:div>
      </w:divsChild>
    </w:div>
    <w:div w:id="1902059329">
      <w:bodyDiv w:val="1"/>
      <w:marLeft w:val="0"/>
      <w:marRight w:val="0"/>
      <w:marTop w:val="0"/>
      <w:marBottom w:val="0"/>
      <w:divBdr>
        <w:top w:val="none" w:sz="0" w:space="0" w:color="auto"/>
        <w:left w:val="none" w:sz="0" w:space="0" w:color="auto"/>
        <w:bottom w:val="none" w:sz="0" w:space="0" w:color="auto"/>
        <w:right w:val="none" w:sz="0" w:space="0" w:color="auto"/>
      </w:divBdr>
      <w:divsChild>
        <w:div w:id="680662353">
          <w:marLeft w:val="480"/>
          <w:marRight w:val="0"/>
          <w:marTop w:val="0"/>
          <w:marBottom w:val="0"/>
          <w:divBdr>
            <w:top w:val="none" w:sz="0" w:space="0" w:color="auto"/>
            <w:left w:val="none" w:sz="0" w:space="0" w:color="auto"/>
            <w:bottom w:val="none" w:sz="0" w:space="0" w:color="auto"/>
            <w:right w:val="none" w:sz="0" w:space="0" w:color="auto"/>
          </w:divBdr>
        </w:div>
        <w:div w:id="871724032">
          <w:marLeft w:val="480"/>
          <w:marRight w:val="0"/>
          <w:marTop w:val="0"/>
          <w:marBottom w:val="0"/>
          <w:divBdr>
            <w:top w:val="none" w:sz="0" w:space="0" w:color="auto"/>
            <w:left w:val="none" w:sz="0" w:space="0" w:color="auto"/>
            <w:bottom w:val="none" w:sz="0" w:space="0" w:color="auto"/>
            <w:right w:val="none" w:sz="0" w:space="0" w:color="auto"/>
          </w:divBdr>
        </w:div>
        <w:div w:id="2036536533">
          <w:marLeft w:val="480"/>
          <w:marRight w:val="0"/>
          <w:marTop w:val="0"/>
          <w:marBottom w:val="0"/>
          <w:divBdr>
            <w:top w:val="none" w:sz="0" w:space="0" w:color="auto"/>
            <w:left w:val="none" w:sz="0" w:space="0" w:color="auto"/>
            <w:bottom w:val="none" w:sz="0" w:space="0" w:color="auto"/>
            <w:right w:val="none" w:sz="0" w:space="0" w:color="auto"/>
          </w:divBdr>
        </w:div>
        <w:div w:id="1936590042">
          <w:marLeft w:val="480"/>
          <w:marRight w:val="0"/>
          <w:marTop w:val="0"/>
          <w:marBottom w:val="0"/>
          <w:divBdr>
            <w:top w:val="none" w:sz="0" w:space="0" w:color="auto"/>
            <w:left w:val="none" w:sz="0" w:space="0" w:color="auto"/>
            <w:bottom w:val="none" w:sz="0" w:space="0" w:color="auto"/>
            <w:right w:val="none" w:sz="0" w:space="0" w:color="auto"/>
          </w:divBdr>
        </w:div>
        <w:div w:id="1162044982">
          <w:marLeft w:val="480"/>
          <w:marRight w:val="0"/>
          <w:marTop w:val="0"/>
          <w:marBottom w:val="0"/>
          <w:divBdr>
            <w:top w:val="none" w:sz="0" w:space="0" w:color="auto"/>
            <w:left w:val="none" w:sz="0" w:space="0" w:color="auto"/>
            <w:bottom w:val="none" w:sz="0" w:space="0" w:color="auto"/>
            <w:right w:val="none" w:sz="0" w:space="0" w:color="auto"/>
          </w:divBdr>
        </w:div>
        <w:div w:id="198668091">
          <w:marLeft w:val="480"/>
          <w:marRight w:val="0"/>
          <w:marTop w:val="0"/>
          <w:marBottom w:val="0"/>
          <w:divBdr>
            <w:top w:val="none" w:sz="0" w:space="0" w:color="auto"/>
            <w:left w:val="none" w:sz="0" w:space="0" w:color="auto"/>
            <w:bottom w:val="none" w:sz="0" w:space="0" w:color="auto"/>
            <w:right w:val="none" w:sz="0" w:space="0" w:color="auto"/>
          </w:divBdr>
        </w:div>
        <w:div w:id="201213151">
          <w:marLeft w:val="480"/>
          <w:marRight w:val="0"/>
          <w:marTop w:val="0"/>
          <w:marBottom w:val="0"/>
          <w:divBdr>
            <w:top w:val="none" w:sz="0" w:space="0" w:color="auto"/>
            <w:left w:val="none" w:sz="0" w:space="0" w:color="auto"/>
            <w:bottom w:val="none" w:sz="0" w:space="0" w:color="auto"/>
            <w:right w:val="none" w:sz="0" w:space="0" w:color="auto"/>
          </w:divBdr>
        </w:div>
        <w:div w:id="459038150">
          <w:marLeft w:val="480"/>
          <w:marRight w:val="0"/>
          <w:marTop w:val="0"/>
          <w:marBottom w:val="0"/>
          <w:divBdr>
            <w:top w:val="none" w:sz="0" w:space="0" w:color="auto"/>
            <w:left w:val="none" w:sz="0" w:space="0" w:color="auto"/>
            <w:bottom w:val="none" w:sz="0" w:space="0" w:color="auto"/>
            <w:right w:val="none" w:sz="0" w:space="0" w:color="auto"/>
          </w:divBdr>
        </w:div>
        <w:div w:id="24018194">
          <w:marLeft w:val="480"/>
          <w:marRight w:val="0"/>
          <w:marTop w:val="0"/>
          <w:marBottom w:val="0"/>
          <w:divBdr>
            <w:top w:val="none" w:sz="0" w:space="0" w:color="auto"/>
            <w:left w:val="none" w:sz="0" w:space="0" w:color="auto"/>
            <w:bottom w:val="none" w:sz="0" w:space="0" w:color="auto"/>
            <w:right w:val="none" w:sz="0" w:space="0" w:color="auto"/>
          </w:divBdr>
        </w:div>
        <w:div w:id="1420836076">
          <w:marLeft w:val="480"/>
          <w:marRight w:val="0"/>
          <w:marTop w:val="0"/>
          <w:marBottom w:val="0"/>
          <w:divBdr>
            <w:top w:val="none" w:sz="0" w:space="0" w:color="auto"/>
            <w:left w:val="none" w:sz="0" w:space="0" w:color="auto"/>
            <w:bottom w:val="none" w:sz="0" w:space="0" w:color="auto"/>
            <w:right w:val="none" w:sz="0" w:space="0" w:color="auto"/>
          </w:divBdr>
        </w:div>
        <w:div w:id="1427462001">
          <w:marLeft w:val="480"/>
          <w:marRight w:val="0"/>
          <w:marTop w:val="0"/>
          <w:marBottom w:val="0"/>
          <w:divBdr>
            <w:top w:val="none" w:sz="0" w:space="0" w:color="auto"/>
            <w:left w:val="none" w:sz="0" w:space="0" w:color="auto"/>
            <w:bottom w:val="none" w:sz="0" w:space="0" w:color="auto"/>
            <w:right w:val="none" w:sz="0" w:space="0" w:color="auto"/>
          </w:divBdr>
        </w:div>
        <w:div w:id="1080255584">
          <w:marLeft w:val="480"/>
          <w:marRight w:val="0"/>
          <w:marTop w:val="0"/>
          <w:marBottom w:val="0"/>
          <w:divBdr>
            <w:top w:val="none" w:sz="0" w:space="0" w:color="auto"/>
            <w:left w:val="none" w:sz="0" w:space="0" w:color="auto"/>
            <w:bottom w:val="none" w:sz="0" w:space="0" w:color="auto"/>
            <w:right w:val="none" w:sz="0" w:space="0" w:color="auto"/>
          </w:divBdr>
        </w:div>
        <w:div w:id="1484815720">
          <w:marLeft w:val="480"/>
          <w:marRight w:val="0"/>
          <w:marTop w:val="0"/>
          <w:marBottom w:val="0"/>
          <w:divBdr>
            <w:top w:val="none" w:sz="0" w:space="0" w:color="auto"/>
            <w:left w:val="none" w:sz="0" w:space="0" w:color="auto"/>
            <w:bottom w:val="none" w:sz="0" w:space="0" w:color="auto"/>
            <w:right w:val="none" w:sz="0" w:space="0" w:color="auto"/>
          </w:divBdr>
        </w:div>
        <w:div w:id="1987466435">
          <w:marLeft w:val="480"/>
          <w:marRight w:val="0"/>
          <w:marTop w:val="0"/>
          <w:marBottom w:val="0"/>
          <w:divBdr>
            <w:top w:val="none" w:sz="0" w:space="0" w:color="auto"/>
            <w:left w:val="none" w:sz="0" w:space="0" w:color="auto"/>
            <w:bottom w:val="none" w:sz="0" w:space="0" w:color="auto"/>
            <w:right w:val="none" w:sz="0" w:space="0" w:color="auto"/>
          </w:divBdr>
        </w:div>
        <w:div w:id="1874809996">
          <w:marLeft w:val="480"/>
          <w:marRight w:val="0"/>
          <w:marTop w:val="0"/>
          <w:marBottom w:val="0"/>
          <w:divBdr>
            <w:top w:val="none" w:sz="0" w:space="0" w:color="auto"/>
            <w:left w:val="none" w:sz="0" w:space="0" w:color="auto"/>
            <w:bottom w:val="none" w:sz="0" w:space="0" w:color="auto"/>
            <w:right w:val="none" w:sz="0" w:space="0" w:color="auto"/>
          </w:divBdr>
        </w:div>
      </w:divsChild>
    </w:div>
    <w:div w:id="1904560175">
      <w:bodyDiv w:val="1"/>
      <w:marLeft w:val="0"/>
      <w:marRight w:val="0"/>
      <w:marTop w:val="0"/>
      <w:marBottom w:val="0"/>
      <w:divBdr>
        <w:top w:val="none" w:sz="0" w:space="0" w:color="auto"/>
        <w:left w:val="none" w:sz="0" w:space="0" w:color="auto"/>
        <w:bottom w:val="none" w:sz="0" w:space="0" w:color="auto"/>
        <w:right w:val="none" w:sz="0" w:space="0" w:color="auto"/>
      </w:divBdr>
    </w:div>
    <w:div w:id="1904828916">
      <w:bodyDiv w:val="1"/>
      <w:marLeft w:val="0"/>
      <w:marRight w:val="0"/>
      <w:marTop w:val="0"/>
      <w:marBottom w:val="0"/>
      <w:divBdr>
        <w:top w:val="none" w:sz="0" w:space="0" w:color="auto"/>
        <w:left w:val="none" w:sz="0" w:space="0" w:color="auto"/>
        <w:bottom w:val="none" w:sz="0" w:space="0" w:color="auto"/>
        <w:right w:val="none" w:sz="0" w:space="0" w:color="auto"/>
      </w:divBdr>
    </w:div>
    <w:div w:id="1913159008">
      <w:bodyDiv w:val="1"/>
      <w:marLeft w:val="0"/>
      <w:marRight w:val="0"/>
      <w:marTop w:val="0"/>
      <w:marBottom w:val="0"/>
      <w:divBdr>
        <w:top w:val="none" w:sz="0" w:space="0" w:color="auto"/>
        <w:left w:val="none" w:sz="0" w:space="0" w:color="auto"/>
        <w:bottom w:val="none" w:sz="0" w:space="0" w:color="auto"/>
        <w:right w:val="none" w:sz="0" w:space="0" w:color="auto"/>
      </w:divBdr>
    </w:div>
    <w:div w:id="1920628750">
      <w:bodyDiv w:val="1"/>
      <w:marLeft w:val="0"/>
      <w:marRight w:val="0"/>
      <w:marTop w:val="0"/>
      <w:marBottom w:val="0"/>
      <w:divBdr>
        <w:top w:val="none" w:sz="0" w:space="0" w:color="auto"/>
        <w:left w:val="none" w:sz="0" w:space="0" w:color="auto"/>
        <w:bottom w:val="none" w:sz="0" w:space="0" w:color="auto"/>
        <w:right w:val="none" w:sz="0" w:space="0" w:color="auto"/>
      </w:divBdr>
      <w:divsChild>
        <w:div w:id="2037194955">
          <w:marLeft w:val="360"/>
          <w:marRight w:val="0"/>
          <w:marTop w:val="200"/>
          <w:marBottom w:val="0"/>
          <w:divBdr>
            <w:top w:val="none" w:sz="0" w:space="0" w:color="auto"/>
            <w:left w:val="none" w:sz="0" w:space="0" w:color="auto"/>
            <w:bottom w:val="none" w:sz="0" w:space="0" w:color="auto"/>
            <w:right w:val="none" w:sz="0" w:space="0" w:color="auto"/>
          </w:divBdr>
        </w:div>
        <w:div w:id="1452625423">
          <w:marLeft w:val="360"/>
          <w:marRight w:val="0"/>
          <w:marTop w:val="200"/>
          <w:marBottom w:val="0"/>
          <w:divBdr>
            <w:top w:val="none" w:sz="0" w:space="0" w:color="auto"/>
            <w:left w:val="none" w:sz="0" w:space="0" w:color="auto"/>
            <w:bottom w:val="none" w:sz="0" w:space="0" w:color="auto"/>
            <w:right w:val="none" w:sz="0" w:space="0" w:color="auto"/>
          </w:divBdr>
        </w:div>
        <w:div w:id="1906601350">
          <w:marLeft w:val="360"/>
          <w:marRight w:val="0"/>
          <w:marTop w:val="200"/>
          <w:marBottom w:val="0"/>
          <w:divBdr>
            <w:top w:val="none" w:sz="0" w:space="0" w:color="auto"/>
            <w:left w:val="none" w:sz="0" w:space="0" w:color="auto"/>
            <w:bottom w:val="none" w:sz="0" w:space="0" w:color="auto"/>
            <w:right w:val="none" w:sz="0" w:space="0" w:color="auto"/>
          </w:divBdr>
        </w:div>
        <w:div w:id="73092354">
          <w:marLeft w:val="360"/>
          <w:marRight w:val="0"/>
          <w:marTop w:val="200"/>
          <w:marBottom w:val="0"/>
          <w:divBdr>
            <w:top w:val="none" w:sz="0" w:space="0" w:color="auto"/>
            <w:left w:val="none" w:sz="0" w:space="0" w:color="auto"/>
            <w:bottom w:val="none" w:sz="0" w:space="0" w:color="auto"/>
            <w:right w:val="none" w:sz="0" w:space="0" w:color="auto"/>
          </w:divBdr>
        </w:div>
      </w:divsChild>
    </w:div>
    <w:div w:id="1921257788">
      <w:bodyDiv w:val="1"/>
      <w:marLeft w:val="0"/>
      <w:marRight w:val="0"/>
      <w:marTop w:val="0"/>
      <w:marBottom w:val="0"/>
      <w:divBdr>
        <w:top w:val="none" w:sz="0" w:space="0" w:color="auto"/>
        <w:left w:val="none" w:sz="0" w:space="0" w:color="auto"/>
        <w:bottom w:val="none" w:sz="0" w:space="0" w:color="auto"/>
        <w:right w:val="none" w:sz="0" w:space="0" w:color="auto"/>
      </w:divBdr>
      <w:divsChild>
        <w:div w:id="130297213">
          <w:marLeft w:val="480"/>
          <w:marRight w:val="0"/>
          <w:marTop w:val="0"/>
          <w:marBottom w:val="0"/>
          <w:divBdr>
            <w:top w:val="none" w:sz="0" w:space="0" w:color="auto"/>
            <w:left w:val="none" w:sz="0" w:space="0" w:color="auto"/>
            <w:bottom w:val="none" w:sz="0" w:space="0" w:color="auto"/>
            <w:right w:val="none" w:sz="0" w:space="0" w:color="auto"/>
          </w:divBdr>
        </w:div>
        <w:div w:id="538057044">
          <w:marLeft w:val="480"/>
          <w:marRight w:val="0"/>
          <w:marTop w:val="0"/>
          <w:marBottom w:val="0"/>
          <w:divBdr>
            <w:top w:val="none" w:sz="0" w:space="0" w:color="auto"/>
            <w:left w:val="none" w:sz="0" w:space="0" w:color="auto"/>
            <w:bottom w:val="none" w:sz="0" w:space="0" w:color="auto"/>
            <w:right w:val="none" w:sz="0" w:space="0" w:color="auto"/>
          </w:divBdr>
        </w:div>
        <w:div w:id="229393036">
          <w:marLeft w:val="480"/>
          <w:marRight w:val="0"/>
          <w:marTop w:val="0"/>
          <w:marBottom w:val="0"/>
          <w:divBdr>
            <w:top w:val="none" w:sz="0" w:space="0" w:color="auto"/>
            <w:left w:val="none" w:sz="0" w:space="0" w:color="auto"/>
            <w:bottom w:val="none" w:sz="0" w:space="0" w:color="auto"/>
            <w:right w:val="none" w:sz="0" w:space="0" w:color="auto"/>
          </w:divBdr>
        </w:div>
        <w:div w:id="299306955">
          <w:marLeft w:val="480"/>
          <w:marRight w:val="0"/>
          <w:marTop w:val="0"/>
          <w:marBottom w:val="0"/>
          <w:divBdr>
            <w:top w:val="none" w:sz="0" w:space="0" w:color="auto"/>
            <w:left w:val="none" w:sz="0" w:space="0" w:color="auto"/>
            <w:bottom w:val="none" w:sz="0" w:space="0" w:color="auto"/>
            <w:right w:val="none" w:sz="0" w:space="0" w:color="auto"/>
          </w:divBdr>
        </w:div>
        <w:div w:id="89593104">
          <w:marLeft w:val="480"/>
          <w:marRight w:val="0"/>
          <w:marTop w:val="0"/>
          <w:marBottom w:val="0"/>
          <w:divBdr>
            <w:top w:val="none" w:sz="0" w:space="0" w:color="auto"/>
            <w:left w:val="none" w:sz="0" w:space="0" w:color="auto"/>
            <w:bottom w:val="none" w:sz="0" w:space="0" w:color="auto"/>
            <w:right w:val="none" w:sz="0" w:space="0" w:color="auto"/>
          </w:divBdr>
        </w:div>
        <w:div w:id="1959217102">
          <w:marLeft w:val="480"/>
          <w:marRight w:val="0"/>
          <w:marTop w:val="0"/>
          <w:marBottom w:val="0"/>
          <w:divBdr>
            <w:top w:val="none" w:sz="0" w:space="0" w:color="auto"/>
            <w:left w:val="none" w:sz="0" w:space="0" w:color="auto"/>
            <w:bottom w:val="none" w:sz="0" w:space="0" w:color="auto"/>
            <w:right w:val="none" w:sz="0" w:space="0" w:color="auto"/>
          </w:divBdr>
        </w:div>
        <w:div w:id="983120926">
          <w:marLeft w:val="480"/>
          <w:marRight w:val="0"/>
          <w:marTop w:val="0"/>
          <w:marBottom w:val="0"/>
          <w:divBdr>
            <w:top w:val="none" w:sz="0" w:space="0" w:color="auto"/>
            <w:left w:val="none" w:sz="0" w:space="0" w:color="auto"/>
            <w:bottom w:val="none" w:sz="0" w:space="0" w:color="auto"/>
            <w:right w:val="none" w:sz="0" w:space="0" w:color="auto"/>
          </w:divBdr>
        </w:div>
        <w:div w:id="532108815">
          <w:marLeft w:val="480"/>
          <w:marRight w:val="0"/>
          <w:marTop w:val="0"/>
          <w:marBottom w:val="0"/>
          <w:divBdr>
            <w:top w:val="none" w:sz="0" w:space="0" w:color="auto"/>
            <w:left w:val="none" w:sz="0" w:space="0" w:color="auto"/>
            <w:bottom w:val="none" w:sz="0" w:space="0" w:color="auto"/>
            <w:right w:val="none" w:sz="0" w:space="0" w:color="auto"/>
          </w:divBdr>
        </w:div>
        <w:div w:id="837698310">
          <w:marLeft w:val="480"/>
          <w:marRight w:val="0"/>
          <w:marTop w:val="0"/>
          <w:marBottom w:val="0"/>
          <w:divBdr>
            <w:top w:val="none" w:sz="0" w:space="0" w:color="auto"/>
            <w:left w:val="none" w:sz="0" w:space="0" w:color="auto"/>
            <w:bottom w:val="none" w:sz="0" w:space="0" w:color="auto"/>
            <w:right w:val="none" w:sz="0" w:space="0" w:color="auto"/>
          </w:divBdr>
        </w:div>
        <w:div w:id="1460295771">
          <w:marLeft w:val="480"/>
          <w:marRight w:val="0"/>
          <w:marTop w:val="0"/>
          <w:marBottom w:val="0"/>
          <w:divBdr>
            <w:top w:val="none" w:sz="0" w:space="0" w:color="auto"/>
            <w:left w:val="none" w:sz="0" w:space="0" w:color="auto"/>
            <w:bottom w:val="none" w:sz="0" w:space="0" w:color="auto"/>
            <w:right w:val="none" w:sz="0" w:space="0" w:color="auto"/>
          </w:divBdr>
        </w:div>
        <w:div w:id="1775395864">
          <w:marLeft w:val="480"/>
          <w:marRight w:val="0"/>
          <w:marTop w:val="0"/>
          <w:marBottom w:val="0"/>
          <w:divBdr>
            <w:top w:val="none" w:sz="0" w:space="0" w:color="auto"/>
            <w:left w:val="none" w:sz="0" w:space="0" w:color="auto"/>
            <w:bottom w:val="none" w:sz="0" w:space="0" w:color="auto"/>
            <w:right w:val="none" w:sz="0" w:space="0" w:color="auto"/>
          </w:divBdr>
        </w:div>
        <w:div w:id="489180832">
          <w:marLeft w:val="480"/>
          <w:marRight w:val="0"/>
          <w:marTop w:val="0"/>
          <w:marBottom w:val="0"/>
          <w:divBdr>
            <w:top w:val="none" w:sz="0" w:space="0" w:color="auto"/>
            <w:left w:val="none" w:sz="0" w:space="0" w:color="auto"/>
            <w:bottom w:val="none" w:sz="0" w:space="0" w:color="auto"/>
            <w:right w:val="none" w:sz="0" w:space="0" w:color="auto"/>
          </w:divBdr>
        </w:div>
        <w:div w:id="702903241">
          <w:marLeft w:val="480"/>
          <w:marRight w:val="0"/>
          <w:marTop w:val="0"/>
          <w:marBottom w:val="0"/>
          <w:divBdr>
            <w:top w:val="none" w:sz="0" w:space="0" w:color="auto"/>
            <w:left w:val="none" w:sz="0" w:space="0" w:color="auto"/>
            <w:bottom w:val="none" w:sz="0" w:space="0" w:color="auto"/>
            <w:right w:val="none" w:sz="0" w:space="0" w:color="auto"/>
          </w:divBdr>
        </w:div>
        <w:div w:id="1151602697">
          <w:marLeft w:val="480"/>
          <w:marRight w:val="0"/>
          <w:marTop w:val="0"/>
          <w:marBottom w:val="0"/>
          <w:divBdr>
            <w:top w:val="none" w:sz="0" w:space="0" w:color="auto"/>
            <w:left w:val="none" w:sz="0" w:space="0" w:color="auto"/>
            <w:bottom w:val="none" w:sz="0" w:space="0" w:color="auto"/>
            <w:right w:val="none" w:sz="0" w:space="0" w:color="auto"/>
          </w:divBdr>
        </w:div>
        <w:div w:id="370157915">
          <w:marLeft w:val="480"/>
          <w:marRight w:val="0"/>
          <w:marTop w:val="0"/>
          <w:marBottom w:val="0"/>
          <w:divBdr>
            <w:top w:val="none" w:sz="0" w:space="0" w:color="auto"/>
            <w:left w:val="none" w:sz="0" w:space="0" w:color="auto"/>
            <w:bottom w:val="none" w:sz="0" w:space="0" w:color="auto"/>
            <w:right w:val="none" w:sz="0" w:space="0" w:color="auto"/>
          </w:divBdr>
        </w:div>
        <w:div w:id="1707827472">
          <w:marLeft w:val="480"/>
          <w:marRight w:val="0"/>
          <w:marTop w:val="0"/>
          <w:marBottom w:val="0"/>
          <w:divBdr>
            <w:top w:val="none" w:sz="0" w:space="0" w:color="auto"/>
            <w:left w:val="none" w:sz="0" w:space="0" w:color="auto"/>
            <w:bottom w:val="none" w:sz="0" w:space="0" w:color="auto"/>
            <w:right w:val="none" w:sz="0" w:space="0" w:color="auto"/>
          </w:divBdr>
        </w:div>
        <w:div w:id="1238789529">
          <w:marLeft w:val="480"/>
          <w:marRight w:val="0"/>
          <w:marTop w:val="0"/>
          <w:marBottom w:val="0"/>
          <w:divBdr>
            <w:top w:val="none" w:sz="0" w:space="0" w:color="auto"/>
            <w:left w:val="none" w:sz="0" w:space="0" w:color="auto"/>
            <w:bottom w:val="none" w:sz="0" w:space="0" w:color="auto"/>
            <w:right w:val="none" w:sz="0" w:space="0" w:color="auto"/>
          </w:divBdr>
        </w:div>
        <w:div w:id="1590390125">
          <w:marLeft w:val="480"/>
          <w:marRight w:val="0"/>
          <w:marTop w:val="0"/>
          <w:marBottom w:val="0"/>
          <w:divBdr>
            <w:top w:val="none" w:sz="0" w:space="0" w:color="auto"/>
            <w:left w:val="none" w:sz="0" w:space="0" w:color="auto"/>
            <w:bottom w:val="none" w:sz="0" w:space="0" w:color="auto"/>
            <w:right w:val="none" w:sz="0" w:space="0" w:color="auto"/>
          </w:divBdr>
        </w:div>
        <w:div w:id="1115254330">
          <w:marLeft w:val="480"/>
          <w:marRight w:val="0"/>
          <w:marTop w:val="0"/>
          <w:marBottom w:val="0"/>
          <w:divBdr>
            <w:top w:val="none" w:sz="0" w:space="0" w:color="auto"/>
            <w:left w:val="none" w:sz="0" w:space="0" w:color="auto"/>
            <w:bottom w:val="none" w:sz="0" w:space="0" w:color="auto"/>
            <w:right w:val="none" w:sz="0" w:space="0" w:color="auto"/>
          </w:divBdr>
        </w:div>
      </w:divsChild>
    </w:div>
    <w:div w:id="1928684502">
      <w:bodyDiv w:val="1"/>
      <w:marLeft w:val="0"/>
      <w:marRight w:val="0"/>
      <w:marTop w:val="0"/>
      <w:marBottom w:val="0"/>
      <w:divBdr>
        <w:top w:val="none" w:sz="0" w:space="0" w:color="auto"/>
        <w:left w:val="none" w:sz="0" w:space="0" w:color="auto"/>
        <w:bottom w:val="none" w:sz="0" w:space="0" w:color="auto"/>
        <w:right w:val="none" w:sz="0" w:space="0" w:color="auto"/>
      </w:divBdr>
    </w:div>
    <w:div w:id="1934166184">
      <w:bodyDiv w:val="1"/>
      <w:marLeft w:val="0"/>
      <w:marRight w:val="0"/>
      <w:marTop w:val="0"/>
      <w:marBottom w:val="0"/>
      <w:divBdr>
        <w:top w:val="none" w:sz="0" w:space="0" w:color="auto"/>
        <w:left w:val="none" w:sz="0" w:space="0" w:color="auto"/>
        <w:bottom w:val="none" w:sz="0" w:space="0" w:color="auto"/>
        <w:right w:val="none" w:sz="0" w:space="0" w:color="auto"/>
      </w:divBdr>
    </w:div>
    <w:div w:id="1947154347">
      <w:bodyDiv w:val="1"/>
      <w:marLeft w:val="0"/>
      <w:marRight w:val="0"/>
      <w:marTop w:val="0"/>
      <w:marBottom w:val="0"/>
      <w:divBdr>
        <w:top w:val="none" w:sz="0" w:space="0" w:color="auto"/>
        <w:left w:val="none" w:sz="0" w:space="0" w:color="auto"/>
        <w:bottom w:val="none" w:sz="0" w:space="0" w:color="auto"/>
        <w:right w:val="none" w:sz="0" w:space="0" w:color="auto"/>
      </w:divBdr>
      <w:divsChild>
        <w:div w:id="930428044">
          <w:marLeft w:val="360"/>
          <w:marRight w:val="0"/>
          <w:marTop w:val="200"/>
          <w:marBottom w:val="0"/>
          <w:divBdr>
            <w:top w:val="none" w:sz="0" w:space="0" w:color="auto"/>
            <w:left w:val="none" w:sz="0" w:space="0" w:color="auto"/>
            <w:bottom w:val="none" w:sz="0" w:space="0" w:color="auto"/>
            <w:right w:val="none" w:sz="0" w:space="0" w:color="auto"/>
          </w:divBdr>
        </w:div>
        <w:div w:id="1151871293">
          <w:marLeft w:val="360"/>
          <w:marRight w:val="0"/>
          <w:marTop w:val="200"/>
          <w:marBottom w:val="0"/>
          <w:divBdr>
            <w:top w:val="none" w:sz="0" w:space="0" w:color="auto"/>
            <w:left w:val="none" w:sz="0" w:space="0" w:color="auto"/>
            <w:bottom w:val="none" w:sz="0" w:space="0" w:color="auto"/>
            <w:right w:val="none" w:sz="0" w:space="0" w:color="auto"/>
          </w:divBdr>
        </w:div>
        <w:div w:id="340164496">
          <w:marLeft w:val="360"/>
          <w:marRight w:val="0"/>
          <w:marTop w:val="200"/>
          <w:marBottom w:val="0"/>
          <w:divBdr>
            <w:top w:val="none" w:sz="0" w:space="0" w:color="auto"/>
            <w:left w:val="none" w:sz="0" w:space="0" w:color="auto"/>
            <w:bottom w:val="none" w:sz="0" w:space="0" w:color="auto"/>
            <w:right w:val="none" w:sz="0" w:space="0" w:color="auto"/>
          </w:divBdr>
        </w:div>
        <w:div w:id="221258037">
          <w:marLeft w:val="360"/>
          <w:marRight w:val="0"/>
          <w:marTop w:val="200"/>
          <w:marBottom w:val="0"/>
          <w:divBdr>
            <w:top w:val="none" w:sz="0" w:space="0" w:color="auto"/>
            <w:left w:val="none" w:sz="0" w:space="0" w:color="auto"/>
            <w:bottom w:val="none" w:sz="0" w:space="0" w:color="auto"/>
            <w:right w:val="none" w:sz="0" w:space="0" w:color="auto"/>
          </w:divBdr>
        </w:div>
        <w:div w:id="595747300">
          <w:marLeft w:val="360"/>
          <w:marRight w:val="0"/>
          <w:marTop w:val="200"/>
          <w:marBottom w:val="0"/>
          <w:divBdr>
            <w:top w:val="none" w:sz="0" w:space="0" w:color="auto"/>
            <w:left w:val="none" w:sz="0" w:space="0" w:color="auto"/>
            <w:bottom w:val="none" w:sz="0" w:space="0" w:color="auto"/>
            <w:right w:val="none" w:sz="0" w:space="0" w:color="auto"/>
          </w:divBdr>
        </w:div>
        <w:div w:id="1656568729">
          <w:marLeft w:val="360"/>
          <w:marRight w:val="0"/>
          <w:marTop w:val="200"/>
          <w:marBottom w:val="0"/>
          <w:divBdr>
            <w:top w:val="none" w:sz="0" w:space="0" w:color="auto"/>
            <w:left w:val="none" w:sz="0" w:space="0" w:color="auto"/>
            <w:bottom w:val="none" w:sz="0" w:space="0" w:color="auto"/>
            <w:right w:val="none" w:sz="0" w:space="0" w:color="auto"/>
          </w:divBdr>
        </w:div>
        <w:div w:id="242951665">
          <w:marLeft w:val="360"/>
          <w:marRight w:val="0"/>
          <w:marTop w:val="200"/>
          <w:marBottom w:val="0"/>
          <w:divBdr>
            <w:top w:val="none" w:sz="0" w:space="0" w:color="auto"/>
            <w:left w:val="none" w:sz="0" w:space="0" w:color="auto"/>
            <w:bottom w:val="none" w:sz="0" w:space="0" w:color="auto"/>
            <w:right w:val="none" w:sz="0" w:space="0" w:color="auto"/>
          </w:divBdr>
        </w:div>
        <w:div w:id="916599775">
          <w:marLeft w:val="360"/>
          <w:marRight w:val="0"/>
          <w:marTop w:val="200"/>
          <w:marBottom w:val="0"/>
          <w:divBdr>
            <w:top w:val="none" w:sz="0" w:space="0" w:color="auto"/>
            <w:left w:val="none" w:sz="0" w:space="0" w:color="auto"/>
            <w:bottom w:val="none" w:sz="0" w:space="0" w:color="auto"/>
            <w:right w:val="none" w:sz="0" w:space="0" w:color="auto"/>
          </w:divBdr>
        </w:div>
        <w:div w:id="219480571">
          <w:marLeft w:val="360"/>
          <w:marRight w:val="0"/>
          <w:marTop w:val="200"/>
          <w:marBottom w:val="0"/>
          <w:divBdr>
            <w:top w:val="none" w:sz="0" w:space="0" w:color="auto"/>
            <w:left w:val="none" w:sz="0" w:space="0" w:color="auto"/>
            <w:bottom w:val="none" w:sz="0" w:space="0" w:color="auto"/>
            <w:right w:val="none" w:sz="0" w:space="0" w:color="auto"/>
          </w:divBdr>
        </w:div>
      </w:divsChild>
    </w:div>
    <w:div w:id="1947617282">
      <w:bodyDiv w:val="1"/>
      <w:marLeft w:val="0"/>
      <w:marRight w:val="0"/>
      <w:marTop w:val="0"/>
      <w:marBottom w:val="0"/>
      <w:divBdr>
        <w:top w:val="none" w:sz="0" w:space="0" w:color="auto"/>
        <w:left w:val="none" w:sz="0" w:space="0" w:color="auto"/>
        <w:bottom w:val="none" w:sz="0" w:space="0" w:color="auto"/>
        <w:right w:val="none" w:sz="0" w:space="0" w:color="auto"/>
      </w:divBdr>
    </w:div>
    <w:div w:id="1972784678">
      <w:bodyDiv w:val="1"/>
      <w:marLeft w:val="0"/>
      <w:marRight w:val="0"/>
      <w:marTop w:val="0"/>
      <w:marBottom w:val="0"/>
      <w:divBdr>
        <w:top w:val="none" w:sz="0" w:space="0" w:color="auto"/>
        <w:left w:val="none" w:sz="0" w:space="0" w:color="auto"/>
        <w:bottom w:val="none" w:sz="0" w:space="0" w:color="auto"/>
        <w:right w:val="none" w:sz="0" w:space="0" w:color="auto"/>
      </w:divBdr>
    </w:div>
    <w:div w:id="1995329336">
      <w:bodyDiv w:val="1"/>
      <w:marLeft w:val="0"/>
      <w:marRight w:val="0"/>
      <w:marTop w:val="0"/>
      <w:marBottom w:val="0"/>
      <w:divBdr>
        <w:top w:val="none" w:sz="0" w:space="0" w:color="auto"/>
        <w:left w:val="none" w:sz="0" w:space="0" w:color="auto"/>
        <w:bottom w:val="none" w:sz="0" w:space="0" w:color="auto"/>
        <w:right w:val="none" w:sz="0" w:space="0" w:color="auto"/>
      </w:divBdr>
    </w:div>
    <w:div w:id="1996453640">
      <w:bodyDiv w:val="1"/>
      <w:marLeft w:val="0"/>
      <w:marRight w:val="0"/>
      <w:marTop w:val="0"/>
      <w:marBottom w:val="0"/>
      <w:divBdr>
        <w:top w:val="none" w:sz="0" w:space="0" w:color="auto"/>
        <w:left w:val="none" w:sz="0" w:space="0" w:color="auto"/>
        <w:bottom w:val="none" w:sz="0" w:space="0" w:color="auto"/>
        <w:right w:val="none" w:sz="0" w:space="0" w:color="auto"/>
      </w:divBdr>
    </w:div>
    <w:div w:id="1999117006">
      <w:bodyDiv w:val="1"/>
      <w:marLeft w:val="0"/>
      <w:marRight w:val="0"/>
      <w:marTop w:val="0"/>
      <w:marBottom w:val="0"/>
      <w:divBdr>
        <w:top w:val="none" w:sz="0" w:space="0" w:color="auto"/>
        <w:left w:val="none" w:sz="0" w:space="0" w:color="auto"/>
        <w:bottom w:val="none" w:sz="0" w:space="0" w:color="auto"/>
        <w:right w:val="none" w:sz="0" w:space="0" w:color="auto"/>
      </w:divBdr>
      <w:divsChild>
        <w:div w:id="1742097493">
          <w:marLeft w:val="360"/>
          <w:marRight w:val="0"/>
          <w:marTop w:val="200"/>
          <w:marBottom w:val="0"/>
          <w:divBdr>
            <w:top w:val="none" w:sz="0" w:space="0" w:color="auto"/>
            <w:left w:val="none" w:sz="0" w:space="0" w:color="auto"/>
            <w:bottom w:val="none" w:sz="0" w:space="0" w:color="auto"/>
            <w:right w:val="none" w:sz="0" w:space="0" w:color="auto"/>
          </w:divBdr>
        </w:div>
      </w:divsChild>
    </w:div>
    <w:div w:id="2010789317">
      <w:bodyDiv w:val="1"/>
      <w:marLeft w:val="0"/>
      <w:marRight w:val="0"/>
      <w:marTop w:val="0"/>
      <w:marBottom w:val="0"/>
      <w:divBdr>
        <w:top w:val="none" w:sz="0" w:space="0" w:color="auto"/>
        <w:left w:val="none" w:sz="0" w:space="0" w:color="auto"/>
        <w:bottom w:val="none" w:sz="0" w:space="0" w:color="auto"/>
        <w:right w:val="none" w:sz="0" w:space="0" w:color="auto"/>
      </w:divBdr>
    </w:div>
    <w:div w:id="2029523883">
      <w:bodyDiv w:val="1"/>
      <w:marLeft w:val="0"/>
      <w:marRight w:val="0"/>
      <w:marTop w:val="0"/>
      <w:marBottom w:val="0"/>
      <w:divBdr>
        <w:top w:val="none" w:sz="0" w:space="0" w:color="auto"/>
        <w:left w:val="none" w:sz="0" w:space="0" w:color="auto"/>
        <w:bottom w:val="none" w:sz="0" w:space="0" w:color="auto"/>
        <w:right w:val="none" w:sz="0" w:space="0" w:color="auto"/>
      </w:divBdr>
    </w:div>
    <w:div w:id="2034839800">
      <w:bodyDiv w:val="1"/>
      <w:marLeft w:val="0"/>
      <w:marRight w:val="0"/>
      <w:marTop w:val="0"/>
      <w:marBottom w:val="0"/>
      <w:divBdr>
        <w:top w:val="none" w:sz="0" w:space="0" w:color="auto"/>
        <w:left w:val="none" w:sz="0" w:space="0" w:color="auto"/>
        <w:bottom w:val="none" w:sz="0" w:space="0" w:color="auto"/>
        <w:right w:val="none" w:sz="0" w:space="0" w:color="auto"/>
      </w:divBdr>
      <w:divsChild>
        <w:div w:id="156264035">
          <w:marLeft w:val="360"/>
          <w:marRight w:val="0"/>
          <w:marTop w:val="200"/>
          <w:marBottom w:val="0"/>
          <w:divBdr>
            <w:top w:val="none" w:sz="0" w:space="0" w:color="auto"/>
            <w:left w:val="none" w:sz="0" w:space="0" w:color="auto"/>
            <w:bottom w:val="none" w:sz="0" w:space="0" w:color="auto"/>
            <w:right w:val="none" w:sz="0" w:space="0" w:color="auto"/>
          </w:divBdr>
        </w:div>
        <w:div w:id="234634297">
          <w:marLeft w:val="360"/>
          <w:marRight w:val="0"/>
          <w:marTop w:val="200"/>
          <w:marBottom w:val="0"/>
          <w:divBdr>
            <w:top w:val="none" w:sz="0" w:space="0" w:color="auto"/>
            <w:left w:val="none" w:sz="0" w:space="0" w:color="auto"/>
            <w:bottom w:val="none" w:sz="0" w:space="0" w:color="auto"/>
            <w:right w:val="none" w:sz="0" w:space="0" w:color="auto"/>
          </w:divBdr>
        </w:div>
        <w:div w:id="1547445076">
          <w:marLeft w:val="360"/>
          <w:marRight w:val="0"/>
          <w:marTop w:val="200"/>
          <w:marBottom w:val="0"/>
          <w:divBdr>
            <w:top w:val="none" w:sz="0" w:space="0" w:color="auto"/>
            <w:left w:val="none" w:sz="0" w:space="0" w:color="auto"/>
            <w:bottom w:val="none" w:sz="0" w:space="0" w:color="auto"/>
            <w:right w:val="none" w:sz="0" w:space="0" w:color="auto"/>
          </w:divBdr>
        </w:div>
        <w:div w:id="490799248">
          <w:marLeft w:val="360"/>
          <w:marRight w:val="0"/>
          <w:marTop w:val="200"/>
          <w:marBottom w:val="0"/>
          <w:divBdr>
            <w:top w:val="none" w:sz="0" w:space="0" w:color="auto"/>
            <w:left w:val="none" w:sz="0" w:space="0" w:color="auto"/>
            <w:bottom w:val="none" w:sz="0" w:space="0" w:color="auto"/>
            <w:right w:val="none" w:sz="0" w:space="0" w:color="auto"/>
          </w:divBdr>
        </w:div>
        <w:div w:id="1071925747">
          <w:marLeft w:val="360"/>
          <w:marRight w:val="0"/>
          <w:marTop w:val="200"/>
          <w:marBottom w:val="0"/>
          <w:divBdr>
            <w:top w:val="none" w:sz="0" w:space="0" w:color="auto"/>
            <w:left w:val="none" w:sz="0" w:space="0" w:color="auto"/>
            <w:bottom w:val="none" w:sz="0" w:space="0" w:color="auto"/>
            <w:right w:val="none" w:sz="0" w:space="0" w:color="auto"/>
          </w:divBdr>
        </w:div>
        <w:div w:id="897085321">
          <w:marLeft w:val="360"/>
          <w:marRight w:val="0"/>
          <w:marTop w:val="200"/>
          <w:marBottom w:val="0"/>
          <w:divBdr>
            <w:top w:val="none" w:sz="0" w:space="0" w:color="auto"/>
            <w:left w:val="none" w:sz="0" w:space="0" w:color="auto"/>
            <w:bottom w:val="none" w:sz="0" w:space="0" w:color="auto"/>
            <w:right w:val="none" w:sz="0" w:space="0" w:color="auto"/>
          </w:divBdr>
        </w:div>
        <w:div w:id="161744977">
          <w:marLeft w:val="360"/>
          <w:marRight w:val="0"/>
          <w:marTop w:val="200"/>
          <w:marBottom w:val="0"/>
          <w:divBdr>
            <w:top w:val="none" w:sz="0" w:space="0" w:color="auto"/>
            <w:left w:val="none" w:sz="0" w:space="0" w:color="auto"/>
            <w:bottom w:val="none" w:sz="0" w:space="0" w:color="auto"/>
            <w:right w:val="none" w:sz="0" w:space="0" w:color="auto"/>
          </w:divBdr>
        </w:div>
        <w:div w:id="1563059697">
          <w:marLeft w:val="360"/>
          <w:marRight w:val="0"/>
          <w:marTop w:val="200"/>
          <w:marBottom w:val="0"/>
          <w:divBdr>
            <w:top w:val="none" w:sz="0" w:space="0" w:color="auto"/>
            <w:left w:val="none" w:sz="0" w:space="0" w:color="auto"/>
            <w:bottom w:val="none" w:sz="0" w:space="0" w:color="auto"/>
            <w:right w:val="none" w:sz="0" w:space="0" w:color="auto"/>
          </w:divBdr>
        </w:div>
      </w:divsChild>
    </w:div>
    <w:div w:id="2038194893">
      <w:bodyDiv w:val="1"/>
      <w:marLeft w:val="0"/>
      <w:marRight w:val="0"/>
      <w:marTop w:val="0"/>
      <w:marBottom w:val="0"/>
      <w:divBdr>
        <w:top w:val="none" w:sz="0" w:space="0" w:color="auto"/>
        <w:left w:val="none" w:sz="0" w:space="0" w:color="auto"/>
        <w:bottom w:val="none" w:sz="0" w:space="0" w:color="auto"/>
        <w:right w:val="none" w:sz="0" w:space="0" w:color="auto"/>
      </w:divBdr>
    </w:div>
    <w:div w:id="2040159929">
      <w:bodyDiv w:val="1"/>
      <w:marLeft w:val="0"/>
      <w:marRight w:val="0"/>
      <w:marTop w:val="0"/>
      <w:marBottom w:val="0"/>
      <w:divBdr>
        <w:top w:val="none" w:sz="0" w:space="0" w:color="auto"/>
        <w:left w:val="none" w:sz="0" w:space="0" w:color="auto"/>
        <w:bottom w:val="none" w:sz="0" w:space="0" w:color="auto"/>
        <w:right w:val="none" w:sz="0" w:space="0" w:color="auto"/>
      </w:divBdr>
      <w:divsChild>
        <w:div w:id="404378441">
          <w:marLeft w:val="480"/>
          <w:marRight w:val="0"/>
          <w:marTop w:val="0"/>
          <w:marBottom w:val="0"/>
          <w:divBdr>
            <w:top w:val="none" w:sz="0" w:space="0" w:color="auto"/>
            <w:left w:val="none" w:sz="0" w:space="0" w:color="auto"/>
            <w:bottom w:val="none" w:sz="0" w:space="0" w:color="auto"/>
            <w:right w:val="none" w:sz="0" w:space="0" w:color="auto"/>
          </w:divBdr>
        </w:div>
        <w:div w:id="2046632487">
          <w:marLeft w:val="480"/>
          <w:marRight w:val="0"/>
          <w:marTop w:val="0"/>
          <w:marBottom w:val="0"/>
          <w:divBdr>
            <w:top w:val="none" w:sz="0" w:space="0" w:color="auto"/>
            <w:left w:val="none" w:sz="0" w:space="0" w:color="auto"/>
            <w:bottom w:val="none" w:sz="0" w:space="0" w:color="auto"/>
            <w:right w:val="none" w:sz="0" w:space="0" w:color="auto"/>
          </w:divBdr>
        </w:div>
        <w:div w:id="1276408615">
          <w:marLeft w:val="480"/>
          <w:marRight w:val="0"/>
          <w:marTop w:val="0"/>
          <w:marBottom w:val="0"/>
          <w:divBdr>
            <w:top w:val="none" w:sz="0" w:space="0" w:color="auto"/>
            <w:left w:val="none" w:sz="0" w:space="0" w:color="auto"/>
            <w:bottom w:val="none" w:sz="0" w:space="0" w:color="auto"/>
            <w:right w:val="none" w:sz="0" w:space="0" w:color="auto"/>
          </w:divBdr>
        </w:div>
        <w:div w:id="1412700995">
          <w:marLeft w:val="480"/>
          <w:marRight w:val="0"/>
          <w:marTop w:val="0"/>
          <w:marBottom w:val="0"/>
          <w:divBdr>
            <w:top w:val="none" w:sz="0" w:space="0" w:color="auto"/>
            <w:left w:val="none" w:sz="0" w:space="0" w:color="auto"/>
            <w:bottom w:val="none" w:sz="0" w:space="0" w:color="auto"/>
            <w:right w:val="none" w:sz="0" w:space="0" w:color="auto"/>
          </w:divBdr>
        </w:div>
        <w:div w:id="452021900">
          <w:marLeft w:val="480"/>
          <w:marRight w:val="0"/>
          <w:marTop w:val="0"/>
          <w:marBottom w:val="0"/>
          <w:divBdr>
            <w:top w:val="none" w:sz="0" w:space="0" w:color="auto"/>
            <w:left w:val="none" w:sz="0" w:space="0" w:color="auto"/>
            <w:bottom w:val="none" w:sz="0" w:space="0" w:color="auto"/>
            <w:right w:val="none" w:sz="0" w:space="0" w:color="auto"/>
          </w:divBdr>
        </w:div>
        <w:div w:id="1740402652">
          <w:marLeft w:val="480"/>
          <w:marRight w:val="0"/>
          <w:marTop w:val="0"/>
          <w:marBottom w:val="0"/>
          <w:divBdr>
            <w:top w:val="none" w:sz="0" w:space="0" w:color="auto"/>
            <w:left w:val="none" w:sz="0" w:space="0" w:color="auto"/>
            <w:bottom w:val="none" w:sz="0" w:space="0" w:color="auto"/>
            <w:right w:val="none" w:sz="0" w:space="0" w:color="auto"/>
          </w:divBdr>
        </w:div>
        <w:div w:id="1377662336">
          <w:marLeft w:val="480"/>
          <w:marRight w:val="0"/>
          <w:marTop w:val="0"/>
          <w:marBottom w:val="0"/>
          <w:divBdr>
            <w:top w:val="none" w:sz="0" w:space="0" w:color="auto"/>
            <w:left w:val="none" w:sz="0" w:space="0" w:color="auto"/>
            <w:bottom w:val="none" w:sz="0" w:space="0" w:color="auto"/>
            <w:right w:val="none" w:sz="0" w:space="0" w:color="auto"/>
          </w:divBdr>
        </w:div>
        <w:div w:id="107818836">
          <w:marLeft w:val="480"/>
          <w:marRight w:val="0"/>
          <w:marTop w:val="0"/>
          <w:marBottom w:val="0"/>
          <w:divBdr>
            <w:top w:val="none" w:sz="0" w:space="0" w:color="auto"/>
            <w:left w:val="none" w:sz="0" w:space="0" w:color="auto"/>
            <w:bottom w:val="none" w:sz="0" w:space="0" w:color="auto"/>
            <w:right w:val="none" w:sz="0" w:space="0" w:color="auto"/>
          </w:divBdr>
        </w:div>
        <w:div w:id="891699815">
          <w:marLeft w:val="480"/>
          <w:marRight w:val="0"/>
          <w:marTop w:val="0"/>
          <w:marBottom w:val="0"/>
          <w:divBdr>
            <w:top w:val="none" w:sz="0" w:space="0" w:color="auto"/>
            <w:left w:val="none" w:sz="0" w:space="0" w:color="auto"/>
            <w:bottom w:val="none" w:sz="0" w:space="0" w:color="auto"/>
            <w:right w:val="none" w:sz="0" w:space="0" w:color="auto"/>
          </w:divBdr>
        </w:div>
        <w:div w:id="139159786">
          <w:marLeft w:val="480"/>
          <w:marRight w:val="0"/>
          <w:marTop w:val="0"/>
          <w:marBottom w:val="0"/>
          <w:divBdr>
            <w:top w:val="none" w:sz="0" w:space="0" w:color="auto"/>
            <w:left w:val="none" w:sz="0" w:space="0" w:color="auto"/>
            <w:bottom w:val="none" w:sz="0" w:space="0" w:color="auto"/>
            <w:right w:val="none" w:sz="0" w:space="0" w:color="auto"/>
          </w:divBdr>
        </w:div>
        <w:div w:id="1049888428">
          <w:marLeft w:val="480"/>
          <w:marRight w:val="0"/>
          <w:marTop w:val="0"/>
          <w:marBottom w:val="0"/>
          <w:divBdr>
            <w:top w:val="none" w:sz="0" w:space="0" w:color="auto"/>
            <w:left w:val="none" w:sz="0" w:space="0" w:color="auto"/>
            <w:bottom w:val="none" w:sz="0" w:space="0" w:color="auto"/>
            <w:right w:val="none" w:sz="0" w:space="0" w:color="auto"/>
          </w:divBdr>
        </w:div>
        <w:div w:id="1898738471">
          <w:marLeft w:val="480"/>
          <w:marRight w:val="0"/>
          <w:marTop w:val="0"/>
          <w:marBottom w:val="0"/>
          <w:divBdr>
            <w:top w:val="none" w:sz="0" w:space="0" w:color="auto"/>
            <w:left w:val="none" w:sz="0" w:space="0" w:color="auto"/>
            <w:bottom w:val="none" w:sz="0" w:space="0" w:color="auto"/>
            <w:right w:val="none" w:sz="0" w:space="0" w:color="auto"/>
          </w:divBdr>
        </w:div>
        <w:div w:id="1077049811">
          <w:marLeft w:val="480"/>
          <w:marRight w:val="0"/>
          <w:marTop w:val="0"/>
          <w:marBottom w:val="0"/>
          <w:divBdr>
            <w:top w:val="none" w:sz="0" w:space="0" w:color="auto"/>
            <w:left w:val="none" w:sz="0" w:space="0" w:color="auto"/>
            <w:bottom w:val="none" w:sz="0" w:space="0" w:color="auto"/>
            <w:right w:val="none" w:sz="0" w:space="0" w:color="auto"/>
          </w:divBdr>
        </w:div>
        <w:div w:id="1093435041">
          <w:marLeft w:val="480"/>
          <w:marRight w:val="0"/>
          <w:marTop w:val="0"/>
          <w:marBottom w:val="0"/>
          <w:divBdr>
            <w:top w:val="none" w:sz="0" w:space="0" w:color="auto"/>
            <w:left w:val="none" w:sz="0" w:space="0" w:color="auto"/>
            <w:bottom w:val="none" w:sz="0" w:space="0" w:color="auto"/>
            <w:right w:val="none" w:sz="0" w:space="0" w:color="auto"/>
          </w:divBdr>
        </w:div>
        <w:div w:id="1332374728">
          <w:marLeft w:val="480"/>
          <w:marRight w:val="0"/>
          <w:marTop w:val="0"/>
          <w:marBottom w:val="0"/>
          <w:divBdr>
            <w:top w:val="none" w:sz="0" w:space="0" w:color="auto"/>
            <w:left w:val="none" w:sz="0" w:space="0" w:color="auto"/>
            <w:bottom w:val="none" w:sz="0" w:space="0" w:color="auto"/>
            <w:right w:val="none" w:sz="0" w:space="0" w:color="auto"/>
          </w:divBdr>
        </w:div>
        <w:div w:id="1392967887">
          <w:marLeft w:val="480"/>
          <w:marRight w:val="0"/>
          <w:marTop w:val="0"/>
          <w:marBottom w:val="0"/>
          <w:divBdr>
            <w:top w:val="none" w:sz="0" w:space="0" w:color="auto"/>
            <w:left w:val="none" w:sz="0" w:space="0" w:color="auto"/>
            <w:bottom w:val="none" w:sz="0" w:space="0" w:color="auto"/>
            <w:right w:val="none" w:sz="0" w:space="0" w:color="auto"/>
          </w:divBdr>
        </w:div>
      </w:divsChild>
    </w:div>
    <w:div w:id="2062898768">
      <w:bodyDiv w:val="1"/>
      <w:marLeft w:val="0"/>
      <w:marRight w:val="0"/>
      <w:marTop w:val="0"/>
      <w:marBottom w:val="0"/>
      <w:divBdr>
        <w:top w:val="none" w:sz="0" w:space="0" w:color="auto"/>
        <w:left w:val="none" w:sz="0" w:space="0" w:color="auto"/>
        <w:bottom w:val="none" w:sz="0" w:space="0" w:color="auto"/>
        <w:right w:val="none" w:sz="0" w:space="0" w:color="auto"/>
      </w:divBdr>
      <w:divsChild>
        <w:div w:id="352342613">
          <w:marLeft w:val="360"/>
          <w:marRight w:val="0"/>
          <w:marTop w:val="200"/>
          <w:marBottom w:val="0"/>
          <w:divBdr>
            <w:top w:val="none" w:sz="0" w:space="0" w:color="auto"/>
            <w:left w:val="none" w:sz="0" w:space="0" w:color="auto"/>
            <w:bottom w:val="none" w:sz="0" w:space="0" w:color="auto"/>
            <w:right w:val="none" w:sz="0" w:space="0" w:color="auto"/>
          </w:divBdr>
        </w:div>
        <w:div w:id="127553603">
          <w:marLeft w:val="360"/>
          <w:marRight w:val="0"/>
          <w:marTop w:val="200"/>
          <w:marBottom w:val="0"/>
          <w:divBdr>
            <w:top w:val="none" w:sz="0" w:space="0" w:color="auto"/>
            <w:left w:val="none" w:sz="0" w:space="0" w:color="auto"/>
            <w:bottom w:val="none" w:sz="0" w:space="0" w:color="auto"/>
            <w:right w:val="none" w:sz="0" w:space="0" w:color="auto"/>
          </w:divBdr>
        </w:div>
        <w:div w:id="977497076">
          <w:marLeft w:val="360"/>
          <w:marRight w:val="0"/>
          <w:marTop w:val="200"/>
          <w:marBottom w:val="0"/>
          <w:divBdr>
            <w:top w:val="none" w:sz="0" w:space="0" w:color="auto"/>
            <w:left w:val="none" w:sz="0" w:space="0" w:color="auto"/>
            <w:bottom w:val="none" w:sz="0" w:space="0" w:color="auto"/>
            <w:right w:val="none" w:sz="0" w:space="0" w:color="auto"/>
          </w:divBdr>
        </w:div>
        <w:div w:id="473373812">
          <w:marLeft w:val="360"/>
          <w:marRight w:val="0"/>
          <w:marTop w:val="200"/>
          <w:marBottom w:val="0"/>
          <w:divBdr>
            <w:top w:val="none" w:sz="0" w:space="0" w:color="auto"/>
            <w:left w:val="none" w:sz="0" w:space="0" w:color="auto"/>
            <w:bottom w:val="none" w:sz="0" w:space="0" w:color="auto"/>
            <w:right w:val="none" w:sz="0" w:space="0" w:color="auto"/>
          </w:divBdr>
        </w:div>
        <w:div w:id="679046383">
          <w:marLeft w:val="360"/>
          <w:marRight w:val="0"/>
          <w:marTop w:val="200"/>
          <w:marBottom w:val="0"/>
          <w:divBdr>
            <w:top w:val="none" w:sz="0" w:space="0" w:color="auto"/>
            <w:left w:val="none" w:sz="0" w:space="0" w:color="auto"/>
            <w:bottom w:val="none" w:sz="0" w:space="0" w:color="auto"/>
            <w:right w:val="none" w:sz="0" w:space="0" w:color="auto"/>
          </w:divBdr>
        </w:div>
        <w:div w:id="1149788904">
          <w:marLeft w:val="360"/>
          <w:marRight w:val="0"/>
          <w:marTop w:val="200"/>
          <w:marBottom w:val="0"/>
          <w:divBdr>
            <w:top w:val="none" w:sz="0" w:space="0" w:color="auto"/>
            <w:left w:val="none" w:sz="0" w:space="0" w:color="auto"/>
            <w:bottom w:val="none" w:sz="0" w:space="0" w:color="auto"/>
            <w:right w:val="none" w:sz="0" w:space="0" w:color="auto"/>
          </w:divBdr>
        </w:div>
      </w:divsChild>
    </w:div>
    <w:div w:id="2067416486">
      <w:bodyDiv w:val="1"/>
      <w:marLeft w:val="0"/>
      <w:marRight w:val="0"/>
      <w:marTop w:val="0"/>
      <w:marBottom w:val="0"/>
      <w:divBdr>
        <w:top w:val="none" w:sz="0" w:space="0" w:color="auto"/>
        <w:left w:val="none" w:sz="0" w:space="0" w:color="auto"/>
        <w:bottom w:val="none" w:sz="0" w:space="0" w:color="auto"/>
        <w:right w:val="none" w:sz="0" w:space="0" w:color="auto"/>
      </w:divBdr>
      <w:divsChild>
        <w:div w:id="275598552">
          <w:marLeft w:val="480"/>
          <w:marRight w:val="0"/>
          <w:marTop w:val="0"/>
          <w:marBottom w:val="0"/>
          <w:divBdr>
            <w:top w:val="none" w:sz="0" w:space="0" w:color="auto"/>
            <w:left w:val="none" w:sz="0" w:space="0" w:color="auto"/>
            <w:bottom w:val="none" w:sz="0" w:space="0" w:color="auto"/>
            <w:right w:val="none" w:sz="0" w:space="0" w:color="auto"/>
          </w:divBdr>
        </w:div>
        <w:div w:id="1888950288">
          <w:marLeft w:val="480"/>
          <w:marRight w:val="0"/>
          <w:marTop w:val="0"/>
          <w:marBottom w:val="0"/>
          <w:divBdr>
            <w:top w:val="none" w:sz="0" w:space="0" w:color="auto"/>
            <w:left w:val="none" w:sz="0" w:space="0" w:color="auto"/>
            <w:bottom w:val="none" w:sz="0" w:space="0" w:color="auto"/>
            <w:right w:val="none" w:sz="0" w:space="0" w:color="auto"/>
          </w:divBdr>
        </w:div>
        <w:div w:id="307518712">
          <w:marLeft w:val="480"/>
          <w:marRight w:val="0"/>
          <w:marTop w:val="0"/>
          <w:marBottom w:val="0"/>
          <w:divBdr>
            <w:top w:val="none" w:sz="0" w:space="0" w:color="auto"/>
            <w:left w:val="none" w:sz="0" w:space="0" w:color="auto"/>
            <w:bottom w:val="none" w:sz="0" w:space="0" w:color="auto"/>
            <w:right w:val="none" w:sz="0" w:space="0" w:color="auto"/>
          </w:divBdr>
        </w:div>
        <w:div w:id="1774278630">
          <w:marLeft w:val="480"/>
          <w:marRight w:val="0"/>
          <w:marTop w:val="0"/>
          <w:marBottom w:val="0"/>
          <w:divBdr>
            <w:top w:val="none" w:sz="0" w:space="0" w:color="auto"/>
            <w:left w:val="none" w:sz="0" w:space="0" w:color="auto"/>
            <w:bottom w:val="none" w:sz="0" w:space="0" w:color="auto"/>
            <w:right w:val="none" w:sz="0" w:space="0" w:color="auto"/>
          </w:divBdr>
        </w:div>
        <w:div w:id="1634751449">
          <w:marLeft w:val="480"/>
          <w:marRight w:val="0"/>
          <w:marTop w:val="0"/>
          <w:marBottom w:val="0"/>
          <w:divBdr>
            <w:top w:val="none" w:sz="0" w:space="0" w:color="auto"/>
            <w:left w:val="none" w:sz="0" w:space="0" w:color="auto"/>
            <w:bottom w:val="none" w:sz="0" w:space="0" w:color="auto"/>
            <w:right w:val="none" w:sz="0" w:space="0" w:color="auto"/>
          </w:divBdr>
        </w:div>
        <w:div w:id="132915096">
          <w:marLeft w:val="480"/>
          <w:marRight w:val="0"/>
          <w:marTop w:val="0"/>
          <w:marBottom w:val="0"/>
          <w:divBdr>
            <w:top w:val="none" w:sz="0" w:space="0" w:color="auto"/>
            <w:left w:val="none" w:sz="0" w:space="0" w:color="auto"/>
            <w:bottom w:val="none" w:sz="0" w:space="0" w:color="auto"/>
            <w:right w:val="none" w:sz="0" w:space="0" w:color="auto"/>
          </w:divBdr>
        </w:div>
        <w:div w:id="1819110733">
          <w:marLeft w:val="480"/>
          <w:marRight w:val="0"/>
          <w:marTop w:val="0"/>
          <w:marBottom w:val="0"/>
          <w:divBdr>
            <w:top w:val="none" w:sz="0" w:space="0" w:color="auto"/>
            <w:left w:val="none" w:sz="0" w:space="0" w:color="auto"/>
            <w:bottom w:val="none" w:sz="0" w:space="0" w:color="auto"/>
            <w:right w:val="none" w:sz="0" w:space="0" w:color="auto"/>
          </w:divBdr>
        </w:div>
        <w:div w:id="647786238">
          <w:marLeft w:val="480"/>
          <w:marRight w:val="0"/>
          <w:marTop w:val="0"/>
          <w:marBottom w:val="0"/>
          <w:divBdr>
            <w:top w:val="none" w:sz="0" w:space="0" w:color="auto"/>
            <w:left w:val="none" w:sz="0" w:space="0" w:color="auto"/>
            <w:bottom w:val="none" w:sz="0" w:space="0" w:color="auto"/>
            <w:right w:val="none" w:sz="0" w:space="0" w:color="auto"/>
          </w:divBdr>
        </w:div>
        <w:div w:id="397285734">
          <w:marLeft w:val="480"/>
          <w:marRight w:val="0"/>
          <w:marTop w:val="0"/>
          <w:marBottom w:val="0"/>
          <w:divBdr>
            <w:top w:val="none" w:sz="0" w:space="0" w:color="auto"/>
            <w:left w:val="none" w:sz="0" w:space="0" w:color="auto"/>
            <w:bottom w:val="none" w:sz="0" w:space="0" w:color="auto"/>
            <w:right w:val="none" w:sz="0" w:space="0" w:color="auto"/>
          </w:divBdr>
        </w:div>
        <w:div w:id="541407346">
          <w:marLeft w:val="480"/>
          <w:marRight w:val="0"/>
          <w:marTop w:val="0"/>
          <w:marBottom w:val="0"/>
          <w:divBdr>
            <w:top w:val="none" w:sz="0" w:space="0" w:color="auto"/>
            <w:left w:val="none" w:sz="0" w:space="0" w:color="auto"/>
            <w:bottom w:val="none" w:sz="0" w:space="0" w:color="auto"/>
            <w:right w:val="none" w:sz="0" w:space="0" w:color="auto"/>
          </w:divBdr>
        </w:div>
        <w:div w:id="401874224">
          <w:marLeft w:val="480"/>
          <w:marRight w:val="0"/>
          <w:marTop w:val="0"/>
          <w:marBottom w:val="0"/>
          <w:divBdr>
            <w:top w:val="none" w:sz="0" w:space="0" w:color="auto"/>
            <w:left w:val="none" w:sz="0" w:space="0" w:color="auto"/>
            <w:bottom w:val="none" w:sz="0" w:space="0" w:color="auto"/>
            <w:right w:val="none" w:sz="0" w:space="0" w:color="auto"/>
          </w:divBdr>
        </w:div>
        <w:div w:id="685138416">
          <w:marLeft w:val="480"/>
          <w:marRight w:val="0"/>
          <w:marTop w:val="0"/>
          <w:marBottom w:val="0"/>
          <w:divBdr>
            <w:top w:val="none" w:sz="0" w:space="0" w:color="auto"/>
            <w:left w:val="none" w:sz="0" w:space="0" w:color="auto"/>
            <w:bottom w:val="none" w:sz="0" w:space="0" w:color="auto"/>
            <w:right w:val="none" w:sz="0" w:space="0" w:color="auto"/>
          </w:divBdr>
        </w:div>
        <w:div w:id="2082023270">
          <w:marLeft w:val="480"/>
          <w:marRight w:val="0"/>
          <w:marTop w:val="0"/>
          <w:marBottom w:val="0"/>
          <w:divBdr>
            <w:top w:val="none" w:sz="0" w:space="0" w:color="auto"/>
            <w:left w:val="none" w:sz="0" w:space="0" w:color="auto"/>
            <w:bottom w:val="none" w:sz="0" w:space="0" w:color="auto"/>
            <w:right w:val="none" w:sz="0" w:space="0" w:color="auto"/>
          </w:divBdr>
        </w:div>
        <w:div w:id="605040649">
          <w:marLeft w:val="480"/>
          <w:marRight w:val="0"/>
          <w:marTop w:val="0"/>
          <w:marBottom w:val="0"/>
          <w:divBdr>
            <w:top w:val="none" w:sz="0" w:space="0" w:color="auto"/>
            <w:left w:val="none" w:sz="0" w:space="0" w:color="auto"/>
            <w:bottom w:val="none" w:sz="0" w:space="0" w:color="auto"/>
            <w:right w:val="none" w:sz="0" w:space="0" w:color="auto"/>
          </w:divBdr>
        </w:div>
        <w:div w:id="557471020">
          <w:marLeft w:val="480"/>
          <w:marRight w:val="0"/>
          <w:marTop w:val="0"/>
          <w:marBottom w:val="0"/>
          <w:divBdr>
            <w:top w:val="none" w:sz="0" w:space="0" w:color="auto"/>
            <w:left w:val="none" w:sz="0" w:space="0" w:color="auto"/>
            <w:bottom w:val="none" w:sz="0" w:space="0" w:color="auto"/>
            <w:right w:val="none" w:sz="0" w:space="0" w:color="auto"/>
          </w:divBdr>
        </w:div>
      </w:divsChild>
    </w:div>
    <w:div w:id="2068141974">
      <w:bodyDiv w:val="1"/>
      <w:marLeft w:val="0"/>
      <w:marRight w:val="0"/>
      <w:marTop w:val="0"/>
      <w:marBottom w:val="0"/>
      <w:divBdr>
        <w:top w:val="none" w:sz="0" w:space="0" w:color="auto"/>
        <w:left w:val="none" w:sz="0" w:space="0" w:color="auto"/>
        <w:bottom w:val="none" w:sz="0" w:space="0" w:color="auto"/>
        <w:right w:val="none" w:sz="0" w:space="0" w:color="auto"/>
      </w:divBdr>
    </w:div>
    <w:div w:id="2074306122">
      <w:bodyDiv w:val="1"/>
      <w:marLeft w:val="0"/>
      <w:marRight w:val="0"/>
      <w:marTop w:val="0"/>
      <w:marBottom w:val="0"/>
      <w:divBdr>
        <w:top w:val="none" w:sz="0" w:space="0" w:color="auto"/>
        <w:left w:val="none" w:sz="0" w:space="0" w:color="auto"/>
        <w:bottom w:val="none" w:sz="0" w:space="0" w:color="auto"/>
        <w:right w:val="none" w:sz="0" w:space="0" w:color="auto"/>
      </w:divBdr>
    </w:div>
    <w:div w:id="2078548494">
      <w:bodyDiv w:val="1"/>
      <w:marLeft w:val="0"/>
      <w:marRight w:val="0"/>
      <w:marTop w:val="0"/>
      <w:marBottom w:val="0"/>
      <w:divBdr>
        <w:top w:val="none" w:sz="0" w:space="0" w:color="auto"/>
        <w:left w:val="none" w:sz="0" w:space="0" w:color="auto"/>
        <w:bottom w:val="none" w:sz="0" w:space="0" w:color="auto"/>
        <w:right w:val="none" w:sz="0" w:space="0" w:color="auto"/>
      </w:divBdr>
      <w:divsChild>
        <w:div w:id="445854575">
          <w:marLeft w:val="480"/>
          <w:marRight w:val="0"/>
          <w:marTop w:val="0"/>
          <w:marBottom w:val="0"/>
          <w:divBdr>
            <w:top w:val="none" w:sz="0" w:space="0" w:color="auto"/>
            <w:left w:val="none" w:sz="0" w:space="0" w:color="auto"/>
            <w:bottom w:val="none" w:sz="0" w:space="0" w:color="auto"/>
            <w:right w:val="none" w:sz="0" w:space="0" w:color="auto"/>
          </w:divBdr>
        </w:div>
        <w:div w:id="42409132">
          <w:marLeft w:val="480"/>
          <w:marRight w:val="0"/>
          <w:marTop w:val="0"/>
          <w:marBottom w:val="0"/>
          <w:divBdr>
            <w:top w:val="none" w:sz="0" w:space="0" w:color="auto"/>
            <w:left w:val="none" w:sz="0" w:space="0" w:color="auto"/>
            <w:bottom w:val="none" w:sz="0" w:space="0" w:color="auto"/>
            <w:right w:val="none" w:sz="0" w:space="0" w:color="auto"/>
          </w:divBdr>
        </w:div>
        <w:div w:id="271132420">
          <w:marLeft w:val="480"/>
          <w:marRight w:val="0"/>
          <w:marTop w:val="0"/>
          <w:marBottom w:val="0"/>
          <w:divBdr>
            <w:top w:val="none" w:sz="0" w:space="0" w:color="auto"/>
            <w:left w:val="none" w:sz="0" w:space="0" w:color="auto"/>
            <w:bottom w:val="none" w:sz="0" w:space="0" w:color="auto"/>
            <w:right w:val="none" w:sz="0" w:space="0" w:color="auto"/>
          </w:divBdr>
        </w:div>
        <w:div w:id="649092904">
          <w:marLeft w:val="480"/>
          <w:marRight w:val="0"/>
          <w:marTop w:val="0"/>
          <w:marBottom w:val="0"/>
          <w:divBdr>
            <w:top w:val="none" w:sz="0" w:space="0" w:color="auto"/>
            <w:left w:val="none" w:sz="0" w:space="0" w:color="auto"/>
            <w:bottom w:val="none" w:sz="0" w:space="0" w:color="auto"/>
            <w:right w:val="none" w:sz="0" w:space="0" w:color="auto"/>
          </w:divBdr>
        </w:div>
        <w:div w:id="833302493">
          <w:marLeft w:val="480"/>
          <w:marRight w:val="0"/>
          <w:marTop w:val="0"/>
          <w:marBottom w:val="0"/>
          <w:divBdr>
            <w:top w:val="none" w:sz="0" w:space="0" w:color="auto"/>
            <w:left w:val="none" w:sz="0" w:space="0" w:color="auto"/>
            <w:bottom w:val="none" w:sz="0" w:space="0" w:color="auto"/>
            <w:right w:val="none" w:sz="0" w:space="0" w:color="auto"/>
          </w:divBdr>
        </w:div>
        <w:div w:id="933635665">
          <w:marLeft w:val="480"/>
          <w:marRight w:val="0"/>
          <w:marTop w:val="0"/>
          <w:marBottom w:val="0"/>
          <w:divBdr>
            <w:top w:val="none" w:sz="0" w:space="0" w:color="auto"/>
            <w:left w:val="none" w:sz="0" w:space="0" w:color="auto"/>
            <w:bottom w:val="none" w:sz="0" w:space="0" w:color="auto"/>
            <w:right w:val="none" w:sz="0" w:space="0" w:color="auto"/>
          </w:divBdr>
        </w:div>
        <w:div w:id="668406379">
          <w:marLeft w:val="480"/>
          <w:marRight w:val="0"/>
          <w:marTop w:val="0"/>
          <w:marBottom w:val="0"/>
          <w:divBdr>
            <w:top w:val="none" w:sz="0" w:space="0" w:color="auto"/>
            <w:left w:val="none" w:sz="0" w:space="0" w:color="auto"/>
            <w:bottom w:val="none" w:sz="0" w:space="0" w:color="auto"/>
            <w:right w:val="none" w:sz="0" w:space="0" w:color="auto"/>
          </w:divBdr>
        </w:div>
        <w:div w:id="821778561">
          <w:marLeft w:val="480"/>
          <w:marRight w:val="0"/>
          <w:marTop w:val="0"/>
          <w:marBottom w:val="0"/>
          <w:divBdr>
            <w:top w:val="none" w:sz="0" w:space="0" w:color="auto"/>
            <w:left w:val="none" w:sz="0" w:space="0" w:color="auto"/>
            <w:bottom w:val="none" w:sz="0" w:space="0" w:color="auto"/>
            <w:right w:val="none" w:sz="0" w:space="0" w:color="auto"/>
          </w:divBdr>
        </w:div>
        <w:div w:id="1069814105">
          <w:marLeft w:val="480"/>
          <w:marRight w:val="0"/>
          <w:marTop w:val="0"/>
          <w:marBottom w:val="0"/>
          <w:divBdr>
            <w:top w:val="none" w:sz="0" w:space="0" w:color="auto"/>
            <w:left w:val="none" w:sz="0" w:space="0" w:color="auto"/>
            <w:bottom w:val="none" w:sz="0" w:space="0" w:color="auto"/>
            <w:right w:val="none" w:sz="0" w:space="0" w:color="auto"/>
          </w:divBdr>
        </w:div>
        <w:div w:id="1972469024">
          <w:marLeft w:val="480"/>
          <w:marRight w:val="0"/>
          <w:marTop w:val="0"/>
          <w:marBottom w:val="0"/>
          <w:divBdr>
            <w:top w:val="none" w:sz="0" w:space="0" w:color="auto"/>
            <w:left w:val="none" w:sz="0" w:space="0" w:color="auto"/>
            <w:bottom w:val="none" w:sz="0" w:space="0" w:color="auto"/>
            <w:right w:val="none" w:sz="0" w:space="0" w:color="auto"/>
          </w:divBdr>
        </w:div>
        <w:div w:id="2015762733">
          <w:marLeft w:val="480"/>
          <w:marRight w:val="0"/>
          <w:marTop w:val="0"/>
          <w:marBottom w:val="0"/>
          <w:divBdr>
            <w:top w:val="none" w:sz="0" w:space="0" w:color="auto"/>
            <w:left w:val="none" w:sz="0" w:space="0" w:color="auto"/>
            <w:bottom w:val="none" w:sz="0" w:space="0" w:color="auto"/>
            <w:right w:val="none" w:sz="0" w:space="0" w:color="auto"/>
          </w:divBdr>
        </w:div>
        <w:div w:id="1077096134">
          <w:marLeft w:val="480"/>
          <w:marRight w:val="0"/>
          <w:marTop w:val="0"/>
          <w:marBottom w:val="0"/>
          <w:divBdr>
            <w:top w:val="none" w:sz="0" w:space="0" w:color="auto"/>
            <w:left w:val="none" w:sz="0" w:space="0" w:color="auto"/>
            <w:bottom w:val="none" w:sz="0" w:space="0" w:color="auto"/>
            <w:right w:val="none" w:sz="0" w:space="0" w:color="auto"/>
          </w:divBdr>
        </w:div>
        <w:div w:id="2029913728">
          <w:marLeft w:val="480"/>
          <w:marRight w:val="0"/>
          <w:marTop w:val="0"/>
          <w:marBottom w:val="0"/>
          <w:divBdr>
            <w:top w:val="none" w:sz="0" w:space="0" w:color="auto"/>
            <w:left w:val="none" w:sz="0" w:space="0" w:color="auto"/>
            <w:bottom w:val="none" w:sz="0" w:space="0" w:color="auto"/>
            <w:right w:val="none" w:sz="0" w:space="0" w:color="auto"/>
          </w:divBdr>
        </w:div>
      </w:divsChild>
    </w:div>
    <w:div w:id="2080252133">
      <w:bodyDiv w:val="1"/>
      <w:marLeft w:val="0"/>
      <w:marRight w:val="0"/>
      <w:marTop w:val="0"/>
      <w:marBottom w:val="0"/>
      <w:divBdr>
        <w:top w:val="none" w:sz="0" w:space="0" w:color="auto"/>
        <w:left w:val="none" w:sz="0" w:space="0" w:color="auto"/>
        <w:bottom w:val="none" w:sz="0" w:space="0" w:color="auto"/>
        <w:right w:val="none" w:sz="0" w:space="0" w:color="auto"/>
      </w:divBdr>
    </w:div>
    <w:div w:id="2090301308">
      <w:bodyDiv w:val="1"/>
      <w:marLeft w:val="0"/>
      <w:marRight w:val="0"/>
      <w:marTop w:val="0"/>
      <w:marBottom w:val="0"/>
      <w:divBdr>
        <w:top w:val="none" w:sz="0" w:space="0" w:color="auto"/>
        <w:left w:val="none" w:sz="0" w:space="0" w:color="auto"/>
        <w:bottom w:val="none" w:sz="0" w:space="0" w:color="auto"/>
        <w:right w:val="none" w:sz="0" w:space="0" w:color="auto"/>
      </w:divBdr>
    </w:div>
    <w:div w:id="2094352296">
      <w:bodyDiv w:val="1"/>
      <w:marLeft w:val="0"/>
      <w:marRight w:val="0"/>
      <w:marTop w:val="0"/>
      <w:marBottom w:val="0"/>
      <w:divBdr>
        <w:top w:val="none" w:sz="0" w:space="0" w:color="auto"/>
        <w:left w:val="none" w:sz="0" w:space="0" w:color="auto"/>
        <w:bottom w:val="none" w:sz="0" w:space="0" w:color="auto"/>
        <w:right w:val="none" w:sz="0" w:space="0" w:color="auto"/>
      </w:divBdr>
    </w:div>
    <w:div w:id="2097285905">
      <w:bodyDiv w:val="1"/>
      <w:marLeft w:val="0"/>
      <w:marRight w:val="0"/>
      <w:marTop w:val="0"/>
      <w:marBottom w:val="0"/>
      <w:divBdr>
        <w:top w:val="none" w:sz="0" w:space="0" w:color="auto"/>
        <w:left w:val="none" w:sz="0" w:space="0" w:color="auto"/>
        <w:bottom w:val="none" w:sz="0" w:space="0" w:color="auto"/>
        <w:right w:val="none" w:sz="0" w:space="0" w:color="auto"/>
      </w:divBdr>
    </w:div>
    <w:div w:id="2100716377">
      <w:bodyDiv w:val="1"/>
      <w:marLeft w:val="0"/>
      <w:marRight w:val="0"/>
      <w:marTop w:val="0"/>
      <w:marBottom w:val="0"/>
      <w:divBdr>
        <w:top w:val="none" w:sz="0" w:space="0" w:color="auto"/>
        <w:left w:val="none" w:sz="0" w:space="0" w:color="auto"/>
        <w:bottom w:val="none" w:sz="0" w:space="0" w:color="auto"/>
        <w:right w:val="none" w:sz="0" w:space="0" w:color="auto"/>
      </w:divBdr>
      <w:divsChild>
        <w:div w:id="1502811681">
          <w:marLeft w:val="360"/>
          <w:marRight w:val="0"/>
          <w:marTop w:val="200"/>
          <w:marBottom w:val="0"/>
          <w:divBdr>
            <w:top w:val="none" w:sz="0" w:space="0" w:color="auto"/>
            <w:left w:val="none" w:sz="0" w:space="0" w:color="auto"/>
            <w:bottom w:val="none" w:sz="0" w:space="0" w:color="auto"/>
            <w:right w:val="none" w:sz="0" w:space="0" w:color="auto"/>
          </w:divBdr>
        </w:div>
      </w:divsChild>
    </w:div>
    <w:div w:id="2106687338">
      <w:bodyDiv w:val="1"/>
      <w:marLeft w:val="0"/>
      <w:marRight w:val="0"/>
      <w:marTop w:val="0"/>
      <w:marBottom w:val="0"/>
      <w:divBdr>
        <w:top w:val="none" w:sz="0" w:space="0" w:color="auto"/>
        <w:left w:val="none" w:sz="0" w:space="0" w:color="auto"/>
        <w:bottom w:val="none" w:sz="0" w:space="0" w:color="auto"/>
        <w:right w:val="none" w:sz="0" w:space="0" w:color="auto"/>
      </w:divBdr>
    </w:div>
    <w:div w:id="2120174242">
      <w:bodyDiv w:val="1"/>
      <w:marLeft w:val="0"/>
      <w:marRight w:val="0"/>
      <w:marTop w:val="0"/>
      <w:marBottom w:val="0"/>
      <w:divBdr>
        <w:top w:val="none" w:sz="0" w:space="0" w:color="auto"/>
        <w:left w:val="none" w:sz="0" w:space="0" w:color="auto"/>
        <w:bottom w:val="none" w:sz="0" w:space="0" w:color="auto"/>
        <w:right w:val="none" w:sz="0" w:space="0" w:color="auto"/>
      </w:divBdr>
    </w:div>
    <w:div w:id="2122912391">
      <w:bodyDiv w:val="1"/>
      <w:marLeft w:val="0"/>
      <w:marRight w:val="0"/>
      <w:marTop w:val="0"/>
      <w:marBottom w:val="0"/>
      <w:divBdr>
        <w:top w:val="none" w:sz="0" w:space="0" w:color="auto"/>
        <w:left w:val="none" w:sz="0" w:space="0" w:color="auto"/>
        <w:bottom w:val="none" w:sz="0" w:space="0" w:color="auto"/>
        <w:right w:val="none" w:sz="0" w:space="0" w:color="auto"/>
      </w:divBdr>
      <w:divsChild>
        <w:div w:id="1165508783">
          <w:marLeft w:val="480"/>
          <w:marRight w:val="0"/>
          <w:marTop w:val="0"/>
          <w:marBottom w:val="0"/>
          <w:divBdr>
            <w:top w:val="none" w:sz="0" w:space="0" w:color="auto"/>
            <w:left w:val="none" w:sz="0" w:space="0" w:color="auto"/>
            <w:bottom w:val="none" w:sz="0" w:space="0" w:color="auto"/>
            <w:right w:val="none" w:sz="0" w:space="0" w:color="auto"/>
          </w:divBdr>
        </w:div>
        <w:div w:id="258755479">
          <w:marLeft w:val="480"/>
          <w:marRight w:val="0"/>
          <w:marTop w:val="0"/>
          <w:marBottom w:val="0"/>
          <w:divBdr>
            <w:top w:val="none" w:sz="0" w:space="0" w:color="auto"/>
            <w:left w:val="none" w:sz="0" w:space="0" w:color="auto"/>
            <w:bottom w:val="none" w:sz="0" w:space="0" w:color="auto"/>
            <w:right w:val="none" w:sz="0" w:space="0" w:color="auto"/>
          </w:divBdr>
        </w:div>
        <w:div w:id="1276907932">
          <w:marLeft w:val="480"/>
          <w:marRight w:val="0"/>
          <w:marTop w:val="0"/>
          <w:marBottom w:val="0"/>
          <w:divBdr>
            <w:top w:val="none" w:sz="0" w:space="0" w:color="auto"/>
            <w:left w:val="none" w:sz="0" w:space="0" w:color="auto"/>
            <w:bottom w:val="none" w:sz="0" w:space="0" w:color="auto"/>
            <w:right w:val="none" w:sz="0" w:space="0" w:color="auto"/>
          </w:divBdr>
        </w:div>
        <w:div w:id="723915467">
          <w:marLeft w:val="480"/>
          <w:marRight w:val="0"/>
          <w:marTop w:val="0"/>
          <w:marBottom w:val="0"/>
          <w:divBdr>
            <w:top w:val="none" w:sz="0" w:space="0" w:color="auto"/>
            <w:left w:val="none" w:sz="0" w:space="0" w:color="auto"/>
            <w:bottom w:val="none" w:sz="0" w:space="0" w:color="auto"/>
            <w:right w:val="none" w:sz="0" w:space="0" w:color="auto"/>
          </w:divBdr>
        </w:div>
        <w:div w:id="1352758249">
          <w:marLeft w:val="480"/>
          <w:marRight w:val="0"/>
          <w:marTop w:val="0"/>
          <w:marBottom w:val="0"/>
          <w:divBdr>
            <w:top w:val="none" w:sz="0" w:space="0" w:color="auto"/>
            <w:left w:val="none" w:sz="0" w:space="0" w:color="auto"/>
            <w:bottom w:val="none" w:sz="0" w:space="0" w:color="auto"/>
            <w:right w:val="none" w:sz="0" w:space="0" w:color="auto"/>
          </w:divBdr>
        </w:div>
        <w:div w:id="1752576552">
          <w:marLeft w:val="480"/>
          <w:marRight w:val="0"/>
          <w:marTop w:val="0"/>
          <w:marBottom w:val="0"/>
          <w:divBdr>
            <w:top w:val="none" w:sz="0" w:space="0" w:color="auto"/>
            <w:left w:val="none" w:sz="0" w:space="0" w:color="auto"/>
            <w:bottom w:val="none" w:sz="0" w:space="0" w:color="auto"/>
            <w:right w:val="none" w:sz="0" w:space="0" w:color="auto"/>
          </w:divBdr>
        </w:div>
        <w:div w:id="236981732">
          <w:marLeft w:val="480"/>
          <w:marRight w:val="0"/>
          <w:marTop w:val="0"/>
          <w:marBottom w:val="0"/>
          <w:divBdr>
            <w:top w:val="none" w:sz="0" w:space="0" w:color="auto"/>
            <w:left w:val="none" w:sz="0" w:space="0" w:color="auto"/>
            <w:bottom w:val="none" w:sz="0" w:space="0" w:color="auto"/>
            <w:right w:val="none" w:sz="0" w:space="0" w:color="auto"/>
          </w:divBdr>
        </w:div>
        <w:div w:id="661082029">
          <w:marLeft w:val="480"/>
          <w:marRight w:val="0"/>
          <w:marTop w:val="0"/>
          <w:marBottom w:val="0"/>
          <w:divBdr>
            <w:top w:val="none" w:sz="0" w:space="0" w:color="auto"/>
            <w:left w:val="none" w:sz="0" w:space="0" w:color="auto"/>
            <w:bottom w:val="none" w:sz="0" w:space="0" w:color="auto"/>
            <w:right w:val="none" w:sz="0" w:space="0" w:color="auto"/>
          </w:divBdr>
        </w:div>
        <w:div w:id="645399065">
          <w:marLeft w:val="480"/>
          <w:marRight w:val="0"/>
          <w:marTop w:val="0"/>
          <w:marBottom w:val="0"/>
          <w:divBdr>
            <w:top w:val="none" w:sz="0" w:space="0" w:color="auto"/>
            <w:left w:val="none" w:sz="0" w:space="0" w:color="auto"/>
            <w:bottom w:val="none" w:sz="0" w:space="0" w:color="auto"/>
            <w:right w:val="none" w:sz="0" w:space="0" w:color="auto"/>
          </w:divBdr>
        </w:div>
        <w:div w:id="2059239130">
          <w:marLeft w:val="480"/>
          <w:marRight w:val="0"/>
          <w:marTop w:val="0"/>
          <w:marBottom w:val="0"/>
          <w:divBdr>
            <w:top w:val="none" w:sz="0" w:space="0" w:color="auto"/>
            <w:left w:val="none" w:sz="0" w:space="0" w:color="auto"/>
            <w:bottom w:val="none" w:sz="0" w:space="0" w:color="auto"/>
            <w:right w:val="none" w:sz="0" w:space="0" w:color="auto"/>
          </w:divBdr>
        </w:div>
        <w:div w:id="562299172">
          <w:marLeft w:val="480"/>
          <w:marRight w:val="0"/>
          <w:marTop w:val="0"/>
          <w:marBottom w:val="0"/>
          <w:divBdr>
            <w:top w:val="none" w:sz="0" w:space="0" w:color="auto"/>
            <w:left w:val="none" w:sz="0" w:space="0" w:color="auto"/>
            <w:bottom w:val="none" w:sz="0" w:space="0" w:color="auto"/>
            <w:right w:val="none" w:sz="0" w:space="0" w:color="auto"/>
          </w:divBdr>
        </w:div>
        <w:div w:id="1762289232">
          <w:marLeft w:val="480"/>
          <w:marRight w:val="0"/>
          <w:marTop w:val="0"/>
          <w:marBottom w:val="0"/>
          <w:divBdr>
            <w:top w:val="none" w:sz="0" w:space="0" w:color="auto"/>
            <w:left w:val="none" w:sz="0" w:space="0" w:color="auto"/>
            <w:bottom w:val="none" w:sz="0" w:space="0" w:color="auto"/>
            <w:right w:val="none" w:sz="0" w:space="0" w:color="auto"/>
          </w:divBdr>
        </w:div>
        <w:div w:id="176595403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9945EA21-F25F-4E28-8E57-A9FACA841900}"/>
      </w:docPartPr>
      <w:docPartBody>
        <w:p w:rsidR="00254DBB" w:rsidRDefault="00412D7D">
          <w:r w:rsidRPr="00205550">
            <w:rPr>
              <w:rStyle w:val="PlaceholderText"/>
            </w:rPr>
            <w:t>Click or tap here to enter text.</w:t>
          </w:r>
        </w:p>
      </w:docPartBody>
    </w:docPart>
    <w:docPart>
      <w:docPartPr>
        <w:name w:val="6AE62051C50748468B7252C6A38DA618"/>
        <w:category>
          <w:name w:val="Algemeen"/>
          <w:gallery w:val="placeholder"/>
        </w:category>
        <w:types>
          <w:type w:val="bbPlcHdr"/>
        </w:types>
        <w:behaviors>
          <w:behavior w:val="content"/>
        </w:behaviors>
        <w:guid w:val="{35FD6A0F-A98B-47C2-A0AA-F4E340C0758C}"/>
      </w:docPartPr>
      <w:docPartBody>
        <w:p w:rsidR="005027C0" w:rsidRDefault="00500961" w:rsidP="00500961">
          <w:pPr>
            <w:pStyle w:val="6AE62051C50748468B7252C6A38DA618"/>
          </w:pPr>
          <w:r w:rsidRPr="008F5A8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comments="0" w:insDel="0" w:formatting="0"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D7D"/>
    <w:rsid w:val="000466C0"/>
    <w:rsid w:val="000467F5"/>
    <w:rsid w:val="00104A4A"/>
    <w:rsid w:val="001142A5"/>
    <w:rsid w:val="00155849"/>
    <w:rsid w:val="001A260A"/>
    <w:rsid w:val="001E4C59"/>
    <w:rsid w:val="00254DBB"/>
    <w:rsid w:val="00264D24"/>
    <w:rsid w:val="002903A5"/>
    <w:rsid w:val="002B025F"/>
    <w:rsid w:val="002B5BA2"/>
    <w:rsid w:val="002E7C1D"/>
    <w:rsid w:val="00304074"/>
    <w:rsid w:val="003D1AB7"/>
    <w:rsid w:val="003E1AE7"/>
    <w:rsid w:val="003E53D1"/>
    <w:rsid w:val="00412D7D"/>
    <w:rsid w:val="00477523"/>
    <w:rsid w:val="004947A2"/>
    <w:rsid w:val="00497D84"/>
    <w:rsid w:val="004A50C6"/>
    <w:rsid w:val="004B43A6"/>
    <w:rsid w:val="004B46F6"/>
    <w:rsid w:val="004C16DB"/>
    <w:rsid w:val="004D1214"/>
    <w:rsid w:val="004E3919"/>
    <w:rsid w:val="00500961"/>
    <w:rsid w:val="005027C0"/>
    <w:rsid w:val="00520359"/>
    <w:rsid w:val="00581FA0"/>
    <w:rsid w:val="005B4219"/>
    <w:rsid w:val="005B5A5F"/>
    <w:rsid w:val="005D082A"/>
    <w:rsid w:val="006518CE"/>
    <w:rsid w:val="006A1155"/>
    <w:rsid w:val="006F0275"/>
    <w:rsid w:val="007211AC"/>
    <w:rsid w:val="0077748E"/>
    <w:rsid w:val="007A6249"/>
    <w:rsid w:val="007E52AC"/>
    <w:rsid w:val="007F02DC"/>
    <w:rsid w:val="00804F19"/>
    <w:rsid w:val="00815F78"/>
    <w:rsid w:val="008353D0"/>
    <w:rsid w:val="0085254C"/>
    <w:rsid w:val="008A2C33"/>
    <w:rsid w:val="008D60B8"/>
    <w:rsid w:val="009A03E7"/>
    <w:rsid w:val="009C6A6C"/>
    <w:rsid w:val="009E4E25"/>
    <w:rsid w:val="00A57077"/>
    <w:rsid w:val="00A60B70"/>
    <w:rsid w:val="00A618C9"/>
    <w:rsid w:val="00A6672E"/>
    <w:rsid w:val="00AB324E"/>
    <w:rsid w:val="00AC54B1"/>
    <w:rsid w:val="00AF5D86"/>
    <w:rsid w:val="00B0156E"/>
    <w:rsid w:val="00B607CD"/>
    <w:rsid w:val="00B9406E"/>
    <w:rsid w:val="00BD2B28"/>
    <w:rsid w:val="00C0702F"/>
    <w:rsid w:val="00C25041"/>
    <w:rsid w:val="00C308B5"/>
    <w:rsid w:val="00C520A8"/>
    <w:rsid w:val="00CB3F07"/>
    <w:rsid w:val="00CE6505"/>
    <w:rsid w:val="00D028D8"/>
    <w:rsid w:val="00D54710"/>
    <w:rsid w:val="00D612C1"/>
    <w:rsid w:val="00D82406"/>
    <w:rsid w:val="00D917EA"/>
    <w:rsid w:val="00DB3F09"/>
    <w:rsid w:val="00DD10B1"/>
    <w:rsid w:val="00DE7E3D"/>
    <w:rsid w:val="00DF7281"/>
    <w:rsid w:val="00E026A0"/>
    <w:rsid w:val="00E243FE"/>
    <w:rsid w:val="00E62234"/>
    <w:rsid w:val="00E80404"/>
    <w:rsid w:val="00EC1BDF"/>
    <w:rsid w:val="00EC4814"/>
    <w:rsid w:val="00EC48DF"/>
    <w:rsid w:val="00F02FE7"/>
    <w:rsid w:val="00F2061B"/>
    <w:rsid w:val="00F25A19"/>
    <w:rsid w:val="00F749A1"/>
    <w:rsid w:val="00FC1EFA"/>
    <w:rsid w:val="00FE1EFD"/>
    <w:rsid w:val="00FE2D3B"/>
    <w:rsid w:val="00FF2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0961"/>
    <w:rPr>
      <w:color w:val="808080"/>
    </w:rPr>
  </w:style>
  <w:style w:type="paragraph" w:customStyle="1" w:styleId="6AE62051C50748468B7252C6A38DA618">
    <w:name w:val="6AE62051C50748468B7252C6A38DA618"/>
    <w:rsid w:val="00500961"/>
    <w:rPr>
      <w:lang w:val="nl-NL" w:eastAsia="nl-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F5FFEA-065F-4B67-9966-2E1297D6D6F0}">
  <we:reference id="wa104382081" version="1.55.1.0" store="en-US" storeType="OMEX"/>
  <we:alternateReferences>
    <we:reference id="WA104382081" version="1.55.1.0" store="WA104382081" storeType="OMEX"/>
  </we:alternateReferences>
  <we:properties>
    <we:property name="MENDELEY_CITATIONS" value="[{&quot;citationID&quot;:&quot;MENDELEY_CITATION_f2c52eca-540b-416e-a426-6a25eb69d8dc&quot;,&quot;properties&quot;:{&quot;noteIndex&quot;:0},&quot;isEdited&quot;:false,&quot;manualOverride&quot;:{&quot;citeprocText&quot;:&quot;(Zheng and Wang, 1999)&quot;,&quot;isManuallyOverridden&quot;:false,&quot;manualOverrideText&quot;:&quot;&quot;},&quot;citationTag&quot;:&quot;MENDELEY_CITATION_v3_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&quot;,&quot;citationItems&quot;:[{&quot;id&quot;:&quot;c2274523-1841-5cac-99af-7bca4155028a&quot;,&quot;itemData&quot;:{&quot;abstract&quot;:&quot;This manual describes the next generation of the modular three-dimensional transport model, MT3D, with significantly expanded capabilities, including the addition of (a) a third-order total-variation-diminishing (TVD) scheme for solving the advection term that is mass conservative but does not introduce excessive numerical dispersion and artificial oscillation, (b) an efficient iterative solver based on generalized conjugate gradient methods and the Lanczos/ORTHOMIN acceleration scheme to remove stability constraints on the transport time-step size, (c) options for accommodating nonequilibrium sorption and dual-domain advection-diffusion mass transport, and (d) a multicomponent program structure that can accommodate add-on reaction packages for modeling general biological and geochemical reactions. MT3DMS can be used to simulate changes in concentrations of miscible contaminants in groundwater considering advection, dispersion, diffusion, and some basic chemical reactions, with various types of boundary conditions and external sources or sinks. The basic chemical reactions included in the model are equilibrium-controlled or rate-limited linear or nonlinear sorption and first-order irreversible or reversible kinetic reactions. MT3DMS can accommodate very general spatial discretization schemes and transport boundary conditions, including: (a) confined, unconfined, or variably confined/unconfined aquifer layers, (b)inclined model layers and variable cell thickness within the same layer, (c) specified concentration or mass flux boundaries, and (d) the solute transport effects of external hydraulic sources and sinks such as wells, drains, rivers, areal recharge, and evapotranspiration&quot;,&quot;author&quot;:[{&quot;dropping-particle&quot;:&quot;&quot;,&quot;family&quot;:&quot;Zheng&quot;,&quot;given&quot;:&quot;Chunmiao&quot;,&quot;non-dropping-particle&quot;:&quot;&quot;,&quot;parse-names&quot;:false,&quot;suffix&quot;:&quot;&quot;},{&quot;dropping-particle&quot;:&quot;&quot;,&quot;family&quot;:&quot;Wang&quot;,&quot;given&quot;:&quot;P.P.&quot;,&quot;non-dropping-particle&quot;:&quot;&quot;,&quot;parse-names&quot;:false,&quot;suffix&quot;:&quot;&quot;}],&quot;id&quot;:&quot;c2274523-1841-5cac-99af-7bca4155028a&quot;,&quot;issued&quot;:{&quot;date-parts&quot;:[[&quot;1999&quot;]]},&quot;number-of-pages&quot;:&quot;219&quot;,&quot;title&quot;:&quot;MT3DMS: A Modular Three-Dimensional Multispecies Transport Model for Simulation of Advection, Dispersion and Chemical Reactions of Contaminants in Groundwater Systems; Documentation and User's Guide&quot;,&quot;type&quot;:&quot;report&quot;,&quot;container-title-short&quot;:&quot;&quot;},&quot;uris&quot;:[&quot;http://www.mendeley.com/documents/?uuid=40c461c0-5296-4154-9848-d842b1bae5ca&quot;],&quot;isTemporary&quot;:false,&quot;legacyDesktopId&quot;:&quot;40c461c0-5296-4154-9848-d842b1bae5ca&quot;}]},{&quot;citationID&quot;:&quot;MENDELEY_CITATION_f0287376-78b6-4fac-8bb2-4ce045bf61ee&quot;,&quot;properties&quot;:{&quot;noteIndex&quot;:0},&quot;isEdited&quot;:false,&quot;manualOverride&quot;:{&quot;citeprocText&quot;:&quot;(Appelo and Postma, 1993; Batu, 2006; Bear and Verruijt, 1987)&quot;,&quot;isManuallyOverridden&quot;:false,&quot;manualOverrideText&quot;:&quot;&quot;},&quot;citationTag&quot;:&quot;MENDELEY_CITATION_v3_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&quot;,&quot;citationItems&quot;:[{&quot;id&quot;:&quot;54929507-3ff7-56ab-8870-48093273839e&quot;,&quot;itemData&quot;:{&quot;author&quot;:[{&quot;dropping-particle&quot;:&quot;&quot;,&quot;family&quot;:&quot;Bear&quot;,&quot;given&quot;:&quot;J&quot;,&quot;non-dropping-particle&quot;:&quot;&quot;,&quot;parse-names&quot;:false,&quot;suffix&quot;:&quot;&quot;},{&quot;dropping-particle&quot;:&quot;&quot;,&quot;family&quot;:&quot;Verruijt&quot;,&quot;given&quot;:&quot;A&quot;,&quot;non-dropping-particle&quot;:&quot;&quot;,&quot;parse-names&quot;:false,&quot;suffix&quot;:&quot;&quot;}],&quot;id&quot;:&quot;54929507-3ff7-56ab-8870-48093273839e&quot;,&quot;issued&quot;:{&quot;date-parts&quot;:[[&quot;1987&quot;]]},&quot;publisher&quot;:&quot;D. Reidel Publishing Company&quot;,&quot;title&quot;:&quot;Modeling Groundwater Flow and Pollution&quot;,&quot;type&quot;:&quot;book&quot;,&quot;container-title-short&quot;:&quot;&quot;},&quot;uris&quot;:[&quot;http://www.mendeley.com/documents/?uuid=e4e9da32-2852-4c82-8fa0-c6147356b7ae&quot;],&quot;isTemporary&quot;:false,&quot;legacyDesktopId&quot;:&quot;e4e9da32-2852-4c82-8fa0-c6147356b7ae&quot;},{&quot;id&quot;:&quot;98b2e6e6-cd1d-5839-b5e8-19d501cf90d1&quot;,&quot;itemData&quot;:{&quot;ISBN&quot;:&quot;9054101067&quot;,&quot;author&quot;:[{&quot;dropping-particle&quot;:&quot;&quot;,&quot;family&quot;:&quot;Appelo&quot;,&quot;given&quot;:&quot;C A J&quot;,&quot;non-dropping-particle&quot;:&quot;&quot;,&quot;parse-names&quot;:false,&quot;suffix&quot;:&quot;&quot;},{&quot;dropping-particle&quot;:&quot;&quot;,&quot;family&quot;:&quot;Postma&quot;,&quot;given&quot;:&quot;D&quot;,&quot;non-dropping-particle&quot;:&quot;&quot;,&quot;parse-names&quot;:false,&quot;suffix&quot;:&quot;&quot;}],&quot;id&quot;:&quot;98b2e6e6-cd1d-5839-b5e8-19d501cf90d1&quot;,&quot;issued&quot;:{&quot;date-parts&quot;:[[&quot;1993&quot;]]},&quot;publisher&quot;:&quot;A.A. Balkema Rotterdam&quot;,&quot;title&quot;:&quot;Geochemistry, groundwater and pollution&quot;,&quot;type&quot;:&quot;book&quot;,&quot;container-title-short&quot;:&quot;&quot;},&quot;uris&quot;:[&quot;http://www.mendeley.com/documents/?uuid=45a7013f-0725-4848-bb69-13a7a5cc3f3c&quot;],&quot;isTemporary&quot;:false,&quot;legacyDesktopId&quot;:&quot;45a7013f-0725-4848-bb69-13a7a5cc3f3c&quot;},{&quot;id&quot;:&quot;4cb4a6f1-b985-5d46-b147-7744541ad5aa&quot;,&quot;itemData&quot;:{&quot;ISBN&quot;:&quot;0-8493-3574-4&quot;,&quot;author&quot;:[{&quot;dropping-particle&quot;:&quot;&quot;,&quot;family&quot;:&quot;Batu&quot;,&quot;given&quot;:&quot;V&quot;,&quot;non-dropping-particle&quot;:&quot;&quot;,&quot;parse-names&quot;:false,&quot;suffix&quot;:&quot;&quot;}],&quot;id&quot;:&quot;4cb4a6f1-b985-5d46-b147-7744541ad5aa&quot;,&quot;issued&quot;:{&quot;date-parts&quot;:[[&quot;2006&quot;]]},&quot;publisher&quot;:&quot;Taylor &amp; Francis&quot;,&quot;publisher-place&quot;:&quot;Boca Raton FL&quot;,&quot;title&quot;:&quot;Applied flow and solute transport modeling in aquifers&quot;,&quot;type&quot;:&quot;book&quot;,&quot;container-title-short&quot;:&quot;&quot;},&quot;uris&quot;:[&quot;http://www.mendeley.com/documents/?uuid=d532b831-e69f-4e7d-b765-8dd2675e0c45&quot;],&quot;isTemporary&quot;:false,&quot;legacyDesktopId&quot;:&quot;d532b831-e69f-4e7d-b765-8dd2675e0c45&quot;}]},{&quot;citationID&quot;:&quot;MENDELEY_CITATION_77580dc2-ee46-400c-9dfe-6db227433040&quot;,&quot;properties&quot;:{&quot;noteIndex&quot;:0},&quot;isEdited&quot;:false,&quot;manualOverride&quot;:{&quot;citeprocText&quot;:&quot;(Konikow, 2011)&quot;,&quot;isManuallyOverridden&quot;:true,&quot;manualOverrideText&quot;:&quot;(Konikow 2011&quot;},&quot;citationTag&quot;:&quot;MENDELEY_CITATION_v3_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&quot;,&quot;citationItems&quot;:[{&quot;id&quot;:&quot;f289b5e0-c839-559d-83e0-f2a5a278c809&quot;,&quot;itemData&quot;:{&quot;DOI&quot;:&quot;10.1111/j.1745-6584.2010.00764.x&quot;,&quot;ISBN&quot;:&quot;1745-6584&quot;,&quot;ISSN&quot;:&quot;0017467X&quot;,&quot;PMID&quot;:&quot;21039449&quot;,&quot;abstract&quot;:&quot;Modeling subsurface solute transport is difficult-more so than modeling heads and flows. The classical governing equation does not always adequately represent what we see at the field scale. In such cases, commonly used numerical models are solving the wrong equation. Also, the transport equation is hyperbolic where advection is dominant, and parabolic where hydrodynamic dispersion is dominant. No single numerical method works well for all conditions, and for any given complex field problem, where seepage velocity is highly variable, no one method will be optimal everywhere. Although we normally expect a numerically accurate solution to the governing groundwater-flow equation, errors in concentrations from numerical dispersion and/or oscillations may be large in some cases. The accuracy and efficiency of the numerical solution to the solute-transport equation are more sensitive to the numerical method chosen than for typical groundwater-flow problems. However, numerical errors can be kept within acceptable limits if sufficient computational effort is expended. But impractically long simulation times may promote a tendency to ignore or accept numerical errors. One approach to effective solute-transport modeling is to keep the model relatively simple and use it to test and improve conceptual understanding of the system and the problem at hand. It should not be expected that all concentrations observed in the field can be reproduced. Given a knowledgeable analyst, a reasonable description of a hydrogeologic framework, and the availability of solute-concentration data, the secret to successful solute-transport modeling may simply be to lower expectations.&quot;,&quot;author&quot;:[{&quot;dropping-particle&quot;:&quot;&quot;,&quot;family&quot;:&quot;Konikow&quot;,&quot;given&quot;:&quot;Leonard F.&quot;,&quot;non-dropping-particle&quot;:&quot;&quot;,&quot;parse-names&quot;:false,&quot;suffix&quot;:&quot;&quot;}],&quot;container-title&quot;:&quot;Ground Water&quot;,&quot;id&quot;:&quot;f289b5e0-c839-559d-83e0-f2a5a278c809&quot;,&quot;issue&quot;:&quot;2&quot;,&quot;issued&quot;:{&quot;date-parts&quot;:[[&quot;2011&quot;]]},&quot;page&quot;:&quot;144-159&quot;,&quot;title&quot;:&quot;The Secret to Successful Solute-Transport Modeling&quot;,&quot;type&quot;:&quot;article-journal&quot;,&quot;volume&quot;:&quot;49&quot;,&quot;container-title-short&quot;:&quot;Ground Water&quot;},&quot;uris&quot;:[&quot;http://www.mendeley.com/documents/?uuid=88fd8821-3add-42a9-86bf-8996fcb4fe01&quot;],&quot;isTemporary&quot;:false,&quot;legacyDesktopId&quot;:&quot;88fd8821-3add-42a9-86bf-8996fcb4fe01&quot;}]},{&quot;citationID&quot;:&quot;MENDELEY_CITATION_3616097d-a2d8-4ca4-b16c-4102bebba597&quot;,&quot;properties&quot;:{&quot;noteIndex&quot;:0},&quot;isEdited&quot;:false,&quot;manualOverride&quot;:{&quot;isManuallyOverridden&quot;:false,&quot;citeprocText&quot;:&quot;(de Lange, 2020)&quot;,&quot;manualOverrideText&quot;:&quot;&quot;},&quot;citationTag&quot;:&quot;MENDELEY_CITATION_v3_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&quot;,&quot;citationItems&quot;:[{&quot;id&quot;:&quot;b1f1f4ec-66d0-3528-aa10-1cc04b906f1f&quot;,&quot;itemData&quot;:{&quot;type&quot;:&quot;article-journal&quot;,&quot;id&quot;:&quot;b1f1f4ec-66d0-3528-aa10-1cc04b906f1f&quot;,&quot;title&quot;:&quot;Advective Transport Phenomena to Better Understand Dispersion in Field and Modeling Practice&quot;,&quot;author&quot;:[{&quot;family&quot;:&quot;Lange&quot;,&quot;given&quot;:&quot;Willem J.&quot;,&quot;parse-names&quot;:false,&quot;dropping-particle&quot;:&quot;&quot;,&quot;non-dropping-particle&quot;:&quot;de&quot;}],&quot;container-title&quot;:&quot;Groundwater&quot;,&quot;DOI&quot;:&quot;10.1111/gwat.12883&quot;,&quot;ISSN&quot;:&quot;17456584&quot;,&quot;PMID&quot;:&quot;30891733&quot;,&quot;issued&quot;:{&quot;date-parts&quot;:[[2020,1,1]]},&quot;page&quot;:&quot;46-55&quot;,&quot;abstract&quot;:&quot;The absence of recent research on dispersion in engineering applications indicates the need for a description that is more focused on field and modeling practice. Engineers may benefit from simple calculation tools allowing them to understand the processes encountered in the field. Based on a conceptual model for advective transport through an elongated conductivity zone, for example, in fluvial sediments, explicit expressions are presented for macro-scale phenomena: (1) the different travel distances of water particles traveling in laminar flow through and adjacent to a single zone with conductivity higher or lower than that of the aquifer; (2) the affected thickness of the bundle of flowlines; (3) the distinction of inflow, outflow, and through-flow sections; (4) the development of a plume front vs. that of a tail; (5) conservation of mass causing water particles to travel both slower and faster than the aquifer average velocity while passing a single zone. The spread derived from a spatial distribution in a field experiment relates to the geometric mean of the spreads of the plume front and tail. The results obtained for a single conductivity zone are expanded for a general aquifer that is characterized by stochastic parameters. A fundamental new expression describes the dispersive mass flux as the product of the advective volume shift and the related local concentration difference. Contrary to Fickian theory, the dispersive mass flux in both the front and tail of a plume in highly heterogeneous aquifers is limited. In modeling, the advective volume shift is proportional to the cell size.&quot;,&quot;publisher&quot;:&quot;Blackwell Publishing Ltd&quot;,&quot;issue&quot;:&quot;1&quot;,&quot;volume&quot;:&quot;58&quot;,&quot;container-title-short&quot;:&quot;&quot;},&quot;isTemporary&quot;:false}]},{&quot;citationID&quot;:&quot;MENDELEY_CITATION_9e33d7d5-c471-467e-9add-7d5ccf6e12f2&quot;,&quot;properties&quot;:{&quot;noteIndex&quot;:0},&quot;isEdited&quot;:false,&quot;manualOverride&quot;:{&quot;isManuallyOverridden&quot;:false,&quot;citeprocText&quot;:&quot;(de Lange, 2022)&quot;,&quot;manualOverrideText&quot;:&quot;&quot;},&quot;citationTag&quot;:&quot;MENDELEY_CITATION_v3_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&quot;,&quot;citationItems&quot;:[{&quot;id&quot;:&quot;f37b7cc2-7416-3e9b-be16-dc48e245948d&quot;,&quot;itemData&quot;:{&quot;type&quot;:&quot;article-journal&quot;,&quot;id&quot;:&quot;f37b7cc2-7416-3e9b-be16-dc48e245948d&quot;,&quot;title&quot;:&quot;Quantification of Advective Transport Phenomena to Better Understand Dispersion in the Field&quot;,&quot;author&quot;:[{&quot;family&quot;:&quot;Lange&quot;,&quot;given&quot;:&quot;Willem J.&quot;,&quot;parse-names&quot;:false,&quot;dropping-particle&quot;:&quot;&quot;,&quot;non-dropping-particle&quot;:&quot;de&quot;}],&quot;container-title&quot;:&quot;Groundwater&quot;,&quot;DOI&quot;:&quot;10.1111/gwat.13151&quot;,&quot;ISSN&quot;:&quot;17456584&quot;,&quot;PMID&quot;:&quot;34811742&quot;,&quot;issued&quot;:{&quot;date-parts&quot;:[[2022,5,1]]},&quot;page&quot;:&quot;319-329&quot;,&quot;abstract&quot;:&quot;Observation of dispersion in field situations has left three issues that may be better understood by applying advective transport phenomena. (1) In some experiments, the longitudinal dispersivity becomes constant with increasing pathlength and in other cases it remains growing. (2) Dispersivities reported from multiple comprehensive observations at a single site differ at similar pathlength in some cases more than a factor two. (3) The observed difference between the plume fronts and plume tails is not represented in the reported parameters. The analytic equations for advective transport phenomena at macroscale of De Lange (2020) describe the thickness of the affected flow-tube and the spread of the plume front and tail. The scale factor defines the size of the averaging domain and so of the initial phase. The new macroscale correlation coefficient relates the growth of the longitudinal dispersivity beyond the initial phase to the aquifer heterogeneity. Using stochastic parameters for the aquifer heterogeneity, the parameters are quantified at 14 field experiments in the United States, Canada and Europe enabling the comparison of calculated and reported final dispersivities. Using the quantified parameters, 146 reported and calculated dispersivities along the traveled paths show a good match. A dispersivity derived from the local plume growth may differ a factor of two from the aquifer-representative value. The growths of plume fronts and tails between two plume stages are assessed in 14 cases and compared to calculated values. Distinctive parameters for the plume front and tail support better understanding of field situations. A user-ready spreadsheet is provided.&quot;,&quot;publisher&quot;:&quot;John Wiley and Sons Inc&quot;,&quot;issue&quot;:&quot;3&quot;,&quot;volume&quot;:&quot;60&quot;,&quot;container-title-short&quot;:&quot;&quot;},&quot;isTemporary&quot;:false}]},{&quot;citationID&quot;:&quot;MENDELEY_CITATION_a1dced39-c6b3-4d2b-a92d-56803f07de49&quot;,&quot;properties&quot;:{&quot;noteIndex&quot;:0},&quot;isEdited&quot;:false,&quot;manualOverride&quot;:{&quot;isManuallyOverridden&quot;:false,&quot;citeprocText&quot;:&quot;(Hess et al., 2002)&quot;,&quot;manualOverrideText&quot;:&quot;&quot;},&quot;citationTag&quot;:&quot;MENDELEY_CITATION_v3_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&quot;,&quot;citationItems&quot;:[{&quot;id&quot;:&quot;0db23e8a-61c3-30ab-a41f-547e2c9d7efd&quot;,&quot;itemData&quot;:{&quot;type&quot;:&quot;article-journal&quot;,&quot;id&quot;:&quot;0db23e8a-61c3-30ab-a41f-547e2c9d7efd&quot;,&quot;title&quot;:&quot;Multispecies reactive tracer test in an aquifer with spatially variable chemical conditions, Cape Cod, Massachusetts: Dispersive transport of bromide and nickel&quot;,&quot;author&quot;:[{&quot;family&quot;:&quot;Hess&quot;,&quot;given&quot;:&quot;Kathryn M.&quot;,&quot;parse-names&quot;:false,&quot;dropping-particle&quot;:&quot;&quot;,&quot;non-dropping-particle&quot;:&quot;&quot;},{&quot;family&quot;:&quot;Davis&quot;,&quot;given&quot;:&quot;James A.&quot;,&quot;parse-names&quot;:false,&quot;dropping-particle&quot;:&quot;&quot;,&quot;non-dropping-particle&quot;:&quot;&quot;},{&quot;family&quot;:&quot;Kent&quot;,&quot;given&quot;:&quot;Douglas B.&quot;,&quot;parse-names&quot;:false,&quot;dropping-particle&quot;:&quot;&quot;,&quot;non-dropping-particle&quot;:&quot;&quot;},{&quot;family&quot;:&quot;Coston&quot;,&quot;given&quot;:&quot;Jennifer A.&quot;,&quot;parse-names&quot;:false,&quot;dropping-particle&quot;:&quot;&quot;,&quot;non-dropping-particle&quot;:&quot;&quot;}],&quot;container-title&quot;:&quot;Water Resources Research&quot;,&quot;container-title-short&quot;:&quot;Water Resour Res&quot;,&quot;DOI&quot;:&quot;10.1029/2001wr000945&quot;,&quot;ISSN&quot;:&quot;00431397&quot;,&quot;issued&quot;:{&quot;date-parts&quot;:[[2002,8,1]]},&quot;page&quot;:&quot;36-1-36-17&quot;,&quot;abstract&quot;:&quot;Dispersive transport of groundwater solutes was investigated as part of a multispecies reactive tracer test conducted under spatially variable chemical conditions in an unconfined, sewage-contaminated sand and gravel aquifer on Cape Cod, Massachusetts. Transport of the nonreactive tracer bromide (Br) reflected physical and hydrologic processes. Transport of the reactive tracer nickel (Ni) complexed with an organic ligand (NiEDTA) varied in response to pH and other chemical conditions within the aquifer. A loss of about 14% of the Ni mass was calculated from the distribution of tracers through time. This loss is consistent with reversible adsorption of NiEDTA onto the iron and aluminum oxyhydroxide coatings on the aquifer sediments. The Ni consistently lagged behind Br with a calculated retardation coefficient of 1.2. Longitudinal dispersivities reached constant values of 2.2 and 1.1 m for Br and Ni, respectively, by at least 69 m of travel. The smaller dispersivity for Ni possibly was due to nonlinear or spatially variant adsorption of NiEDTA. In the upper, uncontaminated zone of the aquifer, longitudinal dispersion of Ni was greater than that of Br early in the test as a result of reversible adsorption of NiEDTA. In general, transverse dispersivities were much smaller (horizontal: 1.4-1.5 × 10-2 m; vertical: 0.5-3.8 × 10-3 m) than the longitudinal dispersivities. The Br results are similar to those from a test conducted eight years earlier, suggesting that transport parameters are spatially stationary within the aquifer at the scale of 300 m covered by the spatially overlapping tests. A significant difference between the two tests was the travel distance (69 and 26 m) needed to reach a constant longitudinal dispersivity.&quot;,&quot;publisher&quot;:&quot;American Geophysical Union&quot;,&quot;issue&quot;:&quot;8&quot;,&quot;volume&quot;:&quot;38&quot;},&quot;isTemporary&quot;:false}]},{&quot;citationID&quot;:&quot;MENDELEY_CITATION_9c81c973-f456-4acc-bedd-eab9ec7c298d&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OWM4MWM5NzMtZjQ1Ni00YWNjLWJlZGQtZWFiOWVjN2MyOThk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c5ed191d-ae8d-4d8f-99a0-4a3706c2e326&quot;,&quot;properties&quot;:{&quot;noteIndex&quot;:0},&quot;isEdited&quot;:false,&quot;manualOverride&quot;:{&quot;isManuallyOverridden&quot;:false,&quot;citeprocText&quot;:&quot;(de Lange, 2022, 2020)&quot;,&quot;manualOverrideText&quot;:&quot;&quot;},&quot;citationTag&quot;:&quot;MENDELEY_CITATION_v3_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&quot;,&quot;citationItems&quot;:[{&quot;id&quot;:&quot;b1f1f4ec-66d0-3528-aa10-1cc04b906f1f&quot;,&quot;itemData&quot;:{&quot;type&quot;:&quot;article-journal&quot;,&quot;id&quot;:&quot;b1f1f4ec-66d0-3528-aa10-1cc04b906f1f&quot;,&quot;title&quot;:&quot;Advective Transport Phenomena to Better Understand Dispersion in Field and Modeling Practice&quot;,&quot;author&quot;:[{&quot;family&quot;:&quot;Lange&quot;,&quot;given&quot;:&quot;Willem J.&quot;,&quot;parse-names&quot;:false,&quot;dropping-particle&quot;:&quot;&quot;,&quot;non-dropping-particle&quot;:&quot;de&quot;}],&quot;container-title&quot;:&quot;Groundwater&quot;,&quot;DOI&quot;:&quot;10.1111/gwat.12883&quot;,&quot;ISSN&quot;:&quot;17456584&quot;,&quot;PMID&quot;:&quot;30891733&quot;,&quot;issued&quot;:{&quot;date-parts&quot;:[[2020,1,1]]},&quot;page&quot;:&quot;46-55&quot;,&quot;abstract&quot;:&quot;The absence of recent research on dispersion in engineering applications indicates the need for a description that is more focused on field and modeling practice. Engineers may benefit from simple calculation tools allowing them to understand the processes encountered in the field. Based on a conceptual model for advective transport through an elongated conductivity zone, for example, in fluvial sediments, explicit expressions are presented for macro-scale phenomena: (1) the different travel distances of water particles traveling in laminar flow through and adjacent to a single zone with conductivity higher or lower than that of the aquifer; (2) the affected thickness of the bundle of flowlines; (3) the distinction of inflow, outflow, and through-flow sections; (4) the development of a plume front vs. that of a tail; (5) conservation of mass causing water particles to travel both slower and faster than the aquifer average velocity while passing a single zone. The spread derived from a spatial distribution in a field experiment relates to the geometric mean of the spreads of the plume front and tail. The results obtained for a single conductivity zone are expanded for a general aquifer that is characterized by stochastic parameters. A fundamental new expression describes the dispersive mass flux as the product of the advective volume shift and the related local concentration difference. Contrary to Fickian theory, the dispersive mass flux in both the front and tail of a plume in highly heterogeneous aquifers is limited. In modeling, the advective volume shift is proportional to the cell size.&quot;,&quot;publisher&quot;:&quot;Blackwell Publishing Ltd&quot;,&quot;issue&quot;:&quot;1&quot;,&quot;volume&quot;:&quot;58&quot;,&quot;container-title-short&quot;:&quot;&quot;},&quot;isTemporary&quot;:false},{&quot;id&quot;:&quot;f37b7cc2-7416-3e9b-be16-dc48e245948d&quot;,&quot;itemData&quot;:{&quot;type&quot;:&quot;article-journal&quot;,&quot;id&quot;:&quot;f37b7cc2-7416-3e9b-be16-dc48e245948d&quot;,&quot;title&quot;:&quot;Quantification of Advective Transport Phenomena to Better Understand Dispersion in the Field&quot;,&quot;author&quot;:[{&quot;family&quot;:&quot;Lange&quot;,&quot;given&quot;:&quot;Willem J.&quot;,&quot;parse-names&quot;:false,&quot;dropping-particle&quot;:&quot;&quot;,&quot;non-dropping-particle&quot;:&quot;de&quot;}],&quot;container-title&quot;:&quot;Groundwater&quot;,&quot;DOI&quot;:&quot;10.1111/gwat.13151&quot;,&quot;ISSN&quot;:&quot;17456584&quot;,&quot;PMID&quot;:&quot;34811742&quot;,&quot;issued&quot;:{&quot;date-parts&quot;:[[2022,5,1]]},&quot;page&quot;:&quot;319-329&quot;,&quot;abstract&quot;:&quot;Observation of dispersion in field situations has left three issues that may be better understood by applying advective transport phenomena. (1) In some experiments, the longitudinal dispersivity becomes constant with increasing pathlength and in other cases it remains growing. (2) Dispersivities reported from multiple comprehensive observations at a single site differ at similar pathlength in some cases more than a factor two. (3) The observed difference between the plume fronts and plume tails is not represented in the reported parameters. The analytic equations for advective transport phenomena at macroscale of De Lange (2020) describe the thickness of the affected flow-tube and the spread of the plume front and tail. The scale factor defines the size of the averaging domain and so of the initial phase. The new macroscale correlation coefficient relates the growth of the longitudinal dispersivity beyond the initial phase to the aquifer heterogeneity. Using stochastic parameters for the aquifer heterogeneity, the parameters are quantified at 14 field experiments in the United States, Canada and Europe enabling the comparison of calculated and reported final dispersivities. Using the quantified parameters, 146 reported and calculated dispersivities along the traveled paths show a good match. A dispersivity derived from the local plume growth may differ a factor of two from the aquifer-representative value. The growths of plume fronts and tails between two plume stages are assessed in 14 cases and compared to calculated values. Distinctive parameters for the plume front and tail support better understanding of field situations. A user-ready spreadsheet is provided.&quot;,&quot;publisher&quot;:&quot;John Wiley and Sons Inc&quot;,&quot;issue&quot;:&quot;3&quot;,&quot;volume&quot;:&quot;60&quot;,&quot;container-title-short&quot;:&quot;&quot;},&quot;isTemporary&quot;:false}]},{&quot;citationID&quot;:&quot;MENDELEY_CITATION_3c405534-0095-4283-a37c-a9f50d759ecc&quot;,&quot;properties&quot;:{&quot;noteIndex&quot;:0},&quot;isEdited&quot;:false,&quot;manualOverride&quot;:{&quot;citeprocText&quot;:&quot;(Zheng and Wang, 1999)&quot;,&quot;isManuallyOverridden&quot;:false,&quot;manualOverrideText&quot;:&quot;&quot;},&quot;citationTag&quot;:&quot;MENDELEY_CITATION_v3_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&quot;,&quot;citationItems&quot;:[{&quot;id&quot;:&quot;c2274523-1841-5cac-99af-7bca4155028a&quot;,&quot;itemData&quot;:{&quot;abstract&quot;:&quot;This manual describes the next generation of the modular three-dimensional transport model, MT3D, with significantly expanded capabilities, including the addition of (a) a third-order total-variation-diminishing (TVD) scheme for solving the advection term that is mass conservative but does not introduce excessive numerical dispersion and artificial oscillation, (b) an efficient iterative solver based on generalized conjugate gradient methods and the Lanczos/ORTHOMIN acceleration scheme to remove stability constraints on the transport time-step size, (c) options for accommodating nonequilibrium sorption and dual-domain advection-diffusion mass transport, and (d) a multicomponent program structure that can accommodate add-on reaction packages for modeling general biological and geochemical reactions. MT3DMS can be used to simulate changes in concentrations of miscible contaminants in groundwater considering advection, dispersion, diffusion, and some basic chemical reactions, with various types of boundary conditions and external sources or sinks. The basic chemical reactions included in the model are equilibrium-controlled or rate-limited linear or nonlinear sorption and first-order irreversible or reversible kinetic reactions. MT3DMS can accommodate very general spatial discretization schemes and transport boundary conditions, including: (a) confined, unconfined, or variably confined/unconfined aquifer layers, (b)inclined model layers and variable cell thickness within the same layer, (c) specified concentration or mass flux boundaries, and (d) the solute transport effects of external hydraulic sources and sinks such as wells, drains, rivers, areal recharge, and evapotranspiration&quot;,&quot;author&quot;:[{&quot;dropping-particle&quot;:&quot;&quot;,&quot;family&quot;:&quot;Zheng&quot;,&quot;given&quot;:&quot;Chunmiao&quot;,&quot;non-dropping-particle&quot;:&quot;&quot;,&quot;parse-names&quot;:false,&quot;suffix&quot;:&quot;&quot;},{&quot;dropping-particle&quot;:&quot;&quot;,&quot;family&quot;:&quot;Wang&quot;,&quot;given&quot;:&quot;P.P.&quot;,&quot;non-dropping-particle&quot;:&quot;&quot;,&quot;parse-names&quot;:false,&quot;suffix&quot;:&quot;&quot;}],&quot;id&quot;:&quot;c2274523-1841-5cac-99af-7bca4155028a&quot;,&quot;issued&quot;:{&quot;date-parts&quot;:[[&quot;1999&quot;]]},&quot;number-of-pages&quot;:&quot;219&quot;,&quot;title&quot;:&quot;MT3DMS: A Modular Three-Dimensional Multispecies Transport Model for Simulation of Advection, Dispersion and Chemical Reactions of Contaminants in Groundwater Systems; Documentation and User's Guide&quot;,&quot;type&quot;:&quot;report&quot;,&quot;container-title-short&quot;:&quot;&quot;},&quot;uris&quot;:[&quot;http://www.mendeley.com/documents/?uuid=40c461c0-5296-4154-9848-d842b1bae5ca&quot;],&quot;isTemporary&quot;:false,&quot;legacyDesktopId&quot;:&quot;40c461c0-5296-4154-9848-d842b1bae5ca&quot;}]},{&quot;citationID&quot;:&quot;MENDELEY_CITATION_aa69d28c-8318-4f10-8fda-f88c7b47e6a8&quot;,&quot;properties&quot;:{&quot;noteIndex&quot;:0},&quot;isEdited&quot;:false,&quot;manualOverride&quot;:{&quot;citeprocText&quot;:&quot;(Appelo and Postma, 1993; Batu, 2006; Bear and Verruijt, 1987)&quot;,&quot;isManuallyOverridden&quot;:false,&quot;manualOverrideText&quot;:&quot;&quot;},&quot;citationTag&quot;:&quot;MENDELEY_CITATION_v3_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&quot;,&quot;citationItems&quot;:[{&quot;id&quot;:&quot;54929507-3ff7-56ab-8870-48093273839e&quot;,&quot;itemData&quot;:{&quot;author&quot;:[{&quot;dropping-particle&quot;:&quot;&quot;,&quot;family&quot;:&quot;Bear&quot;,&quot;given&quot;:&quot;J&quot;,&quot;non-dropping-particle&quot;:&quot;&quot;,&quot;parse-names&quot;:false,&quot;suffix&quot;:&quot;&quot;},{&quot;dropping-particle&quot;:&quot;&quot;,&quot;family&quot;:&quot;Verruijt&quot;,&quot;given&quot;:&quot;A&quot;,&quot;non-dropping-particle&quot;:&quot;&quot;,&quot;parse-names&quot;:false,&quot;suffix&quot;:&quot;&quot;}],&quot;id&quot;:&quot;54929507-3ff7-56ab-8870-48093273839e&quot;,&quot;issued&quot;:{&quot;date-parts&quot;:[[&quot;1987&quot;]]},&quot;publisher&quot;:&quot;D. Reidel Publishing Company&quot;,&quot;title&quot;:&quot;Modeling Groundwater Flow and Pollution&quot;,&quot;type&quot;:&quot;book&quot;,&quot;container-title-short&quot;:&quot;&quot;},&quot;uris&quot;:[&quot;http://www.mendeley.com/documents/?uuid=e4e9da32-2852-4c82-8fa0-c6147356b7ae&quot;],&quot;isTemporary&quot;:false,&quot;legacyDesktopId&quot;:&quot;e4e9da32-2852-4c82-8fa0-c6147356b7ae&quot;},{&quot;id&quot;:&quot;98b2e6e6-cd1d-5839-b5e8-19d501cf90d1&quot;,&quot;itemData&quot;:{&quot;ISBN&quot;:&quot;9054101067&quot;,&quot;author&quot;:[{&quot;dropping-particle&quot;:&quot;&quot;,&quot;family&quot;:&quot;Appelo&quot;,&quot;given&quot;:&quot;C A J&quot;,&quot;non-dropping-particle&quot;:&quot;&quot;,&quot;parse-names&quot;:false,&quot;suffix&quot;:&quot;&quot;},{&quot;dropping-particle&quot;:&quot;&quot;,&quot;family&quot;:&quot;Postma&quot;,&quot;given&quot;:&quot;D&quot;,&quot;non-dropping-particle&quot;:&quot;&quot;,&quot;parse-names&quot;:false,&quot;suffix&quot;:&quot;&quot;}],&quot;id&quot;:&quot;98b2e6e6-cd1d-5839-b5e8-19d501cf90d1&quot;,&quot;issued&quot;:{&quot;date-parts&quot;:[[&quot;1993&quot;]]},&quot;publisher&quot;:&quot;A.A. Balkema Rotterdam&quot;,&quot;title&quot;:&quot;Geochemistry, groundwater and pollution&quot;,&quot;type&quot;:&quot;book&quot;,&quot;container-title-short&quot;:&quot;&quot;},&quot;uris&quot;:[&quot;http://www.mendeley.com/documents/?uuid=45a7013f-0725-4848-bb69-13a7a5cc3f3c&quot;],&quot;isTemporary&quot;:false,&quot;legacyDesktopId&quot;:&quot;45a7013f-0725-4848-bb69-13a7a5cc3f3c&quot;},{&quot;id&quot;:&quot;4cb4a6f1-b985-5d46-b147-7744541ad5aa&quot;,&quot;itemData&quot;:{&quot;ISBN&quot;:&quot;0-8493-3574-4&quot;,&quot;author&quot;:[{&quot;dropping-particle&quot;:&quot;&quot;,&quot;family&quot;:&quot;Batu&quot;,&quot;given&quot;:&quot;V&quot;,&quot;non-dropping-particle&quot;:&quot;&quot;,&quot;parse-names&quot;:false,&quot;suffix&quot;:&quot;&quot;}],&quot;id&quot;:&quot;4cb4a6f1-b985-5d46-b147-7744541ad5aa&quot;,&quot;issued&quot;:{&quot;date-parts&quot;:[[&quot;2006&quot;]]},&quot;publisher&quot;:&quot;Taylor &amp; Francis&quot;,&quot;publisher-place&quot;:&quot;Boca Raton FL&quot;,&quot;title&quot;:&quot;Applied flow and solute transport modeling in aquifers&quot;,&quot;type&quot;:&quot;book&quot;,&quot;container-title-short&quot;:&quot;&quot;},&quot;uris&quot;:[&quot;http://www.mendeley.com/documents/?uuid=d532b831-e69f-4e7d-b765-8dd2675e0c45&quot;],&quot;isTemporary&quot;:false,&quot;legacyDesktopId&quot;:&quot;d532b831-e69f-4e7d-b765-8dd2675e0c45&quot;}]},{&quot;citationID&quot;:&quot;MENDELEY_CITATION_c48328b7-cfa2-4c97-b7c3-7bd795c394d5&quot;,&quot;properties&quot;:{&quot;noteIndex&quot;:0},&quot;isEdited&quot;:false,&quot;manualOverride&quot;:{&quot;citeprocText&quot;:&quot;(Konikow, 2011)&quot;,&quot;isManuallyOverridden&quot;:false,&quot;manualOverrideText&quot;:&quot;&quot;},&quot;citationTag&quot;:&quot;MENDELEY_CITATION_v3_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&quot;,&quot;citationItems&quot;:[{&quot;id&quot;:&quot;f289b5e0-c839-559d-83e0-f2a5a278c809&quot;,&quot;itemData&quot;:{&quot;DOI&quot;:&quot;10.1111/j.1745-6584.2010.00764.x&quot;,&quot;ISBN&quot;:&quot;1745-6584&quot;,&quot;ISSN&quot;:&quot;0017467X&quot;,&quot;PMID&quot;:&quot;21039449&quot;,&quot;abstract&quot;:&quot;Modeling subsurface solute transport is difficult-more so than modeling heads and flows. The classical governing equation does not always adequately represent what we see at the field scale. In such cases, commonly used numerical models are solving the wrong equation. Also, the transport equation is hyperbolic where advection is dominant, and parabolic where hydrodynamic dispersion is dominant. No single numerical method works well for all conditions, and for any given complex field problem, where seepage velocity is highly variable, no one method will be optimal everywhere. Although we normally expect a numerically accurate solution to the governing groundwater-flow equation, errors in concentrations from numerical dispersion and/or oscillations may be large in some cases. The accuracy and efficiency of the numerical solution to the solute-transport equation are more sensitive to the numerical method chosen than for typical groundwater-flow problems. However, numerical errors can be kept within acceptable limits if sufficient computational effort is expended. But impractically long simulation times may promote a tendency to ignore or accept numerical errors. One approach to effective solute-transport modeling is to keep the model relatively simple and use it to test and improve conceptual understanding of the system and the problem at hand. It should not be expected that all concentrations observed in the field can be reproduced. Given a knowledgeable analyst, a reasonable description of a hydrogeologic framework, and the availability of solute-concentration data, the secret to successful solute-transport modeling may simply be to lower expectations.&quot;,&quot;author&quot;:[{&quot;dropping-particle&quot;:&quot;&quot;,&quot;family&quot;:&quot;Konikow&quot;,&quot;given&quot;:&quot;Leonard F.&quot;,&quot;non-dropping-particle&quot;:&quot;&quot;,&quot;parse-names&quot;:false,&quot;suffix&quot;:&quot;&quot;}],&quot;container-title&quot;:&quot;Ground Water&quot;,&quot;id&quot;:&quot;f289b5e0-c839-559d-83e0-f2a5a278c809&quot;,&quot;issue&quot;:&quot;2&quot;,&quot;issued&quot;:{&quot;date-parts&quot;:[[&quot;2011&quot;]]},&quot;page&quot;:&quot;144-159&quot;,&quot;title&quot;:&quot;The Secret to Successful Solute-Transport Modeling&quot;,&quot;type&quot;:&quot;article-journal&quot;,&quot;volume&quot;:&quot;49&quot;,&quot;container-title-short&quot;:&quot;Ground Water&quot;},&quot;uris&quot;:[&quot;http://www.mendeley.com/documents/?uuid=88fd8821-3add-42a9-86bf-8996fcb4fe01&quot;],&quot;isTemporary&quot;:false,&quot;legacyDesktopId&quot;:&quot;88fd8821-3add-42a9-86bf-8996fcb4fe01&quot;}]},{&quot;citationID&quot;:&quot;MENDELEY_CITATION_0d1ade33-4d02-45cc-864d-a0e145ea26fe&quot;,&quot;properties&quot;:{&quot;noteIndex&quot;:0},&quot;isEdited&quot;:false,&quot;manualOverride&quot;:{&quot;citeprocText&quot;:&quot;(Molz, 2015)&quot;,&quot;isManuallyOverridden&quot;:false,&quot;manualOverrideText&quot;:&quot;&quot;},&quot;citationTag&quot;:&quot;MENDELEY_CITATION_v3_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&quot;,&quot;citationItems&quot;:[{&quot;id&quot;:&quot;ab6e9503-a79f-533c-bba8-03284a90da3d&quot;,&quot;itemData&quot;:{&quot;DOI&quot;:&quot;10.1111/gwat.12338&quot;,&quot;ISSN&quot;:&quot;0017467X&quot;,&quot;author&quot;:[{&quot;dropping-particle&quot;:&quot;&quot;,&quot;family&quot;:&quot;Molz&quot;,&quot;given&quot;:&quot;Fred&quot;,&quot;non-dropping-particle&quot;:&quot;&quot;,&quot;parse-names&quot;:false,&quot;suffix&quot;:&quot;&quot;}],&quot;container-title&quot;:&quot;Groundwater&quot;,&quot;id&quot;:&quot;ab6e9503-a79f-533c-bba8-03284a90da3d&quot;,&quot;issued&quot;:{&quot;date-parts&quot;:[[&quot;2015&quot;]]},&quot;page&quot;:&quot;n/a-n/a&quot;,&quot;title&quot;:&quot;Advection, Dispersion, and Confusion&quot;,&quot;type&quot;:&quot;article-journal&quot;,&quot;container-title-short&quot;:&quot;&quot;},&quot;uris&quot;:[&quot;http://www.mendeley.com/documents/?uuid=6dafc3dc-b826-4b53-8b91-a005d50a2c58&quot;],&quot;isTemporary&quot;:false,&quot;legacyDesktopId&quot;:&quot;6dafc3dc-b826-4b53-8b91-a005d50a2c58&quot;}]},{&quot;citationID&quot;:&quot;MENDELEY_CITATION_645ffd92-409a-4241-bab7-504448d73cfa&quot;,&quot;properties&quot;:{&quot;noteIndex&quot;:0},&quot;isEdited&quot;:false,&quot;manualOverride&quot;:{&quot;citeprocText&quot;:&quot;(Zheng and Wang, 1999)&quot;,&quot;isManuallyOverridden&quot;:false,&quot;manualOverrideText&quot;:&quot;&quot;},&quot;citationTag&quot;:&quot;MENDELEY_CITATION_v3_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&quot;,&quot;citationItems&quot;:[{&quot;id&quot;:&quot;c2274523-1841-5cac-99af-7bca4155028a&quot;,&quot;itemData&quot;:{&quot;abstract&quot;:&quot;This manual describes the next generation of the modular three-dimensional transport model, MT3D, with significantly expanded capabilities, including the addition of (a) a third-order total-variation-diminishing (TVD) scheme for solving the advection term that is mass conservative but does not introduce excessive numerical dispersion and artificial oscillation, (b) an efficient iterative solver based on generalized conjugate gradient methods and the Lanczos/ORTHOMIN acceleration scheme to remove stability constraints on the transport time-step size, (c) options for accommodating nonequilibrium sorption and dual-domain advection-diffusion mass transport, and (d) a multicomponent program structure that can accommodate add-on reaction packages for modeling general biological and geochemical reactions. MT3DMS can be used to simulate changes in concentrations of miscible contaminants in groundwater considering advection, dispersion, diffusion, and some basic chemical reactions, with various types of boundary conditions and external sources or sinks. The basic chemical reactions included in the model are equilibrium-controlled or rate-limited linear or nonlinear sorption and first-order irreversible or reversible kinetic reactions. MT3DMS can accommodate very general spatial discretization schemes and transport boundary conditions, including: (a) confined, unconfined, or variably confined/unconfined aquifer layers, (b)inclined model layers and variable cell thickness within the same layer, (c) specified concentration or mass flux boundaries, and (d) the solute transport effects of external hydraulic sources and sinks such as wells, drains, rivers, areal recharge, and evapotranspiration&quot;,&quot;author&quot;:[{&quot;dropping-particle&quot;:&quot;&quot;,&quot;family&quot;:&quot;Zheng&quot;,&quot;given&quot;:&quot;Chunmiao&quot;,&quot;non-dropping-particle&quot;:&quot;&quot;,&quot;parse-names&quot;:false,&quot;suffix&quot;:&quot;&quot;},{&quot;dropping-particle&quot;:&quot;&quot;,&quot;family&quot;:&quot;Wang&quot;,&quot;given&quot;:&quot;P.P.&quot;,&quot;non-dropping-particle&quot;:&quot;&quot;,&quot;parse-names&quot;:false,&quot;suffix&quot;:&quot;&quot;}],&quot;id&quot;:&quot;c2274523-1841-5cac-99af-7bca4155028a&quot;,&quot;issued&quot;:{&quot;date-parts&quot;:[[&quot;1999&quot;]]},&quot;number-of-pages&quot;:&quot;219&quot;,&quot;title&quot;:&quot;MT3DMS: A Modular Three-Dimensional Multispecies Transport Model for Simulation of Advection, Dispersion and Chemical Reactions of Contaminants in Groundwater Systems; Documentation and User's Guide&quot;,&quot;type&quot;:&quot;report&quot;,&quot;container-title-short&quot;:&quot;&quot;},&quot;uris&quot;:[&quot;http://www.mendeley.com/documents/?uuid=40c461c0-5296-4154-9848-d842b1bae5ca&quot;],&quot;isTemporary&quot;:false,&quot;legacyDesktopId&quot;:&quot;40c461c0-5296-4154-9848-d842b1bae5ca&quot;}]},{&quot;citationID&quot;:&quot;MENDELEY_CITATION_7899f659-7c13-425c-bc3f-7fd4f6ac336c&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Nzg5OWY2NTktN2MxMy00MjVjLWJjM2YtN2ZkNGY2YWMzMzZj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66a69a5c-2826-402e-a0ad-442de3d99c38&quot;,&quot;properties&quot;:{&quot;noteIndex&quot;:0},&quot;isEdited&quot;:false,&quot;manualOverride&quot;:{&quot;citeprocText&quot;:&quot;(Feehley et al., 2000)&quot;,&quot;isManuallyOverridden&quot;:false,&quot;manualOverrideText&quot;:&quot;&quot;},&quot;citationTag&quot;:&quot;MENDELEY_CITATION_v3_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&quot;,&quot;citationItems&quot;:[{&quot;id&quot;:&quot;79784fe6-13b1-5000-b5e3-aacb64dfa646&quot;,&quot;itemData&quot;:{&quot;DOI&quot;:&quot;10.1029/2000WR900148&quot;,&quot;ISBN&quot;:&quot;doi:10.1029/2000WR900148&quot;,&quot;ISSN&quot;:&quot;0043-1397&quot;,&quot;abstract&quot;:&quot;A large-scale natural-gradient tracer test in a highly heterogeneous\\naquifer at the Macrodispersion Experiment (MADE) site on the Columbus\\nAir Force Base in Mississippi is simulated using three-dimensional\\nhydraulic conductivity distributions derived from borehole flowmeter\\ntest data. Two methods of hydraulic conductivity interpolation, ordinary\\nkriging and conditional geostatistical simulation based on fractional\\nBrownian motion (fBm), are used to construct the hydraulic conductivity\\ndistributions needed by the numerical model. Calculated and observed\\nmass distributions are compared to evaluate the effectiveness of\\nthe dual-domain mass transfer approach relative to the single-domain\\nadvection-dispersion approach. The results show that the classical\\nFickian advection-dispersion model can reproduce reasonably well\\nthe observed tritium plume above a certain concentration limit but\\nfails to reproduce the extensive spreading of the tracer at diluted\\nconcentrations as observed in the field. The alternative dual-domain\\nmass transfer model is able to represent the rapid, anomalous spreading\\nsignificantly better while retaining high concentrations near the\\ninjection point. This study demonstrates that the dual-domain mass\\ntransfer approach may offer a practical solution to modeling solute\\ntransport in highly heterogeneous aquifers where small-scale preferential\\nflow pathways cannot be fully and explicitly represented by the spatial\\ndiscretization of the numerical model.&quot;,&quot;author&quot;:[{&quot;dropping-particle&quot;:&quot;&quot;,&quot;family&quot;:&quot;Feehley&quot;,&quot;given&quot;:&quot;C. Erin&quot;,&quot;non-dropping-particle&quot;:&quot;&quot;,&quot;parse-names&quot;:false,&quot;suffix&quot;:&quot;&quot;},{&quot;dropping-particle&quot;:&quot;&quot;,&quot;family&quot;:&quot;Zheng&quot;,&quot;given&quot;:&quot;Chunmiao&quot;,&quot;non-dropping-particle&quot;:&quot;&quot;,&quot;parse-names&quot;:false,&quot;suffix&quot;:&quot;&quot;},{&quot;dropping-particle&quot;:&quot;&quot;,&quot;family&quot;:&quot;Molz&quot;,&quot;given&quot;:&quot;Fred J.&quot;,&quot;non-dropping-particle&quot;:&quot;&quot;,&quot;parse-names&quot;:false,&quot;suffix&quot;:&quot;&quot;}],&quot;container-title&quot;:&quot;Water Resources Research&quot;,&quot;id&quot;:&quot;79784fe6-13b1-5000-b5e3-aacb64dfa646&quot;,&quot;issue&quot;:&quot;9&quot;,&quot;issued&quot;:{&quot;date-parts&quot;:[[&quot;2000&quot;]]},&quot;page&quot;:&quot;2501&quot;,&quot;title&quot;:&quot;A dual-domain mass transfer approach for modeling solute transport in heterogeneous aquifers: Application to the Macrodispersion Experiment (MADE) site&quot;,&quot;type&quot;:&quot;article-journal&quot;,&quot;volume&quot;:&quot;36&quot;,&quot;container-title-short&quot;:&quot;Water Resour Res&quot;},&quot;uris&quot;:[&quot;http://www.mendeley.com/documents/?uuid=1031183f-0c25-4a3f-99ee-5b23607e7912&quot;],&quot;isTemporary&quot;:false,&quot;legacyDesktopId&quot;:&quot;1031183f-0c25-4a3f-99ee-5b23607e7912&quot;}]},{&quot;citationID&quot;:&quot;MENDELEY_CITATION_33a60adb-8d89-47ee-863c-99bf5b5f084e&quot;,&quot;properties&quot;:{&quot;noteIndex&quot;:0},&quot;isEdited&quot;:false,&quot;manualOverride&quot;:{&quot;citeprocText&quot;:&quot;(Fiori et al., 2013)&quot;,&quot;isManuallyOverridden&quot;:false,&quot;manualOverrideText&quot;:&quot;&quot;},&quot;citationTag&quot;:&quot;MENDELEY_CITATION_v3_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&quot;,&quot;citationItems&quot;:[{&quot;id&quot;:&quot;4f599452-57b7-57d6-b552-44378e91213a&quot;,&quot;itemData&quot;:{&quot;DOI&quot;:&quot;10.1002/wrcr.20128&quot;,&quot;author&quot;:[{&quot;dropping-particle&quot;:&quot;&quot;,&quot;family&quot;:&quot;Fiori&quot;,&quot;given&quot;:&quot;A&quot;,&quot;non-dropping-particle&quot;:&quot;&quot;,&quot;parse-names&quot;:false,&quot;suffix&quot;:&quot;&quot;},{&quot;dropping-particle&quot;:&quot;&quot;,&quot;family&quot;:&quot;Dagan&quot;,&quot;given&quot;:&quot;G&quot;,&quot;non-dropping-particle&quot;:&quot;&quot;,&quot;parse-names&quot;:false,&quot;suffix&quot;:&quot;&quot;},{&quot;dropping-particle&quot;:&quot;&quot;,&quot;family&quot;:&quot;Jankovic&quot;,&quot;given&quot;:&quot;I&quot;,&quot;non-dropping-particle&quot;:&quot;&quot;,&quot;parse-names&quot;:false,&quot;suffix&quot;:&quot;&quot;},{&quot;dropping-particle&quot;:&quot;&quot;,&quot;family&quot;:&quot;Zarlenga&quot;,&quot;given&quot;:&quot;A&quot;,&quot;non-dropping-particle&quot;:&quot;&quot;,&quot;parse-names&quot;:false,&quot;suffix&quot;:&quot;&quot;}],&quot;id&quot;:&quot;4f599452-57b7-57d6-b552-44378e91213a&quot;,&quot;issue&quot;:&quot;January&quot;,&quot;issued&quot;:{&quot;date-parts&quot;:[[&quot;2013&quot;]]},&quot;page&quot;:&quot;1-11&quot;,&quot;title&quot;:&quot;The plume spreading in the MADE transport experiment : Could it be predicted by stochastic models ?&quot;,&quot;type&quot;:&quot;article-journal&quot;,&quot;volume&quot;:&quot;49&quot;,&quot;container-title-short&quot;:&quot;&quot;},&quot;uris&quot;:[&quot;http://www.mendeley.com/documents/?uuid=940f74d8-8fd1-4126-8177-e03f788ec339&quot;],&quot;isTemporary&quot;:false,&quot;legacyDesktopId&quot;:&quot;940f74d8-8fd1-4126-8177-e03f788ec339&quot;}]},{&quot;citationID&quot;:&quot;MENDELEY_CITATION_6ff83ccd-bf3c-488b-b3c8-688c274c2792&quot;,&quot;properties&quot;:{&quot;noteIndex&quot;:0},&quot;isEdited&quot;:false,&quot;manualOverride&quot;:{&quot;isManuallyOverridden&quot;:false,&quot;citeprocText&quot;:&quot;(Fiori et al., 2016)&quot;,&quot;manualOverrideText&quot;:&quot;&quot;},&quot;citationTag&quot;:&quot;MENDELEY_CITATION_v3_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&quot;,&quot;citationItems&quot;:[{&quot;id&quot;:&quot;d05dc144-1b4a-35a4-a12a-0cbd10db8cc8&quot;,&quot;itemData&quot;:{&quot;type&quot;:&quot;article-journal&quot;,&quot;id&quot;:&quot;d05dc144-1b4a-35a4-a12a-0cbd10db8cc8&quot;,&quot;title&quot;:&quot;Debates—Stochastic subsurface hydrology from theory to practice: The relevance of stochastic subsurface hydrology to practical problems of contaminant transport and remediation. What is characterization and stochastic theory good for?&quot;,&quot;author&quot;:[{&quot;family&quot;:&quot;Fiori&quot;,&quot;given&quot;:&quot;A.&quot;,&quot;parse-names&quot;:false,&quot;dropping-particle&quot;:&quot;&quot;,&quot;non-dropping-particle&quot;:&quot;&quot;},{&quot;family&quot;:&quot;Cvetkovic&quot;,&quot;given&quot;:&quot;V.&quot;,&quot;parse-names&quot;:false,&quot;dropping-particle&quot;:&quot;&quot;,&quot;non-dropping-particle&quot;:&quot;&quot;},{&quot;family&quot;:&quot;Dagan&quot;,&quot;given&quot;:&quot;G.&quot;,&quot;parse-names&quot;:false,&quot;dropping-particle&quot;:&quot;&quot;,&quot;non-dropping-particle&quot;:&quot;&quot;},{&quot;family&quot;:&quot;Attinger&quot;,&quot;given&quot;:&quot;S.&quot;,&quot;parse-names&quot;:false,&quot;dropping-particle&quot;:&quot;&quot;,&quot;non-dropping-particle&quot;:&quot;&quot;},{&quot;family&quot;:&quot;Bellin&quot;,&quot;given&quot;:&quot;A.&quot;,&quot;parse-names&quot;:false,&quot;dropping-particle&quot;:&quot;&quot;,&quot;non-dropping-particle&quot;:&quot;&quot;},{&quot;family&quot;:&quot;Dietrich&quot;,&quot;given&quot;:&quot;P.&quot;,&quot;parse-names&quot;:false,&quot;dropping-particle&quot;:&quot;&quot;,&quot;non-dropping-particle&quot;:&quot;&quot;},{&quot;family&quot;:&quot;Zech&quot;,&quot;given&quot;:&quot;A.&quot;,&quot;parse-names&quot;:false,&quot;dropping-particle&quot;:&quot;&quot;,&quot;non-dropping-particle&quot;:&quot;&quot;},{&quot;family&quot;:&quot;Teutsch&quot;,&quot;given&quot;:&quot;G.&quot;,&quot;parse-names&quot;:false,&quot;dropping-particle&quot;:&quot;&quot;,&quot;non-dropping-particle&quot;:&quot;&quot;}],&quot;container-title&quot;:&quot;Water Resources Research&quot;,&quot;container-title-short&quot;:&quot;Water Resour Res&quot;,&quot;DOI&quot;:&quot;10.1002/2015WR017525&quot;,&quot;ISSN&quot;:&quot;19447973&quot;,&quot;issued&quot;:{&quot;date-parts&quot;:[[2016,12,1]]},&quot;page&quot;:&quot;9228-9234&quot;,&quot;abstract&quot;:&quot;The emergence of stochastic subsurface hydrology stemmed from the realization that the random spatial variability of aquifer properties has a profound impact on solute transport. The last four decades witnessed a tremendous expansion of the discipline, many fundamental processes and principal mechanisms being identified. However, the research findings have not impacted significantly the application in practice, for several reasons which are discussed. The paper discusses the current status of stochastic subsurface hydrology, the relevance of the scientific results for applications and it also provides a perspective to a few possible future directions. In particular, we discuss how the transfer of knowledge can be facilitated by identifying clear goals for characterization and modeling application, relying on recent recent advances in research in these areas.&quot;,&quot;publisher&quot;:&quot;Blackwell Publishing Ltd&quot;,&quot;issue&quot;:&quot;12&quot;,&quot;volume&quot;:&quot;52&quot;},&quot;isTemporary&quot;:false}]},{&quot;citationID&quot;:&quot;MENDELEY_CITATION_19e233bb-5970-4623-a662-809ed7f2cc69&quot;,&quot;properties&quot;:{&quot;noteIndex&quot;:0},&quot;isEdited&quot;:false,&quot;manualOverride&quot;:{&quot;isManuallyOverridden&quot;:false,&quot;citeprocText&quot;:&quot;(S.P. Garabedian et al., 1992)&quot;,&quot;manualOverrideText&quot;:&quot;&quot;},&quot;citationTag&quot;:&quot;MENDELEY_CITATION_v3_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&quot;,&quot;citationItems&quot;:[{&quot;id&quot;:&quot;44638715-e762-3c6a-8a54-06a2f57f26d3&quot;,&quot;itemData&quot;:{&quot;type&quot;:&quot;article-journal&quot;,&quot;id&quot;:&quot;44638715-e762-3c6a-8a54-06a2f57f26d3&quot;,&quot;title&quot;:&quot;Natural gradient tracer in sand and gravel Cape Cod, Massachusetts, 2. Analysis of spatial moment of non-reactive tracer. &quot;,&quot;author&quot;:[{&quot;family&quot;:&quot;Garabedian&quot;,&quot;given&quot;:&quot;S.P.&quot;,&quot;parse-names&quot;:false,&quot;dropping-particle&quot;:&quot;&quot;,&quot;non-dropping-particle&quot;:&quot;&quot;},{&quot;family&quot;:&quot;Leblanc&quot;,&quot;given&quot;:&quot;D.R.&quot;,&quot;parse-names&quot;:false,&quot;dropping-particle&quot;:&quot;&quot;,&quot;non-dropping-particle&quot;:&quot;&quot;},{&quot;family&quot;:&quot;Gelhar&quot;,&quot;given&quot;:&quot;L.W.&quot;,&quot;parse-names&quot;:false,&quot;dropping-particle&quot;:&quot;&quot;,&quot;non-dropping-particle&quot;:&quot;&quot;},{&quot;family&quot;:&quot;Celia&quot;,&quot;given&quot;:&quot;M.A.&quot;,&quot;parse-names&quot;:false,&quot;dropping-particle&quot;:&quot;&quot;,&quot;non-dropping-particle&quot;:&quot;&quot;}],&quot;container-title&quot;:&quot;Water Resour. Res.&quot;,&quot;issued&quot;:{&quot;date-parts&quot;:[[1992]]},&quot;issue&quot;:&quot;14&quot;,&quot;volume&quot;:&quot;27&quot;,&quot;container-title-short&quot;:&quot;&quot;},&quot;isTemporary&quot;:false}]},{&quot;citationID&quot;:&quot;MENDELEY_CITATION_71e60dc9-4d6d-48b8-b393-3991b9d4feea&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NzFlNjBkYzktNGQ2ZC00OGI4LWIzOTMtMzk5MWI5ZDRmZWVh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f576503b-1521-45b8-97a0-b1b58a9fdd9c&quot;,&quot;properties&quot;:{&quot;noteIndex&quot;:0},&quot;isEdited&quot;:false,&quot;manualOverride&quot;:{&quot;citeprocText&quot;:&quot;(Neuman, 1990)&quot;,&quot;isManuallyOverridden&quot;:false,&quot;manualOverrideText&quot;:&quot;&quot;},&quot;citationTag&quot;:&quot;MENDELEY_CITATION_v3_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&quot;,&quot;citationItems&quot;:[{&quot;id&quot;:&quot;e4ae6a9a-1448-5574-af69-cec4317e0c9a&quot;,&quot;itemData&quot;:{&quot;author&quot;:[{&quot;dropping-particle&quot;:&quot;&quot;,&quot;family&quot;:&quot;Neuman&quot;,&quot;given&quot;:&quot;S P&quot;,&quot;non-dropping-particle&quot;:&quot;&quot;,&quot;parse-names&quot;:false,&quot;suffix&quot;:&quot;&quot;}],&quot;container-title&quot;:&quot;Water Resources Research&quot;,&quot;id&quot;:&quot;e4ae6a9a-1448-5574-af69-cec4317e0c9a&quot;,&quot;issued&quot;:{&quot;date-parts&quot;:[[&quot;1990&quot;]]},&quot;page&quot;:&quot;10&quot;,&quot;title&quot;:&quot;Universal scaling of hydraulic conductivities and dispersivities in geological media&quot;,&quot;type&quot;:&quot;article-journal&quot;,&quot;volume&quot;:&quot;26(8)&quot;,&quot;container-title-short&quot;:&quot;Water Resour Res&quot;},&quot;uris&quot;:[&quot;http://www.mendeley.com/documents/?uuid=d26f5db9-703b-4b4d-a4f8-d91a5b14d50f&quot;],&quot;isTemporary&quot;:false,&quot;legacyDesktopId&quot;:&quot;d26f5db9-703b-4b4d-a4f8-d91a5b14d50f&quot;}]},{&quot;citationID&quot;:&quot;MENDELEY_CITATION_a55efa26-94b2-4aaf-b8f4-7d2b95f74dfc&quot;,&quot;properties&quot;:{&quot;noteIndex&quot;:0},&quot;isEdited&quot;:false,&quot;manualOverride&quot;:{&quot;isManuallyOverridden&quot;:false,&quot;citeprocText&quot;:&quot;(de Lange, 2020)&quot;,&quot;manualOverrideText&quot;:&quot;&quot;},&quot;citationTag&quot;:&quot;MENDELEY_CITATION_v3_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&quot;,&quot;citationItems&quot;:[{&quot;id&quot;:&quot;b1f1f4ec-66d0-3528-aa10-1cc04b906f1f&quot;,&quot;itemData&quot;:{&quot;type&quot;:&quot;article-journal&quot;,&quot;id&quot;:&quot;b1f1f4ec-66d0-3528-aa10-1cc04b906f1f&quot;,&quot;title&quot;:&quot;Advective Transport Phenomena to Better Understand Dispersion in Field and Modeling Practice&quot;,&quot;author&quot;:[{&quot;family&quot;:&quot;Lange&quot;,&quot;given&quot;:&quot;Willem J.&quot;,&quot;parse-names&quot;:false,&quot;dropping-particle&quot;:&quot;&quot;,&quot;non-dropping-particle&quot;:&quot;de&quot;}],&quot;container-title&quot;:&quot;Groundwater&quot;,&quot;DOI&quot;:&quot;10.1111/gwat.12883&quot;,&quot;ISSN&quot;:&quot;17456584&quot;,&quot;PMID&quot;:&quot;30891733&quot;,&quot;issued&quot;:{&quot;date-parts&quot;:[[2020,1,1]]},&quot;page&quot;:&quot;46-55&quot;,&quot;abstract&quot;:&quot;The absence of recent research on dispersion in engineering applications indicates the need for a description that is more focused on field and modeling practice. Engineers may benefit from simple calculation tools allowing them to understand the processes encountered in the field. Based on a conceptual model for advective transport through an elongated conductivity zone, for example, in fluvial sediments, explicit expressions are presented for macro-scale phenomena: (1) the different travel distances of water particles traveling in laminar flow through and adjacent to a single zone with conductivity higher or lower than that of the aquifer; (2) the affected thickness of the bundle of flowlines; (3) the distinction of inflow, outflow, and through-flow sections; (4) the development of a plume front vs. that of a tail; (5) conservation of mass causing water particles to travel both slower and faster than the aquifer average velocity while passing a single zone. The spread derived from a spatial distribution in a field experiment relates to the geometric mean of the spreads of the plume front and tail. The results obtained for a single conductivity zone are expanded for a general aquifer that is characterized by stochastic parameters. A fundamental new expression describes the dispersive mass flux as the product of the advective volume shift and the related local concentration difference. Contrary to Fickian theory, the dispersive mass flux in both the front and tail of a plume in highly heterogeneous aquifers is limited. In modeling, the advective volume shift is proportional to the cell size.&quot;,&quot;publisher&quot;:&quot;Blackwell Publishing Ltd&quot;,&quot;issue&quot;:&quot;1&quot;,&quot;volume&quot;:&quot;58&quot;,&quot;container-title-short&quot;:&quot;&quot;},&quot;isTemporary&quot;:false}]},{&quot;citationID&quot;:&quot;MENDELEY_CITATION_7cbaac4b-e3e8-42d2-a661-2451e7d9c0fb&quot;,&quot;properties&quot;:{&quot;noteIndex&quot;:0},&quot;isEdited&quot;:false,&quot;manualOverride&quot;:{&quot;citeprocText&quot;:&quot;(Strack, 1989)&quot;,&quot;isManuallyOverridden&quot;:false,&quot;manualOverrideText&quot;:&quot;&quot;},&quot;citationTag&quot;:&quot;MENDELEY_CITATION_v3_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&quot;,&quot;citationItems&quot;:[{&quot;id&quot;:&quot;12a5724c-ba64-5d5d-b4b5-bddacdb0c526&quot;,&quot;itemData&quot;:{&quot;author&quot;:[{&quot;dropping-particle&quot;:&quot;&quot;,&quot;family&quot;:&quot;Strack&quot;,&quot;given&quot;:&quot;O.D.L.&quot;,&quot;non-dropping-particle&quot;:&quot;&quot;,&quot;parse-names&quot;:false,&quot;suffix&quot;:&quot;&quot;}],&quot;id&quot;:&quot;12a5724c-ba64-5d5d-b4b5-bddacdb0c526&quot;,&quot;issued&quot;:{&quot;date-parts&quot;:[[&quot;1989&quot;]]},&quot;publisher&quot;:&quot;Prentice Hall Inc&quot;,&quot;title&quot;:&quot;Groundwater Mechanics&quot;,&quot;type&quot;:&quot;book&quot;,&quot;container-title-short&quot;:&quot;&quot;},&quot;uris&quot;:[&quot;http://www.mendeley.com/documents/?uuid=f18418a2-c9b6-4eaa-8780-e681a40bec66&quot;],&quot;isTemporary&quot;:false,&quot;legacyDesktopId&quot;:&quot;f18418a2-c9b6-4eaa-8780-e681a40bec66&quot;}]},{&quot;citationID&quot;:&quot;MENDELEY_CITATION_994cd2fa-821e-4034-af57-68041e353baa&quot;,&quot;properties&quot;:{&quot;noteIndex&quot;:0},&quot;isEdited&quot;:false,&quot;manualOverride&quot;:{&quot;isManuallyOverridden&quot;:false,&quot;citeprocText&quot;:&quot;(de Lange, 2020)&quot;,&quot;manualOverrideText&quot;:&quot;&quot;},&quot;citationTag&quot;:&quot;MENDELEY_CITATION_v3_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&quot;,&quot;citationItems&quot;:[{&quot;id&quot;:&quot;b1f1f4ec-66d0-3528-aa10-1cc04b906f1f&quot;,&quot;itemData&quot;:{&quot;type&quot;:&quot;article-journal&quot;,&quot;id&quot;:&quot;b1f1f4ec-66d0-3528-aa10-1cc04b906f1f&quot;,&quot;title&quot;:&quot;Advective Transport Phenomena to Better Understand Dispersion in Field and Modeling Practice&quot;,&quot;author&quot;:[{&quot;family&quot;:&quot;Lange&quot;,&quot;given&quot;:&quot;Willem J.&quot;,&quot;parse-names&quot;:false,&quot;dropping-particle&quot;:&quot;&quot;,&quot;non-dropping-particle&quot;:&quot;de&quot;}],&quot;container-title&quot;:&quot;Groundwater&quot;,&quot;DOI&quot;:&quot;10.1111/gwat.12883&quot;,&quot;ISSN&quot;:&quot;17456584&quot;,&quot;PMID&quot;:&quot;30891733&quot;,&quot;issued&quot;:{&quot;date-parts&quot;:[[2020,1,1]]},&quot;page&quot;:&quot;46-55&quot;,&quot;abstract&quot;:&quot;The absence of recent research on dispersion in engineering applications indicates the need for a description that is more focused on field and modeling practice. Engineers may benefit from simple calculation tools allowing them to understand the processes encountered in the field. Based on a conceptual model for advective transport through an elongated conductivity zone, for example, in fluvial sediments, explicit expressions are presented for macro-scale phenomena: (1) the different travel distances of water particles traveling in laminar flow through and adjacent to a single zone with conductivity higher or lower than that of the aquifer; (2) the affected thickness of the bundle of flowlines; (3) the distinction of inflow, outflow, and through-flow sections; (4) the development of a plume front vs. that of a tail; (5) conservation of mass causing water particles to travel both slower and faster than the aquifer average velocity while passing a single zone. The spread derived from a spatial distribution in a field experiment relates to the geometric mean of the spreads of the plume front and tail. The results obtained for a single conductivity zone are expanded for a general aquifer that is characterized by stochastic parameters. A fundamental new expression describes the dispersive mass flux as the product of the advective volume shift and the related local concentration difference. Contrary to Fickian theory, the dispersive mass flux in both the front and tail of a plume in highly heterogeneous aquifers is limited. In modeling, the advective volume shift is proportional to the cell size.&quot;,&quot;publisher&quot;:&quot;Blackwell Publishing Ltd&quot;,&quot;issue&quot;:&quot;1&quot;,&quot;volume&quot;:&quot;58&quot;,&quot;container-title-short&quot;:&quot;&quot;},&quot;isTemporary&quot;:false}]},{&quot;citationID&quot;:&quot;MENDELEY_CITATION_4c67455b-ac31-4560-aa45-c9649a350b8c&quot;,&quot;properties&quot;:{&quot;noteIndex&quot;:0},&quot;isEdited&quot;:false,&quot;manualOverride&quot;:{&quot;isManuallyOverridden&quot;:false,&quot;citeprocText&quot;:&quot;(de Lange, 2022)&quot;,&quot;manualOverrideText&quot;:&quot;&quot;},&quot;citationTag&quot;:&quot;MENDELEY_CITATION_v3_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&quot;,&quot;citationItems&quot;:[{&quot;id&quot;:&quot;f37b7cc2-7416-3e9b-be16-dc48e245948d&quot;,&quot;itemData&quot;:{&quot;type&quot;:&quot;article-journal&quot;,&quot;id&quot;:&quot;f37b7cc2-7416-3e9b-be16-dc48e245948d&quot;,&quot;title&quot;:&quot;Quantification of Advective Transport Phenomena to Better Understand Dispersion in the Field&quot;,&quot;author&quot;:[{&quot;family&quot;:&quot;Lange&quot;,&quot;given&quot;:&quot;Willem J.&quot;,&quot;parse-names&quot;:false,&quot;dropping-particle&quot;:&quot;&quot;,&quot;non-dropping-particle&quot;:&quot;de&quot;}],&quot;container-title&quot;:&quot;Groundwater&quot;,&quot;DOI&quot;:&quot;10.1111/gwat.13151&quot;,&quot;ISSN&quot;:&quot;17456584&quot;,&quot;PMID&quot;:&quot;34811742&quot;,&quot;issued&quot;:{&quot;date-parts&quot;:[[2022,5,1]]},&quot;page&quot;:&quot;319-329&quot;,&quot;abstract&quot;:&quot;Observation of dispersion in field situations has left three issues that may be better understood by applying advective transport phenomena. (1) In some experiments, the longitudinal dispersivity becomes constant with increasing pathlength and in other cases it remains growing. (2) Dispersivities reported from multiple comprehensive observations at a single site differ at similar pathlength in some cases more than a factor two. (3) The observed difference between the plume fronts and plume tails is not represented in the reported parameters. The analytic equations for advective transport phenomena at macroscale of De Lange (2020) describe the thickness of the affected flow-tube and the spread of the plume front and tail. The scale factor defines the size of the averaging domain and so of the initial phase. The new macroscale correlation coefficient relates the growth of the longitudinal dispersivity beyond the initial phase to the aquifer heterogeneity. Using stochastic parameters for the aquifer heterogeneity, the parameters are quantified at 14 field experiments in the United States, Canada and Europe enabling the comparison of calculated and reported final dispersivities. Using the quantified parameters, 146 reported and calculated dispersivities along the traveled paths show a good match. A dispersivity derived from the local plume growth may differ a factor of two from the aquifer-representative value. The growths of plume fronts and tails between two plume stages are assessed in 14 cases and compared to calculated values. Distinctive parameters for the plume front and tail support better understanding of field situations. A user-ready spreadsheet is provided.&quot;,&quot;publisher&quot;:&quot;John Wiley and Sons Inc&quot;,&quot;issue&quot;:&quot;3&quot;,&quot;volume&quot;:&quot;60&quot;,&quot;container-title-short&quot;:&quot;&quot;},&quot;isTemporary&quot;:false}]},{&quot;citationID&quot;:&quot;MENDELEY_CITATION_971f52c9-5e87-46d4-8846-4f7541265e4c&quot;,&quot;properties&quot;:{&quot;noteIndex&quot;:0},&quot;isEdited&quot;:false,&quot;manualOverride&quot;:{&quot;citeprocText&quot;:&quot;(Eames and Bush, 1999)&quot;,&quot;isManuallyOverridden&quot;:false,&quot;manualOverrideText&quot;:&quot;&quot;},&quot;citationTag&quot;:&quot;MENDELEY_CITATION_v3_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&quot;,&quot;citationItems&quot;:[{&quot;id&quot;:&quot;40ffa8f4-d31b-5cf6-96dc-a57a7aa96341&quot;,&quot;itemData&quot;:{&quot;DOI&quot;:&quot;10.1098/rspa.1999.0471&quot;,&quot;ISSN&quot;:&quot;1364-5021&quot;,&quot;abstract&quot;:&quot;We examine tracer dispersion by the potential flow through a random array of rigid bodies fixed relative to a mean flow. Both Darcy flow through permeable bodies and inviscid irrotational flow past impermeable bodies are treated within one theoretical framework. The variation of the longitudinal dispersivity with body shape and permeability {kappa} is examined for the case of high Peclet number, Pe. In the absence of diffusive effects, the longitudinal dispersivity Dxx (where the mean flow is parallel to the x-axis) is calculated by tracing the evolution of a material surface advected by the mean flow and distorted by the array of bodies. For a random array of identical bodies of volume V and low volume fraction {alpha}, Dxx = {alpha} |Df|UL/ V. The drift volume, Df, is defined as the volume between the final and initial position of a material surface distorted by a single body moving in an unbounded flow, and L is the length-scale characterizing the associated longitudinal displacement of the surface. The variation of Dxx with permeability is illustrated by considering permeable cylinders and spheres, and the effect of body shape on dispersion is illustrated by considering impermeable spheroids. The longitudinal dispersivity arising from the flow past impermeable bodies is Dxx = {alpha}CxxUL, where Cxx is the added-mass coefficient characterizing the mean flow around the body. This indicates that bluff bodies enhance longitudinal dispersion by promoting the longitudinal stretching of fluid elements. For Darcy flow through bodies of low permeability, the longitudinal dispersivity is Caligraphic Dxx{alpha}(Cxx + 1)UL. The length-scale L, and thus Dxx, is singular as {kappa}[-&amp;gt;] 0, owing to the long retention time of fluid within the bodies. For highly permeable two-dimensional bodies, Caligraphic Dxx = {alpha}(Cyy + 1)UL, where Cyy is the added-mass coefficient characterizing the flow around an impermeable body moving parallel to the y-axis. Consequently, dispersion by highly permeable bodies is enhanced when the bodies are slender, in contrast to the low-permeability limit. The influence of finite tracer diffusivity on longitudinal dispersion is demonstrated to make a negligible contribution when {kappa}&lt; 0 provided Pe &gt;&gt; max (1, 1/{kappa}) and for impermeable bodies provided Pe &gt;&gt; 1. When Pe &lt;&lt; 1/{kappa}, the longitudinal dispersion is dominated by diffusive effects and Dxx = O({alpha}U2a2 / D1).&quot;,&quot;author&quot;:[{&quot;dropping-particle&quot;:&quot;&quot;,&quot;family&quot;:&quot;Eames&quot;,&quot;given&quot;:&quot;I.&quot;,&quot;non-dropping-particle&quot;:&quot;&quot;,&quot;parse-names&quot;:false,&quot;suffix&quot;:&quot;&quot;},{&quot;dropping-particle&quot;:&quot;&quot;,&quot;family&quot;:&quot;Bush&quot;,&quot;given&quot;:&quot;J. W. M.&quot;,&quot;non-dropping-particle&quot;:&quot;&quot;,&quot;parse-names&quot;:false,&quot;suffix&quot;:&quot;&quot;}],&quot;container-title&quot;:&quot;Proceedings of the Royal Society A: Mathematical, Physical and Engineering Sciences&quot;,&quot;id&quot;:&quot;40ffa8f4-d31b-5cf6-96dc-a57a7aa96341&quot;,&quot;issued&quot;:{&quot;date-parts&quot;:[[&quot;1999&quot;]]},&quot;page&quot;:&quot;3665-3686&quot;,&quot;title&quot;:&quot;Longitudinal dispersion by bodies fixed in a potential flow&quot;,&quot;type&quot;:&quot;article-journal&quot;,&quot;volume&quot;:&quot;455&quot;,&quot;container-title-short&quot;:&quot;&quot;},&quot;uris&quot;:[&quot;http://www.mendeley.com/documents/?uuid=9d34afab-9c7a-45cd-a27e-daf871aae3cb&quot;],&quot;isTemporary&quot;:false,&quot;legacyDesktopId&quot;:&quot;9d34afab-9c7a-45cd-a27e-daf871aae3cb&quot;}]},{&quot;citationID&quot;:&quot;MENDELEY_CITATION_8b2c99a1-68d9-4708-bd15-90c13b228edd&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OGIyYzk5YTEtNjhkOS00NzA4LWJkMTUtOTBjMTNiMjI4ZWRk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9c4d785f-31b6-4343-8b7c-9c3b988ef5db&quot;,&quot;properties&quot;:{&quot;noteIndex&quot;:0},&quot;isEdited&quot;:false,&quot;manualOverride&quot;:{&quot;citeprocText&quot;:&quot;(S P Garabedian et al., 1992)&quot;,&quot;isManuallyOverridden&quot;:false,&quot;manualOverrideText&quot;:&quot;&quot;},&quot;citationTag&quot;:&quot;MENDELEY_CITATION_v3_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&quot;,&quot;citationItems&quot;:[{&quot;id&quot;:&quot;e9da8570-6fb7-55d8-ba5e-c08a9539ab1b&quot;,&quot;itemData&quot;:{&quot;author&quot;:[{&quot;dropping-particle&quot;:&quot;&quot;,&quot;family&quot;:&quot;Garabedian&quot;,&quot;given&quot;:&quot;S P&quot;,&quot;non-dropping-particle&quot;:&quot;&quot;,&quot;parse-names&quot;:false,&quot;suffix&quot;:&quot;&quot;},{&quot;dropping-particle&quot;:&quot;&quot;,&quot;family&quot;:&quot;Leblanc&quot;,&quot;given&quot;:&quot;D R&quot;,&quot;non-dropping-particle&quot;:&quot;&quot;,&quot;parse-names&quot;:false,&quot;suffix&quot;:&quot;&quot;},{&quot;dropping-particle&quot;:&quot;&quot;,&quot;family&quot;:&quot;Gelhar&quot;,&quot;given&quot;:&quot;L W&quot;,&quot;non-dropping-particle&quot;:&quot;&quot;,&quot;parse-names&quot;:false,&quot;suffix&quot;:&quot;&quot;},{&quot;dropping-particle&quot;:&quot;&quot;,&quot;family&quot;:&quot;Celia&quot;,&quot;given&quot;:&quot;M A&quot;,&quot;non-dropping-particle&quot;:&quot;&quot;,&quot;parse-names&quot;:false,&quot;suffix&quot;:&quot;&quot;}],&quot;container-title&quot;:&quot;Water Resources Research&quot;,&quot;id&quot;:&quot;e9da8570-6fb7-55d8-ba5e-c08a9539ab1b&quot;,&quot;issue&quot;:&quot;5&quot;,&quot;issued&quot;:{&quot;date-parts&quot;:[[&quot;1992&quot;]]},&quot;page&quot;:&quot;14&quot;,&quot;title&quot;:&quot;Natural gradient tracer in sand and gravel Cape Cod, Massachusetts, 2. Analysis of spatial moment of non-reactive tracer&quot;,&quot;type&quot;:&quot;article-journal&quot;,&quot;volume&quot;:&quot;27&quot;,&quot;container-title-short&quot;:&quot;Water Resour Res&quot;},&quot;uris&quot;:[&quot;http://www.mendeley.com/documents/?uuid=736555de-e55f-49e8-9d47-ed55479f686e&quot;],&quot;isTemporary&quot;:false,&quot;legacyDesktopId&quot;:&quot;736555de-e55f-49e8-9d47-ed55479f686e&quot;}]},{&quot;citationID&quot;:&quot;MENDELEY_CITATION_a3514d48-3559-474a-aa6c-d31fb6a31223&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YTM1MTRkNDgtMzU1OS00NzRhLWFhNmMtZDMxZmI2YTMxMjIz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e59ea6bd-392a-44a9-9af3-0158cb950853&quot;,&quot;properties&quot;:{&quot;noteIndex&quot;:0},&quot;isEdited&quot;:false,&quot;manualOverride&quot;:{&quot;isManuallyOverridden&quot;:false,&quot;citeprocText&quot;:&quot;(Hess et al., 2002)&quot;,&quot;manualOverrideText&quot;:&quot;&quot;},&quot;citationTag&quot;:&quot;MENDELEY_CITATION_v3_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&quot;,&quot;citationItems&quot;:[{&quot;id&quot;:&quot;0db23e8a-61c3-30ab-a41f-547e2c9d7efd&quot;,&quot;itemData&quot;:{&quot;type&quot;:&quot;article-journal&quot;,&quot;id&quot;:&quot;0db23e8a-61c3-30ab-a41f-547e2c9d7efd&quot;,&quot;title&quot;:&quot;Multispecies reactive tracer test in an aquifer with spatially variable chemical conditions, Cape Cod, Massachusetts: Dispersive transport of bromide and nickel&quot;,&quot;author&quot;:[{&quot;family&quot;:&quot;Hess&quot;,&quot;given&quot;:&quot;Kathryn M.&quot;,&quot;parse-names&quot;:false,&quot;dropping-particle&quot;:&quot;&quot;,&quot;non-dropping-particle&quot;:&quot;&quot;},{&quot;family&quot;:&quot;Davis&quot;,&quot;given&quot;:&quot;James A.&quot;,&quot;parse-names&quot;:false,&quot;dropping-particle&quot;:&quot;&quot;,&quot;non-dropping-particle&quot;:&quot;&quot;},{&quot;family&quot;:&quot;Kent&quot;,&quot;given&quot;:&quot;Douglas B.&quot;,&quot;parse-names&quot;:false,&quot;dropping-particle&quot;:&quot;&quot;,&quot;non-dropping-particle&quot;:&quot;&quot;},{&quot;family&quot;:&quot;Coston&quot;,&quot;given&quot;:&quot;Jennifer A.&quot;,&quot;parse-names&quot;:false,&quot;dropping-particle&quot;:&quot;&quot;,&quot;non-dropping-particle&quot;:&quot;&quot;}],&quot;container-title&quot;:&quot;Water Resources Research&quot;,&quot;container-title-short&quot;:&quot;Water Resour Res&quot;,&quot;DOI&quot;:&quot;10.1029/2001wr000945&quot;,&quot;ISSN&quot;:&quot;00431397&quot;,&quot;issued&quot;:{&quot;date-parts&quot;:[[2002,8,1]]},&quot;page&quot;:&quot;36-1-36-17&quot;,&quot;abstract&quot;:&quot;Dispersive transport of groundwater solutes was investigated as part of a multispecies reactive tracer test conducted under spatially variable chemical conditions in an unconfined, sewage-contaminated sand and gravel aquifer on Cape Cod, Massachusetts. Transport of the nonreactive tracer bromide (Br) reflected physical and hydrologic processes. Transport of the reactive tracer nickel (Ni) complexed with an organic ligand (NiEDTA) varied in response to pH and other chemical conditions within the aquifer. A loss of about 14% of the Ni mass was calculated from the distribution of tracers through time. This loss is consistent with reversible adsorption of NiEDTA onto the iron and aluminum oxyhydroxide coatings on the aquifer sediments. The Ni consistently lagged behind Br with a calculated retardation coefficient of 1.2. Longitudinal dispersivities reached constant values of 2.2 and 1.1 m for Br and Ni, respectively, by at least 69 m of travel. The smaller dispersivity for Ni possibly was due to nonlinear or spatially variant adsorption of NiEDTA. In the upper, uncontaminated zone of the aquifer, longitudinal dispersion of Ni was greater than that of Br early in the test as a result of reversible adsorption of NiEDTA. In general, transverse dispersivities were much smaller (horizontal: 1.4-1.5 × 10-2 m; vertical: 0.5-3.8 × 10-3 m) than the longitudinal dispersivities. The Br results are similar to those from a test conducted eight years earlier, suggesting that transport parameters are spatially stationary within the aquifer at the scale of 300 m covered by the spatially overlapping tests. A significant difference between the two tests was the travel distance (69 and 26 m) needed to reach a constant longitudinal dispersivity.&quot;,&quot;publisher&quot;:&quot;American Geophysical Union&quot;,&quot;issue&quot;:&quot;8&quot;,&quot;volume&quot;:&quot;38&quot;},&quot;isTemporary&quot;:false}]},{&quot;citationID&quot;:&quot;MENDELEY_CITATION_08a4cafe-0e7a-4ec8-a7ce-7e26b6eee90e&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MDhhNGNhZmUtMGU3YS00ZWM4LWE3Y2UtN2UyNmI2ZWVlOTBl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c938212e-0f1c-44c5-bfd6-fbcbcc91e137&quot;,&quot;properties&quot;:{&quot;noteIndex&quot;:0},&quot;isEdited&quot;:false,&quot;manualOverride&quot;:{&quot;citeprocText&quot;:&quot;(Feehley et al., 2000)&quot;,&quot;isManuallyOverridden&quot;:false,&quot;manualOverrideText&quot;:&quot;&quot;},&quot;citationTag&quot;:&quot;MENDELEY_CITATION_v3_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&quot;,&quot;citationItems&quot;:[{&quot;id&quot;:&quot;79784fe6-13b1-5000-b5e3-aacb64dfa646&quot;,&quot;itemData&quot;:{&quot;DOI&quot;:&quot;10.1029/2000WR900148&quot;,&quot;ISBN&quot;:&quot;doi:10.1029/2000WR900148&quot;,&quot;ISSN&quot;:&quot;0043-1397&quot;,&quot;abstract&quot;:&quot;A large-scale natural-gradient tracer test in a highly heterogeneous\\naquifer at the Macrodispersion Experiment (MADE) site on the Columbus\\nAir Force Base in Mississippi is simulated using three-dimensional\\nhydraulic conductivity distributions derived from borehole flowmeter\\ntest data. Two methods of hydraulic conductivity interpolation, ordinary\\nkriging and conditional geostatistical simulation based on fractional\\nBrownian motion (fBm), are used to construct the hydraulic conductivity\\ndistributions needed by the numerical model. Calculated and observed\\nmass distributions are compared to evaluate the effectiveness of\\nthe dual-domain mass transfer approach relative to the single-domain\\nadvection-dispersion approach. The results show that the classical\\nFickian advection-dispersion model can reproduce reasonably well\\nthe observed tritium plume above a certain concentration limit but\\nfails to reproduce the extensive spreading of the tracer at diluted\\nconcentrations as observed in the field. The alternative dual-domain\\nmass transfer model is able to represent the rapid, anomalous spreading\\nsignificantly better while retaining high concentrations near the\\ninjection point. This study demonstrates that the dual-domain mass\\ntransfer approach may offer a practical solution to modeling solute\\ntransport in highly heterogeneous aquifers where small-scale preferential\\nflow pathways cannot be fully and explicitly represented by the spatial\\ndiscretization of the numerical model.&quot;,&quot;author&quot;:[{&quot;dropping-particle&quot;:&quot;&quot;,&quot;family&quot;:&quot;Feehley&quot;,&quot;given&quot;:&quot;C. Erin&quot;,&quot;non-dropping-particle&quot;:&quot;&quot;,&quot;parse-names&quot;:false,&quot;suffix&quot;:&quot;&quot;},{&quot;dropping-particle&quot;:&quot;&quot;,&quot;family&quot;:&quot;Zheng&quot;,&quot;given&quot;:&quot;Chunmiao&quot;,&quot;non-dropping-particle&quot;:&quot;&quot;,&quot;parse-names&quot;:false,&quot;suffix&quot;:&quot;&quot;},{&quot;dropping-particle&quot;:&quot;&quot;,&quot;family&quot;:&quot;Molz&quot;,&quot;given&quot;:&quot;Fred J.&quot;,&quot;non-dropping-particle&quot;:&quot;&quot;,&quot;parse-names&quot;:false,&quot;suffix&quot;:&quot;&quot;}],&quot;container-title&quot;:&quot;Water Resources Research&quot;,&quot;id&quot;:&quot;79784fe6-13b1-5000-b5e3-aacb64dfa646&quot;,&quot;issue&quot;:&quot;9&quot;,&quot;issued&quot;:{&quot;date-parts&quot;:[[&quot;2000&quot;]]},&quot;page&quot;:&quot;2501&quot;,&quot;title&quot;:&quot;A dual-domain mass transfer approach for modeling solute transport in heterogeneous aquifers: Application to the Macrodispersion Experiment (MADE) site&quot;,&quot;type&quot;:&quot;article-journal&quot;,&quot;volume&quot;:&quot;36&quot;,&quot;container-title-short&quot;:&quot;Water Resour Res&quot;},&quot;uris&quot;:[&quot;http://www.mendeley.com/documents/?uuid=1031183f-0c25-4a3f-99ee-5b23607e7912&quot;],&quot;isTemporary&quot;:false,&quot;legacyDesktopId&quot;:&quot;1031183f-0c25-4a3f-99ee-5b23607e7912&quot;}]},{&quot;citationID&quot;:&quot;MENDELEY_CITATION_71309f89-f1a4-4eb6-811b-d9bb88f4fbc1&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NzEzMDlmODktZjFhNC00ZWI2LTgxMWItZDliYjg4ZjRmYmMx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fa99d356-dfeb-4c04-886a-eda02a15bbf6&quot;,&quot;properties&quot;:{&quot;noteIndex&quot;:0},&quot;isEdited&quot;:false,&quot;manualOverride&quot;:{&quot;isManuallyOverridden&quot;:false,&quot;citeprocText&quot;:&quot;(Hess et al., 2002)&quot;,&quot;manualOverrideText&quot;:&quot;&quot;},&quot;citationTag&quot;:&quot;MENDELEY_CITATION_v3_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&quot;,&quot;citationItems&quot;:[{&quot;id&quot;:&quot;0db23e8a-61c3-30ab-a41f-547e2c9d7efd&quot;,&quot;itemData&quot;:{&quot;type&quot;:&quot;article-journal&quot;,&quot;id&quot;:&quot;0db23e8a-61c3-30ab-a41f-547e2c9d7efd&quot;,&quot;title&quot;:&quot;Multispecies reactive tracer test in an aquifer with spatially variable chemical conditions, Cape Cod, Massachusetts: Dispersive transport of bromide and nickel&quot;,&quot;author&quot;:[{&quot;family&quot;:&quot;Hess&quot;,&quot;given&quot;:&quot;Kathryn M.&quot;,&quot;parse-names&quot;:false,&quot;dropping-particle&quot;:&quot;&quot;,&quot;non-dropping-particle&quot;:&quot;&quot;},{&quot;family&quot;:&quot;Davis&quot;,&quot;given&quot;:&quot;James A.&quot;,&quot;parse-names&quot;:false,&quot;dropping-particle&quot;:&quot;&quot;,&quot;non-dropping-particle&quot;:&quot;&quot;},{&quot;family&quot;:&quot;Kent&quot;,&quot;given&quot;:&quot;Douglas B.&quot;,&quot;parse-names&quot;:false,&quot;dropping-particle&quot;:&quot;&quot;,&quot;non-dropping-particle&quot;:&quot;&quot;},{&quot;family&quot;:&quot;Coston&quot;,&quot;given&quot;:&quot;Jennifer A.&quot;,&quot;parse-names&quot;:false,&quot;dropping-particle&quot;:&quot;&quot;,&quot;non-dropping-particle&quot;:&quot;&quot;}],&quot;container-title&quot;:&quot;Water Resources Research&quot;,&quot;container-title-short&quot;:&quot;Water Resour Res&quot;,&quot;DOI&quot;:&quot;10.1029/2001wr000945&quot;,&quot;ISSN&quot;:&quot;00431397&quot;,&quot;issued&quot;:{&quot;date-parts&quot;:[[2002,8,1]]},&quot;page&quot;:&quot;36-1-36-17&quot;,&quot;abstract&quot;:&quot;Dispersive transport of groundwater solutes was investigated as part of a multispecies reactive tracer test conducted under spatially variable chemical conditions in an unconfined, sewage-contaminated sand and gravel aquifer on Cape Cod, Massachusetts. Transport of the nonreactive tracer bromide (Br) reflected physical and hydrologic processes. Transport of the reactive tracer nickel (Ni) complexed with an organic ligand (NiEDTA) varied in response to pH and other chemical conditions within the aquifer. A loss of about 14% of the Ni mass was calculated from the distribution of tracers through time. This loss is consistent with reversible adsorption of NiEDTA onto the iron and aluminum oxyhydroxide coatings on the aquifer sediments. The Ni consistently lagged behind Br with a calculated retardation coefficient of 1.2. Longitudinal dispersivities reached constant values of 2.2 and 1.1 m for Br and Ni, respectively, by at least 69 m of travel. The smaller dispersivity for Ni possibly was due to nonlinear or spatially variant adsorption of NiEDTA. In the upper, uncontaminated zone of the aquifer, longitudinal dispersion of Ni was greater than that of Br early in the test as a result of reversible adsorption of NiEDTA. In general, transverse dispersivities were much smaller (horizontal: 1.4-1.5 × 10-2 m; vertical: 0.5-3.8 × 10-3 m) than the longitudinal dispersivities. The Br results are similar to those from a test conducted eight years earlier, suggesting that transport parameters are spatially stationary within the aquifer at the scale of 300 m covered by the spatially overlapping tests. A significant difference between the two tests was the travel distance (69 and 26 m) needed to reach a constant longitudinal dispersivity.&quot;,&quot;publisher&quot;:&quot;American Geophysical Union&quot;,&quot;issue&quot;:&quot;8&quot;,&quot;volume&quot;:&quot;38&quot;},&quot;isTemporary&quot;:false}]},{&quot;citationID&quot;:&quot;MENDELEY_CITATION_44af5332-8c63-4b68-9dc2-5465edd81b81&quot;,&quot;properties&quot;:{&quot;noteIndex&quot;:0},&quot;isEdited&quot;:false,&quot;manualOverride&quot;:{&quot;isManuallyOverridden&quot;:false,&quot;citeprocText&quot;:&quot;(Adams and Gelhar L. W., 1992)&quot;,&quot;manualOverrideText&quot;:&quot;&quot;},&quot;citationTag&quot;:&quot;MENDELEY_CITATION_v3_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&quot;,&quot;citationItems&quot;:[{&quot;id&quot;:&quot;fe2fa282-8741-3ec1-bb5c-e964ba1fef33&quot;,&quot;itemData&quot;:{&quot;type&quot;:&quot;article-journal&quot;,&quot;id&quot;:&quot;fe2fa282-8741-3ec1-bb5c-e964ba1fef33&quot;,&quot;title&quot;:&quot;Field Study of Dispersion in a Heterogeneous Aquifer 2 Spatial Moments Analysis.&quot;,&quot;author&quot;:[{&quot;family&quot;:&quot;Adams&quot;,&quot;given&quot;:&quot;E. E.,&quot;,&quot;parse-names&quot;:false,&quot;dropping-particle&quot;:&quot;&quot;,&quot;non-dropping-particle&quot;:&quot;&quot;},{&quot;family&quot;:&quot;Gelhar L. W.&quot;,&quot;given&quot;:&quot;&quot;,&quot;parse-names&quot;:false,&quot;dropping-particle&quot;:&quot;&quot;,&quot;non-dropping-particle&quot;:&quot;&quot;}],&quot;container-title&quot;:&quot;Water Resources Research&quot;,&quot;container-title-short&quot;:&quot;Water Resour Res&quot;,&quot;issued&quot;:{&quot;date-parts&quot;:[[1992]]},&quot;page&quot;:&quot;3293-3307&quot;,&quot;issue&quot;:&quot;12&quot;,&quot;volume&quot;:&quot;28&quot;},&quot;isTemporary&quot;:false}]}]"/>
    <we:property name="MENDELEY_CITATIONS_LOCALE_CODE" value="&quot;en-US&quot;"/>
    <we:property name="MENDELEY_CITATIONS_STYLE" value="{&quot;id&quot;:&quot;https://www.zotero.org/styles/groundwater-for-sustainable-development&quot;,&quot;title&quot;:&quot;Groundwater for Sustainable Development&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b:Source xmlns:b="http://schemas.openxmlformats.org/officeDocument/2006/bibliography" xmlns="http://schemas.openxmlformats.org/officeDocument/2006/bibliography">
    <b:Tag>garabedian</b:Tag>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790BB292A35AE4AA5A100914D5E78C3" ma:contentTypeVersion="14" ma:contentTypeDescription="Create a new document." ma:contentTypeScope="" ma:versionID="b6f1d1afc2dbf4609edc6440620cfb4f">
  <xsd:schema xmlns:xsd="http://www.w3.org/2001/XMLSchema" xmlns:xs="http://www.w3.org/2001/XMLSchema" xmlns:p="http://schemas.microsoft.com/office/2006/metadata/properties" xmlns:ns3="80074512-dcb0-4dd5-bb9c-f587810f6510" targetNamespace="http://schemas.microsoft.com/office/2006/metadata/properties" ma:root="true" ma:fieldsID="6de2822c374b976d3aea42ead80eaedf" ns3:_="">
    <xsd:import namespace="80074512-dcb0-4dd5-bb9c-f587810f651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074512-dcb0-4dd5-bb9c-f587810f65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ObjectDetectorVersions" ma:index="19" nillable="true" ma:displayName="MediaServiceObjectDetectorVersions" ma:description=""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595506-659C-4780-956C-927D44BA0D2B}">
  <ds:schemaRefs>
    <ds:schemaRef ds:uri="http://schemas.openxmlformats.org/officeDocument/2006/bibliography"/>
  </ds:schemaRefs>
</ds:datastoreItem>
</file>

<file path=customXml/itemProps2.xml><?xml version="1.0" encoding="utf-8"?>
<ds:datastoreItem xmlns:ds="http://schemas.openxmlformats.org/officeDocument/2006/customXml" ds:itemID="{6A4C255F-56A3-4411-BAF1-4ECA372973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27C7F6-CA59-4971-B246-092A053AC831}">
  <ds:schemaRefs>
    <ds:schemaRef ds:uri="http://schemas.microsoft.com/sharepoint/v3/contenttype/forms"/>
  </ds:schemaRefs>
</ds:datastoreItem>
</file>

<file path=customXml/itemProps4.xml><?xml version="1.0" encoding="utf-8"?>
<ds:datastoreItem xmlns:ds="http://schemas.openxmlformats.org/officeDocument/2006/customXml" ds:itemID="{C7B1CCFB-A001-4886-A02E-3A06801CD4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074512-dcb0-4dd5-bb9c-f587810f65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16</Pages>
  <Words>5517</Words>
  <Characters>31451</Characters>
  <Application>Microsoft Office Word</Application>
  <DocSecurity>0</DocSecurity>
  <Lines>262</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 de Lange</dc:creator>
  <cp:keywords/>
  <dc:description/>
  <cp:lastModifiedBy>Theo Olsthoorn</cp:lastModifiedBy>
  <cp:revision>8</cp:revision>
  <cp:lastPrinted>2021-05-29T07:16:00Z</cp:lastPrinted>
  <dcterms:created xsi:type="dcterms:W3CDTF">2025-04-13T08:24:00Z</dcterms:created>
  <dcterms:modified xsi:type="dcterms:W3CDTF">2025-04-18T09:49:00Z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0x010100B790BB292A35AE4AA5A100914D5E78C3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http://csl.mendeley.com/styles/617166571/chicago-author-Groundwater</vt:lpwstr>
  </property>
  <property fmtid="{D5CDD505-2E9C-101B-9397-08002B2CF9AE}" pid="12" name="Mendeley Recent Style Name 4_1">
    <vt:lpwstr>Chicago Manual of Style 17th edition (author-date) - Wim De Lange</vt:lpwstr>
  </property>
  <property fmtid="{D5CDD505-2E9C-101B-9397-08002B2CF9AE}" pid="13" name="Mendeley Recent Style Id 5_1">
    <vt:lpwstr>http://www.zotero.org/styles/chicago-fullnote-bibliography</vt:lpwstr>
  </property>
  <property fmtid="{D5CDD505-2E9C-101B-9397-08002B2CF9AE}" pid="14" name="Mendeley Recent Style Name 5_1">
    <vt:lpwstr>Chicago Manual of Style 17th edition (full note)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http://www.zotero.org/styles/groundwater-for-sustainable-development</vt:lpwstr>
  </property>
  <property fmtid="{D5CDD505-2E9C-101B-9397-08002B2CF9AE}" pid="18" name="Mendeley Recent Style Name 7_1">
    <vt:lpwstr>Groundwater for Sustainable Development</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https://csl.mendeley.com/styles/3526381/chicago-author-date-16th-edition-2b</vt:lpwstr>
  </property>
  <property fmtid="{D5CDD505-2E9C-101B-9397-08002B2CF9AE}" pid="25" name="Mendeley Unique User Id_1">
    <vt:lpwstr>eba4242b-97eb-34ee-8919-236d03e6ae60</vt:lpwstr>
  </property>
</Properties>
</file>