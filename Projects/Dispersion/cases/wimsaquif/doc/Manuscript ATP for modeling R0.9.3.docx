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01118" w14:textId="4D988AD3" w:rsidR="00556721" w:rsidRPr="00FE3E1F" w:rsidRDefault="00C728C4" w:rsidP="00B62E24">
      <w:pPr>
        <w:pStyle w:val="Quote"/>
        <w:ind w:left="0"/>
        <w:jc w:val="left"/>
        <w:rPr>
          <w:color w:val="auto"/>
        </w:rPr>
      </w:pPr>
      <w:r w:rsidRPr="00FE3E1F">
        <w:rPr>
          <w:color w:val="auto"/>
        </w:rPr>
        <w:t xml:space="preserve">Research paper </w:t>
      </w:r>
      <w:r w:rsidR="00556721" w:rsidRPr="00FE3E1F">
        <w:rPr>
          <w:color w:val="auto"/>
        </w:rPr>
        <w:t>Version R0.</w:t>
      </w:r>
      <w:r w:rsidR="00466CAA">
        <w:rPr>
          <w:color w:val="auto"/>
        </w:rPr>
        <w:t>9.</w:t>
      </w:r>
      <w:r w:rsidR="004A4640">
        <w:rPr>
          <w:color w:val="auto"/>
        </w:rPr>
        <w:t>2</w:t>
      </w:r>
    </w:p>
    <w:p w14:paraId="63637C6D" w14:textId="489D8F92" w:rsidR="00556721" w:rsidRPr="00FE3E1F" w:rsidRDefault="00A27D46" w:rsidP="00245927">
      <w:pPr>
        <w:rPr>
          <w:rFonts w:cstheme="minorHAnsi"/>
          <w:b/>
          <w:sz w:val="32"/>
          <w:szCs w:val="32"/>
        </w:rPr>
      </w:pPr>
      <w:r w:rsidRPr="00FE3E1F">
        <w:rPr>
          <w:rFonts w:cstheme="minorHAnsi"/>
          <w:b/>
          <w:sz w:val="32"/>
          <w:szCs w:val="32"/>
        </w:rPr>
        <w:t>Using Advective Transport Phenomena</w:t>
      </w:r>
      <w:r w:rsidR="000073B3" w:rsidRPr="00FE3E1F">
        <w:rPr>
          <w:rFonts w:cstheme="minorHAnsi"/>
          <w:b/>
          <w:sz w:val="32"/>
          <w:szCs w:val="32"/>
        </w:rPr>
        <w:t xml:space="preserve"> </w:t>
      </w:r>
      <w:proofErr w:type="gramStart"/>
      <w:r w:rsidR="000073B3" w:rsidRPr="00FE3E1F">
        <w:rPr>
          <w:rFonts w:cstheme="minorHAnsi"/>
          <w:b/>
          <w:sz w:val="32"/>
          <w:szCs w:val="32"/>
        </w:rPr>
        <w:t>In</w:t>
      </w:r>
      <w:proofErr w:type="gramEnd"/>
      <w:r w:rsidR="000073B3" w:rsidRPr="00FE3E1F">
        <w:rPr>
          <w:rFonts w:cstheme="minorHAnsi"/>
          <w:b/>
          <w:sz w:val="32"/>
          <w:szCs w:val="32"/>
        </w:rPr>
        <w:t xml:space="preserve"> Modeling</w:t>
      </w:r>
      <w:r w:rsidRPr="00FE3E1F">
        <w:rPr>
          <w:rFonts w:cstheme="minorHAnsi"/>
          <w:b/>
          <w:sz w:val="32"/>
          <w:szCs w:val="32"/>
        </w:rPr>
        <w:t xml:space="preserve"> </w:t>
      </w:r>
      <w:proofErr w:type="gramStart"/>
      <w:r w:rsidRPr="00FE3E1F">
        <w:rPr>
          <w:rFonts w:cstheme="minorHAnsi"/>
          <w:b/>
          <w:sz w:val="32"/>
          <w:szCs w:val="32"/>
        </w:rPr>
        <w:t>To</w:t>
      </w:r>
      <w:proofErr w:type="gramEnd"/>
      <w:r w:rsidR="000073B3" w:rsidRPr="00FE3E1F">
        <w:rPr>
          <w:rFonts w:cstheme="minorHAnsi"/>
          <w:b/>
          <w:sz w:val="32"/>
          <w:szCs w:val="32"/>
        </w:rPr>
        <w:t xml:space="preserve"> B</w:t>
      </w:r>
      <w:r w:rsidR="00D943F3" w:rsidRPr="00FE3E1F">
        <w:rPr>
          <w:rFonts w:cstheme="minorHAnsi"/>
          <w:b/>
          <w:sz w:val="32"/>
          <w:szCs w:val="32"/>
        </w:rPr>
        <w:t>etter Understand</w:t>
      </w:r>
      <w:r w:rsidRPr="00FE3E1F">
        <w:rPr>
          <w:rFonts w:cstheme="minorHAnsi"/>
          <w:b/>
          <w:sz w:val="32"/>
          <w:szCs w:val="32"/>
        </w:rPr>
        <w:t xml:space="preserve"> </w:t>
      </w:r>
      <w:r w:rsidR="00D943F3" w:rsidRPr="00FE3E1F">
        <w:rPr>
          <w:rFonts w:cstheme="minorHAnsi"/>
          <w:b/>
          <w:sz w:val="32"/>
          <w:szCs w:val="32"/>
        </w:rPr>
        <w:t xml:space="preserve">Mechanical </w:t>
      </w:r>
      <w:r w:rsidRPr="00FE3E1F">
        <w:rPr>
          <w:rFonts w:cstheme="minorHAnsi"/>
          <w:b/>
          <w:sz w:val="32"/>
          <w:szCs w:val="32"/>
        </w:rPr>
        <w:t>Dispersion</w:t>
      </w:r>
      <w:r w:rsidR="00D943F3" w:rsidRPr="00FE3E1F">
        <w:rPr>
          <w:rFonts w:cstheme="minorHAnsi"/>
          <w:b/>
          <w:sz w:val="32"/>
          <w:szCs w:val="32"/>
        </w:rPr>
        <w:t>: Step One</w:t>
      </w:r>
    </w:p>
    <w:p w14:paraId="142CBC4B" w14:textId="77777777" w:rsidR="00D943F3" w:rsidRPr="00FE3E1F" w:rsidRDefault="00D943F3" w:rsidP="00245927">
      <w:pPr>
        <w:rPr>
          <w:rFonts w:cstheme="minorHAnsi"/>
          <w:b/>
          <w:sz w:val="32"/>
          <w:szCs w:val="32"/>
        </w:rPr>
      </w:pPr>
    </w:p>
    <w:p w14:paraId="37A0FD9B" w14:textId="77777777" w:rsidR="00C728C4" w:rsidRPr="00FE3E1F" w:rsidRDefault="00C728C4" w:rsidP="00245927">
      <w:pPr>
        <w:rPr>
          <w:rFonts w:cstheme="minorHAnsi"/>
          <w:sz w:val="24"/>
          <w:szCs w:val="24"/>
        </w:rPr>
      </w:pPr>
      <w:r w:rsidRPr="00FE3E1F">
        <w:rPr>
          <w:rFonts w:cstheme="minorHAnsi"/>
          <w:sz w:val="24"/>
          <w:szCs w:val="24"/>
        </w:rPr>
        <w:t>Willem J. de Lange</w:t>
      </w:r>
    </w:p>
    <w:p w14:paraId="362DEE2A" w14:textId="3D88A72B" w:rsidR="00C728C4" w:rsidRPr="00FE3E1F" w:rsidRDefault="00BA06B7" w:rsidP="00245927">
      <w:pPr>
        <w:rPr>
          <w:rFonts w:cstheme="minorHAnsi"/>
          <w:sz w:val="24"/>
          <w:szCs w:val="24"/>
        </w:rPr>
      </w:pPr>
      <w:r w:rsidRPr="00FE3E1F">
        <w:rPr>
          <w:rFonts w:cstheme="minorHAnsi"/>
          <w:sz w:val="24"/>
          <w:szCs w:val="24"/>
        </w:rPr>
        <w:t xml:space="preserve">Retired from: </w:t>
      </w:r>
      <w:r w:rsidR="00C728C4" w:rsidRPr="00FE3E1F">
        <w:rPr>
          <w:rFonts w:cstheme="minorHAnsi"/>
          <w:sz w:val="24"/>
          <w:szCs w:val="24"/>
        </w:rPr>
        <w:t>Unit Subsurface and Groundwater Systems, Deltares, Utrecht, the Netherlands</w:t>
      </w:r>
    </w:p>
    <w:p w14:paraId="1B168658" w14:textId="77777777" w:rsidR="00C728C4" w:rsidRPr="00FE3E1F" w:rsidRDefault="00C728C4" w:rsidP="00245927">
      <w:pPr>
        <w:rPr>
          <w:rFonts w:cstheme="minorHAnsi"/>
          <w:sz w:val="24"/>
          <w:szCs w:val="24"/>
        </w:rPr>
      </w:pPr>
    </w:p>
    <w:p w14:paraId="4A2CA394" w14:textId="27748E6D" w:rsidR="00C728C4" w:rsidRPr="00FE3E1F" w:rsidRDefault="00C728C4" w:rsidP="00245927">
      <w:pPr>
        <w:rPr>
          <w:rFonts w:cstheme="minorHAnsi"/>
          <w:sz w:val="24"/>
          <w:szCs w:val="24"/>
        </w:rPr>
      </w:pPr>
      <w:r w:rsidRPr="00FE3E1F">
        <w:rPr>
          <w:rFonts w:cstheme="minorHAnsi"/>
          <w:sz w:val="24"/>
          <w:szCs w:val="24"/>
        </w:rPr>
        <w:t xml:space="preserve">Corresponding author: Willem J. de Lange, </w:t>
      </w:r>
      <w:r w:rsidRPr="00F973BC">
        <w:rPr>
          <w:rFonts w:cstheme="minorHAnsi"/>
          <w:sz w:val="24"/>
          <w:szCs w:val="24"/>
          <w:highlight w:val="yellow"/>
        </w:rPr>
        <w:t>Unit Subsurface and Groundwater Systems, Deltares, Utrecht, The Netherlands, P.O. Box 85467, 3508 AL, Utrecht</w:t>
      </w:r>
      <w:r w:rsidRPr="00FE3E1F">
        <w:rPr>
          <w:rFonts w:cstheme="minorHAnsi"/>
          <w:sz w:val="24"/>
          <w:szCs w:val="24"/>
        </w:rPr>
        <w:t>, the Netherlands (wim</w:t>
      </w:r>
      <w:r w:rsidR="00BA06B7" w:rsidRPr="00FE3E1F">
        <w:rPr>
          <w:rFonts w:cstheme="minorHAnsi"/>
          <w:sz w:val="24"/>
          <w:szCs w:val="24"/>
        </w:rPr>
        <w:t>langlely</w:t>
      </w:r>
      <w:r w:rsidRPr="00FE3E1F">
        <w:rPr>
          <w:rFonts w:cstheme="minorHAnsi"/>
          <w:sz w:val="24"/>
          <w:szCs w:val="24"/>
        </w:rPr>
        <w:t>@</w:t>
      </w:r>
      <w:r w:rsidR="00BA06B7" w:rsidRPr="00FE3E1F">
        <w:rPr>
          <w:rFonts w:cstheme="minorHAnsi"/>
          <w:sz w:val="24"/>
          <w:szCs w:val="24"/>
        </w:rPr>
        <w:t>outlook.com</w:t>
      </w:r>
      <w:r w:rsidRPr="00FE3E1F">
        <w:rPr>
          <w:rFonts w:cstheme="minorHAnsi"/>
          <w:sz w:val="24"/>
          <w:szCs w:val="24"/>
        </w:rPr>
        <w:t>)</w:t>
      </w:r>
    </w:p>
    <w:p w14:paraId="2D8C34CA" w14:textId="77777777" w:rsidR="00C728C4" w:rsidRPr="00FE3E1F" w:rsidRDefault="00C728C4" w:rsidP="00245927">
      <w:pPr>
        <w:rPr>
          <w:rFonts w:cstheme="minorHAnsi"/>
        </w:rPr>
      </w:pPr>
    </w:p>
    <w:p w14:paraId="76D202EB" w14:textId="77777777" w:rsidR="00C728C4" w:rsidRPr="00FE3E1F" w:rsidRDefault="00C728C4" w:rsidP="00245927">
      <w:pPr>
        <w:rPr>
          <w:rFonts w:cstheme="minorHAnsi"/>
          <w:sz w:val="24"/>
          <w:szCs w:val="24"/>
        </w:rPr>
      </w:pPr>
      <w:r w:rsidRPr="00FE3E1F">
        <w:rPr>
          <w:rFonts w:cstheme="minorHAnsi"/>
          <w:b/>
          <w:sz w:val="24"/>
          <w:szCs w:val="24"/>
        </w:rPr>
        <w:t>Conflict of interest</w:t>
      </w:r>
      <w:r w:rsidRPr="00FE3E1F">
        <w:rPr>
          <w:rFonts w:cstheme="minorHAnsi"/>
          <w:sz w:val="24"/>
          <w:szCs w:val="24"/>
        </w:rPr>
        <w:t>: None</w:t>
      </w:r>
    </w:p>
    <w:p w14:paraId="71C6F3E5" w14:textId="77777777" w:rsidR="00C728C4" w:rsidRPr="00FE3E1F" w:rsidRDefault="00C728C4" w:rsidP="00245927">
      <w:pPr>
        <w:rPr>
          <w:rFonts w:cstheme="minorHAnsi"/>
          <w:sz w:val="24"/>
          <w:szCs w:val="24"/>
        </w:rPr>
      </w:pPr>
    </w:p>
    <w:p w14:paraId="78878236" w14:textId="77777777" w:rsidR="00C728C4" w:rsidRPr="00FE3E1F" w:rsidRDefault="00C728C4" w:rsidP="00245927">
      <w:pPr>
        <w:rPr>
          <w:rFonts w:cstheme="minorHAnsi"/>
          <w:sz w:val="24"/>
          <w:szCs w:val="24"/>
        </w:rPr>
      </w:pPr>
      <w:r w:rsidRPr="00FE3E1F">
        <w:rPr>
          <w:rFonts w:cstheme="minorHAnsi"/>
          <w:b/>
          <w:sz w:val="24"/>
          <w:szCs w:val="24"/>
        </w:rPr>
        <w:t>Keywords</w:t>
      </w:r>
      <w:r w:rsidRPr="00FE3E1F">
        <w:rPr>
          <w:rFonts w:cstheme="minorHAnsi"/>
          <w:sz w:val="24"/>
          <w:szCs w:val="24"/>
        </w:rPr>
        <w:t xml:space="preserve">: </w:t>
      </w:r>
      <w:r w:rsidRPr="000706AD">
        <w:rPr>
          <w:rFonts w:cstheme="minorHAnsi"/>
          <w:sz w:val="24"/>
          <w:szCs w:val="24"/>
        </w:rPr>
        <w:t>dispersion, advection, modeling, field-scale, plume-growth,</w:t>
      </w:r>
      <w:r w:rsidRPr="00FE3E1F">
        <w:rPr>
          <w:rFonts w:cstheme="minorHAnsi"/>
          <w:sz w:val="24"/>
          <w:szCs w:val="24"/>
        </w:rPr>
        <w:t xml:space="preserve"> </w:t>
      </w:r>
    </w:p>
    <w:p w14:paraId="019B52B9" w14:textId="77777777" w:rsidR="00C728C4" w:rsidRPr="00FE3E1F" w:rsidRDefault="00C728C4" w:rsidP="00245927">
      <w:pPr>
        <w:rPr>
          <w:rFonts w:cstheme="minorHAnsi"/>
          <w:b/>
          <w:sz w:val="24"/>
          <w:szCs w:val="24"/>
        </w:rPr>
      </w:pPr>
    </w:p>
    <w:p w14:paraId="3EC1357C" w14:textId="7D332F82" w:rsidR="00C728C4" w:rsidRPr="00FE3E1F" w:rsidRDefault="00C728C4" w:rsidP="00245927">
      <w:pPr>
        <w:rPr>
          <w:rFonts w:cstheme="minorHAnsi"/>
          <w:sz w:val="24"/>
          <w:szCs w:val="24"/>
        </w:rPr>
      </w:pPr>
      <w:r w:rsidRPr="00FE3E1F">
        <w:rPr>
          <w:rFonts w:cstheme="minorHAnsi"/>
          <w:b/>
          <w:sz w:val="24"/>
          <w:szCs w:val="24"/>
        </w:rPr>
        <w:t>Article Impact Statement</w:t>
      </w:r>
      <w:r w:rsidRPr="00FE3E1F">
        <w:rPr>
          <w:rFonts w:cstheme="minorHAnsi"/>
          <w:sz w:val="24"/>
          <w:szCs w:val="24"/>
        </w:rPr>
        <w:t xml:space="preserve">: </w:t>
      </w:r>
      <w:r w:rsidR="00B81106">
        <w:rPr>
          <w:rFonts w:cstheme="minorHAnsi"/>
          <w:sz w:val="24"/>
          <w:szCs w:val="24"/>
        </w:rPr>
        <w:t>T</w:t>
      </w:r>
      <w:r w:rsidR="00103FBE">
        <w:rPr>
          <w:rFonts w:cstheme="minorHAnsi"/>
          <w:bCs/>
          <w:sz w:val="24"/>
          <w:szCs w:val="24"/>
        </w:rPr>
        <w:t xml:space="preserve">he dispersive volume shift </w:t>
      </w:r>
      <w:r w:rsidR="00B81106">
        <w:rPr>
          <w:rFonts w:cstheme="minorHAnsi"/>
          <w:bCs/>
          <w:sz w:val="24"/>
          <w:szCs w:val="24"/>
        </w:rPr>
        <w:t>is presented as parameter to</w:t>
      </w:r>
      <w:r w:rsidR="00103FBE">
        <w:rPr>
          <w:rFonts w:cstheme="minorHAnsi"/>
          <w:bCs/>
          <w:sz w:val="24"/>
          <w:szCs w:val="24"/>
        </w:rPr>
        <w:t xml:space="preserve"> replace </w:t>
      </w:r>
      <w:r w:rsidR="00103FBE" w:rsidRPr="00FE3E1F">
        <w:rPr>
          <w:rFonts w:cstheme="minorHAnsi"/>
          <w:bCs/>
          <w:sz w:val="24"/>
          <w:szCs w:val="24"/>
        </w:rPr>
        <w:t>the classical dispersivity parameter</w:t>
      </w:r>
      <w:r w:rsidR="00103FBE">
        <w:rPr>
          <w:rFonts w:cstheme="minorHAnsi"/>
          <w:bCs/>
          <w:sz w:val="24"/>
          <w:szCs w:val="24"/>
        </w:rPr>
        <w:t xml:space="preserve"> in</w:t>
      </w:r>
      <w:r w:rsidR="00B81106">
        <w:rPr>
          <w:rFonts w:cstheme="minorHAnsi"/>
          <w:bCs/>
          <w:sz w:val="24"/>
          <w:szCs w:val="24"/>
        </w:rPr>
        <w:t xml:space="preserve"> </w:t>
      </w:r>
      <w:r w:rsidR="00103FBE">
        <w:rPr>
          <w:rFonts w:cstheme="minorHAnsi"/>
          <w:bCs/>
          <w:sz w:val="24"/>
          <w:szCs w:val="24"/>
        </w:rPr>
        <w:t>mod</w:t>
      </w:r>
      <w:r w:rsidR="00103FBE" w:rsidRPr="00103FBE">
        <w:rPr>
          <w:rFonts w:cstheme="minorHAnsi"/>
          <w:bCs/>
          <w:sz w:val="24"/>
          <w:szCs w:val="24"/>
        </w:rPr>
        <w:t>eling</w:t>
      </w:r>
      <w:r w:rsidRPr="00103FBE">
        <w:rPr>
          <w:rFonts w:cstheme="minorHAnsi"/>
          <w:sz w:val="24"/>
          <w:szCs w:val="24"/>
        </w:rPr>
        <w:t>.</w:t>
      </w:r>
      <w:r w:rsidRPr="00FE3E1F">
        <w:rPr>
          <w:rFonts w:cstheme="minorHAnsi"/>
          <w:sz w:val="24"/>
          <w:szCs w:val="24"/>
        </w:rPr>
        <w:t xml:space="preserve"> </w:t>
      </w:r>
    </w:p>
    <w:p w14:paraId="152DAB52" w14:textId="77777777" w:rsidR="00C728C4" w:rsidRPr="00FE3E1F" w:rsidRDefault="00C728C4" w:rsidP="00245927">
      <w:pPr>
        <w:rPr>
          <w:rFonts w:cstheme="minorHAnsi"/>
        </w:rPr>
      </w:pPr>
      <w:r w:rsidRPr="00FE3E1F">
        <w:rPr>
          <w:rFonts w:cstheme="minorHAnsi"/>
          <w:sz w:val="24"/>
          <w:szCs w:val="24"/>
        </w:rPr>
        <w:t xml:space="preserve"> </w:t>
      </w:r>
    </w:p>
    <w:p w14:paraId="14121C7E" w14:textId="77777777" w:rsidR="00C728C4" w:rsidRPr="00FE3E1F" w:rsidRDefault="00C728C4" w:rsidP="00245927">
      <w:pPr>
        <w:rPr>
          <w:rFonts w:cstheme="minorHAnsi"/>
          <w:b/>
        </w:rPr>
      </w:pPr>
      <w:r w:rsidRPr="00FE3E1F">
        <w:rPr>
          <w:rFonts w:cstheme="minorHAnsi"/>
          <w:b/>
          <w:sz w:val="28"/>
          <w:szCs w:val="28"/>
        </w:rPr>
        <w:t xml:space="preserve">Abstract </w:t>
      </w:r>
    </w:p>
    <w:p w14:paraId="3FC401E5" w14:textId="45D90C61" w:rsidR="00A74C38" w:rsidRDefault="00A74C38" w:rsidP="00A74C38">
      <w:pPr>
        <w:rPr>
          <w:sz w:val="24"/>
          <w:szCs w:val="24"/>
        </w:rPr>
      </w:pPr>
      <w:r>
        <w:rPr>
          <w:sz w:val="24"/>
          <w:szCs w:val="24"/>
        </w:rPr>
        <w:t>T</w:t>
      </w:r>
      <w:r w:rsidRPr="00CA39B4">
        <w:rPr>
          <w:sz w:val="24"/>
          <w:szCs w:val="24"/>
        </w:rPr>
        <w:t>he concept that mechanical dispersion is driven by a variance in velocity, rather than by the concentration gradient in the classical Fickian model, is a widely accepted principle</w:t>
      </w:r>
      <w:ins w:id="0" w:author="Theo Olsthoorn" w:date="2025-04-15T20:28:00Z" w16du:dateUtc="2025-04-15T18:28:00Z">
        <w:r w:rsidR="00592959">
          <w:rPr>
            <w:sz w:val="24"/>
            <w:szCs w:val="24"/>
          </w:rPr>
          <w:t xml:space="preserve"> (a few important references here)</w:t>
        </w:r>
      </w:ins>
      <w:r w:rsidRPr="00CA39B4">
        <w:rPr>
          <w:sz w:val="24"/>
          <w:szCs w:val="24"/>
        </w:rPr>
        <w:t>, but it is a concept for which a practical implementation is lacking and unproven</w:t>
      </w:r>
      <w:ins w:id="1" w:author="Theo Olsthoorn" w:date="2025-04-15T20:28:00Z" w16du:dateUtc="2025-04-15T18:28:00Z">
        <w:r w:rsidR="00592959">
          <w:rPr>
            <w:sz w:val="24"/>
            <w:szCs w:val="24"/>
          </w:rPr>
          <w:t xml:space="preserve"> (if possible one or two references here)</w:t>
        </w:r>
      </w:ins>
      <w:r w:rsidRPr="00CA39B4">
        <w:rPr>
          <w:sz w:val="24"/>
          <w:szCs w:val="24"/>
        </w:rPr>
        <w:t xml:space="preserve">. The groundwater community </w:t>
      </w:r>
      <w:ins w:id="2" w:author="Theo Olsthoorn" w:date="2025-04-15T20:29:00Z" w16du:dateUtc="2025-04-15T18:29:00Z">
        <w:r w:rsidR="00592959">
          <w:rPr>
            <w:sz w:val="24"/>
            <w:szCs w:val="24"/>
          </w:rPr>
          <w:t xml:space="preserve">has been </w:t>
        </w:r>
        <w:proofErr w:type="spellStart"/>
        <w:r w:rsidR="00592959">
          <w:rPr>
            <w:sz w:val="24"/>
            <w:szCs w:val="24"/>
          </w:rPr>
          <w:t>wating</w:t>
        </w:r>
        <w:proofErr w:type="spellEnd"/>
        <w:r w:rsidR="00592959">
          <w:rPr>
            <w:sz w:val="24"/>
            <w:szCs w:val="24"/>
          </w:rPr>
          <w:t xml:space="preserve"> for </w:t>
        </w:r>
      </w:ins>
      <w:r w:rsidRPr="00592959">
        <w:rPr>
          <w:strike/>
          <w:sz w:val="24"/>
          <w:szCs w:val="24"/>
          <w:highlight w:val="yellow"/>
          <w:rPrChange w:id="3" w:author="Theo Olsthoorn" w:date="2025-04-15T20:29:00Z" w16du:dateUtc="2025-04-15T18:29:00Z">
            <w:rPr>
              <w:sz w:val="24"/>
              <w:szCs w:val="24"/>
            </w:rPr>
          </w:rPrChange>
        </w:rPr>
        <w:t>needs and eagerly awaits</w:t>
      </w:r>
      <w:r w:rsidRPr="00CA39B4">
        <w:rPr>
          <w:sz w:val="24"/>
          <w:szCs w:val="24"/>
        </w:rPr>
        <w:t xml:space="preserve"> a theoretical development that provides support for this theory </w:t>
      </w:r>
      <w:ins w:id="4" w:author="Theo Olsthoorn" w:date="2025-04-15T20:30:00Z" w16du:dateUtc="2025-04-15T18:30:00Z">
        <w:r w:rsidR="00592959">
          <w:rPr>
            <w:sz w:val="24"/>
            <w:szCs w:val="24"/>
          </w:rPr>
          <w:t>(</w:t>
        </w:r>
        <w:proofErr w:type="spellStart"/>
        <w:r w:rsidR="00592959">
          <w:rPr>
            <w:sz w:val="24"/>
            <w:szCs w:val="24"/>
          </w:rPr>
          <w:t>een</w:t>
        </w:r>
        <w:proofErr w:type="spellEnd"/>
        <w:r w:rsidR="00592959">
          <w:rPr>
            <w:sz w:val="24"/>
            <w:szCs w:val="24"/>
          </w:rPr>
          <w:t xml:space="preserve"> </w:t>
        </w:r>
        <w:proofErr w:type="spellStart"/>
        <w:r w:rsidR="00592959">
          <w:rPr>
            <w:sz w:val="24"/>
            <w:szCs w:val="24"/>
          </w:rPr>
          <w:t>theoretische</w:t>
        </w:r>
        <w:proofErr w:type="spellEnd"/>
        <w:r w:rsidR="00592959">
          <w:rPr>
            <w:sz w:val="24"/>
            <w:szCs w:val="24"/>
          </w:rPr>
          <w:t xml:space="preserve"> </w:t>
        </w:r>
        <w:proofErr w:type="spellStart"/>
        <w:r w:rsidR="00592959">
          <w:rPr>
            <w:sz w:val="24"/>
            <w:szCs w:val="24"/>
          </w:rPr>
          <w:t>ontwikkeling</w:t>
        </w:r>
        <w:proofErr w:type="spellEnd"/>
        <w:r w:rsidR="00592959">
          <w:rPr>
            <w:sz w:val="24"/>
            <w:szCs w:val="24"/>
          </w:rPr>
          <w:t xml:space="preserve"> </w:t>
        </w:r>
        <w:proofErr w:type="spellStart"/>
        <w:r w:rsidR="00592959">
          <w:rPr>
            <w:sz w:val="24"/>
            <w:szCs w:val="24"/>
          </w:rPr>
          <w:t>voor</w:t>
        </w:r>
        <w:proofErr w:type="spellEnd"/>
        <w:r w:rsidR="00592959">
          <w:rPr>
            <w:sz w:val="24"/>
            <w:szCs w:val="24"/>
          </w:rPr>
          <w:t xml:space="preserve"> </w:t>
        </w:r>
        <w:proofErr w:type="spellStart"/>
        <w:r w:rsidR="00592959">
          <w:rPr>
            <w:sz w:val="24"/>
            <w:szCs w:val="24"/>
          </w:rPr>
          <w:t>een</w:t>
        </w:r>
        <w:proofErr w:type="spellEnd"/>
        <w:r w:rsidR="00592959">
          <w:rPr>
            <w:sz w:val="24"/>
            <w:szCs w:val="24"/>
          </w:rPr>
          <w:t xml:space="preserve"> theory </w:t>
        </w:r>
      </w:ins>
      <w:proofErr w:type="spellStart"/>
      <w:ins w:id="5" w:author="Theo Olsthoorn" w:date="2025-04-15T20:31:00Z" w16du:dateUtc="2025-04-15T18:31:00Z">
        <w:r w:rsidR="00592959">
          <w:rPr>
            <w:sz w:val="24"/>
            <w:szCs w:val="24"/>
          </w:rPr>
          <w:t>kllinkt</w:t>
        </w:r>
        <w:proofErr w:type="spellEnd"/>
        <w:r w:rsidR="00592959">
          <w:rPr>
            <w:sz w:val="24"/>
            <w:szCs w:val="24"/>
          </w:rPr>
          <w:t xml:space="preserve"> </w:t>
        </w:r>
      </w:ins>
      <w:proofErr w:type="spellStart"/>
      <w:ins w:id="6" w:author="Theo Olsthoorn" w:date="2025-04-15T20:30:00Z" w16du:dateUtc="2025-04-15T18:30:00Z">
        <w:r w:rsidR="00592959">
          <w:rPr>
            <w:sz w:val="24"/>
            <w:szCs w:val="24"/>
          </w:rPr>
          <w:t>niet</w:t>
        </w:r>
        <w:proofErr w:type="spellEnd"/>
        <w:r w:rsidR="00592959">
          <w:rPr>
            <w:sz w:val="24"/>
            <w:szCs w:val="24"/>
          </w:rPr>
          <w:t xml:space="preserve"> </w:t>
        </w:r>
      </w:ins>
      <w:ins w:id="7" w:author="Theo Olsthoorn" w:date="2025-04-15T20:31:00Z" w16du:dateUtc="2025-04-15T18:31:00Z">
        <w:r w:rsidR="00592959">
          <w:rPr>
            <w:sz w:val="24"/>
            <w:szCs w:val="24"/>
          </w:rPr>
          <w:t xml:space="preserve">zo </w:t>
        </w:r>
      </w:ins>
      <w:proofErr w:type="spellStart"/>
      <w:ins w:id="8" w:author="Theo Olsthoorn" w:date="2025-04-15T20:30:00Z" w16du:dateUtc="2025-04-15T18:30:00Z">
        <w:r w:rsidR="00592959">
          <w:rPr>
            <w:sz w:val="24"/>
            <w:szCs w:val="24"/>
          </w:rPr>
          <w:t>mooi</w:t>
        </w:r>
      </w:ins>
      <w:proofErr w:type="spellEnd"/>
      <w:ins w:id="9" w:author="Theo Olsthoorn" w:date="2025-04-15T20:31:00Z" w16du:dateUtc="2025-04-15T18:31:00Z">
        <w:r w:rsidR="00592959">
          <w:rPr>
            <w:sz w:val="24"/>
            <w:szCs w:val="24"/>
          </w:rPr>
          <w:t xml:space="preserve">: </w:t>
        </w:r>
        <w:proofErr w:type="spellStart"/>
        <w:r w:rsidR="00592959">
          <w:rPr>
            <w:sz w:val="24"/>
            <w:szCs w:val="24"/>
          </w:rPr>
          <w:t>bijv</w:t>
        </w:r>
        <w:proofErr w:type="spellEnd"/>
        <w:r w:rsidR="00592959">
          <w:rPr>
            <w:sz w:val="24"/>
            <w:szCs w:val="24"/>
          </w:rPr>
          <w:t>. Has been waiting for a theory-based deve</w:t>
        </w:r>
      </w:ins>
      <w:ins w:id="10" w:author="Theo Olsthoorn" w:date="2025-04-15T20:32:00Z" w16du:dateUtc="2025-04-15T18:32:00Z">
        <w:r w:rsidR="00592959">
          <w:rPr>
            <w:sz w:val="24"/>
            <w:szCs w:val="24"/>
          </w:rPr>
          <w:t>lopment which allows practical implementation and application</w:t>
        </w:r>
      </w:ins>
      <w:ins w:id="11" w:author="Theo Olsthoorn" w:date="2025-04-15T20:30:00Z" w16du:dateUtc="2025-04-15T18:30:00Z">
        <w:r w:rsidR="00592959">
          <w:rPr>
            <w:sz w:val="24"/>
            <w:szCs w:val="24"/>
          </w:rPr>
          <w:t xml:space="preserve">) </w:t>
        </w:r>
      </w:ins>
      <w:r w:rsidRPr="00CA39B4">
        <w:rPr>
          <w:sz w:val="24"/>
          <w:szCs w:val="24"/>
        </w:rPr>
        <w:t>and that offers a reasonable and practical way to implement it</w:t>
      </w:r>
      <w:r>
        <w:rPr>
          <w:sz w:val="24"/>
          <w:szCs w:val="24"/>
        </w:rPr>
        <w:t xml:space="preserve">. </w:t>
      </w:r>
    </w:p>
    <w:p w14:paraId="7A56072C" w14:textId="0204266E" w:rsidR="008C4C9B" w:rsidRDefault="00592959" w:rsidP="00A74C38">
      <w:pPr>
        <w:rPr>
          <w:rFonts w:eastAsia="Times New Roman" w:cstheme="minorHAnsi"/>
          <w:sz w:val="24"/>
          <w:szCs w:val="24"/>
        </w:rPr>
      </w:pPr>
      <w:ins w:id="12" w:author="Theo Olsthoorn" w:date="2025-04-15T20:34:00Z" w16du:dateUtc="2025-04-15T18:34:00Z">
        <w:r>
          <w:rPr>
            <w:rFonts w:cstheme="minorHAnsi"/>
            <w:bCs/>
            <w:sz w:val="24"/>
            <w:szCs w:val="24"/>
          </w:rPr>
          <w:t>In his introductory paper, “</w:t>
        </w:r>
      </w:ins>
      <w:del w:id="13" w:author="Theo Olsthoorn" w:date="2025-04-15T20:32:00Z" w16du:dateUtc="2025-04-15T18:32:00Z">
        <w:r w:rsidR="00A74C38" w:rsidRPr="00FE3E1F" w:rsidDel="00592959">
          <w:rPr>
            <w:rFonts w:cstheme="minorHAnsi"/>
            <w:bCs/>
            <w:sz w:val="24"/>
            <w:szCs w:val="24"/>
          </w:rPr>
          <w:delText>In</w:delText>
        </w:r>
        <w:r w:rsidR="00A74C38" w:rsidDel="00592959">
          <w:rPr>
            <w:rFonts w:cstheme="minorHAnsi"/>
            <w:bCs/>
            <w:sz w:val="24"/>
            <w:szCs w:val="24"/>
          </w:rPr>
          <w:delText xml:space="preserve"> the </w:delText>
        </w:r>
        <w:r w:rsidR="00724091" w:rsidDel="00592959">
          <w:rPr>
            <w:rFonts w:cstheme="minorHAnsi"/>
            <w:bCs/>
            <w:sz w:val="24"/>
            <w:szCs w:val="24"/>
          </w:rPr>
          <w:delText>method of</w:delText>
        </w:r>
        <w:r w:rsidR="00A74C38" w:rsidRPr="00FE3E1F" w:rsidDel="00592959">
          <w:rPr>
            <w:rFonts w:cstheme="minorHAnsi"/>
            <w:bCs/>
            <w:sz w:val="24"/>
            <w:szCs w:val="24"/>
          </w:rPr>
          <w:delText xml:space="preserve"> </w:delText>
        </w:r>
      </w:del>
      <w:r w:rsidR="00A74C38" w:rsidRPr="00FE3E1F">
        <w:rPr>
          <w:rFonts w:cstheme="minorHAnsi"/>
          <w:bCs/>
          <w:sz w:val="24"/>
          <w:szCs w:val="24"/>
        </w:rPr>
        <w:t>Advective Transport Phenomena</w:t>
      </w:r>
      <w:ins w:id="14" w:author="Theo Olsthoorn" w:date="2025-04-15T20:34:00Z" w16du:dateUtc="2025-04-15T18:34:00Z">
        <w:r>
          <w:rPr>
            <w:rFonts w:cstheme="minorHAnsi"/>
            <w:bCs/>
            <w:sz w:val="24"/>
            <w:szCs w:val="24"/>
          </w:rPr>
          <w:t xml:space="preserve">”, </w:t>
        </w:r>
      </w:ins>
      <w:r w:rsidR="00A74C38" w:rsidRPr="00FE3E1F">
        <w:rPr>
          <w:rFonts w:cstheme="minorHAnsi"/>
          <w:bCs/>
          <w:sz w:val="24"/>
          <w:szCs w:val="24"/>
        </w:rPr>
        <w:t xml:space="preserve"> </w:t>
      </w:r>
      <w:del w:id="15" w:author="Theo Olsthoorn" w:date="2025-04-15T20:34:00Z" w16du:dateUtc="2025-04-15T18:34:00Z">
        <w:r w:rsidR="00A74C38" w:rsidRPr="00FE3E1F" w:rsidDel="00592959">
          <w:rPr>
            <w:rFonts w:cstheme="minorHAnsi"/>
            <w:bCs/>
            <w:sz w:val="24"/>
            <w:szCs w:val="24"/>
          </w:rPr>
          <w:delText>(</w:delText>
        </w:r>
      </w:del>
      <w:r w:rsidR="00A74C38" w:rsidRPr="00FE3E1F">
        <w:rPr>
          <w:rFonts w:cstheme="minorHAnsi"/>
          <w:bCs/>
          <w:sz w:val="24"/>
          <w:szCs w:val="24"/>
        </w:rPr>
        <w:t xml:space="preserve">De Lange </w:t>
      </w:r>
      <w:ins w:id="16" w:author="Theo Olsthoorn" w:date="2025-04-15T20:34:00Z" w16du:dateUtc="2025-04-15T18:34:00Z">
        <w:r>
          <w:rPr>
            <w:rFonts w:cstheme="minorHAnsi"/>
            <w:bCs/>
            <w:sz w:val="24"/>
            <w:szCs w:val="24"/>
          </w:rPr>
          <w:t>(</w:t>
        </w:r>
      </w:ins>
      <w:r w:rsidR="00A74C38" w:rsidRPr="00FE3E1F">
        <w:rPr>
          <w:rFonts w:cstheme="minorHAnsi"/>
          <w:bCs/>
          <w:sz w:val="24"/>
          <w:szCs w:val="24"/>
        </w:rPr>
        <w:t xml:space="preserve">2020), </w:t>
      </w:r>
      <w:ins w:id="17" w:author="Theo Olsthoorn" w:date="2025-04-15T20:32:00Z" w16du:dateUtc="2025-04-15T18:32:00Z">
        <w:r>
          <w:rPr>
            <w:rFonts w:cstheme="minorHAnsi"/>
            <w:bCs/>
            <w:sz w:val="24"/>
            <w:szCs w:val="24"/>
          </w:rPr>
          <w:t>describe</w:t>
        </w:r>
      </w:ins>
      <w:ins w:id="18" w:author="Theo Olsthoorn" w:date="2025-04-15T20:33:00Z" w16du:dateUtc="2025-04-15T18:33:00Z">
        <w:r>
          <w:rPr>
            <w:rFonts w:cstheme="minorHAnsi"/>
            <w:bCs/>
            <w:sz w:val="24"/>
            <w:szCs w:val="24"/>
          </w:rPr>
          <w:t xml:space="preserve">s </w:t>
        </w:r>
      </w:ins>
      <w:r w:rsidR="00A74C38" w:rsidRPr="00FE3E1F">
        <w:rPr>
          <w:rFonts w:cstheme="minorHAnsi"/>
          <w:bCs/>
          <w:sz w:val="24"/>
          <w:szCs w:val="24"/>
        </w:rPr>
        <w:t xml:space="preserve">mechanical dispersion </w:t>
      </w:r>
      <w:ins w:id="19" w:author="Theo Olsthoorn" w:date="2025-04-15T20:33:00Z" w16du:dateUtc="2025-04-15T18:33:00Z">
        <w:r>
          <w:rPr>
            <w:rFonts w:cstheme="minorHAnsi"/>
            <w:bCs/>
            <w:sz w:val="24"/>
            <w:szCs w:val="24"/>
          </w:rPr>
          <w:t xml:space="preserve"> as </w:t>
        </w:r>
      </w:ins>
      <w:del w:id="20" w:author="Theo Olsthoorn" w:date="2025-04-15T20:33:00Z" w16du:dateUtc="2025-04-15T18:33:00Z">
        <w:r w:rsidR="00A74C38" w:rsidDel="00592959">
          <w:rPr>
            <w:rFonts w:cstheme="minorHAnsi"/>
            <w:bCs/>
            <w:sz w:val="24"/>
            <w:szCs w:val="24"/>
          </w:rPr>
          <w:delText>describes</w:delText>
        </w:r>
        <w:r w:rsidR="00A74C38" w:rsidRPr="00FE3E1F" w:rsidDel="00592959">
          <w:rPr>
            <w:rFonts w:cstheme="minorHAnsi"/>
            <w:bCs/>
            <w:sz w:val="24"/>
            <w:szCs w:val="24"/>
          </w:rPr>
          <w:delText xml:space="preserve"> </w:delText>
        </w:r>
      </w:del>
      <w:r w:rsidR="00A74C38">
        <w:rPr>
          <w:rFonts w:cstheme="minorHAnsi"/>
          <w:bCs/>
          <w:sz w:val="24"/>
          <w:szCs w:val="24"/>
        </w:rPr>
        <w:t>the</w:t>
      </w:r>
      <w:r w:rsidR="00A74C38" w:rsidRPr="00FE3E1F">
        <w:rPr>
          <w:rFonts w:cstheme="minorHAnsi"/>
          <w:bCs/>
          <w:sz w:val="24"/>
          <w:szCs w:val="24"/>
        </w:rPr>
        <w:t xml:space="preserve"> </w:t>
      </w:r>
      <w:r w:rsidR="00A74C38">
        <w:rPr>
          <w:rFonts w:cstheme="minorHAnsi"/>
          <w:bCs/>
          <w:sz w:val="24"/>
          <w:szCs w:val="24"/>
        </w:rPr>
        <w:t>spread</w:t>
      </w:r>
      <w:r w:rsidR="00A74C38" w:rsidRPr="00FE3E1F">
        <w:rPr>
          <w:rFonts w:cstheme="minorHAnsi"/>
          <w:bCs/>
          <w:sz w:val="24"/>
          <w:szCs w:val="24"/>
        </w:rPr>
        <w:t xml:space="preserve"> </w:t>
      </w:r>
      <w:r w:rsidR="00A74C38">
        <w:rPr>
          <w:rFonts w:cstheme="minorHAnsi"/>
          <w:bCs/>
          <w:sz w:val="24"/>
          <w:szCs w:val="24"/>
        </w:rPr>
        <w:t>of water particles generated by</w:t>
      </w:r>
      <w:r w:rsidR="00A74C38" w:rsidRPr="00FE3E1F">
        <w:rPr>
          <w:rFonts w:cstheme="minorHAnsi"/>
          <w:bCs/>
          <w:sz w:val="24"/>
          <w:szCs w:val="24"/>
        </w:rPr>
        <w:t xml:space="preserve"> </w:t>
      </w:r>
      <w:r w:rsidR="00724091">
        <w:rPr>
          <w:rFonts w:cstheme="minorHAnsi"/>
          <w:bCs/>
          <w:sz w:val="24"/>
          <w:szCs w:val="24"/>
        </w:rPr>
        <w:t xml:space="preserve">flow through </w:t>
      </w:r>
      <w:r w:rsidR="00C762E3">
        <w:rPr>
          <w:rFonts w:cstheme="minorHAnsi"/>
          <w:bCs/>
          <w:sz w:val="24"/>
          <w:szCs w:val="24"/>
        </w:rPr>
        <w:t xml:space="preserve">heterogeneities at </w:t>
      </w:r>
      <w:r w:rsidR="00A74C38" w:rsidRPr="00FE3E1F">
        <w:rPr>
          <w:rFonts w:cstheme="minorHAnsi"/>
          <w:bCs/>
          <w:sz w:val="24"/>
          <w:szCs w:val="24"/>
        </w:rPr>
        <w:t xml:space="preserve">sub-model </w:t>
      </w:r>
      <w:r w:rsidR="00C762E3">
        <w:rPr>
          <w:rFonts w:cstheme="minorHAnsi"/>
          <w:bCs/>
          <w:sz w:val="24"/>
          <w:szCs w:val="24"/>
        </w:rPr>
        <w:t>scale</w:t>
      </w:r>
      <w:r w:rsidR="00A74C38" w:rsidRPr="00FE3E1F">
        <w:rPr>
          <w:rFonts w:cstheme="minorHAnsi"/>
          <w:bCs/>
          <w:sz w:val="24"/>
          <w:szCs w:val="24"/>
        </w:rPr>
        <w:t>.</w:t>
      </w:r>
      <w:r w:rsidR="00A74C38">
        <w:rPr>
          <w:rFonts w:cstheme="minorHAnsi"/>
          <w:bCs/>
          <w:sz w:val="24"/>
          <w:szCs w:val="24"/>
        </w:rPr>
        <w:t xml:space="preserve"> E</w:t>
      </w:r>
      <w:r w:rsidR="00A74C38" w:rsidRPr="00FE3E1F">
        <w:rPr>
          <w:rFonts w:eastAsia="Times New Roman" w:cstheme="minorHAnsi"/>
          <w:sz w:val="24"/>
          <w:szCs w:val="24"/>
        </w:rPr>
        <w:t xml:space="preserve">quations </w:t>
      </w:r>
      <w:r w:rsidR="00A74C38">
        <w:rPr>
          <w:rFonts w:eastAsia="Times New Roman" w:cstheme="minorHAnsi"/>
          <w:sz w:val="24"/>
          <w:szCs w:val="24"/>
        </w:rPr>
        <w:t>are</w:t>
      </w:r>
      <w:ins w:id="21" w:author="Theo Olsthoorn" w:date="2025-04-15T20:34:00Z" w16du:dateUtc="2025-04-15T18:34:00Z">
        <w:r>
          <w:rPr>
            <w:rFonts w:eastAsia="Times New Roman" w:cstheme="minorHAnsi"/>
            <w:sz w:val="24"/>
            <w:szCs w:val="24"/>
          </w:rPr>
          <w:t xml:space="preserve"> (were (in 2020</w:t>
        </w:r>
      </w:ins>
      <w:ins w:id="22" w:author="Theo Olsthoorn" w:date="2025-04-15T20:35:00Z" w16du:dateUtc="2025-04-15T18:35:00Z">
        <w:r>
          <w:rPr>
            <w:rFonts w:eastAsia="Times New Roman" w:cstheme="minorHAnsi"/>
            <w:sz w:val="24"/>
            <w:szCs w:val="24"/>
          </w:rPr>
          <w:t>?)</w:t>
        </w:r>
      </w:ins>
      <w:r w:rsidR="00A74C38">
        <w:rPr>
          <w:rFonts w:eastAsia="Times New Roman" w:cstheme="minorHAnsi"/>
          <w:sz w:val="24"/>
          <w:szCs w:val="24"/>
        </w:rPr>
        <w:t xml:space="preserve"> presented </w:t>
      </w:r>
      <w:r w:rsidR="00A74C38" w:rsidRPr="00FE3E1F">
        <w:rPr>
          <w:rFonts w:eastAsia="Times New Roman" w:cstheme="minorHAnsi"/>
          <w:sz w:val="24"/>
          <w:szCs w:val="24"/>
        </w:rPr>
        <w:t xml:space="preserve">for the growth </w:t>
      </w:r>
      <w:ins w:id="23" w:author="Theo Olsthoorn" w:date="2025-04-15T20:35:00Z" w16du:dateUtc="2025-04-15T18:35:00Z">
        <w:r>
          <w:rPr>
            <w:rFonts w:eastAsia="Times New Roman" w:cstheme="minorHAnsi"/>
            <w:sz w:val="24"/>
            <w:szCs w:val="24"/>
          </w:rPr>
          <w:t xml:space="preserve">of the spread </w:t>
        </w:r>
      </w:ins>
      <w:ins w:id="24" w:author="Theo Olsthoorn" w:date="2025-04-15T20:37:00Z" w16du:dateUtc="2025-04-15T18:37:00Z">
        <w:r w:rsidRPr="00FE3E1F">
          <w:rPr>
            <w:rFonts w:eastAsia="Times New Roman" w:cstheme="minorHAnsi"/>
            <w:sz w:val="24"/>
            <w:szCs w:val="24"/>
          </w:rPr>
          <w:t>of a plume or cloud of water particles in groundwater</w:t>
        </w:r>
        <w:r w:rsidRPr="00FE3E1F">
          <w:rPr>
            <w:rFonts w:eastAsia="Times New Roman" w:cstheme="minorHAnsi"/>
            <w:sz w:val="24"/>
            <w:szCs w:val="24"/>
          </w:rPr>
          <w:t xml:space="preserve"> </w:t>
        </w:r>
      </w:ins>
      <w:r w:rsidR="00A74C38" w:rsidRPr="00FE3E1F">
        <w:rPr>
          <w:rFonts w:eastAsia="Times New Roman" w:cstheme="minorHAnsi"/>
          <w:sz w:val="24"/>
          <w:szCs w:val="24"/>
        </w:rPr>
        <w:t>with traveled distance</w:t>
      </w:r>
      <w:ins w:id="25" w:author="Theo Olsthoorn" w:date="2025-04-15T20:36:00Z" w16du:dateUtc="2025-04-15T18:36:00Z">
        <w:r>
          <w:rPr>
            <w:rFonts w:eastAsia="Times New Roman" w:cstheme="minorHAnsi"/>
            <w:sz w:val="24"/>
            <w:szCs w:val="24"/>
          </w:rPr>
          <w:t xml:space="preserve"> base</w:t>
        </w:r>
      </w:ins>
      <w:ins w:id="26" w:author="Theo Olsthoorn" w:date="2025-04-15T20:37:00Z" w16du:dateUtc="2025-04-15T18:37:00Z">
        <w:r>
          <w:rPr>
            <w:rFonts w:eastAsia="Times New Roman" w:cstheme="minorHAnsi"/>
            <w:sz w:val="24"/>
            <w:szCs w:val="24"/>
          </w:rPr>
          <w:t>d</w:t>
        </w:r>
      </w:ins>
      <w:ins w:id="27" w:author="Theo Olsthoorn" w:date="2025-04-15T20:36:00Z" w16du:dateUtc="2025-04-15T18:36:00Z">
        <w:r>
          <w:rPr>
            <w:rFonts w:eastAsia="Times New Roman" w:cstheme="minorHAnsi"/>
            <w:sz w:val="24"/>
            <w:szCs w:val="24"/>
          </w:rPr>
          <w:t xml:space="preserve"> on </w:t>
        </w:r>
      </w:ins>
      <w:del w:id="28" w:author="Theo Olsthoorn" w:date="2025-04-15T20:36:00Z" w16du:dateUtc="2025-04-15T18:36:00Z">
        <w:r w:rsidR="00A74C38" w:rsidRPr="00FE3E1F" w:rsidDel="00592959">
          <w:rPr>
            <w:rFonts w:eastAsia="Times New Roman" w:cstheme="minorHAnsi"/>
            <w:sz w:val="24"/>
            <w:szCs w:val="24"/>
          </w:rPr>
          <w:delText xml:space="preserve"> of </w:delText>
        </w:r>
      </w:del>
      <w:r w:rsidR="00A74C38" w:rsidRPr="00FE3E1F">
        <w:rPr>
          <w:rFonts w:eastAsia="Times New Roman" w:cstheme="minorHAnsi"/>
          <w:sz w:val="24"/>
          <w:szCs w:val="24"/>
        </w:rPr>
        <w:t xml:space="preserve">the </w:t>
      </w:r>
      <w:r w:rsidR="00724091">
        <w:rPr>
          <w:rFonts w:eastAsia="Times New Roman" w:cstheme="minorHAnsi"/>
          <w:sz w:val="24"/>
          <w:szCs w:val="24"/>
        </w:rPr>
        <w:t xml:space="preserve">characteristic </w:t>
      </w:r>
      <w:r w:rsidR="00A74C38" w:rsidRPr="00FE3E1F">
        <w:rPr>
          <w:rFonts w:eastAsia="Times New Roman" w:cstheme="minorHAnsi"/>
          <w:sz w:val="24"/>
          <w:szCs w:val="24"/>
        </w:rPr>
        <w:t>length</w:t>
      </w:r>
      <w:r w:rsidR="00EE2DFF">
        <w:rPr>
          <w:rFonts w:eastAsia="Times New Roman" w:cstheme="minorHAnsi"/>
          <w:sz w:val="24"/>
          <w:szCs w:val="24"/>
        </w:rPr>
        <w:t>, called spread,</w:t>
      </w:r>
      <w:r w:rsidR="00A74C38" w:rsidRPr="00FE3E1F">
        <w:rPr>
          <w:rFonts w:eastAsia="Times New Roman" w:cstheme="minorHAnsi"/>
          <w:sz w:val="24"/>
          <w:szCs w:val="24"/>
        </w:rPr>
        <w:t xml:space="preserve"> and thickness</w:t>
      </w:r>
      <w:r w:rsidR="00EE2DFF">
        <w:rPr>
          <w:rFonts w:eastAsia="Times New Roman" w:cstheme="minorHAnsi"/>
          <w:sz w:val="24"/>
          <w:szCs w:val="24"/>
        </w:rPr>
        <w:t>, called wake</w:t>
      </w:r>
      <w:del w:id="29" w:author="Theo Olsthoorn" w:date="2025-04-15T20:38:00Z" w16du:dateUtc="2025-04-15T18:38:00Z">
        <w:r w:rsidR="00EE2DFF" w:rsidDel="0065140B">
          <w:rPr>
            <w:rFonts w:eastAsia="Times New Roman" w:cstheme="minorHAnsi"/>
            <w:sz w:val="24"/>
            <w:szCs w:val="24"/>
          </w:rPr>
          <w:delText>,</w:delText>
        </w:r>
      </w:del>
      <w:del w:id="30" w:author="Theo Olsthoorn" w:date="2025-04-15T20:36:00Z" w16du:dateUtc="2025-04-15T18:36:00Z">
        <w:r w:rsidR="00A74C38" w:rsidRPr="00FE3E1F" w:rsidDel="00592959">
          <w:rPr>
            <w:rFonts w:eastAsia="Times New Roman" w:cstheme="minorHAnsi"/>
            <w:sz w:val="24"/>
            <w:szCs w:val="24"/>
          </w:rPr>
          <w:delText xml:space="preserve"> of a plume or cloud of water particles in groundwater</w:delText>
        </w:r>
      </w:del>
      <w:r w:rsidR="00EE2DFF">
        <w:rPr>
          <w:rFonts w:eastAsia="Times New Roman" w:cstheme="minorHAnsi"/>
          <w:sz w:val="24"/>
          <w:szCs w:val="24"/>
        </w:rPr>
        <w:t xml:space="preserve">. </w:t>
      </w:r>
      <w:ins w:id="31" w:author="Theo Olsthoorn" w:date="2025-04-15T20:38:00Z" w16du:dateUtc="2025-04-15T18:38:00Z">
        <w:r w:rsidR="0065140B">
          <w:rPr>
            <w:rFonts w:eastAsia="Times New Roman" w:cstheme="minorHAnsi"/>
            <w:sz w:val="24"/>
            <w:szCs w:val="24"/>
          </w:rPr>
          <w:t>Spread and wake are separately defined for the front and the tail of the plume and they have distinctly different values.</w:t>
        </w:r>
      </w:ins>
      <w:del w:id="32" w:author="Theo Olsthoorn" w:date="2025-04-15T20:38:00Z" w16du:dateUtc="2025-04-15T18:38:00Z">
        <w:r w:rsidR="00EE2DFF" w:rsidDel="0065140B">
          <w:rPr>
            <w:rFonts w:eastAsia="Times New Roman" w:cstheme="minorHAnsi"/>
            <w:sz w:val="24"/>
            <w:szCs w:val="24"/>
          </w:rPr>
          <w:delText>The values</w:delText>
        </w:r>
        <w:r w:rsidR="00A74C38" w:rsidRPr="00FE3E1F" w:rsidDel="0065140B">
          <w:rPr>
            <w:rFonts w:eastAsia="Times New Roman" w:cstheme="minorHAnsi"/>
            <w:sz w:val="24"/>
            <w:szCs w:val="24"/>
          </w:rPr>
          <w:delText xml:space="preserve"> </w:delText>
        </w:r>
        <w:r w:rsidR="00C762E3" w:rsidDel="0065140B">
          <w:rPr>
            <w:rFonts w:eastAsia="Times New Roman" w:cstheme="minorHAnsi"/>
            <w:sz w:val="24"/>
            <w:szCs w:val="24"/>
          </w:rPr>
          <w:delText xml:space="preserve">of these parameters are </w:delText>
        </w:r>
        <w:r w:rsidR="00A74C38" w:rsidRPr="00FE3E1F" w:rsidDel="0065140B">
          <w:rPr>
            <w:rFonts w:eastAsia="Times New Roman" w:cstheme="minorHAnsi"/>
            <w:sz w:val="24"/>
            <w:szCs w:val="24"/>
          </w:rPr>
          <w:delText>differ</w:delText>
        </w:r>
        <w:r w:rsidR="00C762E3" w:rsidDel="0065140B">
          <w:rPr>
            <w:rFonts w:eastAsia="Times New Roman" w:cstheme="minorHAnsi"/>
            <w:sz w:val="24"/>
            <w:szCs w:val="24"/>
          </w:rPr>
          <w:delText>ent</w:delText>
        </w:r>
        <w:r w:rsidR="00A74C38" w:rsidRPr="00FE3E1F" w:rsidDel="0065140B">
          <w:rPr>
            <w:rFonts w:eastAsia="Times New Roman" w:cstheme="minorHAnsi"/>
            <w:sz w:val="24"/>
            <w:szCs w:val="24"/>
          </w:rPr>
          <w:delText xml:space="preserve"> for the</w:delText>
        </w:r>
        <w:r w:rsidR="00C762E3" w:rsidDel="0065140B">
          <w:rPr>
            <w:rFonts w:eastAsia="Times New Roman" w:cstheme="minorHAnsi"/>
            <w:sz w:val="24"/>
            <w:szCs w:val="24"/>
          </w:rPr>
          <w:delText xml:space="preserve"> plume</w:delText>
        </w:r>
        <w:r w:rsidR="00A74C38" w:rsidRPr="00FE3E1F" w:rsidDel="0065140B">
          <w:rPr>
            <w:rFonts w:eastAsia="Times New Roman" w:cstheme="minorHAnsi"/>
            <w:sz w:val="24"/>
            <w:szCs w:val="24"/>
          </w:rPr>
          <w:delText xml:space="preserve"> front and the tail.</w:delText>
        </w:r>
      </w:del>
      <w:r w:rsidR="00A74C38" w:rsidRPr="00FE3E1F">
        <w:rPr>
          <w:rFonts w:eastAsia="Times New Roman" w:cstheme="minorHAnsi"/>
          <w:sz w:val="24"/>
          <w:szCs w:val="24"/>
        </w:rPr>
        <w:t xml:space="preserve"> </w:t>
      </w:r>
    </w:p>
    <w:p w14:paraId="1D6DC7B3" w14:textId="47CF5FCF" w:rsidR="008C4C9B" w:rsidRDefault="0040089D" w:rsidP="00A74C38">
      <w:pPr>
        <w:rPr>
          <w:rFonts w:cstheme="minorHAnsi"/>
          <w:bCs/>
          <w:sz w:val="24"/>
          <w:szCs w:val="24"/>
        </w:rPr>
      </w:pPr>
      <w:r>
        <w:rPr>
          <w:rFonts w:eastAsia="Times New Roman" w:cstheme="minorHAnsi"/>
          <w:sz w:val="24"/>
          <w:szCs w:val="24"/>
        </w:rPr>
        <w:t>A</w:t>
      </w:r>
      <w:r w:rsidR="00103FBE">
        <w:rPr>
          <w:rFonts w:eastAsia="Times New Roman" w:cstheme="minorHAnsi"/>
          <w:sz w:val="24"/>
          <w:szCs w:val="24"/>
        </w:rPr>
        <w:t xml:space="preserve"> new</w:t>
      </w:r>
      <w:r w:rsidR="00A74C38" w:rsidRPr="00FE3E1F">
        <w:rPr>
          <w:rFonts w:cstheme="minorHAnsi"/>
          <w:bCs/>
          <w:sz w:val="24"/>
          <w:szCs w:val="24"/>
        </w:rPr>
        <w:t xml:space="preserve"> </w:t>
      </w:r>
      <w:r w:rsidR="00A74C38">
        <w:rPr>
          <w:rFonts w:cstheme="minorHAnsi"/>
          <w:bCs/>
          <w:sz w:val="24"/>
          <w:szCs w:val="24"/>
        </w:rPr>
        <w:t>parameter, the dispersive volume shift,</w:t>
      </w:r>
      <w:r w:rsidR="00724091">
        <w:rPr>
          <w:rFonts w:cstheme="minorHAnsi"/>
          <w:bCs/>
          <w:sz w:val="24"/>
          <w:szCs w:val="24"/>
        </w:rPr>
        <w:t xml:space="preserve"> is </w:t>
      </w:r>
      <w:ins w:id="33" w:author="Theo Olsthoorn" w:date="2025-04-15T20:39:00Z" w16du:dateUtc="2025-04-15T18:39:00Z">
        <w:r w:rsidR="0065140B">
          <w:rPr>
            <w:rFonts w:cstheme="minorHAnsi"/>
            <w:bCs/>
            <w:sz w:val="24"/>
            <w:szCs w:val="24"/>
          </w:rPr>
          <w:t>derived</w:t>
        </w:r>
      </w:ins>
      <w:del w:id="34" w:author="Theo Olsthoorn" w:date="2025-04-15T20:39:00Z" w16du:dateUtc="2025-04-15T18:39:00Z">
        <w:r w:rsidR="00E23104" w:rsidDel="0065140B">
          <w:rPr>
            <w:rFonts w:cstheme="minorHAnsi"/>
            <w:bCs/>
            <w:sz w:val="24"/>
            <w:szCs w:val="24"/>
          </w:rPr>
          <w:delText>calculated</w:delText>
        </w:r>
      </w:del>
      <w:r w:rsidR="00E23104">
        <w:rPr>
          <w:rFonts w:cstheme="minorHAnsi"/>
          <w:bCs/>
          <w:sz w:val="24"/>
          <w:szCs w:val="24"/>
        </w:rPr>
        <w:t xml:space="preserve"> from</w:t>
      </w:r>
      <w:r w:rsidR="00724091">
        <w:rPr>
          <w:rFonts w:cstheme="minorHAnsi"/>
          <w:bCs/>
          <w:sz w:val="24"/>
          <w:szCs w:val="24"/>
        </w:rPr>
        <w:t xml:space="preserve"> stochastic parameters </w:t>
      </w:r>
      <w:ins w:id="35" w:author="Theo Olsthoorn" w:date="2025-04-15T20:39:00Z" w16du:dateUtc="2025-04-15T18:39:00Z">
        <w:r w:rsidR="0065140B">
          <w:rPr>
            <w:rFonts w:cstheme="minorHAnsi"/>
            <w:bCs/>
            <w:sz w:val="24"/>
            <w:szCs w:val="24"/>
          </w:rPr>
          <w:t xml:space="preserve">that </w:t>
        </w:r>
      </w:ins>
      <w:r w:rsidR="00724091">
        <w:rPr>
          <w:rFonts w:cstheme="minorHAnsi"/>
          <w:bCs/>
          <w:sz w:val="24"/>
          <w:szCs w:val="24"/>
        </w:rPr>
        <w:t>describ</w:t>
      </w:r>
      <w:ins w:id="36" w:author="Theo Olsthoorn" w:date="2025-04-15T20:39:00Z" w16du:dateUtc="2025-04-15T18:39:00Z">
        <w:r w:rsidR="0065140B">
          <w:rPr>
            <w:rFonts w:cstheme="minorHAnsi"/>
            <w:bCs/>
            <w:sz w:val="24"/>
            <w:szCs w:val="24"/>
          </w:rPr>
          <w:t>e</w:t>
        </w:r>
      </w:ins>
      <w:del w:id="37" w:author="Theo Olsthoorn" w:date="2025-04-15T20:39:00Z" w16du:dateUtc="2025-04-15T18:39:00Z">
        <w:r w:rsidR="00724091" w:rsidDel="0065140B">
          <w:rPr>
            <w:rFonts w:cstheme="minorHAnsi"/>
            <w:bCs/>
            <w:sz w:val="24"/>
            <w:szCs w:val="24"/>
          </w:rPr>
          <w:delText>ing</w:delText>
        </w:r>
      </w:del>
      <w:r w:rsidR="00724091">
        <w:rPr>
          <w:rFonts w:cstheme="minorHAnsi"/>
          <w:bCs/>
          <w:sz w:val="24"/>
          <w:szCs w:val="24"/>
        </w:rPr>
        <w:t xml:space="preserve"> the aquifer</w:t>
      </w:r>
      <w:ins w:id="38" w:author="Theo Olsthoorn" w:date="2025-04-15T20:39:00Z" w16du:dateUtc="2025-04-15T18:39:00Z">
        <w:r w:rsidR="0065140B">
          <w:rPr>
            <w:rFonts w:cstheme="minorHAnsi"/>
            <w:bCs/>
            <w:sz w:val="24"/>
            <w:szCs w:val="24"/>
          </w:rPr>
          <w:t>’s</w:t>
        </w:r>
      </w:ins>
      <w:r w:rsidR="00724091">
        <w:rPr>
          <w:rFonts w:cstheme="minorHAnsi"/>
          <w:bCs/>
          <w:sz w:val="24"/>
          <w:szCs w:val="24"/>
        </w:rPr>
        <w:t xml:space="preserve"> heterogeneity and the distance traveled </w:t>
      </w:r>
      <w:ins w:id="39" w:author="Theo Olsthoorn" w:date="2025-04-15T20:40:00Z" w16du:dateUtc="2025-04-15T18:40:00Z">
        <w:r w:rsidR="0065140B">
          <w:rPr>
            <w:rFonts w:cstheme="minorHAnsi"/>
            <w:bCs/>
            <w:sz w:val="24"/>
            <w:szCs w:val="24"/>
          </w:rPr>
          <w:t>(</w:t>
        </w:r>
      </w:ins>
      <w:r w:rsidR="00724091">
        <w:rPr>
          <w:rFonts w:cstheme="minorHAnsi"/>
          <w:bCs/>
          <w:sz w:val="24"/>
          <w:szCs w:val="24"/>
        </w:rPr>
        <w:t>in the time step</w:t>
      </w:r>
      <w:ins w:id="40" w:author="Theo Olsthoorn" w:date="2025-04-15T20:40:00Z" w16du:dateUtc="2025-04-15T18:40:00Z">
        <w:r w:rsidR="0065140B">
          <w:rPr>
            <w:rFonts w:cstheme="minorHAnsi"/>
            <w:bCs/>
            <w:sz w:val="24"/>
            <w:szCs w:val="24"/>
          </w:rPr>
          <w:t>?)</w:t>
        </w:r>
      </w:ins>
      <w:r w:rsidR="00724091">
        <w:rPr>
          <w:rFonts w:cstheme="minorHAnsi"/>
          <w:bCs/>
          <w:sz w:val="24"/>
          <w:szCs w:val="24"/>
        </w:rPr>
        <w:t xml:space="preserve"> and </w:t>
      </w:r>
      <w:r w:rsidR="00724091" w:rsidRPr="00FE3E1F">
        <w:rPr>
          <w:rFonts w:eastAsia="Times New Roman" w:cstheme="minorHAnsi"/>
          <w:sz w:val="24"/>
          <w:szCs w:val="24"/>
        </w:rPr>
        <w:t>d</w:t>
      </w:r>
      <w:r w:rsidR="00724091">
        <w:rPr>
          <w:rFonts w:eastAsia="Times New Roman" w:cstheme="minorHAnsi"/>
          <w:sz w:val="24"/>
          <w:szCs w:val="24"/>
        </w:rPr>
        <w:t xml:space="preserve">iffers from the dispersivity parameter </w:t>
      </w:r>
      <w:ins w:id="41" w:author="Theo Olsthoorn" w:date="2025-04-15T20:40:00Z" w16du:dateUtc="2025-04-15T18:40:00Z">
        <w:r w:rsidR="0065140B">
          <w:rPr>
            <w:rFonts w:eastAsia="Times New Roman" w:cstheme="minorHAnsi"/>
            <w:sz w:val="24"/>
            <w:szCs w:val="24"/>
          </w:rPr>
          <w:t xml:space="preserve">that </w:t>
        </w:r>
      </w:ins>
      <w:r w:rsidR="00724091">
        <w:rPr>
          <w:rFonts w:eastAsia="Times New Roman" w:cstheme="minorHAnsi"/>
          <w:sz w:val="24"/>
          <w:szCs w:val="24"/>
        </w:rPr>
        <w:t>describ</w:t>
      </w:r>
      <w:ins w:id="42" w:author="Theo Olsthoorn" w:date="2025-04-15T20:40:00Z" w16du:dateUtc="2025-04-15T18:40:00Z">
        <w:r w:rsidR="0065140B">
          <w:rPr>
            <w:rFonts w:eastAsia="Times New Roman" w:cstheme="minorHAnsi"/>
            <w:sz w:val="24"/>
            <w:szCs w:val="24"/>
          </w:rPr>
          <w:t>es</w:t>
        </w:r>
      </w:ins>
      <w:del w:id="43" w:author="Theo Olsthoorn" w:date="2025-04-15T20:40:00Z" w16du:dateUtc="2025-04-15T18:40:00Z">
        <w:r w:rsidR="00724091" w:rsidDel="0065140B">
          <w:rPr>
            <w:rFonts w:eastAsia="Times New Roman" w:cstheme="minorHAnsi"/>
            <w:sz w:val="24"/>
            <w:szCs w:val="24"/>
          </w:rPr>
          <w:delText>ing</w:delText>
        </w:r>
      </w:del>
      <w:r w:rsidR="00724091">
        <w:rPr>
          <w:rFonts w:eastAsia="Times New Roman" w:cstheme="minorHAnsi"/>
          <w:sz w:val="24"/>
          <w:szCs w:val="24"/>
        </w:rPr>
        <w:t xml:space="preserve"> the </w:t>
      </w:r>
      <w:r w:rsidR="008C4C9B">
        <w:rPr>
          <w:rFonts w:eastAsia="Times New Roman" w:cstheme="minorHAnsi"/>
          <w:sz w:val="24"/>
          <w:szCs w:val="24"/>
        </w:rPr>
        <w:t xml:space="preserve">solute </w:t>
      </w:r>
      <w:r w:rsidR="00724091">
        <w:rPr>
          <w:rFonts w:eastAsia="Times New Roman" w:cstheme="minorHAnsi"/>
          <w:sz w:val="24"/>
          <w:szCs w:val="24"/>
        </w:rPr>
        <w:t xml:space="preserve">distribution </w:t>
      </w:r>
      <w:ins w:id="44" w:author="Theo Olsthoorn" w:date="2025-04-15T20:40:00Z" w16du:dateUtc="2025-04-15T18:40:00Z">
        <w:r w:rsidR="0065140B">
          <w:rPr>
            <w:rFonts w:eastAsia="Times New Roman" w:cstheme="minorHAnsi"/>
            <w:sz w:val="24"/>
            <w:szCs w:val="24"/>
          </w:rPr>
          <w:t xml:space="preserve">as it is </w:t>
        </w:r>
      </w:ins>
      <w:r w:rsidR="00724091">
        <w:rPr>
          <w:rFonts w:eastAsia="Times New Roman" w:cstheme="minorHAnsi"/>
          <w:sz w:val="24"/>
          <w:szCs w:val="24"/>
        </w:rPr>
        <w:t>observed in the</w:t>
      </w:r>
      <w:r w:rsidR="00724091" w:rsidRPr="00FE3E1F">
        <w:rPr>
          <w:rFonts w:eastAsia="Times New Roman" w:cstheme="minorHAnsi"/>
          <w:sz w:val="24"/>
          <w:szCs w:val="24"/>
        </w:rPr>
        <w:t xml:space="preserve"> field</w:t>
      </w:r>
      <w:r w:rsidR="00724091">
        <w:rPr>
          <w:rFonts w:eastAsia="Times New Roman" w:cstheme="minorHAnsi"/>
          <w:sz w:val="24"/>
          <w:szCs w:val="24"/>
        </w:rPr>
        <w:t>.</w:t>
      </w:r>
      <w:r w:rsidR="00A16683">
        <w:rPr>
          <w:rFonts w:eastAsia="Times New Roman" w:cstheme="minorHAnsi"/>
          <w:sz w:val="24"/>
          <w:szCs w:val="24"/>
        </w:rPr>
        <w:t xml:space="preserve"> </w:t>
      </w:r>
      <w:r w:rsidR="002F7A24">
        <w:rPr>
          <w:rFonts w:cstheme="minorHAnsi"/>
          <w:bCs/>
          <w:sz w:val="24"/>
          <w:szCs w:val="24"/>
        </w:rPr>
        <w:t>T</w:t>
      </w:r>
      <w:r w:rsidR="00724091">
        <w:rPr>
          <w:rFonts w:cstheme="minorHAnsi"/>
          <w:bCs/>
          <w:sz w:val="24"/>
          <w:szCs w:val="24"/>
        </w:rPr>
        <w:t>h</w:t>
      </w:r>
      <w:r>
        <w:rPr>
          <w:rFonts w:cstheme="minorHAnsi"/>
          <w:bCs/>
          <w:sz w:val="24"/>
          <w:szCs w:val="24"/>
        </w:rPr>
        <w:t>is</w:t>
      </w:r>
      <w:r w:rsidR="00724091">
        <w:rPr>
          <w:rFonts w:cstheme="minorHAnsi"/>
          <w:bCs/>
          <w:sz w:val="24"/>
          <w:szCs w:val="24"/>
        </w:rPr>
        <w:t xml:space="preserve"> </w:t>
      </w:r>
      <w:r>
        <w:rPr>
          <w:rFonts w:cstheme="minorHAnsi"/>
          <w:bCs/>
          <w:sz w:val="24"/>
          <w:szCs w:val="24"/>
        </w:rPr>
        <w:t>new</w:t>
      </w:r>
      <w:ins w:id="45" w:author="Theo Olsthoorn" w:date="2025-04-15T20:41:00Z" w16du:dateUtc="2025-04-15T18:41:00Z">
        <w:r w:rsidR="0065140B">
          <w:rPr>
            <w:rFonts w:cstheme="minorHAnsi"/>
            <w:bCs/>
            <w:sz w:val="24"/>
            <w:szCs w:val="24"/>
          </w:rPr>
          <w:t xml:space="preserve">ly derived dispersive </w:t>
        </w:r>
        <w:proofErr w:type="spellStart"/>
        <w:r w:rsidR="0065140B">
          <w:rPr>
            <w:rFonts w:cstheme="minorHAnsi"/>
            <w:bCs/>
            <w:sz w:val="24"/>
            <w:szCs w:val="24"/>
          </w:rPr>
          <w:t>volume</w:t>
        </w:r>
      </w:ins>
      <w:del w:id="46" w:author="Theo Olsthoorn" w:date="2025-04-15T20:41:00Z" w16du:dateUtc="2025-04-15T18:41:00Z">
        <w:r w:rsidDel="0065140B">
          <w:rPr>
            <w:rFonts w:cstheme="minorHAnsi"/>
            <w:bCs/>
            <w:sz w:val="24"/>
            <w:szCs w:val="24"/>
          </w:rPr>
          <w:delText xml:space="preserve"> parameter</w:delText>
        </w:r>
      </w:del>
      <w:r>
        <w:rPr>
          <w:rFonts w:cstheme="minorHAnsi"/>
          <w:bCs/>
          <w:sz w:val="24"/>
          <w:szCs w:val="24"/>
        </w:rPr>
        <w:t xml:space="preserve"> may</w:t>
      </w:r>
      <w:r w:rsidR="00724091">
        <w:rPr>
          <w:rFonts w:cstheme="minorHAnsi"/>
          <w:bCs/>
          <w:sz w:val="24"/>
          <w:szCs w:val="24"/>
        </w:rPr>
        <w:t xml:space="preserve"> </w:t>
      </w:r>
      <w:proofErr w:type="spellEnd"/>
      <w:r w:rsidR="00A16683">
        <w:rPr>
          <w:rFonts w:cstheme="minorHAnsi"/>
          <w:bCs/>
          <w:sz w:val="24"/>
          <w:szCs w:val="24"/>
        </w:rPr>
        <w:t xml:space="preserve">replace </w:t>
      </w:r>
      <w:r w:rsidR="00A74C38" w:rsidRPr="00FE3E1F">
        <w:rPr>
          <w:rFonts w:cstheme="minorHAnsi"/>
          <w:bCs/>
          <w:sz w:val="24"/>
          <w:szCs w:val="24"/>
        </w:rPr>
        <w:t xml:space="preserve">the dispersivity </w:t>
      </w:r>
      <w:ins w:id="47" w:author="Theo Olsthoorn" w:date="2025-04-15T20:41:00Z" w16du:dateUtc="2025-04-15T18:41:00Z">
        <w:r w:rsidR="0065140B">
          <w:rPr>
            <w:rFonts w:cstheme="minorHAnsi"/>
            <w:bCs/>
            <w:sz w:val="24"/>
            <w:szCs w:val="24"/>
          </w:rPr>
          <w:t xml:space="preserve">as the main </w:t>
        </w:r>
      </w:ins>
      <w:r w:rsidR="00A74C38" w:rsidRPr="00FE3E1F">
        <w:rPr>
          <w:rFonts w:cstheme="minorHAnsi"/>
          <w:bCs/>
          <w:sz w:val="24"/>
          <w:szCs w:val="24"/>
        </w:rPr>
        <w:t>parameter</w:t>
      </w:r>
      <w:r w:rsidR="002F7A24">
        <w:rPr>
          <w:rFonts w:cstheme="minorHAnsi"/>
          <w:bCs/>
          <w:sz w:val="24"/>
          <w:szCs w:val="24"/>
        </w:rPr>
        <w:t xml:space="preserve"> in</w:t>
      </w:r>
      <w:r w:rsidR="00036C67" w:rsidRPr="00FE3E1F">
        <w:rPr>
          <w:rFonts w:cstheme="minorHAnsi"/>
          <w:bCs/>
          <w:sz w:val="24"/>
          <w:szCs w:val="24"/>
        </w:rPr>
        <w:t xml:space="preserve"> </w:t>
      </w:r>
      <w:ins w:id="48" w:author="Theo Olsthoorn" w:date="2025-04-15T20:41:00Z" w16du:dateUtc="2025-04-15T18:41:00Z">
        <w:r w:rsidR="0065140B">
          <w:rPr>
            <w:rFonts w:cstheme="minorHAnsi"/>
            <w:bCs/>
            <w:sz w:val="24"/>
            <w:szCs w:val="24"/>
          </w:rPr>
          <w:t xml:space="preserve">future </w:t>
        </w:r>
      </w:ins>
      <w:r w:rsidR="00B74026">
        <w:rPr>
          <w:rFonts w:cstheme="minorHAnsi"/>
          <w:bCs/>
          <w:sz w:val="24"/>
          <w:szCs w:val="24"/>
        </w:rPr>
        <w:t>numer</w:t>
      </w:r>
      <w:r w:rsidR="00036C67" w:rsidRPr="00FE3E1F">
        <w:rPr>
          <w:rFonts w:cstheme="minorHAnsi"/>
          <w:bCs/>
          <w:sz w:val="24"/>
          <w:szCs w:val="24"/>
        </w:rPr>
        <w:t>ical</w:t>
      </w:r>
      <w:r w:rsidR="002F7A24">
        <w:rPr>
          <w:rFonts w:cstheme="minorHAnsi"/>
          <w:bCs/>
          <w:sz w:val="24"/>
          <w:szCs w:val="24"/>
        </w:rPr>
        <w:t xml:space="preserve"> model</w:t>
      </w:r>
      <w:ins w:id="49" w:author="Theo Olsthoorn" w:date="2025-04-15T20:41:00Z" w16du:dateUtc="2025-04-15T18:41:00Z">
        <w:r w:rsidR="0065140B">
          <w:rPr>
            <w:rFonts w:cstheme="minorHAnsi"/>
            <w:bCs/>
            <w:sz w:val="24"/>
            <w:szCs w:val="24"/>
          </w:rPr>
          <w:t>s</w:t>
        </w:r>
      </w:ins>
      <w:del w:id="50" w:author="Theo Olsthoorn" w:date="2025-04-15T20:41:00Z" w16du:dateUtc="2025-04-15T18:41:00Z">
        <w:r w:rsidR="002F7A24" w:rsidDel="0065140B">
          <w:rPr>
            <w:rFonts w:cstheme="minorHAnsi"/>
            <w:bCs/>
            <w:sz w:val="24"/>
            <w:szCs w:val="24"/>
          </w:rPr>
          <w:delText>ing</w:delText>
        </w:r>
      </w:del>
      <w:r w:rsidR="00724091">
        <w:rPr>
          <w:rFonts w:cstheme="minorHAnsi"/>
          <w:bCs/>
          <w:sz w:val="24"/>
          <w:szCs w:val="24"/>
        </w:rPr>
        <w:t xml:space="preserve">. </w:t>
      </w:r>
    </w:p>
    <w:p w14:paraId="0250D445" w14:textId="15AB4823" w:rsidR="00A74C38" w:rsidRDefault="0040089D" w:rsidP="00A74C38">
      <w:pPr>
        <w:rPr>
          <w:rFonts w:eastAsia="Times New Roman" w:cstheme="minorHAnsi"/>
          <w:sz w:val="24"/>
          <w:szCs w:val="24"/>
        </w:rPr>
      </w:pPr>
      <w:r>
        <w:rPr>
          <w:rFonts w:eastAsia="Times New Roman" w:cstheme="minorHAnsi"/>
          <w:sz w:val="24"/>
          <w:szCs w:val="24"/>
        </w:rPr>
        <w:t>As a demonstration, t</w:t>
      </w:r>
      <w:r w:rsidR="005C1876">
        <w:rPr>
          <w:rFonts w:eastAsia="Times New Roman" w:cstheme="minorHAnsi"/>
          <w:sz w:val="24"/>
          <w:szCs w:val="24"/>
        </w:rPr>
        <w:t>wo</w:t>
      </w:r>
      <w:r w:rsidR="00A74C38" w:rsidRPr="00FE3E1F">
        <w:rPr>
          <w:rFonts w:eastAsia="Times New Roman" w:cstheme="minorHAnsi"/>
          <w:sz w:val="24"/>
          <w:szCs w:val="24"/>
        </w:rPr>
        <w:t xml:space="preserve"> plume</w:t>
      </w:r>
      <w:r w:rsidR="005C1876">
        <w:rPr>
          <w:rFonts w:eastAsia="Times New Roman" w:cstheme="minorHAnsi"/>
          <w:sz w:val="24"/>
          <w:szCs w:val="24"/>
        </w:rPr>
        <w:t>s</w:t>
      </w:r>
      <w:r w:rsidR="00A74C38" w:rsidRPr="00FE3E1F">
        <w:rPr>
          <w:rFonts w:eastAsia="Times New Roman" w:cstheme="minorHAnsi"/>
          <w:sz w:val="24"/>
          <w:szCs w:val="24"/>
        </w:rPr>
        <w:t xml:space="preserve"> </w:t>
      </w:r>
      <w:r>
        <w:rPr>
          <w:rFonts w:eastAsia="Times New Roman" w:cstheme="minorHAnsi"/>
          <w:sz w:val="24"/>
          <w:szCs w:val="24"/>
        </w:rPr>
        <w:t>moving</w:t>
      </w:r>
      <w:r w:rsidR="00A16683">
        <w:rPr>
          <w:rFonts w:eastAsia="Times New Roman" w:cstheme="minorHAnsi"/>
          <w:sz w:val="24"/>
          <w:szCs w:val="24"/>
        </w:rPr>
        <w:t xml:space="preserve"> </w:t>
      </w:r>
      <w:r>
        <w:rPr>
          <w:rFonts w:eastAsia="Times New Roman" w:cstheme="minorHAnsi"/>
          <w:sz w:val="24"/>
          <w:szCs w:val="24"/>
        </w:rPr>
        <w:t>shortly after</w:t>
      </w:r>
      <w:r w:rsidR="00A74C38" w:rsidRPr="00FE3E1F">
        <w:rPr>
          <w:rFonts w:eastAsia="Times New Roman" w:cstheme="minorHAnsi"/>
          <w:sz w:val="24"/>
          <w:szCs w:val="24"/>
        </w:rPr>
        <w:t xml:space="preserve"> </w:t>
      </w:r>
      <w:del w:id="51" w:author="Theo Olsthoorn" w:date="2025-04-15T20:42:00Z" w16du:dateUtc="2025-04-15T18:42:00Z">
        <w:r w:rsidR="00A74C38" w:rsidRPr="00FE3E1F" w:rsidDel="0065140B">
          <w:rPr>
            <w:rFonts w:eastAsia="Times New Roman" w:cstheme="minorHAnsi"/>
            <w:sz w:val="24"/>
            <w:szCs w:val="24"/>
          </w:rPr>
          <w:delText>the</w:delText>
        </w:r>
        <w:r w:rsidR="00A74C38" w:rsidDel="0065140B">
          <w:rPr>
            <w:rFonts w:eastAsia="Times New Roman" w:cstheme="minorHAnsi"/>
            <w:sz w:val="24"/>
            <w:szCs w:val="24"/>
          </w:rPr>
          <w:delText xml:space="preserve"> moment of</w:delText>
        </w:r>
        <w:r w:rsidR="00A74C38" w:rsidRPr="00FE3E1F" w:rsidDel="0065140B">
          <w:rPr>
            <w:rFonts w:eastAsia="Times New Roman" w:cstheme="minorHAnsi"/>
            <w:sz w:val="24"/>
            <w:szCs w:val="24"/>
          </w:rPr>
          <w:delText xml:space="preserve"> </w:delText>
        </w:r>
      </w:del>
      <w:r w:rsidR="00A74C38" w:rsidRPr="00FE3E1F">
        <w:rPr>
          <w:rFonts w:eastAsia="Times New Roman" w:cstheme="minorHAnsi"/>
          <w:sz w:val="24"/>
          <w:szCs w:val="24"/>
        </w:rPr>
        <w:t>injection</w:t>
      </w:r>
      <w:r>
        <w:rPr>
          <w:rFonts w:eastAsia="Times New Roman" w:cstheme="minorHAnsi"/>
          <w:sz w:val="24"/>
          <w:szCs w:val="24"/>
        </w:rPr>
        <w:t xml:space="preserve"> are</w:t>
      </w:r>
      <w:r w:rsidRPr="00FE3E1F">
        <w:rPr>
          <w:rFonts w:eastAsia="Times New Roman" w:cstheme="minorHAnsi"/>
          <w:sz w:val="24"/>
          <w:szCs w:val="24"/>
        </w:rPr>
        <w:t xml:space="preserve"> simulated</w:t>
      </w:r>
      <w:r w:rsidR="00A74C38" w:rsidRPr="00FE3E1F">
        <w:rPr>
          <w:rFonts w:eastAsia="Times New Roman" w:cstheme="minorHAnsi"/>
          <w:sz w:val="24"/>
          <w:szCs w:val="24"/>
        </w:rPr>
        <w:t xml:space="preserve"> </w:t>
      </w:r>
      <w:del w:id="52" w:author="Theo Olsthoorn" w:date="2025-04-15T20:42:00Z" w16du:dateUtc="2025-04-15T18:42:00Z">
        <w:r w:rsidR="00A16683" w:rsidDel="0065140B">
          <w:rPr>
            <w:rFonts w:eastAsia="Times New Roman" w:cstheme="minorHAnsi"/>
            <w:sz w:val="24"/>
            <w:szCs w:val="24"/>
          </w:rPr>
          <w:delText>as</w:delText>
        </w:r>
      </w:del>
      <w:ins w:id="53" w:author="Theo Olsthoorn" w:date="2025-04-15T20:42:00Z" w16du:dateUtc="2025-04-15T18:42:00Z">
        <w:r w:rsidR="0065140B">
          <w:rPr>
            <w:rFonts w:eastAsia="Times New Roman" w:cstheme="minorHAnsi"/>
            <w:sz w:val="24"/>
            <w:szCs w:val="24"/>
          </w:rPr>
          <w:t xml:space="preserve">in </w:t>
        </w:r>
      </w:ins>
      <w:del w:id="54" w:author="Theo Olsthoorn" w:date="2025-04-15T20:42:00Z" w16du:dateUtc="2025-04-15T18:42:00Z">
        <w:r w:rsidR="00A16683" w:rsidDel="0065140B">
          <w:rPr>
            <w:rFonts w:eastAsia="Times New Roman" w:cstheme="minorHAnsi"/>
            <w:sz w:val="24"/>
            <w:szCs w:val="24"/>
          </w:rPr>
          <w:delText xml:space="preserve"> it may occur</w:delText>
        </w:r>
        <w:r w:rsidR="00A74C38" w:rsidRPr="00FE3E1F" w:rsidDel="0065140B">
          <w:rPr>
            <w:rFonts w:eastAsia="Times New Roman" w:cstheme="minorHAnsi"/>
            <w:sz w:val="24"/>
            <w:szCs w:val="24"/>
          </w:rPr>
          <w:delText xml:space="preserve"> in </w:delText>
        </w:r>
      </w:del>
      <w:r w:rsidR="00A74C38" w:rsidRPr="00FE3E1F">
        <w:rPr>
          <w:rFonts w:eastAsia="Times New Roman" w:cstheme="minorHAnsi"/>
          <w:sz w:val="24"/>
          <w:szCs w:val="24"/>
        </w:rPr>
        <w:t>a weakly and a strongly heterogeneous</w:t>
      </w:r>
      <w:r w:rsidR="00A74C38">
        <w:rPr>
          <w:rFonts w:eastAsia="Times New Roman" w:cstheme="minorHAnsi"/>
          <w:sz w:val="24"/>
          <w:szCs w:val="24"/>
        </w:rPr>
        <w:t xml:space="preserve"> aquifer </w:t>
      </w:r>
      <w:r w:rsidR="004942FF">
        <w:rPr>
          <w:rFonts w:eastAsia="Times New Roman" w:cstheme="minorHAnsi"/>
          <w:sz w:val="24"/>
          <w:szCs w:val="24"/>
        </w:rPr>
        <w:t>using input</w:t>
      </w:r>
      <w:r w:rsidR="00A74C38">
        <w:rPr>
          <w:rFonts w:eastAsia="Times New Roman" w:cstheme="minorHAnsi"/>
          <w:sz w:val="24"/>
          <w:szCs w:val="24"/>
        </w:rPr>
        <w:t xml:space="preserve"> </w:t>
      </w:r>
      <w:r w:rsidR="00A16683">
        <w:rPr>
          <w:rFonts w:eastAsia="Times New Roman" w:cstheme="minorHAnsi"/>
          <w:sz w:val="24"/>
          <w:szCs w:val="24"/>
        </w:rPr>
        <w:t xml:space="preserve">data </w:t>
      </w:r>
      <w:ins w:id="55" w:author="Theo Olsthoorn" w:date="2025-04-15T20:43:00Z" w16du:dateUtc="2025-04-15T18:43:00Z">
        <w:r w:rsidR="0065140B">
          <w:rPr>
            <w:rFonts w:eastAsia="Times New Roman" w:cstheme="minorHAnsi"/>
            <w:sz w:val="24"/>
            <w:szCs w:val="24"/>
          </w:rPr>
          <w:t xml:space="preserve">that was </w:t>
        </w:r>
      </w:ins>
      <w:r w:rsidR="00A74C38">
        <w:rPr>
          <w:rFonts w:eastAsia="Times New Roman" w:cstheme="minorHAnsi"/>
          <w:sz w:val="24"/>
          <w:szCs w:val="24"/>
        </w:rPr>
        <w:t xml:space="preserve">reported </w:t>
      </w:r>
      <w:r w:rsidR="00A16683">
        <w:rPr>
          <w:rFonts w:eastAsia="Times New Roman" w:cstheme="minorHAnsi"/>
          <w:sz w:val="24"/>
          <w:szCs w:val="24"/>
        </w:rPr>
        <w:t xml:space="preserve">from two </w:t>
      </w:r>
      <w:ins w:id="56" w:author="Theo Olsthoorn" w:date="2025-04-15T20:43:00Z" w16du:dateUtc="2025-04-15T18:43:00Z">
        <w:r w:rsidR="0065140B">
          <w:rPr>
            <w:rFonts w:eastAsia="Times New Roman" w:cstheme="minorHAnsi"/>
            <w:sz w:val="24"/>
            <w:szCs w:val="24"/>
          </w:rPr>
          <w:t xml:space="preserve">famous </w:t>
        </w:r>
      </w:ins>
      <w:del w:id="57" w:author="Theo Olsthoorn" w:date="2025-04-15T20:43:00Z" w16du:dateUtc="2025-04-15T18:43:00Z">
        <w:r w:rsidR="00A16683" w:rsidDel="0065140B">
          <w:rPr>
            <w:rFonts w:eastAsia="Times New Roman" w:cstheme="minorHAnsi"/>
            <w:sz w:val="24"/>
            <w:szCs w:val="24"/>
          </w:rPr>
          <w:delText xml:space="preserve">sites of </w:delText>
        </w:r>
      </w:del>
      <w:r w:rsidR="00A16683">
        <w:rPr>
          <w:rFonts w:eastAsia="Times New Roman" w:cstheme="minorHAnsi"/>
          <w:sz w:val="24"/>
          <w:szCs w:val="24"/>
        </w:rPr>
        <w:t xml:space="preserve">large </w:t>
      </w:r>
      <w:ins w:id="58" w:author="Theo Olsthoorn" w:date="2025-04-15T20:43:00Z" w16du:dateUtc="2025-04-15T18:43:00Z">
        <w:r w:rsidR="0065140B">
          <w:rPr>
            <w:rFonts w:eastAsia="Times New Roman" w:cstheme="minorHAnsi"/>
            <w:sz w:val="24"/>
            <w:szCs w:val="24"/>
          </w:rPr>
          <w:t xml:space="preserve">decades-long </w:t>
        </w:r>
      </w:ins>
      <w:r w:rsidR="00A16683">
        <w:rPr>
          <w:rFonts w:eastAsia="Times New Roman" w:cstheme="minorHAnsi"/>
          <w:sz w:val="24"/>
          <w:szCs w:val="24"/>
        </w:rPr>
        <w:t>field experiments</w:t>
      </w:r>
      <w:ins w:id="59" w:author="Theo Olsthoorn" w:date="2025-04-15T20:43:00Z" w16du:dateUtc="2025-04-15T18:43:00Z">
        <w:r w:rsidR="0065140B">
          <w:rPr>
            <w:rFonts w:eastAsia="Times New Roman" w:cstheme="minorHAnsi"/>
            <w:sz w:val="24"/>
            <w:szCs w:val="24"/>
          </w:rPr>
          <w:t xml:space="preserve"> (Made and Borden)</w:t>
        </w:r>
      </w:ins>
      <w:r w:rsidR="00A74C38" w:rsidRPr="00FE3E1F">
        <w:rPr>
          <w:rFonts w:eastAsia="Times New Roman" w:cstheme="minorHAnsi"/>
          <w:sz w:val="24"/>
          <w:szCs w:val="24"/>
        </w:rPr>
        <w:t>.</w:t>
      </w:r>
    </w:p>
    <w:p w14:paraId="51482DEC" w14:textId="78163830" w:rsidR="00A27D46" w:rsidRPr="00FE3E1F" w:rsidRDefault="00786B3F" w:rsidP="00A74C38">
      <w:pPr>
        <w:rPr>
          <w:rFonts w:cstheme="minorHAnsi"/>
          <w:sz w:val="24"/>
          <w:szCs w:val="24"/>
        </w:rPr>
      </w:pPr>
      <w:r>
        <w:rPr>
          <w:rFonts w:cstheme="minorHAnsi"/>
          <w:bCs/>
          <w:sz w:val="24"/>
          <w:szCs w:val="24"/>
        </w:rPr>
        <w:lastRenderedPageBreak/>
        <w:t>Future i</w:t>
      </w:r>
      <w:r w:rsidR="00A74C38">
        <w:rPr>
          <w:rFonts w:cstheme="minorHAnsi"/>
          <w:bCs/>
          <w:sz w:val="24"/>
          <w:szCs w:val="24"/>
        </w:rPr>
        <w:t xml:space="preserve">mplementation in a numerical model </w:t>
      </w:r>
      <w:r w:rsidR="007F45F0">
        <w:rPr>
          <w:rFonts w:cstheme="minorHAnsi"/>
          <w:bCs/>
          <w:sz w:val="24"/>
          <w:szCs w:val="24"/>
        </w:rPr>
        <w:t xml:space="preserve">requires </w:t>
      </w:r>
      <w:r w:rsidR="00B74026">
        <w:rPr>
          <w:rFonts w:cstheme="minorHAnsi"/>
          <w:bCs/>
          <w:sz w:val="24"/>
          <w:szCs w:val="24"/>
        </w:rPr>
        <w:t>specification</w:t>
      </w:r>
      <w:r w:rsidR="007F45F0">
        <w:rPr>
          <w:rFonts w:cstheme="minorHAnsi"/>
          <w:bCs/>
          <w:sz w:val="24"/>
          <w:szCs w:val="24"/>
        </w:rPr>
        <w:t xml:space="preserve"> an</w:t>
      </w:r>
      <w:r w:rsidR="009139C7">
        <w:rPr>
          <w:rFonts w:cstheme="minorHAnsi"/>
          <w:bCs/>
          <w:sz w:val="24"/>
          <w:szCs w:val="24"/>
        </w:rPr>
        <w:t>d</w:t>
      </w:r>
      <w:r w:rsidR="007F45F0">
        <w:rPr>
          <w:rFonts w:cstheme="minorHAnsi"/>
          <w:bCs/>
          <w:sz w:val="24"/>
          <w:szCs w:val="24"/>
        </w:rPr>
        <w:t xml:space="preserve"> </w:t>
      </w:r>
      <w:r w:rsidR="00647F7B">
        <w:rPr>
          <w:rFonts w:cstheme="minorHAnsi"/>
          <w:bCs/>
          <w:sz w:val="24"/>
          <w:szCs w:val="24"/>
        </w:rPr>
        <w:t xml:space="preserve">robust </w:t>
      </w:r>
      <w:r w:rsidR="007F45F0">
        <w:rPr>
          <w:rFonts w:cstheme="minorHAnsi"/>
          <w:bCs/>
          <w:sz w:val="24"/>
          <w:szCs w:val="24"/>
        </w:rPr>
        <w:t xml:space="preserve">testing of </w:t>
      </w:r>
      <w:r w:rsidR="002A2893">
        <w:rPr>
          <w:rFonts w:cstheme="minorHAnsi"/>
          <w:bCs/>
          <w:sz w:val="24"/>
          <w:szCs w:val="24"/>
        </w:rPr>
        <w:t>the</w:t>
      </w:r>
      <w:r w:rsidR="00A74C38" w:rsidRPr="00FE3E1F">
        <w:rPr>
          <w:rFonts w:cstheme="minorHAnsi"/>
          <w:bCs/>
          <w:sz w:val="24"/>
          <w:szCs w:val="24"/>
        </w:rPr>
        <w:t xml:space="preserve"> optimum time step and cell</w:t>
      </w:r>
      <w:r w:rsidR="00A74C38">
        <w:rPr>
          <w:rFonts w:cstheme="minorHAnsi"/>
          <w:bCs/>
          <w:sz w:val="24"/>
          <w:szCs w:val="24"/>
        </w:rPr>
        <w:t>-</w:t>
      </w:r>
      <w:r w:rsidR="00A74C38" w:rsidRPr="00FE3E1F">
        <w:rPr>
          <w:rFonts w:cstheme="minorHAnsi"/>
          <w:bCs/>
          <w:sz w:val="24"/>
          <w:szCs w:val="24"/>
        </w:rPr>
        <w:t>size</w:t>
      </w:r>
      <w:r w:rsidR="00647F7B">
        <w:rPr>
          <w:rFonts w:cstheme="minorHAnsi"/>
          <w:bCs/>
          <w:sz w:val="24"/>
          <w:szCs w:val="24"/>
        </w:rPr>
        <w:t xml:space="preserve"> to calculate the concentration from the dispersive mass-flux</w:t>
      </w:r>
      <w:r w:rsidR="00A74C38">
        <w:rPr>
          <w:rFonts w:cstheme="minorHAnsi"/>
          <w:bCs/>
          <w:sz w:val="24"/>
          <w:szCs w:val="24"/>
        </w:rPr>
        <w:t xml:space="preserve">.  </w:t>
      </w:r>
    </w:p>
    <w:p w14:paraId="590C2B28" w14:textId="77777777" w:rsidR="00ED0E59" w:rsidRPr="00FE3E1F" w:rsidRDefault="00ED0E59">
      <w:pPr>
        <w:rPr>
          <w:rFonts w:cstheme="minorHAnsi"/>
          <w:b/>
          <w:sz w:val="28"/>
          <w:szCs w:val="28"/>
        </w:rPr>
      </w:pPr>
      <w:r w:rsidRPr="00FE3E1F">
        <w:rPr>
          <w:rFonts w:cstheme="minorHAnsi"/>
          <w:b/>
          <w:sz w:val="28"/>
          <w:szCs w:val="28"/>
        </w:rPr>
        <w:br w:type="page"/>
      </w:r>
    </w:p>
    <w:p w14:paraId="668DD989" w14:textId="02B1D227" w:rsidR="00C728C4" w:rsidRPr="00FE3E1F" w:rsidRDefault="00C728C4" w:rsidP="00245927">
      <w:pPr>
        <w:rPr>
          <w:rFonts w:cstheme="minorHAnsi"/>
          <w:b/>
          <w:sz w:val="28"/>
          <w:szCs w:val="28"/>
        </w:rPr>
      </w:pPr>
      <w:r w:rsidRPr="00FE3E1F">
        <w:rPr>
          <w:rFonts w:cstheme="minorHAnsi"/>
          <w:b/>
          <w:sz w:val="28"/>
          <w:szCs w:val="28"/>
        </w:rPr>
        <w:t>Introduction</w:t>
      </w:r>
    </w:p>
    <w:p w14:paraId="413C9A48" w14:textId="77777777" w:rsidR="00A27D46" w:rsidRPr="00FE3E1F" w:rsidRDefault="00A27D46" w:rsidP="00245927">
      <w:pPr>
        <w:rPr>
          <w:rFonts w:cstheme="minorHAnsi"/>
          <w:bCs/>
          <w:sz w:val="24"/>
          <w:szCs w:val="24"/>
        </w:rPr>
      </w:pPr>
    </w:p>
    <w:p w14:paraId="2A4040D5" w14:textId="6EE3B84B" w:rsidR="009A553B" w:rsidRPr="00CA39B4" w:rsidRDefault="00991283" w:rsidP="00245927">
      <w:pPr>
        <w:rPr>
          <w:sz w:val="24"/>
          <w:szCs w:val="24"/>
        </w:rPr>
      </w:pPr>
      <w:r w:rsidRPr="00CA39B4">
        <w:rPr>
          <w:sz w:val="24"/>
          <w:szCs w:val="24"/>
        </w:rPr>
        <w:t>“</w:t>
      </w:r>
      <w:r w:rsidR="001D57ED" w:rsidRPr="00CA39B4">
        <w:rPr>
          <w:sz w:val="24"/>
          <w:szCs w:val="24"/>
        </w:rPr>
        <w:t xml:space="preserve">The </w:t>
      </w:r>
      <w:ins w:id="60" w:author="Theo Olsthoorn" w:date="2025-04-15T20:44:00Z" w16du:dateUtc="2025-04-15T18:44:00Z">
        <w:r w:rsidR="0065140B">
          <w:rPr>
            <w:sz w:val="24"/>
            <w:szCs w:val="24"/>
          </w:rPr>
          <w:t xml:space="preserve">idea </w:t>
        </w:r>
      </w:ins>
      <w:del w:id="61" w:author="Theo Olsthoorn" w:date="2025-04-15T20:45:00Z" w16du:dateUtc="2025-04-15T18:45:00Z">
        <w:r w:rsidR="001D57ED" w:rsidRPr="00CA39B4" w:rsidDel="0065140B">
          <w:rPr>
            <w:sz w:val="24"/>
            <w:szCs w:val="24"/>
          </w:rPr>
          <w:delText xml:space="preserve">concept </w:delText>
        </w:r>
      </w:del>
      <w:r w:rsidR="001D57ED" w:rsidRPr="00CA39B4">
        <w:rPr>
          <w:sz w:val="24"/>
          <w:szCs w:val="24"/>
        </w:rPr>
        <w:t>that mechanical dispersion is</w:t>
      </w:r>
      <w:ins w:id="62" w:author="Theo Olsthoorn" w:date="2025-04-15T20:45:00Z" w16du:dateUtc="2025-04-15T18:45:00Z">
        <w:r w:rsidR="0065140B">
          <w:rPr>
            <w:sz w:val="24"/>
            <w:szCs w:val="24"/>
          </w:rPr>
          <w:t xml:space="preserve"> essentially </w:t>
        </w:r>
      </w:ins>
      <w:del w:id="63" w:author="Theo Olsthoorn" w:date="2025-04-15T20:45:00Z" w16du:dateUtc="2025-04-15T18:45:00Z">
        <w:r w:rsidR="001D57ED" w:rsidRPr="00CA39B4" w:rsidDel="0065140B">
          <w:rPr>
            <w:sz w:val="24"/>
            <w:szCs w:val="24"/>
          </w:rPr>
          <w:delText xml:space="preserve"> </w:delText>
        </w:r>
      </w:del>
      <w:r w:rsidR="001D57ED" w:rsidRPr="00CA39B4">
        <w:rPr>
          <w:sz w:val="24"/>
          <w:szCs w:val="24"/>
        </w:rPr>
        <w:t xml:space="preserve">driven by a </w:t>
      </w:r>
      <w:del w:id="64" w:author="Theo Olsthoorn" w:date="2025-04-15T20:44:00Z" w16du:dateUtc="2025-04-15T18:44:00Z">
        <w:r w:rsidR="001D57ED" w:rsidRPr="00CA39B4" w:rsidDel="0065140B">
          <w:rPr>
            <w:sz w:val="24"/>
            <w:szCs w:val="24"/>
          </w:rPr>
          <w:delText xml:space="preserve">variance in </w:delText>
        </w:r>
      </w:del>
      <w:r w:rsidR="001D57ED" w:rsidRPr="00CA39B4">
        <w:rPr>
          <w:sz w:val="24"/>
          <w:szCs w:val="24"/>
        </w:rPr>
        <w:t>velocity</w:t>
      </w:r>
      <w:ins w:id="65" w:author="Theo Olsthoorn" w:date="2025-04-15T20:44:00Z" w16du:dateUtc="2025-04-15T18:44:00Z">
        <w:r w:rsidR="0065140B">
          <w:rPr>
            <w:sz w:val="24"/>
            <w:szCs w:val="24"/>
          </w:rPr>
          <w:t xml:space="preserve"> variations</w:t>
        </w:r>
      </w:ins>
      <w:r w:rsidR="001D57ED" w:rsidRPr="00CA39B4">
        <w:rPr>
          <w:sz w:val="24"/>
          <w:szCs w:val="24"/>
        </w:rPr>
        <w:t>, rather than by the concentration gradient</w:t>
      </w:r>
      <w:ins w:id="66" w:author="Theo Olsthoorn" w:date="2025-04-15T20:45:00Z" w16du:dateUtc="2025-04-15T18:45:00Z">
        <w:r w:rsidR="0065140B">
          <w:rPr>
            <w:sz w:val="24"/>
            <w:szCs w:val="24"/>
          </w:rPr>
          <w:t>s as</w:t>
        </w:r>
      </w:ins>
      <w:r w:rsidR="001D57ED" w:rsidRPr="00CA39B4">
        <w:rPr>
          <w:sz w:val="24"/>
          <w:szCs w:val="24"/>
        </w:rPr>
        <w:t xml:space="preserve"> in the classical Fickian model, is a widely accepted</w:t>
      </w:r>
      <w:del w:id="67" w:author="Theo Olsthoorn" w:date="2025-04-15T20:45:00Z" w16du:dateUtc="2025-04-15T18:45:00Z">
        <w:r w:rsidR="001D57ED" w:rsidRPr="00CA39B4" w:rsidDel="0065140B">
          <w:rPr>
            <w:sz w:val="24"/>
            <w:szCs w:val="24"/>
          </w:rPr>
          <w:delText xml:space="preserve"> </w:delText>
        </w:r>
      </w:del>
      <w:ins w:id="68" w:author="Theo Olsthoorn" w:date="2025-04-15T20:45:00Z" w16du:dateUtc="2025-04-15T18:45:00Z">
        <w:r w:rsidR="0065140B">
          <w:rPr>
            <w:sz w:val="24"/>
            <w:szCs w:val="24"/>
          </w:rPr>
          <w:t xml:space="preserve">. Yet, </w:t>
        </w:r>
      </w:ins>
      <w:del w:id="69" w:author="Theo Olsthoorn" w:date="2025-04-15T20:45:00Z" w16du:dateUtc="2025-04-15T18:45:00Z">
        <w:r w:rsidR="001D57ED" w:rsidRPr="00CA39B4" w:rsidDel="0065140B">
          <w:rPr>
            <w:sz w:val="24"/>
            <w:szCs w:val="24"/>
          </w:rPr>
          <w:delText>principle, but</w:delText>
        </w:r>
      </w:del>
      <w:r w:rsidR="001D57ED" w:rsidRPr="00CA39B4">
        <w:rPr>
          <w:sz w:val="24"/>
          <w:szCs w:val="24"/>
        </w:rPr>
        <w:t xml:space="preserve"> it is a concept for which a practical</w:t>
      </w:r>
      <w:ins w:id="70" w:author="Theo Olsthoorn" w:date="2025-04-15T20:46:00Z" w16du:dateUtc="2025-04-15T18:46:00Z">
        <w:r w:rsidR="0065140B">
          <w:rPr>
            <w:sz w:val="24"/>
            <w:szCs w:val="24"/>
          </w:rPr>
          <w:t xml:space="preserve"> numerical</w:t>
        </w:r>
      </w:ins>
      <w:r w:rsidR="001D57ED" w:rsidRPr="00CA39B4">
        <w:rPr>
          <w:sz w:val="24"/>
          <w:szCs w:val="24"/>
        </w:rPr>
        <w:t xml:space="preserve"> implementation is </w:t>
      </w:r>
      <w:ins w:id="71" w:author="Theo Olsthoorn" w:date="2025-04-15T20:45:00Z" w16du:dateUtc="2025-04-15T18:45:00Z">
        <w:r w:rsidR="0065140B">
          <w:rPr>
            <w:sz w:val="24"/>
            <w:szCs w:val="24"/>
          </w:rPr>
          <w:t xml:space="preserve">still </w:t>
        </w:r>
      </w:ins>
      <w:r w:rsidR="001D57ED" w:rsidRPr="00CA39B4">
        <w:rPr>
          <w:sz w:val="24"/>
          <w:szCs w:val="24"/>
        </w:rPr>
        <w:t xml:space="preserve">lacking and unproven. The groundwater community </w:t>
      </w:r>
      <w:ins w:id="72" w:author="Theo Olsthoorn" w:date="2025-04-15T20:46:00Z" w16du:dateUtc="2025-04-15T18:46:00Z">
        <w:r w:rsidR="0065140B">
          <w:rPr>
            <w:sz w:val="24"/>
            <w:szCs w:val="24"/>
          </w:rPr>
          <w:t xml:space="preserve">has been waiting for </w:t>
        </w:r>
      </w:ins>
      <w:del w:id="73" w:author="Theo Olsthoorn" w:date="2025-04-15T20:46:00Z" w16du:dateUtc="2025-04-15T18:46:00Z">
        <w:r w:rsidR="001D57ED" w:rsidRPr="00CA39B4" w:rsidDel="0065140B">
          <w:rPr>
            <w:sz w:val="24"/>
            <w:szCs w:val="24"/>
          </w:rPr>
          <w:delText xml:space="preserve">needs and eagerly awaits </w:delText>
        </w:r>
      </w:del>
      <w:r w:rsidR="001D57ED" w:rsidRPr="00CA39B4">
        <w:rPr>
          <w:sz w:val="24"/>
          <w:szCs w:val="24"/>
        </w:rPr>
        <w:t>a theor</w:t>
      </w:r>
      <w:ins w:id="74" w:author="Theo Olsthoorn" w:date="2025-04-15T20:47:00Z" w16du:dateUtc="2025-04-15T18:47:00Z">
        <w:r w:rsidR="0065140B">
          <w:rPr>
            <w:sz w:val="24"/>
            <w:szCs w:val="24"/>
          </w:rPr>
          <w:t xml:space="preserve">y-based </w:t>
        </w:r>
      </w:ins>
      <w:del w:id="75" w:author="Theo Olsthoorn" w:date="2025-04-15T20:47:00Z" w16du:dateUtc="2025-04-15T18:47:00Z">
        <w:r w:rsidR="001D57ED" w:rsidRPr="00CA39B4" w:rsidDel="0065140B">
          <w:rPr>
            <w:sz w:val="24"/>
            <w:szCs w:val="24"/>
          </w:rPr>
          <w:delText xml:space="preserve">etical </w:delText>
        </w:r>
      </w:del>
      <w:r w:rsidR="001D57ED" w:rsidRPr="00CA39B4">
        <w:rPr>
          <w:sz w:val="24"/>
          <w:szCs w:val="24"/>
        </w:rPr>
        <w:t xml:space="preserve">development that </w:t>
      </w:r>
      <w:del w:id="76" w:author="Theo Olsthoorn" w:date="2025-04-15T20:47:00Z" w16du:dateUtc="2025-04-15T18:47:00Z">
        <w:r w:rsidR="001D57ED" w:rsidRPr="00CA39B4" w:rsidDel="00AD082A">
          <w:rPr>
            <w:sz w:val="24"/>
            <w:szCs w:val="24"/>
          </w:rPr>
          <w:delText xml:space="preserve">provides </w:delText>
        </w:r>
      </w:del>
      <w:r w:rsidR="001D57ED" w:rsidRPr="00CA39B4">
        <w:rPr>
          <w:sz w:val="24"/>
          <w:szCs w:val="24"/>
        </w:rPr>
        <w:t>support</w:t>
      </w:r>
      <w:ins w:id="77" w:author="Theo Olsthoorn" w:date="2025-04-15T20:47:00Z" w16du:dateUtc="2025-04-15T18:47:00Z">
        <w:r w:rsidR="00AD082A">
          <w:rPr>
            <w:sz w:val="24"/>
            <w:szCs w:val="24"/>
          </w:rPr>
          <w:t>s</w:t>
        </w:r>
      </w:ins>
      <w:r w:rsidR="001D57ED" w:rsidRPr="00CA39B4">
        <w:rPr>
          <w:sz w:val="24"/>
          <w:szCs w:val="24"/>
        </w:rPr>
        <w:t xml:space="preserve"> </w:t>
      </w:r>
      <w:del w:id="78" w:author="Theo Olsthoorn" w:date="2025-04-15T20:47:00Z" w16du:dateUtc="2025-04-15T18:47:00Z">
        <w:r w:rsidR="001D57ED" w:rsidRPr="00CA39B4" w:rsidDel="00AD082A">
          <w:rPr>
            <w:sz w:val="24"/>
            <w:szCs w:val="24"/>
          </w:rPr>
          <w:delText xml:space="preserve">for </w:delText>
        </w:r>
      </w:del>
      <w:r w:rsidR="001D57ED" w:rsidRPr="00CA39B4">
        <w:rPr>
          <w:sz w:val="24"/>
          <w:szCs w:val="24"/>
        </w:rPr>
        <w:t xml:space="preserve">this theory and </w:t>
      </w:r>
      <w:del w:id="79" w:author="Theo Olsthoorn" w:date="2025-04-15T20:47:00Z" w16du:dateUtc="2025-04-15T18:47:00Z">
        <w:r w:rsidR="001D57ED" w:rsidRPr="00CA39B4" w:rsidDel="00AD082A">
          <w:rPr>
            <w:sz w:val="24"/>
            <w:szCs w:val="24"/>
          </w:rPr>
          <w:delText xml:space="preserve">that </w:delText>
        </w:r>
      </w:del>
      <w:r w:rsidR="001D57ED" w:rsidRPr="00CA39B4">
        <w:rPr>
          <w:sz w:val="24"/>
          <w:szCs w:val="24"/>
        </w:rPr>
        <w:t>offers a reasonable and practical way to implement it.</w:t>
      </w:r>
      <w:r w:rsidRPr="00CA39B4">
        <w:rPr>
          <w:sz w:val="24"/>
          <w:szCs w:val="24"/>
        </w:rPr>
        <w:t>”</w:t>
      </w:r>
      <w:r w:rsidR="001D57ED" w:rsidRPr="00CA39B4">
        <w:rPr>
          <w:sz w:val="24"/>
          <w:szCs w:val="24"/>
        </w:rPr>
        <w:t xml:space="preserve"> </w:t>
      </w:r>
      <w:r w:rsidR="005D4940" w:rsidRPr="00CA39B4">
        <w:rPr>
          <w:sz w:val="24"/>
          <w:szCs w:val="24"/>
        </w:rPr>
        <w:t xml:space="preserve">(Comment </w:t>
      </w:r>
      <w:r w:rsidR="00F57498">
        <w:rPr>
          <w:sz w:val="24"/>
          <w:szCs w:val="24"/>
        </w:rPr>
        <w:t xml:space="preserve">in </w:t>
      </w:r>
      <w:r w:rsidR="00AB5DE6">
        <w:rPr>
          <w:sz w:val="24"/>
          <w:szCs w:val="24"/>
        </w:rPr>
        <w:t xml:space="preserve">a </w:t>
      </w:r>
      <w:r w:rsidR="005D4940" w:rsidRPr="00CA39B4">
        <w:rPr>
          <w:sz w:val="24"/>
          <w:szCs w:val="24"/>
        </w:rPr>
        <w:t>review o</w:t>
      </w:r>
      <w:r w:rsidR="00AB5DE6">
        <w:rPr>
          <w:sz w:val="24"/>
          <w:szCs w:val="24"/>
        </w:rPr>
        <w:t>f a</w:t>
      </w:r>
      <w:r w:rsidR="005D4940" w:rsidRPr="00CA39B4">
        <w:rPr>
          <w:sz w:val="24"/>
          <w:szCs w:val="24"/>
        </w:rPr>
        <w:t xml:space="preserve"> previous </w:t>
      </w:r>
      <w:r w:rsidR="005C5EA8">
        <w:rPr>
          <w:sz w:val="24"/>
          <w:szCs w:val="24"/>
        </w:rPr>
        <w:t xml:space="preserve">version of </w:t>
      </w:r>
      <w:r w:rsidR="00AB5DE6">
        <w:rPr>
          <w:sz w:val="24"/>
          <w:szCs w:val="24"/>
        </w:rPr>
        <w:t xml:space="preserve">the </w:t>
      </w:r>
      <w:r w:rsidR="005C5EA8">
        <w:rPr>
          <w:sz w:val="24"/>
          <w:szCs w:val="24"/>
        </w:rPr>
        <w:t>manuscript</w:t>
      </w:r>
      <w:r w:rsidR="005D4940" w:rsidRPr="00CA39B4">
        <w:rPr>
          <w:sz w:val="24"/>
          <w:szCs w:val="24"/>
        </w:rPr>
        <w:t>, Groundwater 2025)</w:t>
      </w:r>
      <w:r w:rsidR="00C10783" w:rsidRPr="00CA39B4">
        <w:rPr>
          <w:sz w:val="24"/>
          <w:szCs w:val="24"/>
        </w:rPr>
        <w:t>.</w:t>
      </w:r>
    </w:p>
    <w:p w14:paraId="41BCB426" w14:textId="77777777" w:rsidR="00D0149A" w:rsidRPr="00FE3E1F" w:rsidRDefault="00D0149A" w:rsidP="00245927">
      <w:pPr>
        <w:rPr>
          <w:rFonts w:cstheme="minorHAnsi"/>
          <w:bCs/>
          <w:sz w:val="24"/>
          <w:szCs w:val="24"/>
        </w:rPr>
      </w:pPr>
    </w:p>
    <w:p w14:paraId="16E6BC3B" w14:textId="6F0DB81C" w:rsidR="00CA15E4" w:rsidRPr="00FE3E1F" w:rsidRDefault="003E79AF" w:rsidP="00245927">
      <w:pPr>
        <w:rPr>
          <w:rFonts w:cstheme="minorHAnsi"/>
          <w:bCs/>
          <w:sz w:val="24"/>
          <w:szCs w:val="24"/>
        </w:rPr>
      </w:pPr>
      <w:r>
        <w:rPr>
          <w:rFonts w:cstheme="minorHAnsi"/>
          <w:bCs/>
          <w:sz w:val="24"/>
          <w:szCs w:val="24"/>
        </w:rPr>
        <w:t>As a next step in the development</w:t>
      </w:r>
      <w:r w:rsidR="00CA15E4" w:rsidRPr="00FE3E1F">
        <w:rPr>
          <w:rFonts w:cstheme="minorHAnsi"/>
          <w:bCs/>
          <w:sz w:val="24"/>
          <w:szCs w:val="24"/>
        </w:rPr>
        <w:t xml:space="preserve"> of</w:t>
      </w:r>
      <w:r w:rsidR="003F1876" w:rsidRPr="00FE3E1F">
        <w:rPr>
          <w:rFonts w:cstheme="minorHAnsi"/>
          <w:bCs/>
          <w:sz w:val="24"/>
          <w:szCs w:val="24"/>
        </w:rPr>
        <w:t xml:space="preserve"> the </w:t>
      </w:r>
      <w:r w:rsidR="00D55A5A" w:rsidRPr="00FE3E1F">
        <w:rPr>
          <w:rFonts w:cstheme="minorHAnsi"/>
          <w:bCs/>
          <w:sz w:val="24"/>
          <w:szCs w:val="24"/>
        </w:rPr>
        <w:t>method</w:t>
      </w:r>
      <w:r w:rsidR="003F1876" w:rsidRPr="00FE3E1F">
        <w:rPr>
          <w:rFonts w:cstheme="minorHAnsi"/>
          <w:bCs/>
          <w:sz w:val="24"/>
          <w:szCs w:val="24"/>
        </w:rPr>
        <w:t xml:space="preserve"> of Advective Transport Phenomena (ATP) </w:t>
      </w:r>
      <w:r w:rsidR="00747281">
        <w:rPr>
          <w:rFonts w:cstheme="minorHAnsi"/>
          <w:bCs/>
          <w:sz w:val="24"/>
          <w:szCs w:val="24"/>
        </w:rPr>
        <w:t xml:space="preserve">as </w:t>
      </w:r>
      <w:r w:rsidR="00CA15E4" w:rsidRPr="00FE3E1F">
        <w:rPr>
          <w:rFonts w:cstheme="minorHAnsi"/>
          <w:bCs/>
          <w:sz w:val="24"/>
          <w:szCs w:val="24"/>
        </w:rPr>
        <w:t>p</w:t>
      </w:r>
      <w:r w:rsidR="00747281">
        <w:rPr>
          <w:rFonts w:cstheme="minorHAnsi"/>
          <w:bCs/>
          <w:sz w:val="24"/>
          <w:szCs w:val="24"/>
        </w:rPr>
        <w:t>ublished</w:t>
      </w:r>
      <w:r w:rsidR="00CA15E4" w:rsidRPr="00FE3E1F">
        <w:rPr>
          <w:rFonts w:cstheme="minorHAnsi"/>
          <w:bCs/>
          <w:sz w:val="24"/>
          <w:szCs w:val="24"/>
        </w:rPr>
        <w:t xml:space="preserve"> </w:t>
      </w:r>
      <w:r w:rsidR="003F1876" w:rsidRPr="00FE3E1F">
        <w:rPr>
          <w:rFonts w:cstheme="minorHAnsi"/>
          <w:bCs/>
          <w:sz w:val="24"/>
          <w:szCs w:val="24"/>
        </w:rPr>
        <w:t>in De Lange (2020, 2022, 2024), the p</w:t>
      </w:r>
      <w:r w:rsidR="008B61CF" w:rsidRPr="00FE3E1F">
        <w:rPr>
          <w:rFonts w:cstheme="minorHAnsi"/>
          <w:bCs/>
          <w:sz w:val="24"/>
          <w:szCs w:val="24"/>
        </w:rPr>
        <w:t>resent work</w:t>
      </w:r>
      <w:r w:rsidR="001A462D" w:rsidRPr="00FE3E1F">
        <w:rPr>
          <w:rFonts w:cstheme="minorHAnsi"/>
          <w:bCs/>
          <w:sz w:val="24"/>
          <w:szCs w:val="24"/>
        </w:rPr>
        <w:t xml:space="preserve"> </w:t>
      </w:r>
      <w:r w:rsidR="00AC3A0A" w:rsidRPr="00FE3E1F">
        <w:rPr>
          <w:rFonts w:cstheme="minorHAnsi"/>
          <w:bCs/>
          <w:sz w:val="24"/>
          <w:szCs w:val="24"/>
        </w:rPr>
        <w:t xml:space="preserve">aims </w:t>
      </w:r>
      <w:r w:rsidR="001A462D" w:rsidRPr="00FE3E1F">
        <w:rPr>
          <w:rFonts w:cstheme="minorHAnsi"/>
          <w:bCs/>
          <w:sz w:val="24"/>
          <w:szCs w:val="24"/>
        </w:rPr>
        <w:t>to</w:t>
      </w:r>
      <w:r w:rsidR="00AC3A0A" w:rsidRPr="00FE3E1F">
        <w:rPr>
          <w:rFonts w:cstheme="minorHAnsi"/>
          <w:bCs/>
          <w:sz w:val="24"/>
          <w:szCs w:val="24"/>
        </w:rPr>
        <w:t xml:space="preserve"> fill th</w:t>
      </w:r>
      <w:r w:rsidR="001A462D" w:rsidRPr="00FE3E1F">
        <w:rPr>
          <w:rFonts w:cstheme="minorHAnsi"/>
          <w:bCs/>
          <w:sz w:val="24"/>
          <w:szCs w:val="24"/>
        </w:rPr>
        <w:t>e</w:t>
      </w:r>
      <w:r w:rsidR="00817BE4" w:rsidRPr="00FE3E1F">
        <w:rPr>
          <w:rFonts w:cstheme="minorHAnsi"/>
          <w:bCs/>
          <w:sz w:val="24"/>
          <w:szCs w:val="24"/>
        </w:rPr>
        <w:t xml:space="preserve"> </w:t>
      </w:r>
      <w:r w:rsidR="00F7785A">
        <w:rPr>
          <w:rFonts w:cstheme="minorHAnsi"/>
          <w:bCs/>
          <w:sz w:val="24"/>
          <w:szCs w:val="24"/>
        </w:rPr>
        <w:t xml:space="preserve">theoretical </w:t>
      </w:r>
      <w:r w:rsidR="00AC3A0A" w:rsidRPr="00FE3E1F">
        <w:rPr>
          <w:rFonts w:cstheme="minorHAnsi"/>
          <w:bCs/>
          <w:sz w:val="24"/>
          <w:szCs w:val="24"/>
        </w:rPr>
        <w:t>gap</w:t>
      </w:r>
      <w:r w:rsidR="00592BA0" w:rsidRPr="00FE3E1F">
        <w:rPr>
          <w:rFonts w:cstheme="minorHAnsi"/>
          <w:bCs/>
          <w:sz w:val="24"/>
          <w:szCs w:val="24"/>
        </w:rPr>
        <w:t xml:space="preserve"> </w:t>
      </w:r>
      <w:r w:rsidR="00CA15E4" w:rsidRPr="00FE3E1F">
        <w:rPr>
          <w:rFonts w:cstheme="minorHAnsi"/>
          <w:bCs/>
          <w:sz w:val="24"/>
          <w:szCs w:val="24"/>
        </w:rPr>
        <w:t xml:space="preserve">mentioned above </w:t>
      </w:r>
      <w:r w:rsidR="00592BA0" w:rsidRPr="00FE3E1F">
        <w:rPr>
          <w:rFonts w:cstheme="minorHAnsi"/>
          <w:bCs/>
          <w:sz w:val="24"/>
          <w:szCs w:val="24"/>
        </w:rPr>
        <w:t xml:space="preserve">and </w:t>
      </w:r>
      <w:r w:rsidR="001A462D" w:rsidRPr="00FE3E1F">
        <w:rPr>
          <w:rFonts w:cstheme="minorHAnsi"/>
          <w:bCs/>
          <w:sz w:val="24"/>
          <w:szCs w:val="24"/>
        </w:rPr>
        <w:t>to deepen</w:t>
      </w:r>
      <w:r w:rsidR="00592BA0" w:rsidRPr="00FE3E1F">
        <w:rPr>
          <w:rFonts w:cstheme="minorHAnsi"/>
          <w:bCs/>
          <w:sz w:val="24"/>
          <w:szCs w:val="24"/>
        </w:rPr>
        <w:t xml:space="preserve"> </w:t>
      </w:r>
      <w:r w:rsidR="00817BE4" w:rsidRPr="00FE3E1F">
        <w:rPr>
          <w:rFonts w:cstheme="minorHAnsi"/>
          <w:bCs/>
          <w:sz w:val="24"/>
          <w:szCs w:val="24"/>
        </w:rPr>
        <w:t xml:space="preserve">the </w:t>
      </w:r>
      <w:r w:rsidR="00592BA0" w:rsidRPr="00FE3E1F">
        <w:rPr>
          <w:rFonts w:cstheme="minorHAnsi"/>
          <w:bCs/>
          <w:sz w:val="24"/>
          <w:szCs w:val="24"/>
        </w:rPr>
        <w:t xml:space="preserve">understanding </w:t>
      </w:r>
      <w:r w:rsidR="00817BE4" w:rsidRPr="00FE3E1F">
        <w:rPr>
          <w:rFonts w:cstheme="minorHAnsi"/>
          <w:bCs/>
          <w:sz w:val="24"/>
          <w:szCs w:val="24"/>
        </w:rPr>
        <w:t>of</w:t>
      </w:r>
      <w:r w:rsidR="00592BA0" w:rsidRPr="00FE3E1F">
        <w:rPr>
          <w:rFonts w:cstheme="minorHAnsi"/>
          <w:bCs/>
          <w:sz w:val="24"/>
          <w:szCs w:val="24"/>
        </w:rPr>
        <w:t xml:space="preserve"> mechanical dispersion </w:t>
      </w:r>
      <w:r w:rsidR="00817BE4" w:rsidRPr="00FE3E1F">
        <w:rPr>
          <w:rFonts w:cstheme="minorHAnsi"/>
          <w:bCs/>
          <w:sz w:val="24"/>
          <w:szCs w:val="24"/>
        </w:rPr>
        <w:t>in</w:t>
      </w:r>
      <w:r w:rsidR="00592BA0" w:rsidRPr="00FE3E1F">
        <w:rPr>
          <w:rFonts w:cstheme="minorHAnsi"/>
          <w:bCs/>
          <w:sz w:val="24"/>
          <w:szCs w:val="24"/>
        </w:rPr>
        <w:t xml:space="preserve"> </w:t>
      </w:r>
      <w:del w:id="80" w:author="Theo Olsthoorn" w:date="2025-04-15T20:48:00Z" w16du:dateUtc="2025-04-15T18:48:00Z">
        <w:r w:rsidR="00817BE4" w:rsidRPr="00FE3E1F" w:rsidDel="00AD082A">
          <w:rPr>
            <w:rFonts w:cstheme="minorHAnsi"/>
            <w:bCs/>
            <w:sz w:val="24"/>
            <w:szCs w:val="24"/>
          </w:rPr>
          <w:delText xml:space="preserve">the </w:delText>
        </w:r>
      </w:del>
      <w:r w:rsidR="00592BA0" w:rsidRPr="00FE3E1F">
        <w:rPr>
          <w:rFonts w:cstheme="minorHAnsi"/>
          <w:bCs/>
          <w:sz w:val="24"/>
          <w:szCs w:val="24"/>
        </w:rPr>
        <w:t>groundwater</w:t>
      </w:r>
      <w:del w:id="81" w:author="Theo Olsthoorn" w:date="2025-04-15T20:48:00Z" w16du:dateUtc="2025-04-15T18:48:00Z">
        <w:r w:rsidR="00592BA0" w:rsidRPr="00FE3E1F" w:rsidDel="00AD082A">
          <w:rPr>
            <w:rFonts w:cstheme="minorHAnsi"/>
            <w:bCs/>
            <w:sz w:val="24"/>
            <w:szCs w:val="24"/>
          </w:rPr>
          <w:delText xml:space="preserve"> </w:delText>
        </w:r>
        <w:r w:rsidR="00817BE4" w:rsidRPr="00FE3E1F" w:rsidDel="00AD082A">
          <w:rPr>
            <w:rFonts w:cstheme="minorHAnsi"/>
            <w:bCs/>
            <w:sz w:val="24"/>
            <w:szCs w:val="24"/>
          </w:rPr>
          <w:delText>community</w:delText>
        </w:r>
      </w:del>
      <w:r w:rsidR="00592BA0" w:rsidRPr="00FE3E1F">
        <w:rPr>
          <w:rFonts w:cstheme="minorHAnsi"/>
          <w:bCs/>
          <w:sz w:val="24"/>
          <w:szCs w:val="24"/>
        </w:rPr>
        <w:t>.</w:t>
      </w:r>
      <w:r w:rsidR="003F1876" w:rsidRPr="00FE3E1F">
        <w:rPr>
          <w:rFonts w:cstheme="minorHAnsi"/>
          <w:bCs/>
          <w:sz w:val="24"/>
          <w:szCs w:val="24"/>
        </w:rPr>
        <w:t xml:space="preserve"> </w:t>
      </w:r>
      <w:r w:rsidR="00782EC6" w:rsidRPr="00FE3E1F">
        <w:rPr>
          <w:rFonts w:cstheme="minorHAnsi"/>
          <w:bCs/>
          <w:sz w:val="24"/>
          <w:szCs w:val="24"/>
        </w:rPr>
        <w:t xml:space="preserve">A new </w:t>
      </w:r>
      <w:r w:rsidR="00DE5CB2">
        <w:rPr>
          <w:rFonts w:cstheme="minorHAnsi"/>
          <w:bCs/>
          <w:sz w:val="24"/>
          <w:szCs w:val="24"/>
        </w:rPr>
        <w:t>parameter</w:t>
      </w:r>
      <w:r w:rsidR="00782EC6" w:rsidRPr="00FE3E1F">
        <w:rPr>
          <w:rFonts w:cstheme="minorHAnsi"/>
          <w:bCs/>
          <w:sz w:val="24"/>
          <w:szCs w:val="24"/>
        </w:rPr>
        <w:t xml:space="preserve"> for dispersive mass transport is presented that </w:t>
      </w:r>
      <w:r w:rsidR="00747281">
        <w:rPr>
          <w:rFonts w:cstheme="minorHAnsi"/>
          <w:bCs/>
          <w:sz w:val="24"/>
          <w:szCs w:val="24"/>
        </w:rPr>
        <w:t>is intended to replace</w:t>
      </w:r>
      <w:r w:rsidR="00991283" w:rsidRPr="00FE3E1F">
        <w:rPr>
          <w:rFonts w:cstheme="minorHAnsi"/>
          <w:bCs/>
          <w:sz w:val="24"/>
          <w:szCs w:val="24"/>
        </w:rPr>
        <w:t xml:space="preserve"> the classical dispersivity parameter</w:t>
      </w:r>
      <w:r w:rsidR="00747281">
        <w:rPr>
          <w:rFonts w:cstheme="minorHAnsi"/>
          <w:bCs/>
          <w:sz w:val="24"/>
          <w:szCs w:val="24"/>
        </w:rPr>
        <w:t xml:space="preserve"> in </w:t>
      </w:r>
      <w:r w:rsidR="005C7D68">
        <w:rPr>
          <w:rFonts w:cstheme="minorHAnsi"/>
          <w:bCs/>
          <w:sz w:val="24"/>
          <w:szCs w:val="24"/>
        </w:rPr>
        <w:t xml:space="preserve">numerical </w:t>
      </w:r>
      <w:r w:rsidR="00747281">
        <w:rPr>
          <w:rFonts w:cstheme="minorHAnsi"/>
          <w:bCs/>
          <w:sz w:val="24"/>
          <w:szCs w:val="24"/>
        </w:rPr>
        <w:t>modeling</w:t>
      </w:r>
      <w:r w:rsidR="00A24A41" w:rsidRPr="00FE3E1F">
        <w:rPr>
          <w:rFonts w:cstheme="minorHAnsi"/>
          <w:bCs/>
          <w:sz w:val="24"/>
          <w:szCs w:val="24"/>
        </w:rPr>
        <w:t>.</w:t>
      </w:r>
    </w:p>
    <w:p w14:paraId="40348F1F" w14:textId="77777777" w:rsidR="00CA15E4" w:rsidRPr="00FE3E1F" w:rsidRDefault="00CA15E4" w:rsidP="00245927">
      <w:pPr>
        <w:rPr>
          <w:rFonts w:cstheme="minorHAnsi"/>
          <w:bCs/>
          <w:sz w:val="24"/>
          <w:szCs w:val="24"/>
        </w:rPr>
      </w:pPr>
    </w:p>
    <w:p w14:paraId="05870618" w14:textId="47A22344" w:rsidR="00AE4FE7" w:rsidRPr="00FE3E1F" w:rsidRDefault="00D55A5A" w:rsidP="00245927">
      <w:pPr>
        <w:rPr>
          <w:rFonts w:cstheme="minorHAnsi"/>
          <w:bCs/>
          <w:sz w:val="24"/>
          <w:szCs w:val="24"/>
        </w:rPr>
      </w:pPr>
      <w:del w:id="82" w:author="Theo Olsthoorn" w:date="2025-04-15T20:49:00Z" w16du:dateUtc="2025-04-15T18:49:00Z">
        <w:r w:rsidRPr="00FE3E1F" w:rsidDel="00AD082A">
          <w:rPr>
            <w:rFonts w:cstheme="minorHAnsi"/>
            <w:bCs/>
            <w:sz w:val="24"/>
            <w:szCs w:val="24"/>
          </w:rPr>
          <w:delText>In</w:delText>
        </w:r>
        <w:r w:rsidR="009E3F03" w:rsidDel="00AD082A">
          <w:rPr>
            <w:rFonts w:cstheme="minorHAnsi"/>
            <w:bCs/>
            <w:sz w:val="24"/>
            <w:szCs w:val="24"/>
          </w:rPr>
          <w:delText xml:space="preserve"> the method of</w:delText>
        </w:r>
        <w:r w:rsidR="00905C24" w:rsidRPr="00FE3E1F" w:rsidDel="00AD082A">
          <w:rPr>
            <w:rFonts w:cstheme="minorHAnsi"/>
            <w:bCs/>
            <w:sz w:val="24"/>
            <w:szCs w:val="24"/>
          </w:rPr>
          <w:delText xml:space="preserve"> </w:delText>
        </w:r>
        <w:r w:rsidR="003F1876" w:rsidRPr="00FE3E1F" w:rsidDel="00AD082A">
          <w:rPr>
            <w:rFonts w:cstheme="minorHAnsi"/>
            <w:bCs/>
            <w:sz w:val="24"/>
            <w:szCs w:val="24"/>
          </w:rPr>
          <w:delText>ATP</w:delText>
        </w:r>
        <w:r w:rsidR="00905C24" w:rsidRPr="00FE3E1F" w:rsidDel="00AD082A">
          <w:rPr>
            <w:rFonts w:cstheme="minorHAnsi"/>
            <w:bCs/>
            <w:sz w:val="24"/>
            <w:szCs w:val="24"/>
          </w:rPr>
          <w:delText xml:space="preserve"> (</w:delText>
        </w:r>
      </w:del>
      <w:r w:rsidR="00905C24" w:rsidRPr="00FE3E1F">
        <w:rPr>
          <w:rFonts w:cstheme="minorHAnsi"/>
          <w:bCs/>
          <w:sz w:val="24"/>
          <w:szCs w:val="24"/>
        </w:rPr>
        <w:t>De Lange 2020</w:t>
      </w:r>
      <w:del w:id="83" w:author="Theo Olsthoorn" w:date="2025-04-15T20:49:00Z" w16du:dateUtc="2025-04-15T18:49:00Z">
        <w:r w:rsidR="00905C24" w:rsidRPr="00FE3E1F" w:rsidDel="00AD082A">
          <w:rPr>
            <w:rFonts w:cstheme="minorHAnsi"/>
            <w:bCs/>
            <w:sz w:val="24"/>
            <w:szCs w:val="24"/>
          </w:rPr>
          <w:delText>)</w:delText>
        </w:r>
      </w:del>
      <w:r w:rsidRPr="00FE3E1F">
        <w:rPr>
          <w:rFonts w:cstheme="minorHAnsi"/>
          <w:bCs/>
          <w:sz w:val="24"/>
          <w:szCs w:val="24"/>
        </w:rPr>
        <w:t>,</w:t>
      </w:r>
      <w:r w:rsidR="00592BA0" w:rsidRPr="00FE3E1F">
        <w:rPr>
          <w:rFonts w:cstheme="minorHAnsi"/>
          <w:bCs/>
          <w:sz w:val="24"/>
          <w:szCs w:val="24"/>
        </w:rPr>
        <w:t xml:space="preserve"> </w:t>
      </w:r>
      <w:del w:id="84" w:author="Theo Olsthoorn" w:date="2025-04-15T20:49:00Z" w16du:dateUtc="2025-04-15T18:49:00Z">
        <w:r w:rsidR="00592BA0" w:rsidRPr="00FE3E1F" w:rsidDel="00AD082A">
          <w:rPr>
            <w:rFonts w:cstheme="minorHAnsi"/>
            <w:bCs/>
            <w:sz w:val="24"/>
            <w:szCs w:val="24"/>
          </w:rPr>
          <w:delText xml:space="preserve">mechanical dispersion </w:delText>
        </w:r>
      </w:del>
      <w:r w:rsidR="00A17BA4">
        <w:rPr>
          <w:rFonts w:cstheme="minorHAnsi"/>
          <w:bCs/>
          <w:sz w:val="24"/>
          <w:szCs w:val="24"/>
        </w:rPr>
        <w:t>describes</w:t>
      </w:r>
      <w:r w:rsidR="00FC5989" w:rsidRPr="00FE3E1F">
        <w:rPr>
          <w:rFonts w:cstheme="minorHAnsi"/>
          <w:bCs/>
          <w:sz w:val="24"/>
          <w:szCs w:val="24"/>
        </w:rPr>
        <w:t xml:space="preserve"> </w:t>
      </w:r>
      <w:r w:rsidR="00A17BA4">
        <w:rPr>
          <w:rFonts w:cstheme="minorHAnsi"/>
          <w:bCs/>
          <w:sz w:val="24"/>
          <w:szCs w:val="24"/>
        </w:rPr>
        <w:t>the</w:t>
      </w:r>
      <w:r w:rsidR="00592BA0" w:rsidRPr="00FE3E1F">
        <w:rPr>
          <w:rFonts w:cstheme="minorHAnsi"/>
          <w:bCs/>
          <w:sz w:val="24"/>
          <w:szCs w:val="24"/>
        </w:rPr>
        <w:t xml:space="preserve"> </w:t>
      </w:r>
      <w:r w:rsidR="00A17BA4">
        <w:rPr>
          <w:rFonts w:cstheme="minorHAnsi"/>
          <w:bCs/>
          <w:sz w:val="24"/>
          <w:szCs w:val="24"/>
        </w:rPr>
        <w:t>spread</w:t>
      </w:r>
      <w:r w:rsidR="00592BA0" w:rsidRPr="00FE3E1F">
        <w:rPr>
          <w:rFonts w:cstheme="minorHAnsi"/>
          <w:bCs/>
          <w:sz w:val="24"/>
          <w:szCs w:val="24"/>
        </w:rPr>
        <w:t xml:space="preserve"> </w:t>
      </w:r>
      <w:r w:rsidR="00A17BA4">
        <w:rPr>
          <w:rFonts w:cstheme="minorHAnsi"/>
          <w:bCs/>
          <w:sz w:val="24"/>
          <w:szCs w:val="24"/>
        </w:rPr>
        <w:t xml:space="preserve">of water particles </w:t>
      </w:r>
      <w:ins w:id="85" w:author="Theo Olsthoorn" w:date="2025-04-15T20:49:00Z" w16du:dateUtc="2025-04-15T18:49:00Z">
        <w:r w:rsidR="00AD082A">
          <w:rPr>
            <w:rFonts w:cstheme="minorHAnsi"/>
            <w:bCs/>
            <w:sz w:val="24"/>
            <w:szCs w:val="24"/>
          </w:rPr>
          <w:t xml:space="preserve">caused by </w:t>
        </w:r>
      </w:ins>
      <w:ins w:id="86" w:author="Theo Olsthoorn" w:date="2025-04-15T20:50:00Z" w16du:dateUtc="2025-04-15T18:50:00Z">
        <w:r w:rsidR="00AD082A">
          <w:rPr>
            <w:rFonts w:cstheme="minorHAnsi"/>
            <w:bCs/>
            <w:sz w:val="24"/>
            <w:szCs w:val="24"/>
          </w:rPr>
          <w:t xml:space="preserve">conductivity variations </w:t>
        </w:r>
      </w:ins>
      <w:del w:id="87" w:author="Theo Olsthoorn" w:date="2025-04-15T20:49:00Z" w16du:dateUtc="2025-04-15T18:49:00Z">
        <w:r w:rsidR="00A17BA4" w:rsidDel="00AD082A">
          <w:rPr>
            <w:rFonts w:cstheme="minorHAnsi"/>
            <w:bCs/>
            <w:sz w:val="24"/>
            <w:szCs w:val="24"/>
          </w:rPr>
          <w:delText>generated by</w:delText>
        </w:r>
        <w:r w:rsidR="00A17BA4" w:rsidRPr="00FE3E1F" w:rsidDel="00AD082A">
          <w:rPr>
            <w:rFonts w:cstheme="minorHAnsi"/>
            <w:bCs/>
            <w:sz w:val="24"/>
            <w:szCs w:val="24"/>
          </w:rPr>
          <w:delText xml:space="preserve"> </w:delText>
        </w:r>
        <w:r w:rsidR="00B74026" w:rsidDel="00AD082A">
          <w:rPr>
            <w:rFonts w:cstheme="minorHAnsi"/>
            <w:bCs/>
            <w:sz w:val="24"/>
            <w:szCs w:val="24"/>
          </w:rPr>
          <w:delText>flow through</w:delText>
        </w:r>
        <w:r w:rsidR="00A17BA4" w:rsidDel="00AD082A">
          <w:rPr>
            <w:rFonts w:cstheme="minorHAnsi"/>
            <w:bCs/>
            <w:sz w:val="24"/>
            <w:szCs w:val="24"/>
          </w:rPr>
          <w:delText xml:space="preserve"> </w:delText>
        </w:r>
      </w:del>
      <w:del w:id="88" w:author="Theo Olsthoorn" w:date="2025-04-15T20:50:00Z" w16du:dateUtc="2025-04-15T18:50:00Z">
        <w:r w:rsidR="00A17BA4" w:rsidDel="00AD082A">
          <w:rPr>
            <w:rFonts w:cstheme="minorHAnsi"/>
            <w:bCs/>
            <w:sz w:val="24"/>
            <w:szCs w:val="24"/>
          </w:rPr>
          <w:delText>heterogeneit</w:delText>
        </w:r>
        <w:r w:rsidR="00B74026" w:rsidDel="00AD082A">
          <w:rPr>
            <w:rFonts w:cstheme="minorHAnsi"/>
            <w:bCs/>
            <w:sz w:val="24"/>
            <w:szCs w:val="24"/>
          </w:rPr>
          <w:delText xml:space="preserve">ies </w:delText>
        </w:r>
      </w:del>
      <w:r w:rsidR="00B74026">
        <w:rPr>
          <w:rFonts w:cstheme="minorHAnsi"/>
          <w:bCs/>
          <w:sz w:val="24"/>
          <w:szCs w:val="24"/>
        </w:rPr>
        <w:t>in the aquifer at sub-model scale</w:t>
      </w:r>
      <w:ins w:id="89" w:author="Theo Olsthoorn" w:date="2025-04-15T20:50:00Z" w16du:dateUtc="2025-04-15T18:50:00Z">
        <w:r w:rsidR="00AD082A">
          <w:rPr>
            <w:rFonts w:cstheme="minorHAnsi"/>
            <w:bCs/>
            <w:sz w:val="24"/>
            <w:szCs w:val="24"/>
          </w:rPr>
          <w:t xml:space="preserve">. This means </w:t>
        </w:r>
      </w:ins>
      <w:del w:id="90" w:author="Theo Olsthoorn" w:date="2025-04-15T20:50:00Z" w16du:dateUtc="2025-04-15T18:50:00Z">
        <w:r w:rsidR="00B74026" w:rsidDel="00AD082A">
          <w:rPr>
            <w:rFonts w:cstheme="minorHAnsi"/>
            <w:bCs/>
            <w:sz w:val="24"/>
            <w:szCs w:val="24"/>
          </w:rPr>
          <w:delText xml:space="preserve"> meaning </w:delText>
        </w:r>
      </w:del>
      <w:r w:rsidR="00B74026">
        <w:rPr>
          <w:rFonts w:cstheme="minorHAnsi"/>
          <w:bCs/>
          <w:sz w:val="24"/>
          <w:szCs w:val="24"/>
        </w:rPr>
        <w:t>at</w:t>
      </w:r>
      <w:r w:rsidR="003F1876" w:rsidRPr="00FE3E1F">
        <w:rPr>
          <w:rFonts w:cstheme="minorHAnsi"/>
          <w:bCs/>
          <w:sz w:val="24"/>
          <w:szCs w:val="24"/>
        </w:rPr>
        <w:t xml:space="preserve"> </w:t>
      </w:r>
      <w:r w:rsidR="00A17BA4">
        <w:rPr>
          <w:rFonts w:cstheme="minorHAnsi"/>
          <w:bCs/>
          <w:sz w:val="24"/>
          <w:szCs w:val="24"/>
        </w:rPr>
        <w:t>local</w:t>
      </w:r>
      <w:r w:rsidR="003F1876" w:rsidRPr="00FE3E1F">
        <w:rPr>
          <w:rFonts w:cstheme="minorHAnsi"/>
          <w:bCs/>
          <w:sz w:val="24"/>
          <w:szCs w:val="24"/>
        </w:rPr>
        <w:t>-scale</w:t>
      </w:r>
      <w:r w:rsidR="00B74026">
        <w:rPr>
          <w:rFonts w:cstheme="minorHAnsi"/>
          <w:bCs/>
          <w:sz w:val="24"/>
          <w:szCs w:val="24"/>
        </w:rPr>
        <w:t xml:space="preserve"> as in</w:t>
      </w:r>
      <w:r w:rsidR="00A17BA4">
        <w:rPr>
          <w:rFonts w:cstheme="minorHAnsi"/>
          <w:bCs/>
          <w:sz w:val="24"/>
          <w:szCs w:val="24"/>
        </w:rPr>
        <w:t xml:space="preserve"> (</w:t>
      </w:r>
      <w:r w:rsidR="00A17BA4" w:rsidRPr="00E44941">
        <w:rPr>
          <w:rFonts w:cstheme="minorHAnsi"/>
          <w:bCs/>
          <w:sz w:val="24"/>
          <w:szCs w:val="24"/>
          <w:highlight w:val="yellow"/>
        </w:rPr>
        <w:t xml:space="preserve">Dagan </w:t>
      </w:r>
      <w:r w:rsidR="001E76DC">
        <w:rPr>
          <w:rFonts w:cstheme="minorHAnsi"/>
          <w:bCs/>
          <w:sz w:val="24"/>
          <w:szCs w:val="24"/>
          <w:highlight w:val="yellow"/>
        </w:rPr>
        <w:t>1</w:t>
      </w:r>
      <w:r w:rsidR="00A17BA4" w:rsidRPr="00E44941">
        <w:rPr>
          <w:rFonts w:cstheme="minorHAnsi"/>
          <w:bCs/>
          <w:sz w:val="24"/>
          <w:szCs w:val="24"/>
          <w:highlight w:val="yellow"/>
        </w:rPr>
        <w:t>989, figure 3.n</w:t>
      </w:r>
      <w:r w:rsidR="00A17BA4">
        <w:rPr>
          <w:rFonts w:cstheme="minorHAnsi"/>
          <w:bCs/>
          <w:sz w:val="24"/>
          <w:szCs w:val="24"/>
        </w:rPr>
        <w:t>)</w:t>
      </w:r>
      <w:r w:rsidR="00B74026">
        <w:rPr>
          <w:rFonts w:cstheme="minorHAnsi"/>
          <w:bCs/>
          <w:sz w:val="24"/>
          <w:szCs w:val="24"/>
        </w:rPr>
        <w:t xml:space="preserve"> and</w:t>
      </w:r>
      <w:r w:rsidR="00FC5989" w:rsidRPr="00FE3E1F">
        <w:rPr>
          <w:rFonts w:cstheme="minorHAnsi"/>
          <w:bCs/>
          <w:sz w:val="24"/>
          <w:szCs w:val="24"/>
        </w:rPr>
        <w:t xml:space="preserve"> </w:t>
      </w:r>
      <w:ins w:id="91" w:author="Theo Olsthoorn" w:date="2025-04-15T20:51:00Z" w16du:dateUtc="2025-04-15T18:51:00Z">
        <w:r w:rsidR="00AD082A">
          <w:rPr>
            <w:rFonts w:cstheme="minorHAnsi"/>
            <w:bCs/>
            <w:sz w:val="24"/>
            <w:szCs w:val="24"/>
          </w:rPr>
          <w:t xml:space="preserve">not </w:t>
        </w:r>
      </w:ins>
      <w:del w:id="92" w:author="Theo Olsthoorn" w:date="2025-04-15T20:51:00Z" w16du:dateUtc="2025-04-15T18:51:00Z">
        <w:r w:rsidR="00AC3A0A" w:rsidRPr="00FE3E1F" w:rsidDel="00AD082A">
          <w:rPr>
            <w:rFonts w:cstheme="minorHAnsi"/>
            <w:bCs/>
            <w:sz w:val="24"/>
            <w:szCs w:val="24"/>
          </w:rPr>
          <w:delText xml:space="preserve">instead of </w:delText>
        </w:r>
      </w:del>
      <w:r w:rsidR="00592BA0" w:rsidRPr="00FE3E1F">
        <w:rPr>
          <w:rFonts w:cstheme="minorHAnsi"/>
          <w:bCs/>
          <w:sz w:val="24"/>
          <w:szCs w:val="24"/>
        </w:rPr>
        <w:t xml:space="preserve">at </w:t>
      </w:r>
      <w:r w:rsidR="00AC3A0A" w:rsidRPr="00FE3E1F">
        <w:rPr>
          <w:rFonts w:cstheme="minorHAnsi"/>
          <w:bCs/>
          <w:sz w:val="24"/>
          <w:szCs w:val="24"/>
        </w:rPr>
        <w:t xml:space="preserve">micro-scale </w:t>
      </w:r>
      <w:r w:rsidR="00FC5989" w:rsidRPr="00FE3E1F">
        <w:rPr>
          <w:rFonts w:cstheme="minorHAnsi"/>
          <w:bCs/>
          <w:sz w:val="24"/>
          <w:szCs w:val="24"/>
        </w:rPr>
        <w:t xml:space="preserve">or pore-scale </w:t>
      </w:r>
      <w:r w:rsidR="00592BA0" w:rsidRPr="00FE3E1F">
        <w:rPr>
          <w:rFonts w:cstheme="minorHAnsi"/>
          <w:bCs/>
          <w:sz w:val="24"/>
          <w:szCs w:val="24"/>
        </w:rPr>
        <w:t>as</w:t>
      </w:r>
      <w:ins w:id="93" w:author="Theo Olsthoorn" w:date="2025-04-15T20:51:00Z" w16du:dateUtc="2025-04-15T18:51:00Z">
        <w:r w:rsidR="00AD082A">
          <w:rPr>
            <w:rFonts w:cstheme="minorHAnsi"/>
            <w:bCs/>
            <w:sz w:val="24"/>
            <w:szCs w:val="24"/>
          </w:rPr>
          <w:t xml:space="preserve"> is assumed</w:t>
        </w:r>
      </w:ins>
      <w:r w:rsidR="00592BA0" w:rsidRPr="00FE3E1F">
        <w:rPr>
          <w:rFonts w:cstheme="minorHAnsi"/>
          <w:bCs/>
          <w:sz w:val="24"/>
          <w:szCs w:val="24"/>
        </w:rPr>
        <w:t xml:space="preserve"> </w:t>
      </w:r>
      <w:r w:rsidR="008A6366">
        <w:rPr>
          <w:rFonts w:cstheme="minorHAnsi"/>
          <w:bCs/>
          <w:sz w:val="24"/>
          <w:szCs w:val="24"/>
        </w:rPr>
        <w:t xml:space="preserve">in </w:t>
      </w:r>
      <w:r w:rsidR="00AC3A0A" w:rsidRPr="00FE3E1F">
        <w:rPr>
          <w:rFonts w:cstheme="minorHAnsi"/>
          <w:bCs/>
          <w:sz w:val="24"/>
          <w:szCs w:val="24"/>
        </w:rPr>
        <w:t xml:space="preserve">classical </w:t>
      </w:r>
      <w:r w:rsidR="00590EEA">
        <w:rPr>
          <w:rFonts w:cstheme="minorHAnsi"/>
          <w:bCs/>
          <w:sz w:val="24"/>
          <w:szCs w:val="24"/>
        </w:rPr>
        <w:t>dispersion theory</w:t>
      </w:r>
      <w:r w:rsidR="00592BA0" w:rsidRPr="00FE3E1F">
        <w:rPr>
          <w:rFonts w:cstheme="minorHAnsi"/>
          <w:bCs/>
          <w:sz w:val="24"/>
          <w:szCs w:val="24"/>
        </w:rPr>
        <w:t xml:space="preserve"> (</w:t>
      </w:r>
      <w:r w:rsidR="00590EEA" w:rsidRPr="00E44941">
        <w:rPr>
          <w:rFonts w:cstheme="minorHAnsi"/>
          <w:bCs/>
          <w:sz w:val="24"/>
          <w:szCs w:val="24"/>
          <w:highlight w:val="yellow"/>
        </w:rPr>
        <w:t xml:space="preserve">Bear, </w:t>
      </w:r>
      <w:r w:rsidR="00B74026" w:rsidRPr="00E44941">
        <w:rPr>
          <w:rFonts w:cstheme="minorHAnsi"/>
          <w:bCs/>
          <w:sz w:val="24"/>
          <w:szCs w:val="24"/>
          <w:highlight w:val="yellow"/>
        </w:rPr>
        <w:t xml:space="preserve">Molz, Neumann, </w:t>
      </w:r>
      <w:r w:rsidR="00590EEA" w:rsidRPr="00E44941">
        <w:rPr>
          <w:rFonts w:cstheme="minorHAnsi"/>
          <w:bCs/>
          <w:sz w:val="24"/>
          <w:szCs w:val="24"/>
          <w:highlight w:val="yellow"/>
        </w:rPr>
        <w:t>Batu</w:t>
      </w:r>
      <w:r w:rsidR="00592BA0" w:rsidRPr="00FE3E1F">
        <w:rPr>
          <w:rFonts w:cstheme="minorHAnsi"/>
          <w:bCs/>
          <w:sz w:val="24"/>
          <w:szCs w:val="24"/>
        </w:rPr>
        <w:t>)</w:t>
      </w:r>
      <w:r w:rsidR="00CA15E4" w:rsidRPr="00FE3E1F">
        <w:rPr>
          <w:rFonts w:cstheme="minorHAnsi"/>
          <w:bCs/>
          <w:sz w:val="24"/>
          <w:szCs w:val="24"/>
        </w:rPr>
        <w:t xml:space="preserve">. </w:t>
      </w:r>
      <w:r w:rsidR="00BC3C15">
        <w:rPr>
          <w:rFonts w:cstheme="minorHAnsi"/>
          <w:bCs/>
          <w:sz w:val="24"/>
          <w:szCs w:val="24"/>
        </w:rPr>
        <w:t>T</w:t>
      </w:r>
      <w:r w:rsidR="00A17BA4" w:rsidRPr="00A17BA4">
        <w:rPr>
          <w:rFonts w:cstheme="minorHAnsi"/>
          <w:bCs/>
          <w:sz w:val="24"/>
          <w:szCs w:val="24"/>
        </w:rPr>
        <w:t xml:space="preserve">he </w:t>
      </w:r>
      <w:r w:rsidR="00082919">
        <w:rPr>
          <w:rFonts w:cstheme="minorHAnsi"/>
          <w:bCs/>
          <w:sz w:val="24"/>
          <w:szCs w:val="24"/>
        </w:rPr>
        <w:t xml:space="preserve">dimensions </w:t>
      </w:r>
      <w:r w:rsidR="00A17BA4" w:rsidRPr="00A17BA4">
        <w:rPr>
          <w:rFonts w:cstheme="minorHAnsi"/>
          <w:bCs/>
          <w:sz w:val="24"/>
          <w:szCs w:val="24"/>
        </w:rPr>
        <w:t>of the</w:t>
      </w:r>
      <w:r w:rsidR="00082919">
        <w:rPr>
          <w:rFonts w:cstheme="minorHAnsi"/>
          <w:bCs/>
          <w:sz w:val="24"/>
          <w:szCs w:val="24"/>
        </w:rPr>
        <w:t xml:space="preserve"> process at</w:t>
      </w:r>
      <w:r w:rsidR="00A17BA4" w:rsidRPr="00A17BA4">
        <w:rPr>
          <w:rFonts w:cstheme="minorHAnsi"/>
          <w:bCs/>
          <w:sz w:val="24"/>
          <w:szCs w:val="24"/>
        </w:rPr>
        <w:t xml:space="preserve"> </w:t>
      </w:r>
      <w:r w:rsidR="00082919">
        <w:rPr>
          <w:rFonts w:cstheme="minorHAnsi"/>
          <w:bCs/>
          <w:sz w:val="24"/>
          <w:szCs w:val="24"/>
        </w:rPr>
        <w:t>local scale</w:t>
      </w:r>
      <w:r w:rsidR="00A17BA4" w:rsidRPr="00A17BA4">
        <w:rPr>
          <w:rFonts w:cstheme="minorHAnsi"/>
          <w:bCs/>
          <w:sz w:val="24"/>
          <w:szCs w:val="24"/>
        </w:rPr>
        <w:t xml:space="preserve"> </w:t>
      </w:r>
      <w:r w:rsidR="00BC3C15">
        <w:rPr>
          <w:rFonts w:cstheme="minorHAnsi"/>
          <w:bCs/>
          <w:sz w:val="24"/>
          <w:szCs w:val="24"/>
        </w:rPr>
        <w:t>are</w:t>
      </w:r>
      <w:r w:rsidR="005E0893" w:rsidRPr="00A17BA4">
        <w:rPr>
          <w:rFonts w:cstheme="minorHAnsi"/>
          <w:bCs/>
          <w:sz w:val="24"/>
          <w:szCs w:val="24"/>
        </w:rPr>
        <w:t xml:space="preserve"> </w:t>
      </w:r>
      <w:r w:rsidR="00BC3C15">
        <w:rPr>
          <w:rFonts w:cstheme="minorHAnsi"/>
          <w:bCs/>
          <w:sz w:val="24"/>
          <w:szCs w:val="24"/>
        </w:rPr>
        <w:t>indicat</w:t>
      </w:r>
      <w:r w:rsidR="00590EEA">
        <w:rPr>
          <w:rFonts w:cstheme="minorHAnsi"/>
          <w:bCs/>
          <w:sz w:val="24"/>
          <w:szCs w:val="24"/>
        </w:rPr>
        <w:t>ed</w:t>
      </w:r>
      <w:r w:rsidR="00583DEA">
        <w:rPr>
          <w:rFonts w:cstheme="minorHAnsi"/>
          <w:bCs/>
          <w:sz w:val="24"/>
          <w:szCs w:val="24"/>
        </w:rPr>
        <w:t xml:space="preserve"> </w:t>
      </w:r>
      <w:r w:rsidR="00590EEA" w:rsidRPr="00A17BA4">
        <w:rPr>
          <w:rFonts w:cstheme="minorHAnsi"/>
          <w:bCs/>
          <w:sz w:val="24"/>
          <w:szCs w:val="24"/>
        </w:rPr>
        <w:t xml:space="preserve">in </w:t>
      </w:r>
      <w:r w:rsidR="00590EEA" w:rsidRPr="00E44941">
        <w:rPr>
          <w:rFonts w:cstheme="minorHAnsi"/>
          <w:bCs/>
          <w:sz w:val="24"/>
          <w:szCs w:val="24"/>
          <w:highlight w:val="yellow"/>
        </w:rPr>
        <w:t>figure NN in</w:t>
      </w:r>
      <w:r w:rsidR="00366130" w:rsidRPr="00E44941">
        <w:rPr>
          <w:rFonts w:cstheme="minorHAnsi"/>
          <w:bCs/>
          <w:sz w:val="24"/>
          <w:szCs w:val="24"/>
          <w:highlight w:val="yellow"/>
        </w:rPr>
        <w:t xml:space="preserve"> </w:t>
      </w:r>
      <w:proofErr w:type="spellStart"/>
      <w:r w:rsidR="00366130" w:rsidRPr="00E44941">
        <w:rPr>
          <w:rFonts w:cstheme="minorHAnsi"/>
          <w:bCs/>
          <w:sz w:val="24"/>
          <w:szCs w:val="24"/>
          <w:highlight w:val="yellow"/>
        </w:rPr>
        <w:t>Kinzelbach</w:t>
      </w:r>
      <w:proofErr w:type="spellEnd"/>
      <w:r w:rsidR="00742484" w:rsidRPr="00E44941">
        <w:rPr>
          <w:rFonts w:cstheme="minorHAnsi"/>
          <w:bCs/>
          <w:sz w:val="24"/>
          <w:szCs w:val="24"/>
          <w:highlight w:val="yellow"/>
        </w:rPr>
        <w:t xml:space="preserve"> </w:t>
      </w:r>
      <w:r w:rsidR="003F1876" w:rsidRPr="00E44941">
        <w:rPr>
          <w:rFonts w:cstheme="minorHAnsi"/>
          <w:bCs/>
          <w:sz w:val="24"/>
          <w:szCs w:val="24"/>
          <w:highlight w:val="yellow"/>
        </w:rPr>
        <w:t xml:space="preserve">and </w:t>
      </w:r>
      <w:r w:rsidR="00930C30" w:rsidRPr="00E44941">
        <w:rPr>
          <w:rFonts w:cstheme="minorHAnsi"/>
          <w:bCs/>
          <w:sz w:val="24"/>
          <w:szCs w:val="24"/>
          <w:highlight w:val="yellow"/>
        </w:rPr>
        <w:t>N</w:t>
      </w:r>
      <w:r w:rsidR="00A17BA4" w:rsidRPr="00E44941">
        <w:rPr>
          <w:rFonts w:cstheme="minorHAnsi"/>
          <w:bCs/>
          <w:sz w:val="24"/>
          <w:szCs w:val="24"/>
          <w:highlight w:val="yellow"/>
        </w:rPr>
        <w:t>ame</w:t>
      </w:r>
      <w:r w:rsidR="003F2780" w:rsidRPr="00E44941">
        <w:rPr>
          <w:rFonts w:cstheme="minorHAnsi"/>
          <w:bCs/>
          <w:sz w:val="24"/>
          <w:szCs w:val="24"/>
          <w:highlight w:val="yellow"/>
        </w:rPr>
        <w:t xml:space="preserve"> </w:t>
      </w:r>
      <w:r w:rsidR="00C9765F" w:rsidRPr="00E44941">
        <w:rPr>
          <w:rFonts w:cstheme="minorHAnsi"/>
          <w:bCs/>
          <w:sz w:val="24"/>
          <w:szCs w:val="24"/>
          <w:highlight w:val="yellow"/>
        </w:rPr>
        <w:t>(</w:t>
      </w:r>
      <w:r w:rsidR="00590EEA" w:rsidRPr="00E44941">
        <w:rPr>
          <w:rFonts w:cstheme="minorHAnsi"/>
          <w:bCs/>
          <w:sz w:val="24"/>
          <w:szCs w:val="24"/>
          <w:highlight w:val="yellow"/>
        </w:rPr>
        <w:t>REF</w:t>
      </w:r>
      <w:r w:rsidR="00C9765F" w:rsidRPr="00E44941">
        <w:rPr>
          <w:rFonts w:cstheme="minorHAnsi"/>
          <w:bCs/>
          <w:sz w:val="24"/>
          <w:szCs w:val="24"/>
          <w:highlight w:val="yellow"/>
        </w:rPr>
        <w:t>)</w:t>
      </w:r>
      <w:ins w:id="94" w:author="Theo Olsthoorn" w:date="2025-04-15T20:51:00Z" w16du:dateUtc="2025-04-15T18:51:00Z">
        <w:r w:rsidR="00AD082A">
          <w:rPr>
            <w:rFonts w:cstheme="minorHAnsi"/>
            <w:bCs/>
            <w:sz w:val="24"/>
            <w:szCs w:val="24"/>
          </w:rPr>
          <w:t xml:space="preserve">, which </w:t>
        </w:r>
      </w:ins>
      <w:del w:id="95" w:author="Theo Olsthoorn" w:date="2025-04-15T20:51:00Z" w16du:dateUtc="2025-04-15T18:51:00Z">
        <w:r w:rsidR="003F1876" w:rsidRPr="00A17BA4" w:rsidDel="00AD082A">
          <w:rPr>
            <w:rFonts w:cstheme="minorHAnsi"/>
            <w:bCs/>
            <w:sz w:val="24"/>
            <w:szCs w:val="24"/>
          </w:rPr>
          <w:delText xml:space="preserve"> </w:delText>
        </w:r>
        <w:r w:rsidR="00583DEA" w:rsidDel="00AD082A">
          <w:rPr>
            <w:rFonts w:cstheme="minorHAnsi"/>
            <w:bCs/>
            <w:sz w:val="24"/>
            <w:szCs w:val="24"/>
          </w:rPr>
          <w:delText xml:space="preserve">that </w:delText>
        </w:r>
      </w:del>
      <w:r w:rsidR="005E0893" w:rsidRPr="00A17BA4">
        <w:rPr>
          <w:rFonts w:cstheme="minorHAnsi"/>
          <w:bCs/>
          <w:sz w:val="24"/>
          <w:szCs w:val="24"/>
        </w:rPr>
        <w:t>show</w:t>
      </w:r>
      <w:r w:rsidR="00583DEA">
        <w:rPr>
          <w:rFonts w:cstheme="minorHAnsi"/>
          <w:bCs/>
          <w:sz w:val="24"/>
          <w:szCs w:val="24"/>
        </w:rPr>
        <w:t>s</w:t>
      </w:r>
      <w:r w:rsidR="00A17BA4" w:rsidRPr="00A17BA4">
        <w:rPr>
          <w:rFonts w:cstheme="minorHAnsi"/>
          <w:bCs/>
          <w:sz w:val="24"/>
          <w:szCs w:val="24"/>
        </w:rPr>
        <w:t xml:space="preserve"> heterogeneous zones or gravel pockets in a sandy aquifer </w:t>
      </w:r>
      <w:r w:rsidR="003F1876" w:rsidRPr="00A17BA4">
        <w:rPr>
          <w:rFonts w:cstheme="minorHAnsi"/>
          <w:bCs/>
          <w:sz w:val="24"/>
          <w:szCs w:val="24"/>
        </w:rPr>
        <w:t>in the</w:t>
      </w:r>
      <w:r w:rsidR="00742484" w:rsidRPr="00A17BA4">
        <w:rPr>
          <w:rFonts w:cstheme="minorHAnsi"/>
          <w:bCs/>
          <w:sz w:val="24"/>
          <w:szCs w:val="24"/>
        </w:rPr>
        <w:t xml:space="preserve"> </w:t>
      </w:r>
      <w:r w:rsidR="00616C58" w:rsidRPr="00A17BA4">
        <w:rPr>
          <w:rFonts w:cstheme="minorHAnsi"/>
          <w:bCs/>
          <w:sz w:val="24"/>
          <w:szCs w:val="24"/>
        </w:rPr>
        <w:t>range of</w:t>
      </w:r>
      <w:r w:rsidR="003F1876" w:rsidRPr="00A17BA4">
        <w:rPr>
          <w:rFonts w:cstheme="minorHAnsi"/>
          <w:bCs/>
          <w:sz w:val="24"/>
          <w:szCs w:val="24"/>
        </w:rPr>
        <w:t xml:space="preserve"> </w:t>
      </w:r>
      <w:r w:rsidR="00742484" w:rsidRPr="00A17BA4">
        <w:rPr>
          <w:rFonts w:cstheme="minorHAnsi"/>
          <w:bCs/>
          <w:sz w:val="24"/>
          <w:szCs w:val="24"/>
        </w:rPr>
        <w:t>one to tens of meters</w:t>
      </w:r>
      <w:r w:rsidR="00BC3C15">
        <w:rPr>
          <w:rFonts w:cstheme="minorHAnsi"/>
          <w:bCs/>
          <w:sz w:val="24"/>
          <w:szCs w:val="24"/>
        </w:rPr>
        <w:t>. This</w:t>
      </w:r>
      <w:r w:rsidR="00AE687B">
        <w:rPr>
          <w:rFonts w:cstheme="minorHAnsi"/>
          <w:bCs/>
          <w:sz w:val="24"/>
          <w:szCs w:val="24"/>
        </w:rPr>
        <w:t xml:space="preserve"> is</w:t>
      </w:r>
      <w:r w:rsidR="00590EEA">
        <w:rPr>
          <w:rFonts w:cstheme="minorHAnsi"/>
          <w:bCs/>
          <w:sz w:val="24"/>
          <w:szCs w:val="24"/>
        </w:rPr>
        <w:t xml:space="preserve"> </w:t>
      </w:r>
      <w:r w:rsidR="00BC3C15">
        <w:rPr>
          <w:rFonts w:cstheme="minorHAnsi"/>
          <w:bCs/>
          <w:sz w:val="24"/>
          <w:szCs w:val="24"/>
        </w:rPr>
        <w:t>support</w:t>
      </w:r>
      <w:r w:rsidR="00AE687B">
        <w:rPr>
          <w:rFonts w:cstheme="minorHAnsi"/>
          <w:bCs/>
          <w:sz w:val="24"/>
          <w:szCs w:val="24"/>
        </w:rPr>
        <w:t>ed by</w:t>
      </w:r>
      <w:r w:rsidR="00D416BC">
        <w:rPr>
          <w:rFonts w:cstheme="minorHAnsi"/>
          <w:bCs/>
          <w:sz w:val="24"/>
          <w:szCs w:val="24"/>
        </w:rPr>
        <w:t xml:space="preserve"> the values</w:t>
      </w:r>
      <w:r w:rsidR="00590EEA">
        <w:rPr>
          <w:rFonts w:cstheme="minorHAnsi"/>
          <w:bCs/>
          <w:sz w:val="24"/>
          <w:szCs w:val="24"/>
        </w:rPr>
        <w:t xml:space="preserve"> </w:t>
      </w:r>
      <w:r w:rsidR="00BC3C15">
        <w:rPr>
          <w:rFonts w:cstheme="minorHAnsi"/>
          <w:bCs/>
          <w:sz w:val="24"/>
          <w:szCs w:val="24"/>
        </w:rPr>
        <w:t xml:space="preserve">of the characteristic lengths </w:t>
      </w:r>
      <w:r w:rsidR="00D416BC">
        <w:rPr>
          <w:rFonts w:cstheme="minorHAnsi"/>
          <w:bCs/>
          <w:sz w:val="24"/>
          <w:szCs w:val="24"/>
        </w:rPr>
        <w:t xml:space="preserve">reported from </w:t>
      </w:r>
      <w:r w:rsidR="00444EE5">
        <w:rPr>
          <w:rFonts w:cstheme="minorHAnsi"/>
          <w:bCs/>
          <w:sz w:val="24"/>
          <w:szCs w:val="24"/>
        </w:rPr>
        <w:t xml:space="preserve">large </w:t>
      </w:r>
      <w:r w:rsidR="00590EEA">
        <w:rPr>
          <w:rFonts w:cstheme="minorHAnsi"/>
          <w:bCs/>
          <w:sz w:val="24"/>
          <w:szCs w:val="24"/>
        </w:rPr>
        <w:t>field experiments</w:t>
      </w:r>
      <w:ins w:id="96" w:author="Theo Olsthoorn" w:date="2025-04-15T20:52:00Z" w16du:dateUtc="2025-04-15T18:52:00Z">
        <w:r w:rsidR="00AD082A">
          <w:rPr>
            <w:rFonts w:cstheme="minorHAnsi"/>
            <w:bCs/>
            <w:sz w:val="24"/>
            <w:szCs w:val="24"/>
          </w:rPr>
          <w:t xml:space="preserve">, which </w:t>
        </w:r>
      </w:ins>
      <w:del w:id="97" w:author="Theo Olsthoorn" w:date="2025-04-15T20:52:00Z" w16du:dateUtc="2025-04-15T18:52:00Z">
        <w:r w:rsidR="00590EEA" w:rsidDel="00AD082A">
          <w:rPr>
            <w:rFonts w:cstheme="minorHAnsi"/>
            <w:bCs/>
            <w:sz w:val="24"/>
            <w:szCs w:val="24"/>
          </w:rPr>
          <w:delText xml:space="preserve"> </w:delText>
        </w:r>
      </w:del>
      <w:ins w:id="98" w:author="Theo Olsthoorn" w:date="2025-04-15T20:52:00Z" w16du:dateUtc="2025-04-15T18:52:00Z">
        <w:r w:rsidR="00AD082A">
          <w:rPr>
            <w:rFonts w:cstheme="minorHAnsi"/>
            <w:bCs/>
            <w:sz w:val="24"/>
            <w:szCs w:val="24"/>
          </w:rPr>
          <w:t xml:space="preserve">have been carried out </w:t>
        </w:r>
      </w:ins>
      <w:r w:rsidR="00444EE5">
        <w:rPr>
          <w:rFonts w:cstheme="minorHAnsi"/>
          <w:bCs/>
          <w:sz w:val="24"/>
          <w:szCs w:val="24"/>
        </w:rPr>
        <w:t xml:space="preserve">all over the world </w:t>
      </w:r>
      <w:r w:rsidR="00590EEA">
        <w:rPr>
          <w:rFonts w:cstheme="minorHAnsi"/>
          <w:bCs/>
          <w:sz w:val="24"/>
          <w:szCs w:val="24"/>
        </w:rPr>
        <w:t>(De Lange, 2022)</w:t>
      </w:r>
      <w:r w:rsidR="003F1876" w:rsidRPr="00A17BA4">
        <w:rPr>
          <w:rFonts w:cstheme="minorHAnsi"/>
          <w:bCs/>
          <w:sz w:val="24"/>
          <w:szCs w:val="24"/>
        </w:rPr>
        <w:t>.</w:t>
      </w:r>
      <w:r w:rsidR="003F1876" w:rsidRPr="00FE3E1F">
        <w:rPr>
          <w:rFonts w:cstheme="minorHAnsi"/>
          <w:bCs/>
          <w:sz w:val="24"/>
          <w:szCs w:val="24"/>
        </w:rPr>
        <w:t xml:space="preserve"> </w:t>
      </w:r>
    </w:p>
    <w:p w14:paraId="5D2AD850" w14:textId="77777777" w:rsidR="00B71B25" w:rsidRPr="00FE3E1F" w:rsidRDefault="00B71B25" w:rsidP="00245927">
      <w:pPr>
        <w:rPr>
          <w:rFonts w:cstheme="minorHAnsi"/>
          <w:bCs/>
          <w:sz w:val="24"/>
          <w:szCs w:val="24"/>
        </w:rPr>
      </w:pPr>
    </w:p>
    <w:p w14:paraId="360CFB23" w14:textId="2717690F" w:rsidR="00670F94" w:rsidRPr="00FE3E1F" w:rsidRDefault="00566238" w:rsidP="001D57ED">
      <w:pPr>
        <w:rPr>
          <w:rFonts w:cstheme="minorHAnsi"/>
          <w:bCs/>
          <w:sz w:val="24"/>
          <w:szCs w:val="24"/>
        </w:rPr>
      </w:pPr>
      <w:r w:rsidRPr="00FE3E1F">
        <w:rPr>
          <w:rFonts w:cstheme="minorHAnsi"/>
          <w:bCs/>
          <w:sz w:val="24"/>
          <w:szCs w:val="24"/>
        </w:rPr>
        <w:t xml:space="preserve">The conceptual model </w:t>
      </w:r>
      <w:r>
        <w:rPr>
          <w:rFonts w:cstheme="minorHAnsi"/>
          <w:bCs/>
          <w:sz w:val="24"/>
          <w:szCs w:val="24"/>
        </w:rPr>
        <w:t xml:space="preserve">of </w:t>
      </w:r>
      <w:r w:rsidRPr="00FE3E1F">
        <w:rPr>
          <w:rFonts w:cstheme="minorHAnsi"/>
          <w:bCs/>
          <w:sz w:val="24"/>
          <w:szCs w:val="24"/>
        </w:rPr>
        <w:t xml:space="preserve">ATP is fundamentally </w:t>
      </w:r>
      <w:r>
        <w:rPr>
          <w:rFonts w:cstheme="minorHAnsi"/>
          <w:bCs/>
          <w:sz w:val="24"/>
          <w:szCs w:val="24"/>
        </w:rPr>
        <w:t>different</w:t>
      </w:r>
      <w:r w:rsidRPr="00FE3E1F">
        <w:rPr>
          <w:rFonts w:cstheme="minorHAnsi"/>
          <w:bCs/>
          <w:sz w:val="24"/>
          <w:szCs w:val="24"/>
        </w:rPr>
        <w:t xml:space="preserve"> from </w:t>
      </w:r>
      <w:r>
        <w:rPr>
          <w:rFonts w:cstheme="minorHAnsi"/>
          <w:bCs/>
          <w:sz w:val="24"/>
          <w:szCs w:val="24"/>
        </w:rPr>
        <w:t xml:space="preserve">that of </w:t>
      </w:r>
      <w:r w:rsidRPr="00FE3E1F">
        <w:rPr>
          <w:rFonts w:cstheme="minorHAnsi"/>
          <w:bCs/>
          <w:sz w:val="24"/>
          <w:szCs w:val="24"/>
        </w:rPr>
        <w:t>classical theory</w:t>
      </w:r>
      <w:r>
        <w:rPr>
          <w:rFonts w:cstheme="minorHAnsi"/>
          <w:bCs/>
          <w:sz w:val="24"/>
          <w:szCs w:val="24"/>
        </w:rPr>
        <w:t xml:space="preserve"> (Bear, Dagan)</w:t>
      </w:r>
      <w:r w:rsidRPr="00FE3E1F">
        <w:rPr>
          <w:rFonts w:cstheme="minorHAnsi"/>
          <w:bCs/>
          <w:sz w:val="24"/>
          <w:szCs w:val="24"/>
        </w:rPr>
        <w:t xml:space="preserve"> and </w:t>
      </w:r>
      <w:r>
        <w:rPr>
          <w:rFonts w:cstheme="minorHAnsi"/>
          <w:bCs/>
          <w:sz w:val="24"/>
          <w:szCs w:val="24"/>
        </w:rPr>
        <w:t xml:space="preserve">leads to a </w:t>
      </w:r>
      <w:r w:rsidRPr="00FE3E1F">
        <w:rPr>
          <w:rFonts w:cstheme="minorHAnsi"/>
          <w:bCs/>
          <w:sz w:val="24"/>
          <w:szCs w:val="24"/>
        </w:rPr>
        <w:t>set of equations</w:t>
      </w:r>
      <w:r>
        <w:rPr>
          <w:rFonts w:cstheme="minorHAnsi"/>
          <w:bCs/>
          <w:sz w:val="24"/>
          <w:szCs w:val="24"/>
        </w:rPr>
        <w:t xml:space="preserve"> for distinguished situations.</w:t>
      </w:r>
      <w:r w:rsidRPr="00A17BA4">
        <w:rPr>
          <w:rFonts w:cstheme="minorHAnsi"/>
          <w:bCs/>
          <w:sz w:val="24"/>
          <w:szCs w:val="24"/>
        </w:rPr>
        <w:t xml:space="preserve"> </w:t>
      </w:r>
      <w:r>
        <w:rPr>
          <w:rFonts w:cstheme="minorHAnsi"/>
          <w:bCs/>
          <w:sz w:val="24"/>
          <w:szCs w:val="24"/>
        </w:rPr>
        <w:t>In ATP, m</w:t>
      </w:r>
      <w:r w:rsidR="000253C6" w:rsidRPr="00FE3E1F">
        <w:rPr>
          <w:rFonts w:cstheme="minorHAnsi"/>
          <w:bCs/>
          <w:sz w:val="24"/>
          <w:szCs w:val="24"/>
        </w:rPr>
        <w:t xml:space="preserve">echanical dispersion occurs </w:t>
      </w:r>
      <w:r w:rsidR="004A7C58" w:rsidRPr="00FE3E1F">
        <w:rPr>
          <w:rFonts w:cstheme="minorHAnsi"/>
          <w:bCs/>
          <w:sz w:val="24"/>
          <w:szCs w:val="24"/>
        </w:rPr>
        <w:t>while water particles are moving</w:t>
      </w:r>
      <w:r w:rsidR="000E3920" w:rsidRPr="00FE3E1F">
        <w:rPr>
          <w:rFonts w:cstheme="minorHAnsi"/>
          <w:bCs/>
          <w:sz w:val="24"/>
          <w:szCs w:val="24"/>
        </w:rPr>
        <w:t>,</w:t>
      </w:r>
      <w:r w:rsidR="000253C6" w:rsidRPr="00FE3E1F">
        <w:rPr>
          <w:rFonts w:cstheme="minorHAnsi"/>
          <w:bCs/>
          <w:sz w:val="24"/>
          <w:szCs w:val="24"/>
        </w:rPr>
        <w:t xml:space="preserve"> so in longitudinal direction</w:t>
      </w:r>
      <w:r w:rsidR="000E3920" w:rsidRPr="00FE3E1F">
        <w:rPr>
          <w:rFonts w:cstheme="minorHAnsi"/>
          <w:bCs/>
          <w:sz w:val="24"/>
          <w:szCs w:val="24"/>
        </w:rPr>
        <w:t xml:space="preserve"> of </w:t>
      </w:r>
      <w:r w:rsidR="00D62B66" w:rsidRPr="00FE3E1F">
        <w:rPr>
          <w:rFonts w:cstheme="minorHAnsi"/>
          <w:bCs/>
          <w:sz w:val="24"/>
          <w:szCs w:val="24"/>
        </w:rPr>
        <w:t xml:space="preserve">the </w:t>
      </w:r>
      <w:r w:rsidR="000E3920" w:rsidRPr="00FE3E1F">
        <w:rPr>
          <w:rFonts w:cstheme="minorHAnsi"/>
          <w:bCs/>
          <w:sz w:val="24"/>
          <w:szCs w:val="24"/>
        </w:rPr>
        <w:t>groundwater flow</w:t>
      </w:r>
      <w:r w:rsidR="000253C6" w:rsidRPr="00FE3E1F">
        <w:rPr>
          <w:rFonts w:cstheme="minorHAnsi"/>
          <w:bCs/>
          <w:sz w:val="24"/>
          <w:szCs w:val="24"/>
        </w:rPr>
        <w:t xml:space="preserve">. </w:t>
      </w:r>
      <w:r w:rsidR="00752FE1">
        <w:rPr>
          <w:rFonts w:cstheme="minorHAnsi"/>
          <w:bCs/>
          <w:sz w:val="24"/>
          <w:szCs w:val="24"/>
        </w:rPr>
        <w:t>I</w:t>
      </w:r>
      <w:r w:rsidR="00866CF6">
        <w:rPr>
          <w:rFonts w:cstheme="minorHAnsi"/>
          <w:bCs/>
          <w:sz w:val="24"/>
          <w:szCs w:val="24"/>
        </w:rPr>
        <w:t>n a model. i</w:t>
      </w:r>
      <w:r w:rsidR="00752FE1">
        <w:rPr>
          <w:rFonts w:cstheme="minorHAnsi"/>
          <w:bCs/>
          <w:sz w:val="24"/>
          <w:szCs w:val="24"/>
        </w:rPr>
        <w:t>t</w:t>
      </w:r>
      <w:r w:rsidR="000253C6" w:rsidRPr="00FE3E1F">
        <w:rPr>
          <w:rFonts w:cstheme="minorHAnsi"/>
          <w:bCs/>
          <w:sz w:val="24"/>
          <w:szCs w:val="24"/>
        </w:rPr>
        <w:t xml:space="preserve"> is additional to</w:t>
      </w:r>
      <w:r w:rsidR="008250F1" w:rsidRPr="00FE3E1F">
        <w:rPr>
          <w:rFonts w:cstheme="minorHAnsi"/>
          <w:bCs/>
          <w:sz w:val="24"/>
          <w:szCs w:val="24"/>
        </w:rPr>
        <w:t xml:space="preserve"> </w:t>
      </w:r>
      <w:r w:rsidR="00752FE1">
        <w:rPr>
          <w:rFonts w:cstheme="minorHAnsi"/>
          <w:bCs/>
          <w:sz w:val="24"/>
          <w:szCs w:val="24"/>
        </w:rPr>
        <w:t xml:space="preserve">transport processes at </w:t>
      </w:r>
      <w:r w:rsidR="000253C6" w:rsidRPr="00FE3E1F">
        <w:rPr>
          <w:rFonts w:cstheme="minorHAnsi"/>
          <w:bCs/>
          <w:sz w:val="24"/>
          <w:szCs w:val="24"/>
        </w:rPr>
        <w:t xml:space="preserve">average velocity in the aquifer or </w:t>
      </w:r>
      <w:r w:rsidR="00752FE1">
        <w:rPr>
          <w:rFonts w:cstheme="minorHAnsi"/>
          <w:bCs/>
          <w:sz w:val="24"/>
          <w:szCs w:val="24"/>
        </w:rPr>
        <w:t xml:space="preserve">in a model </w:t>
      </w:r>
      <w:r w:rsidR="000253C6" w:rsidRPr="00FE3E1F">
        <w:rPr>
          <w:rFonts w:cstheme="minorHAnsi"/>
          <w:bCs/>
          <w:sz w:val="24"/>
          <w:szCs w:val="24"/>
        </w:rPr>
        <w:t>cell.</w:t>
      </w:r>
      <w:r w:rsidR="00D1274E" w:rsidRPr="00FE3E1F">
        <w:rPr>
          <w:rFonts w:cstheme="minorHAnsi"/>
          <w:bCs/>
          <w:sz w:val="24"/>
          <w:szCs w:val="24"/>
        </w:rPr>
        <w:t xml:space="preserve"> </w:t>
      </w:r>
      <w:r w:rsidR="00041810" w:rsidRPr="00FE3E1F">
        <w:rPr>
          <w:rFonts w:cstheme="minorHAnsi"/>
          <w:bCs/>
          <w:sz w:val="24"/>
          <w:szCs w:val="24"/>
        </w:rPr>
        <w:t>In the p</w:t>
      </w:r>
      <w:r w:rsidR="00366130" w:rsidRPr="00FE3E1F">
        <w:rPr>
          <w:rFonts w:cstheme="minorHAnsi"/>
          <w:bCs/>
          <w:sz w:val="24"/>
          <w:szCs w:val="24"/>
        </w:rPr>
        <w:t>resent work</w:t>
      </w:r>
      <w:r w:rsidR="00041810" w:rsidRPr="00FE3E1F">
        <w:rPr>
          <w:rFonts w:cstheme="minorHAnsi"/>
          <w:bCs/>
          <w:sz w:val="24"/>
          <w:szCs w:val="24"/>
        </w:rPr>
        <w:t xml:space="preserve">, </w:t>
      </w:r>
      <w:r w:rsidR="00366130" w:rsidRPr="00FE3E1F">
        <w:rPr>
          <w:rFonts w:cstheme="minorHAnsi"/>
          <w:bCs/>
          <w:sz w:val="24"/>
          <w:szCs w:val="24"/>
        </w:rPr>
        <w:t xml:space="preserve">dispersion </w:t>
      </w:r>
      <w:r w:rsidR="00041810" w:rsidRPr="00FE3E1F">
        <w:rPr>
          <w:rFonts w:cstheme="minorHAnsi"/>
          <w:bCs/>
          <w:sz w:val="24"/>
          <w:szCs w:val="24"/>
        </w:rPr>
        <w:t xml:space="preserve">is </w:t>
      </w:r>
      <w:r w:rsidR="00866CF6">
        <w:rPr>
          <w:rFonts w:cstheme="minorHAnsi"/>
          <w:bCs/>
          <w:sz w:val="24"/>
          <w:szCs w:val="24"/>
        </w:rPr>
        <w:t>considered</w:t>
      </w:r>
      <w:r w:rsidR="00041810" w:rsidRPr="00FE3E1F">
        <w:rPr>
          <w:rFonts w:cstheme="minorHAnsi"/>
          <w:bCs/>
          <w:sz w:val="24"/>
          <w:szCs w:val="24"/>
        </w:rPr>
        <w:t xml:space="preserve"> </w:t>
      </w:r>
      <w:r w:rsidR="00866CF6">
        <w:rPr>
          <w:rFonts w:cstheme="minorHAnsi"/>
          <w:bCs/>
          <w:sz w:val="24"/>
          <w:szCs w:val="24"/>
        </w:rPr>
        <w:t>to occur</w:t>
      </w:r>
      <w:r w:rsidR="00366130" w:rsidRPr="00FE3E1F">
        <w:rPr>
          <w:rFonts w:cstheme="minorHAnsi"/>
          <w:bCs/>
          <w:sz w:val="24"/>
          <w:szCs w:val="24"/>
        </w:rPr>
        <w:t xml:space="preserve"> along </w:t>
      </w:r>
      <w:r w:rsidR="00041810" w:rsidRPr="00FE3E1F">
        <w:rPr>
          <w:rFonts w:cstheme="minorHAnsi"/>
          <w:bCs/>
          <w:sz w:val="24"/>
          <w:szCs w:val="24"/>
        </w:rPr>
        <w:t xml:space="preserve">a </w:t>
      </w:r>
      <w:r w:rsidR="00366130" w:rsidRPr="00FE3E1F">
        <w:rPr>
          <w:rFonts w:cstheme="minorHAnsi"/>
          <w:bCs/>
          <w:sz w:val="24"/>
          <w:szCs w:val="24"/>
        </w:rPr>
        <w:t xml:space="preserve">flow path </w:t>
      </w:r>
      <w:r w:rsidR="00041810" w:rsidRPr="00FE3E1F">
        <w:rPr>
          <w:rFonts w:cstheme="minorHAnsi"/>
          <w:bCs/>
          <w:sz w:val="24"/>
          <w:szCs w:val="24"/>
        </w:rPr>
        <w:t xml:space="preserve">as may come from a </w:t>
      </w:r>
      <w:r w:rsidR="00366130" w:rsidRPr="00FE3E1F">
        <w:rPr>
          <w:rFonts w:cstheme="minorHAnsi"/>
          <w:bCs/>
          <w:sz w:val="24"/>
          <w:szCs w:val="24"/>
        </w:rPr>
        <w:t>num</w:t>
      </w:r>
      <w:r w:rsidR="00041810" w:rsidRPr="00FE3E1F">
        <w:rPr>
          <w:rFonts w:cstheme="minorHAnsi"/>
          <w:bCs/>
          <w:sz w:val="24"/>
          <w:szCs w:val="24"/>
        </w:rPr>
        <w:t>erical</w:t>
      </w:r>
      <w:r w:rsidR="00366130" w:rsidRPr="00FE3E1F">
        <w:rPr>
          <w:rFonts w:cstheme="minorHAnsi"/>
          <w:bCs/>
          <w:sz w:val="24"/>
          <w:szCs w:val="24"/>
        </w:rPr>
        <w:t xml:space="preserve"> model. </w:t>
      </w:r>
      <w:r w:rsidR="00041810" w:rsidRPr="00FE3E1F">
        <w:rPr>
          <w:rFonts w:cstheme="minorHAnsi"/>
          <w:bCs/>
          <w:sz w:val="24"/>
          <w:szCs w:val="24"/>
        </w:rPr>
        <w:t>As a f</w:t>
      </w:r>
      <w:r w:rsidR="007F6B14" w:rsidRPr="00FE3E1F">
        <w:rPr>
          <w:rFonts w:cstheme="minorHAnsi"/>
          <w:bCs/>
          <w:sz w:val="24"/>
          <w:szCs w:val="24"/>
        </w:rPr>
        <w:t xml:space="preserve">irst </w:t>
      </w:r>
      <w:r w:rsidR="0057529D" w:rsidRPr="00FE3E1F">
        <w:rPr>
          <w:rFonts w:cstheme="minorHAnsi"/>
          <w:bCs/>
          <w:sz w:val="24"/>
          <w:szCs w:val="24"/>
        </w:rPr>
        <w:t>step</w:t>
      </w:r>
      <w:r w:rsidR="00621A57" w:rsidRPr="00FE3E1F">
        <w:rPr>
          <w:rFonts w:cstheme="minorHAnsi"/>
          <w:bCs/>
          <w:sz w:val="24"/>
          <w:szCs w:val="24"/>
        </w:rPr>
        <w:t xml:space="preserve"> </w:t>
      </w:r>
      <w:r w:rsidR="00041810" w:rsidRPr="00FE3E1F">
        <w:rPr>
          <w:rFonts w:cstheme="minorHAnsi"/>
          <w:bCs/>
          <w:sz w:val="24"/>
          <w:szCs w:val="24"/>
        </w:rPr>
        <w:t xml:space="preserve">on the </w:t>
      </w:r>
      <w:r w:rsidR="00025F7D">
        <w:rPr>
          <w:rFonts w:cstheme="minorHAnsi"/>
          <w:bCs/>
          <w:sz w:val="24"/>
          <w:szCs w:val="24"/>
        </w:rPr>
        <w:t>way</w:t>
      </w:r>
      <w:r w:rsidR="00041810" w:rsidRPr="00FE3E1F">
        <w:rPr>
          <w:rFonts w:cstheme="minorHAnsi"/>
          <w:bCs/>
          <w:sz w:val="24"/>
          <w:szCs w:val="24"/>
        </w:rPr>
        <w:t xml:space="preserve"> to </w:t>
      </w:r>
      <w:r w:rsidR="00C24F20">
        <w:rPr>
          <w:rFonts w:cstheme="minorHAnsi"/>
          <w:bCs/>
          <w:sz w:val="24"/>
          <w:szCs w:val="24"/>
        </w:rPr>
        <w:t>an implementation</w:t>
      </w:r>
      <w:r w:rsidR="00866CF6">
        <w:rPr>
          <w:rFonts w:cstheme="minorHAnsi"/>
          <w:bCs/>
          <w:sz w:val="24"/>
          <w:szCs w:val="24"/>
        </w:rPr>
        <w:t xml:space="preserve"> in numerical </w:t>
      </w:r>
      <w:r w:rsidR="00041810" w:rsidRPr="00FE3E1F">
        <w:rPr>
          <w:rFonts w:cstheme="minorHAnsi"/>
          <w:bCs/>
          <w:sz w:val="24"/>
          <w:szCs w:val="24"/>
        </w:rPr>
        <w:t xml:space="preserve">modeling, </w:t>
      </w:r>
      <w:r w:rsidR="00C24F20">
        <w:rPr>
          <w:rFonts w:cstheme="minorHAnsi"/>
          <w:bCs/>
          <w:sz w:val="24"/>
          <w:szCs w:val="24"/>
        </w:rPr>
        <w:t>a</w:t>
      </w:r>
      <w:r w:rsidR="00025F7D">
        <w:rPr>
          <w:rFonts w:cstheme="minorHAnsi"/>
          <w:bCs/>
          <w:sz w:val="24"/>
          <w:szCs w:val="24"/>
        </w:rPr>
        <w:t xml:space="preserve"> set of</w:t>
      </w:r>
      <w:r w:rsidR="00C24F20">
        <w:rPr>
          <w:rFonts w:cstheme="minorHAnsi"/>
          <w:bCs/>
          <w:sz w:val="24"/>
          <w:szCs w:val="24"/>
        </w:rPr>
        <w:t xml:space="preserve"> applicable</w:t>
      </w:r>
      <w:r w:rsidR="00025F7D">
        <w:rPr>
          <w:rFonts w:cstheme="minorHAnsi"/>
          <w:bCs/>
          <w:sz w:val="24"/>
          <w:szCs w:val="24"/>
        </w:rPr>
        <w:t xml:space="preserve"> </w:t>
      </w:r>
      <w:r w:rsidR="007F6B14" w:rsidRPr="00FE3E1F">
        <w:rPr>
          <w:rFonts w:cstheme="minorHAnsi"/>
          <w:bCs/>
          <w:sz w:val="24"/>
          <w:szCs w:val="24"/>
        </w:rPr>
        <w:t>equations</w:t>
      </w:r>
      <w:r w:rsidR="007903AD" w:rsidRPr="00FE3E1F">
        <w:rPr>
          <w:rFonts w:cstheme="minorHAnsi"/>
          <w:bCs/>
          <w:sz w:val="24"/>
          <w:szCs w:val="24"/>
        </w:rPr>
        <w:t xml:space="preserve"> </w:t>
      </w:r>
      <w:r w:rsidR="00025F7D">
        <w:rPr>
          <w:rFonts w:cstheme="minorHAnsi"/>
          <w:bCs/>
          <w:sz w:val="24"/>
          <w:szCs w:val="24"/>
        </w:rPr>
        <w:t>is</w:t>
      </w:r>
      <w:r w:rsidR="00041810" w:rsidRPr="00FE3E1F">
        <w:rPr>
          <w:rFonts w:cstheme="minorHAnsi"/>
          <w:bCs/>
          <w:sz w:val="24"/>
          <w:szCs w:val="24"/>
        </w:rPr>
        <w:t xml:space="preserve"> </w:t>
      </w:r>
      <w:proofErr w:type="gramStart"/>
      <w:r w:rsidR="00041810" w:rsidRPr="00FE3E1F">
        <w:rPr>
          <w:rFonts w:cstheme="minorHAnsi"/>
          <w:bCs/>
          <w:sz w:val="24"/>
          <w:szCs w:val="24"/>
        </w:rPr>
        <w:t>presented</w:t>
      </w:r>
      <w:proofErr w:type="gramEnd"/>
      <w:r w:rsidR="00041810" w:rsidRPr="00FE3E1F">
        <w:rPr>
          <w:rFonts w:cstheme="minorHAnsi"/>
          <w:bCs/>
          <w:sz w:val="24"/>
          <w:szCs w:val="24"/>
        </w:rPr>
        <w:t xml:space="preserve"> </w:t>
      </w:r>
      <w:r w:rsidR="007903AD" w:rsidRPr="00FE3E1F">
        <w:rPr>
          <w:rFonts w:cstheme="minorHAnsi"/>
          <w:bCs/>
          <w:sz w:val="24"/>
          <w:szCs w:val="24"/>
        </w:rPr>
        <w:t xml:space="preserve">and </w:t>
      </w:r>
      <w:r w:rsidR="00041810" w:rsidRPr="00FE3E1F">
        <w:rPr>
          <w:rFonts w:cstheme="minorHAnsi"/>
          <w:bCs/>
          <w:sz w:val="24"/>
          <w:szCs w:val="24"/>
        </w:rPr>
        <w:t xml:space="preserve">a </w:t>
      </w:r>
      <w:r w:rsidR="007903AD" w:rsidRPr="00FE3E1F">
        <w:rPr>
          <w:rFonts w:cstheme="minorHAnsi"/>
          <w:bCs/>
          <w:sz w:val="24"/>
          <w:szCs w:val="24"/>
        </w:rPr>
        <w:t>demonstration</w:t>
      </w:r>
      <w:r w:rsidR="00041810" w:rsidRPr="00FE3E1F">
        <w:rPr>
          <w:rFonts w:cstheme="minorHAnsi"/>
          <w:bCs/>
          <w:sz w:val="24"/>
          <w:szCs w:val="24"/>
        </w:rPr>
        <w:t xml:space="preserve"> is given of the development</w:t>
      </w:r>
      <w:r w:rsidR="00025F7D">
        <w:rPr>
          <w:rFonts w:cstheme="minorHAnsi"/>
          <w:bCs/>
          <w:sz w:val="24"/>
          <w:szCs w:val="24"/>
        </w:rPr>
        <w:t xml:space="preserve"> over time </w:t>
      </w:r>
      <w:r w:rsidR="00041810" w:rsidRPr="00FE3E1F">
        <w:rPr>
          <w:rFonts w:cstheme="minorHAnsi"/>
          <w:bCs/>
          <w:sz w:val="24"/>
          <w:szCs w:val="24"/>
        </w:rPr>
        <w:t>of two</w:t>
      </w:r>
      <w:r w:rsidR="004F6277">
        <w:rPr>
          <w:rFonts w:cstheme="minorHAnsi"/>
          <w:bCs/>
          <w:sz w:val="24"/>
          <w:szCs w:val="24"/>
        </w:rPr>
        <w:t xml:space="preserve"> clouds of</w:t>
      </w:r>
      <w:r w:rsidR="001C2751" w:rsidRPr="00FE3E1F">
        <w:rPr>
          <w:rFonts w:cstheme="minorHAnsi"/>
          <w:bCs/>
          <w:sz w:val="24"/>
          <w:szCs w:val="24"/>
        </w:rPr>
        <w:t xml:space="preserve"> </w:t>
      </w:r>
      <w:ins w:id="99" w:author="Theo Olsthoorn" w:date="2025-04-15T20:54:00Z" w16du:dateUtc="2025-04-15T18:54:00Z">
        <w:r w:rsidR="00AD082A">
          <w:rPr>
            <w:rFonts w:cstheme="minorHAnsi"/>
            <w:bCs/>
            <w:sz w:val="24"/>
            <w:szCs w:val="24"/>
          </w:rPr>
          <w:t xml:space="preserve">dissolved </w:t>
        </w:r>
      </w:ins>
      <w:del w:id="100" w:author="Theo Olsthoorn" w:date="2025-04-15T20:54:00Z" w16du:dateUtc="2025-04-15T18:54:00Z">
        <w:r w:rsidR="001C2751" w:rsidRPr="00FE3E1F" w:rsidDel="00AD082A">
          <w:rPr>
            <w:rFonts w:cstheme="minorHAnsi"/>
            <w:bCs/>
            <w:sz w:val="24"/>
            <w:szCs w:val="24"/>
          </w:rPr>
          <w:delText xml:space="preserve">water </w:delText>
        </w:r>
      </w:del>
      <w:r w:rsidR="001C2751" w:rsidRPr="00FE3E1F">
        <w:rPr>
          <w:rFonts w:cstheme="minorHAnsi"/>
          <w:bCs/>
          <w:sz w:val="24"/>
          <w:szCs w:val="24"/>
        </w:rPr>
        <w:t>particle</w:t>
      </w:r>
      <w:r w:rsidR="00025F7D">
        <w:rPr>
          <w:rFonts w:cstheme="minorHAnsi"/>
          <w:bCs/>
          <w:sz w:val="24"/>
          <w:szCs w:val="24"/>
        </w:rPr>
        <w:t>s</w:t>
      </w:r>
      <w:r w:rsidR="00325538">
        <w:rPr>
          <w:rFonts w:cstheme="minorHAnsi"/>
          <w:bCs/>
          <w:sz w:val="24"/>
          <w:szCs w:val="24"/>
        </w:rPr>
        <w:t xml:space="preserve"> or plume</w:t>
      </w:r>
      <w:r w:rsidR="004F6277">
        <w:rPr>
          <w:rFonts w:cstheme="minorHAnsi"/>
          <w:bCs/>
          <w:sz w:val="24"/>
          <w:szCs w:val="24"/>
        </w:rPr>
        <w:t>s</w:t>
      </w:r>
      <w:r w:rsidR="00041810" w:rsidRPr="00FE3E1F">
        <w:rPr>
          <w:rFonts w:cstheme="minorHAnsi"/>
          <w:bCs/>
          <w:sz w:val="24"/>
          <w:szCs w:val="24"/>
        </w:rPr>
        <w:t xml:space="preserve"> as may occur in a weakly and strongly heterogeneous aquifer</w:t>
      </w:r>
      <w:r w:rsidR="007F6B14" w:rsidRPr="00FE3E1F">
        <w:rPr>
          <w:rFonts w:cstheme="minorHAnsi"/>
          <w:bCs/>
          <w:sz w:val="24"/>
          <w:szCs w:val="24"/>
        </w:rPr>
        <w:t>.</w:t>
      </w:r>
    </w:p>
    <w:p w14:paraId="26CD9FF1" w14:textId="77777777" w:rsidR="00C33D77" w:rsidRPr="00FE3E1F" w:rsidRDefault="00C33D77">
      <w:pPr>
        <w:rPr>
          <w:rFonts w:cstheme="minorHAnsi"/>
          <w:bCs/>
          <w:sz w:val="24"/>
          <w:szCs w:val="24"/>
        </w:rPr>
      </w:pPr>
    </w:p>
    <w:p w14:paraId="00C86DBC" w14:textId="1FC1B0AC" w:rsidR="00C23F14" w:rsidRPr="00FE3E1F" w:rsidRDefault="00C23F14">
      <w:pPr>
        <w:rPr>
          <w:rFonts w:cstheme="minorHAnsi"/>
          <w:bCs/>
          <w:sz w:val="24"/>
          <w:szCs w:val="24"/>
        </w:rPr>
      </w:pPr>
      <w:del w:id="101" w:author="Theo Olsthoorn" w:date="2025-04-15T20:54:00Z" w16du:dateUtc="2025-04-15T18:54:00Z">
        <w:r w:rsidRPr="00FE3E1F" w:rsidDel="00AD082A">
          <w:rPr>
            <w:rFonts w:cstheme="minorHAnsi"/>
            <w:bCs/>
            <w:sz w:val="24"/>
            <w:szCs w:val="24"/>
          </w:rPr>
          <w:delText>In a previous paper (</w:delText>
        </w:r>
      </w:del>
      <w:r w:rsidRPr="00FE3E1F">
        <w:rPr>
          <w:rFonts w:cstheme="minorHAnsi"/>
          <w:bCs/>
          <w:sz w:val="24"/>
          <w:szCs w:val="24"/>
        </w:rPr>
        <w:t>De Lange</w:t>
      </w:r>
      <w:del w:id="102" w:author="Theo Olsthoorn" w:date="2025-04-15T20:54:00Z" w16du:dateUtc="2025-04-15T18:54:00Z">
        <w:r w:rsidRPr="00FE3E1F" w:rsidDel="00AD082A">
          <w:rPr>
            <w:rFonts w:cstheme="minorHAnsi"/>
            <w:bCs/>
            <w:sz w:val="24"/>
            <w:szCs w:val="24"/>
          </w:rPr>
          <w:delText>,</w:delText>
        </w:r>
      </w:del>
      <w:r w:rsidRPr="00FE3E1F">
        <w:rPr>
          <w:rFonts w:cstheme="minorHAnsi"/>
          <w:bCs/>
          <w:sz w:val="24"/>
          <w:szCs w:val="24"/>
        </w:rPr>
        <w:t xml:space="preserve"> </w:t>
      </w:r>
      <w:ins w:id="103" w:author="Theo Olsthoorn" w:date="2025-04-15T20:54:00Z" w16du:dateUtc="2025-04-15T18:54:00Z">
        <w:r w:rsidR="00AD082A">
          <w:rPr>
            <w:rFonts w:cstheme="minorHAnsi"/>
            <w:bCs/>
            <w:sz w:val="24"/>
            <w:szCs w:val="24"/>
          </w:rPr>
          <w:t>(</w:t>
        </w:r>
      </w:ins>
      <w:r w:rsidRPr="00FE3E1F">
        <w:rPr>
          <w:rFonts w:cstheme="minorHAnsi"/>
          <w:bCs/>
          <w:sz w:val="24"/>
          <w:szCs w:val="24"/>
        </w:rPr>
        <w:t xml:space="preserve">2022), </w:t>
      </w:r>
      <w:ins w:id="104" w:author="Theo Olsthoorn" w:date="2025-04-15T20:54:00Z" w16du:dateUtc="2025-04-15T18:54:00Z">
        <w:r w:rsidR="00AD082A">
          <w:rPr>
            <w:rFonts w:cstheme="minorHAnsi"/>
            <w:bCs/>
            <w:sz w:val="24"/>
            <w:szCs w:val="24"/>
          </w:rPr>
          <w:t xml:space="preserve">applied </w:t>
        </w:r>
      </w:ins>
      <w:r w:rsidR="009E3F03">
        <w:rPr>
          <w:rFonts w:cstheme="minorHAnsi"/>
          <w:bCs/>
          <w:sz w:val="24"/>
          <w:szCs w:val="24"/>
        </w:rPr>
        <w:t xml:space="preserve">the method of </w:t>
      </w:r>
      <w:r w:rsidRPr="00FE3E1F">
        <w:rPr>
          <w:rFonts w:cstheme="minorHAnsi"/>
          <w:bCs/>
          <w:sz w:val="24"/>
          <w:szCs w:val="24"/>
        </w:rPr>
        <w:t xml:space="preserve">ATP </w:t>
      </w:r>
      <w:del w:id="105" w:author="Theo Olsthoorn" w:date="2025-04-15T20:54:00Z" w16du:dateUtc="2025-04-15T18:54:00Z">
        <w:r w:rsidRPr="00FE3E1F" w:rsidDel="00AD082A">
          <w:rPr>
            <w:rFonts w:cstheme="minorHAnsi"/>
            <w:bCs/>
            <w:sz w:val="24"/>
            <w:szCs w:val="24"/>
          </w:rPr>
          <w:delText xml:space="preserve">has been applied </w:delText>
        </w:r>
      </w:del>
      <w:r w:rsidRPr="00FE3E1F">
        <w:rPr>
          <w:rFonts w:cstheme="minorHAnsi"/>
          <w:bCs/>
          <w:sz w:val="24"/>
          <w:szCs w:val="24"/>
        </w:rPr>
        <w:t>to better understand dispersion as observed in fourteen large</w:t>
      </w:r>
      <w:ins w:id="106" w:author="Theo Olsthoorn" w:date="2025-04-15T20:55:00Z" w16du:dateUtc="2025-04-15T18:55:00Z">
        <w:r w:rsidR="00AD082A">
          <w:rPr>
            <w:rFonts w:cstheme="minorHAnsi"/>
            <w:bCs/>
            <w:sz w:val="24"/>
            <w:szCs w:val="24"/>
          </w:rPr>
          <w:t>-scale</w:t>
        </w:r>
      </w:ins>
      <w:r w:rsidRPr="00FE3E1F">
        <w:rPr>
          <w:rFonts w:cstheme="minorHAnsi"/>
          <w:bCs/>
          <w:sz w:val="24"/>
          <w:szCs w:val="24"/>
        </w:rPr>
        <w:t xml:space="preserve"> field experiments performed at nine well-documented sites all over the world</w:t>
      </w:r>
      <w:ins w:id="107" w:author="Theo Olsthoorn" w:date="2025-04-15T20:55:00Z" w16du:dateUtc="2025-04-15T18:55:00Z">
        <w:r w:rsidR="00AD082A">
          <w:rPr>
            <w:rFonts w:cstheme="minorHAnsi"/>
            <w:bCs/>
            <w:sz w:val="24"/>
            <w:szCs w:val="24"/>
          </w:rPr>
          <w:t>. Include</w:t>
        </w:r>
      </w:ins>
      <w:ins w:id="108" w:author="Theo Olsthoorn" w:date="2025-04-15T20:56:00Z" w16du:dateUtc="2025-04-15T18:56:00Z">
        <w:r w:rsidR="00AD082A">
          <w:rPr>
            <w:rFonts w:cstheme="minorHAnsi"/>
            <w:bCs/>
            <w:sz w:val="24"/>
            <w:szCs w:val="24"/>
          </w:rPr>
          <w:t>d</w:t>
        </w:r>
      </w:ins>
      <w:ins w:id="109" w:author="Theo Olsthoorn" w:date="2025-04-15T20:55:00Z" w16du:dateUtc="2025-04-15T18:55:00Z">
        <w:r w:rsidR="00AD082A">
          <w:rPr>
            <w:rFonts w:cstheme="minorHAnsi"/>
            <w:bCs/>
            <w:sz w:val="24"/>
            <w:szCs w:val="24"/>
          </w:rPr>
          <w:t xml:space="preserve"> was </w:t>
        </w:r>
      </w:ins>
      <w:del w:id="110" w:author="Theo Olsthoorn" w:date="2025-04-15T20:55:00Z" w16du:dateUtc="2025-04-15T18:55:00Z">
        <w:r w:rsidRPr="00FE3E1F" w:rsidDel="00AD082A">
          <w:rPr>
            <w:rFonts w:cstheme="minorHAnsi"/>
            <w:bCs/>
            <w:sz w:val="24"/>
            <w:szCs w:val="24"/>
          </w:rPr>
          <w:delText>,</w:delText>
        </w:r>
        <w:r w:rsidR="00E44941" w:rsidDel="00AD082A">
          <w:rPr>
            <w:rFonts w:cstheme="minorHAnsi"/>
            <w:bCs/>
            <w:sz w:val="24"/>
            <w:szCs w:val="24"/>
          </w:rPr>
          <w:delText xml:space="preserve"> includ</w:delText>
        </w:r>
        <w:r w:rsidRPr="00FE3E1F" w:rsidDel="00AD082A">
          <w:rPr>
            <w:rFonts w:cstheme="minorHAnsi"/>
            <w:bCs/>
            <w:sz w:val="24"/>
            <w:szCs w:val="24"/>
          </w:rPr>
          <w:delText xml:space="preserve">ing </w:delText>
        </w:r>
      </w:del>
      <w:r w:rsidRPr="00FE3E1F">
        <w:rPr>
          <w:rFonts w:cstheme="minorHAnsi"/>
          <w:bCs/>
          <w:sz w:val="24"/>
          <w:szCs w:val="24"/>
        </w:rPr>
        <w:t>a well-based set of stochastic parameters describing the heterogeneity</w:t>
      </w:r>
      <w:r w:rsidR="00804FA0">
        <w:rPr>
          <w:rFonts w:cstheme="minorHAnsi"/>
          <w:bCs/>
          <w:sz w:val="24"/>
          <w:szCs w:val="24"/>
        </w:rPr>
        <w:t xml:space="preserve"> of the aquifers</w:t>
      </w:r>
      <w:ins w:id="111" w:author="Theo Olsthoorn" w:date="2025-04-15T20:56:00Z" w16du:dateUtc="2025-04-15T18:56:00Z">
        <w:r w:rsidR="00AD082A">
          <w:rPr>
            <w:rFonts w:cstheme="minorHAnsi"/>
            <w:bCs/>
            <w:sz w:val="24"/>
            <w:szCs w:val="24"/>
          </w:rPr>
          <w:t xml:space="preserve"> (</w:t>
        </w:r>
        <w:proofErr w:type="spellStart"/>
        <w:r w:rsidR="00AD082A">
          <w:rPr>
            <w:rFonts w:cstheme="minorHAnsi"/>
            <w:bCs/>
            <w:sz w:val="24"/>
            <w:szCs w:val="24"/>
          </w:rPr>
          <w:t>deze</w:t>
        </w:r>
        <w:proofErr w:type="spellEnd"/>
        <w:r w:rsidR="00AD082A">
          <w:rPr>
            <w:rFonts w:cstheme="minorHAnsi"/>
            <w:bCs/>
            <w:sz w:val="24"/>
            <w:szCs w:val="24"/>
          </w:rPr>
          <w:t xml:space="preserve"> zin </w:t>
        </w:r>
        <w:proofErr w:type="spellStart"/>
        <w:r w:rsidR="00AD082A">
          <w:rPr>
            <w:rFonts w:cstheme="minorHAnsi"/>
            <w:bCs/>
            <w:sz w:val="24"/>
            <w:szCs w:val="24"/>
          </w:rPr>
          <w:t>klopt</w:t>
        </w:r>
        <w:proofErr w:type="spellEnd"/>
        <w:r w:rsidR="00AD082A">
          <w:rPr>
            <w:rFonts w:cstheme="minorHAnsi"/>
            <w:bCs/>
            <w:sz w:val="24"/>
            <w:szCs w:val="24"/>
          </w:rPr>
          <w:t xml:space="preserve"> </w:t>
        </w:r>
        <w:proofErr w:type="spellStart"/>
        <w:r w:rsidR="00AD082A">
          <w:rPr>
            <w:rFonts w:cstheme="minorHAnsi"/>
            <w:bCs/>
            <w:sz w:val="24"/>
            <w:szCs w:val="24"/>
          </w:rPr>
          <w:t>niet</w:t>
        </w:r>
        <w:proofErr w:type="spellEnd"/>
        <w:r w:rsidR="00AD082A">
          <w:rPr>
            <w:rFonts w:cstheme="minorHAnsi"/>
            <w:bCs/>
            <w:sz w:val="24"/>
            <w:szCs w:val="24"/>
          </w:rPr>
          <w:t xml:space="preserve"> met de </w:t>
        </w:r>
        <w:proofErr w:type="spellStart"/>
        <w:r w:rsidR="00AD082A">
          <w:rPr>
            <w:rFonts w:cstheme="minorHAnsi"/>
            <w:bCs/>
            <w:sz w:val="24"/>
            <w:szCs w:val="24"/>
          </w:rPr>
          <w:t>voorgaande</w:t>
        </w:r>
        <w:proofErr w:type="spellEnd"/>
        <w:r w:rsidR="00AD082A">
          <w:rPr>
            <w:rFonts w:cstheme="minorHAnsi"/>
            <w:bCs/>
            <w:sz w:val="24"/>
            <w:szCs w:val="24"/>
          </w:rPr>
          <w:t>)</w:t>
        </w:r>
      </w:ins>
      <w:r w:rsidRPr="00FE3E1F">
        <w:rPr>
          <w:rFonts w:cstheme="minorHAnsi"/>
          <w:bCs/>
          <w:sz w:val="24"/>
          <w:szCs w:val="24"/>
        </w:rPr>
        <w:t xml:space="preserve">. </w:t>
      </w:r>
      <w:r w:rsidR="00E44941">
        <w:rPr>
          <w:rFonts w:cstheme="minorHAnsi"/>
          <w:bCs/>
          <w:sz w:val="24"/>
          <w:szCs w:val="24"/>
        </w:rPr>
        <w:t xml:space="preserve">The </w:t>
      </w:r>
      <w:del w:id="112" w:author="Theo Olsthoorn" w:date="2025-04-15T20:57:00Z" w16du:dateUtc="2025-04-15T18:57:00Z">
        <w:r w:rsidR="00E44941" w:rsidDel="00AD082A">
          <w:rPr>
            <w:rFonts w:cstheme="minorHAnsi"/>
            <w:bCs/>
            <w:sz w:val="24"/>
            <w:szCs w:val="24"/>
          </w:rPr>
          <w:delText>reported</w:delText>
        </w:r>
        <w:r w:rsidRPr="00FE3E1F" w:rsidDel="00AD082A">
          <w:rPr>
            <w:rFonts w:cstheme="minorHAnsi"/>
            <w:bCs/>
            <w:sz w:val="24"/>
            <w:szCs w:val="24"/>
          </w:rPr>
          <w:delText xml:space="preserve"> </w:delText>
        </w:r>
      </w:del>
      <w:r w:rsidRPr="00FE3E1F">
        <w:rPr>
          <w:rFonts w:cstheme="minorHAnsi"/>
          <w:bCs/>
          <w:sz w:val="24"/>
          <w:szCs w:val="24"/>
        </w:rPr>
        <w:t>log conductivity variance</w:t>
      </w:r>
      <w:ins w:id="113" w:author="Theo Olsthoorn" w:date="2025-04-15T20:57:00Z" w16du:dateUtc="2025-04-15T18:57:00Z">
        <w:r w:rsidR="00AD082A">
          <w:rPr>
            <w:rFonts w:cstheme="minorHAnsi"/>
            <w:bCs/>
            <w:sz w:val="24"/>
            <w:szCs w:val="24"/>
          </w:rPr>
          <w:t>s reported from these experiments</w:t>
        </w:r>
      </w:ins>
      <w:r w:rsidRPr="00FE3E1F">
        <w:rPr>
          <w:rFonts w:cstheme="minorHAnsi"/>
          <w:bCs/>
          <w:sz w:val="24"/>
          <w:szCs w:val="24"/>
        </w:rPr>
        <w:t xml:space="preserve"> as well as the</w:t>
      </w:r>
      <w:ins w:id="114" w:author="Theo Olsthoorn" w:date="2025-04-15T20:57:00Z" w16du:dateUtc="2025-04-15T18:57:00Z">
        <w:r w:rsidR="00CA6984">
          <w:rPr>
            <w:rFonts w:cstheme="minorHAnsi"/>
            <w:bCs/>
            <w:sz w:val="24"/>
            <w:szCs w:val="24"/>
          </w:rPr>
          <w:t>ir</w:t>
        </w:r>
      </w:ins>
      <w:r w:rsidRPr="00FE3E1F">
        <w:rPr>
          <w:rFonts w:cstheme="minorHAnsi"/>
          <w:bCs/>
          <w:sz w:val="24"/>
          <w:szCs w:val="24"/>
        </w:rPr>
        <w:t xml:space="preserve"> dispersivities cover a range of more than two orders of magnitude</w:t>
      </w:r>
      <w:r w:rsidR="00A3078D">
        <w:rPr>
          <w:rFonts w:cstheme="minorHAnsi"/>
          <w:bCs/>
          <w:sz w:val="24"/>
          <w:szCs w:val="24"/>
        </w:rPr>
        <w:t xml:space="preserve">. </w:t>
      </w:r>
      <w:r w:rsidR="006672CF">
        <w:rPr>
          <w:rFonts w:cstheme="minorHAnsi"/>
          <w:bCs/>
          <w:sz w:val="24"/>
          <w:szCs w:val="24"/>
        </w:rPr>
        <w:t>Most of t</w:t>
      </w:r>
      <w:r w:rsidR="00A3078D">
        <w:rPr>
          <w:rFonts w:cstheme="minorHAnsi"/>
          <w:bCs/>
          <w:sz w:val="24"/>
          <w:szCs w:val="24"/>
        </w:rPr>
        <w:t>he</w:t>
      </w:r>
      <w:r w:rsidRPr="00FE3E1F">
        <w:rPr>
          <w:rFonts w:cstheme="minorHAnsi"/>
          <w:bCs/>
          <w:sz w:val="24"/>
          <w:szCs w:val="24"/>
        </w:rPr>
        <w:t xml:space="preserve"> dispersivities </w:t>
      </w:r>
      <w:ins w:id="115" w:author="Theo Olsthoorn" w:date="2025-04-15T20:58:00Z" w16du:dateUtc="2025-04-15T18:58:00Z">
        <w:r w:rsidR="00CA6984">
          <w:rPr>
            <w:rFonts w:cstheme="minorHAnsi"/>
            <w:bCs/>
            <w:sz w:val="24"/>
            <w:szCs w:val="24"/>
          </w:rPr>
          <w:t>were</w:t>
        </w:r>
      </w:ins>
      <w:del w:id="116" w:author="Theo Olsthoorn" w:date="2025-04-15T20:58:00Z" w16du:dateUtc="2025-04-15T18:58:00Z">
        <w:r w:rsidR="00A3078D" w:rsidDel="00CA6984">
          <w:rPr>
            <w:rFonts w:cstheme="minorHAnsi"/>
            <w:bCs/>
            <w:sz w:val="24"/>
            <w:szCs w:val="24"/>
          </w:rPr>
          <w:delText>have been</w:delText>
        </w:r>
      </w:del>
      <w:r w:rsidRPr="00FE3E1F">
        <w:rPr>
          <w:rFonts w:cstheme="minorHAnsi"/>
          <w:bCs/>
          <w:sz w:val="24"/>
          <w:szCs w:val="24"/>
        </w:rPr>
        <w:t xml:space="preserve"> </w:t>
      </w:r>
      <w:r w:rsidR="00E44941">
        <w:rPr>
          <w:rFonts w:cstheme="minorHAnsi"/>
          <w:bCs/>
          <w:sz w:val="24"/>
          <w:szCs w:val="24"/>
        </w:rPr>
        <w:t>deriv</w:t>
      </w:r>
      <w:r w:rsidRPr="00FE3E1F">
        <w:rPr>
          <w:rFonts w:cstheme="minorHAnsi"/>
          <w:bCs/>
          <w:sz w:val="24"/>
          <w:szCs w:val="24"/>
        </w:rPr>
        <w:t xml:space="preserve">ed from the variance of </w:t>
      </w:r>
      <w:r w:rsidR="00A3078D">
        <w:rPr>
          <w:rFonts w:cstheme="minorHAnsi"/>
          <w:bCs/>
          <w:sz w:val="24"/>
          <w:szCs w:val="24"/>
        </w:rPr>
        <w:t xml:space="preserve">the </w:t>
      </w:r>
      <w:r w:rsidRPr="00FE3E1F">
        <w:rPr>
          <w:rFonts w:cstheme="minorHAnsi"/>
          <w:bCs/>
          <w:sz w:val="24"/>
          <w:szCs w:val="24"/>
        </w:rPr>
        <w:t xml:space="preserve">spread of </w:t>
      </w:r>
      <w:r w:rsidR="00A3078D">
        <w:rPr>
          <w:rFonts w:cstheme="minorHAnsi"/>
          <w:bCs/>
          <w:sz w:val="24"/>
          <w:szCs w:val="24"/>
        </w:rPr>
        <w:t>solvents</w:t>
      </w:r>
      <w:ins w:id="117" w:author="Theo Olsthoorn" w:date="2025-04-15T20:58:00Z" w16du:dateUtc="2025-04-15T18:58:00Z">
        <w:r w:rsidR="00CA6984">
          <w:rPr>
            <w:rFonts w:cstheme="minorHAnsi"/>
            <w:bCs/>
            <w:sz w:val="24"/>
            <w:szCs w:val="24"/>
          </w:rPr>
          <w:t>, which was</w:t>
        </w:r>
      </w:ins>
      <w:r w:rsidRPr="00FE3E1F">
        <w:rPr>
          <w:rFonts w:cstheme="minorHAnsi"/>
          <w:bCs/>
          <w:sz w:val="24"/>
          <w:szCs w:val="24"/>
        </w:rPr>
        <w:t xml:space="preserve"> </w:t>
      </w:r>
      <w:r w:rsidR="00A3078D">
        <w:rPr>
          <w:rFonts w:cstheme="minorHAnsi"/>
          <w:bCs/>
          <w:sz w:val="24"/>
          <w:szCs w:val="24"/>
        </w:rPr>
        <w:t>divided by</w:t>
      </w:r>
      <w:r w:rsidRPr="00FE3E1F">
        <w:rPr>
          <w:rFonts w:cstheme="minorHAnsi"/>
          <w:bCs/>
          <w:sz w:val="24"/>
          <w:szCs w:val="24"/>
        </w:rPr>
        <w:t xml:space="preserve"> twice </w:t>
      </w:r>
      <w:ins w:id="118" w:author="Theo Olsthoorn" w:date="2025-04-15T20:58:00Z" w16du:dateUtc="2025-04-15T18:58:00Z">
        <w:r w:rsidR="00CA6984">
          <w:rPr>
            <w:rFonts w:cstheme="minorHAnsi"/>
            <w:bCs/>
            <w:sz w:val="24"/>
            <w:szCs w:val="24"/>
          </w:rPr>
          <w:t xml:space="preserve">the </w:t>
        </w:r>
      </w:ins>
      <w:r w:rsidRPr="00FE3E1F">
        <w:rPr>
          <w:rFonts w:cstheme="minorHAnsi"/>
          <w:bCs/>
          <w:sz w:val="24"/>
          <w:szCs w:val="24"/>
        </w:rPr>
        <w:t xml:space="preserve">length of </w:t>
      </w:r>
      <w:ins w:id="119" w:author="Theo Olsthoorn" w:date="2025-04-15T20:58:00Z" w16du:dateUtc="2025-04-15T18:58:00Z">
        <w:r w:rsidR="00CA6984">
          <w:rPr>
            <w:rFonts w:cstheme="minorHAnsi"/>
            <w:bCs/>
            <w:sz w:val="24"/>
            <w:szCs w:val="24"/>
          </w:rPr>
          <w:t xml:space="preserve">the </w:t>
        </w:r>
      </w:ins>
      <w:del w:id="120" w:author="Theo Olsthoorn" w:date="2025-04-15T20:58:00Z" w16du:dateUtc="2025-04-15T18:58:00Z">
        <w:r w:rsidRPr="00FE3E1F" w:rsidDel="00CA6984">
          <w:rPr>
            <w:rFonts w:cstheme="minorHAnsi"/>
            <w:bCs/>
            <w:sz w:val="24"/>
            <w:szCs w:val="24"/>
          </w:rPr>
          <w:delText xml:space="preserve">traveled </w:delText>
        </w:r>
      </w:del>
      <w:r w:rsidR="0007522E">
        <w:rPr>
          <w:rFonts w:cstheme="minorHAnsi"/>
          <w:bCs/>
          <w:sz w:val="24"/>
          <w:szCs w:val="24"/>
        </w:rPr>
        <w:t>distance</w:t>
      </w:r>
      <w:r w:rsidRPr="00FE3E1F">
        <w:rPr>
          <w:rFonts w:cstheme="minorHAnsi"/>
          <w:bCs/>
          <w:sz w:val="24"/>
          <w:szCs w:val="24"/>
        </w:rPr>
        <w:t xml:space="preserve"> </w:t>
      </w:r>
      <w:ins w:id="121" w:author="Theo Olsthoorn" w:date="2025-04-15T20:58:00Z" w16du:dateUtc="2025-04-15T18:58:00Z">
        <w:r w:rsidR="00CA6984">
          <w:rPr>
            <w:rFonts w:cstheme="minorHAnsi"/>
            <w:bCs/>
            <w:sz w:val="24"/>
            <w:szCs w:val="24"/>
          </w:rPr>
          <w:t xml:space="preserve">traveled </w:t>
        </w:r>
      </w:ins>
      <w:r w:rsidRPr="00FE3E1F">
        <w:rPr>
          <w:rFonts w:cstheme="minorHAnsi"/>
          <w:bCs/>
          <w:sz w:val="24"/>
          <w:szCs w:val="24"/>
        </w:rPr>
        <w:t xml:space="preserve">by </w:t>
      </w:r>
      <w:ins w:id="122" w:author="Theo Olsthoorn" w:date="2025-04-15T20:58:00Z" w16du:dateUtc="2025-04-15T18:58:00Z">
        <w:r w:rsidR="00CA6984">
          <w:rPr>
            <w:rFonts w:cstheme="minorHAnsi"/>
            <w:bCs/>
            <w:sz w:val="24"/>
            <w:szCs w:val="24"/>
          </w:rPr>
          <w:t xml:space="preserve">the </w:t>
        </w:r>
      </w:ins>
      <w:r w:rsidRPr="00FE3E1F">
        <w:rPr>
          <w:rFonts w:cstheme="minorHAnsi"/>
          <w:bCs/>
          <w:sz w:val="24"/>
          <w:szCs w:val="24"/>
        </w:rPr>
        <w:t>plume</w:t>
      </w:r>
      <w:ins w:id="123" w:author="Theo Olsthoorn" w:date="2025-04-15T20:58:00Z" w16du:dateUtc="2025-04-15T18:58:00Z">
        <w:r w:rsidR="00CA6984">
          <w:rPr>
            <w:rFonts w:cstheme="minorHAnsi"/>
            <w:bCs/>
            <w:sz w:val="24"/>
            <w:szCs w:val="24"/>
          </w:rPr>
          <w:t>’s</w:t>
        </w:r>
      </w:ins>
      <w:r w:rsidRPr="00FE3E1F">
        <w:rPr>
          <w:rFonts w:cstheme="minorHAnsi"/>
          <w:bCs/>
          <w:sz w:val="24"/>
          <w:szCs w:val="24"/>
        </w:rPr>
        <w:t xml:space="preserve"> center</w:t>
      </w:r>
      <w:r w:rsidR="00E44941">
        <w:rPr>
          <w:rFonts w:cstheme="minorHAnsi"/>
          <w:bCs/>
          <w:sz w:val="24"/>
          <w:szCs w:val="24"/>
        </w:rPr>
        <w:t xml:space="preserve"> </w:t>
      </w:r>
      <w:r w:rsidR="00E44941" w:rsidRPr="00E44941">
        <w:rPr>
          <w:rFonts w:cstheme="minorHAnsi"/>
          <w:bCs/>
          <w:sz w:val="24"/>
          <w:szCs w:val="24"/>
          <w:highlight w:val="yellow"/>
        </w:rPr>
        <w:t>(Axness and Gelhar 1989, eq (3))</w:t>
      </w:r>
      <w:r w:rsidRPr="00FE3E1F">
        <w:rPr>
          <w:rFonts w:cstheme="minorHAnsi"/>
          <w:bCs/>
          <w:sz w:val="24"/>
          <w:szCs w:val="24"/>
        </w:rPr>
        <w:t xml:space="preserve">. The average of the 146 ratios of </w:t>
      </w:r>
      <w:r w:rsidR="002B02F2" w:rsidRPr="00FE3E1F">
        <w:rPr>
          <w:rFonts w:cstheme="minorHAnsi"/>
          <w:bCs/>
          <w:sz w:val="24"/>
          <w:szCs w:val="24"/>
        </w:rPr>
        <w:t>reporte</w:t>
      </w:r>
      <w:r w:rsidRPr="00FE3E1F">
        <w:rPr>
          <w:rFonts w:cstheme="minorHAnsi"/>
          <w:bCs/>
          <w:sz w:val="24"/>
          <w:szCs w:val="24"/>
        </w:rPr>
        <w:t xml:space="preserve">d and calculated dispersivities </w:t>
      </w:r>
      <w:r w:rsidR="00E44941">
        <w:rPr>
          <w:rFonts w:cstheme="minorHAnsi"/>
          <w:bCs/>
          <w:sz w:val="24"/>
          <w:szCs w:val="24"/>
        </w:rPr>
        <w:t>i</w:t>
      </w:r>
      <w:r w:rsidRPr="00FE3E1F">
        <w:rPr>
          <w:rFonts w:cstheme="minorHAnsi"/>
          <w:bCs/>
          <w:sz w:val="24"/>
          <w:szCs w:val="24"/>
        </w:rPr>
        <w:t xml:space="preserve">s 0.91, while about 95 per cent of the calculated dispersivities </w:t>
      </w:r>
      <w:r w:rsidR="006672CF">
        <w:rPr>
          <w:rFonts w:cstheme="minorHAnsi"/>
          <w:bCs/>
          <w:sz w:val="24"/>
          <w:szCs w:val="24"/>
        </w:rPr>
        <w:t>remain</w:t>
      </w:r>
      <w:r w:rsidRPr="00FE3E1F">
        <w:rPr>
          <w:rFonts w:cstheme="minorHAnsi"/>
          <w:bCs/>
          <w:sz w:val="24"/>
          <w:szCs w:val="24"/>
        </w:rPr>
        <w:t>s within a factor 2 of the reported ones</w:t>
      </w:r>
      <w:ins w:id="124" w:author="Theo Olsthoorn" w:date="2025-04-15T20:59:00Z" w16du:dateUtc="2025-04-15T18:59:00Z">
        <w:r w:rsidR="00CA6984">
          <w:rPr>
            <w:rFonts w:cstheme="minorHAnsi"/>
            <w:bCs/>
            <w:sz w:val="24"/>
            <w:szCs w:val="24"/>
          </w:rPr>
          <w:t xml:space="preserve"> (</w:t>
        </w:r>
        <w:proofErr w:type="spellStart"/>
        <w:r w:rsidR="00CA6984">
          <w:rPr>
            <w:rFonts w:cstheme="minorHAnsi"/>
            <w:bCs/>
            <w:sz w:val="24"/>
            <w:szCs w:val="24"/>
          </w:rPr>
          <w:t>mij</w:t>
        </w:r>
        <w:proofErr w:type="spellEnd"/>
        <w:r w:rsidR="00CA6984">
          <w:rPr>
            <w:rFonts w:cstheme="minorHAnsi"/>
            <w:bCs/>
            <w:sz w:val="24"/>
            <w:szCs w:val="24"/>
          </w:rPr>
          <w:t xml:space="preserve"> is </w:t>
        </w:r>
        <w:proofErr w:type="spellStart"/>
        <w:r w:rsidR="00CA6984">
          <w:rPr>
            <w:rFonts w:cstheme="minorHAnsi"/>
            <w:bCs/>
            <w:sz w:val="24"/>
            <w:szCs w:val="24"/>
          </w:rPr>
          <w:t>niet</w:t>
        </w:r>
        <w:proofErr w:type="spellEnd"/>
        <w:r w:rsidR="00CA6984">
          <w:rPr>
            <w:rFonts w:cstheme="minorHAnsi"/>
            <w:bCs/>
            <w:sz w:val="24"/>
            <w:szCs w:val="24"/>
          </w:rPr>
          <w:t xml:space="preserve"> </w:t>
        </w:r>
        <w:proofErr w:type="spellStart"/>
        <w:r w:rsidR="00CA6984">
          <w:rPr>
            <w:rFonts w:cstheme="minorHAnsi"/>
            <w:bCs/>
            <w:sz w:val="24"/>
            <w:szCs w:val="24"/>
          </w:rPr>
          <w:t>duideijk</w:t>
        </w:r>
        <w:proofErr w:type="spellEnd"/>
        <w:r w:rsidR="00CA6984">
          <w:rPr>
            <w:rFonts w:cstheme="minorHAnsi"/>
            <w:bCs/>
            <w:sz w:val="24"/>
            <w:szCs w:val="24"/>
          </w:rPr>
          <w:t xml:space="preserve"> we </w:t>
        </w:r>
        <w:proofErr w:type="spellStart"/>
        <w:r w:rsidR="00CA6984">
          <w:rPr>
            <w:rFonts w:cstheme="minorHAnsi"/>
            <w:bCs/>
            <w:sz w:val="24"/>
            <w:szCs w:val="24"/>
          </w:rPr>
          <w:t>nu</w:t>
        </w:r>
        <w:proofErr w:type="spellEnd"/>
        <w:r w:rsidR="00CA6984">
          <w:rPr>
            <w:rFonts w:cstheme="minorHAnsi"/>
            <w:bCs/>
            <w:sz w:val="24"/>
            <w:szCs w:val="24"/>
          </w:rPr>
          <w:t xml:space="preserve"> wat </w:t>
        </w:r>
        <w:proofErr w:type="spellStart"/>
        <w:r w:rsidR="00CA6984">
          <w:rPr>
            <w:rFonts w:cstheme="minorHAnsi"/>
            <w:bCs/>
            <w:sz w:val="24"/>
            <w:szCs w:val="24"/>
          </w:rPr>
          <w:t>heeft</w:t>
        </w:r>
        <w:proofErr w:type="spellEnd"/>
        <w:r w:rsidR="00CA6984">
          <w:rPr>
            <w:rFonts w:cstheme="minorHAnsi"/>
            <w:bCs/>
            <w:sz w:val="24"/>
            <w:szCs w:val="24"/>
          </w:rPr>
          <w:t xml:space="preserve"> </w:t>
        </w:r>
        <w:proofErr w:type="spellStart"/>
        <w:r w:rsidR="00CA6984">
          <w:rPr>
            <w:rFonts w:cstheme="minorHAnsi"/>
            <w:bCs/>
            <w:sz w:val="24"/>
            <w:szCs w:val="24"/>
          </w:rPr>
          <w:t>gerapporteerd</w:t>
        </w:r>
        <w:proofErr w:type="spellEnd"/>
        <w:r w:rsidR="00CA6984">
          <w:rPr>
            <w:rFonts w:cstheme="minorHAnsi"/>
            <w:bCs/>
            <w:sz w:val="24"/>
            <w:szCs w:val="24"/>
          </w:rPr>
          <w:t xml:space="preserve">. </w:t>
        </w:r>
        <w:r w:rsidR="00CA6984" w:rsidRPr="00CA6984">
          <w:rPr>
            <w:rFonts w:cstheme="minorHAnsi"/>
            <w:bCs/>
            <w:sz w:val="24"/>
            <w:szCs w:val="24"/>
            <w:lang w:val="nl-NL"/>
            <w:rPrChange w:id="125" w:author="Theo Olsthoorn" w:date="2025-04-15T21:00:00Z" w16du:dateUtc="2025-04-15T19:00:00Z">
              <w:rPr>
                <w:rFonts w:cstheme="minorHAnsi"/>
                <w:bCs/>
                <w:sz w:val="24"/>
                <w:szCs w:val="24"/>
              </w:rPr>
            </w:rPrChange>
          </w:rPr>
          <w:t>Maak duidelijk on</w:t>
        </w:r>
      </w:ins>
      <w:ins w:id="126" w:author="Theo Olsthoorn" w:date="2025-04-15T21:00:00Z" w16du:dateUtc="2025-04-15T19:00:00Z">
        <w:r w:rsidR="00CA6984" w:rsidRPr="00CA6984">
          <w:rPr>
            <w:rFonts w:cstheme="minorHAnsi"/>
            <w:bCs/>
            <w:sz w:val="24"/>
            <w:szCs w:val="24"/>
            <w:lang w:val="nl-NL"/>
            <w:rPrChange w:id="127" w:author="Theo Olsthoorn" w:date="2025-04-15T21:00:00Z" w16du:dateUtc="2025-04-15T19:00:00Z">
              <w:rPr>
                <w:rFonts w:cstheme="minorHAnsi"/>
                <w:bCs/>
                <w:sz w:val="24"/>
                <w:szCs w:val="24"/>
              </w:rPr>
            </w:rPrChange>
          </w:rPr>
          <w:t xml:space="preserve">derscheid tussen wat uit de </w:t>
        </w:r>
        <w:proofErr w:type="spellStart"/>
        <w:r w:rsidR="00CA6984" w:rsidRPr="00CA6984">
          <w:rPr>
            <w:rFonts w:cstheme="minorHAnsi"/>
            <w:bCs/>
            <w:sz w:val="24"/>
            <w:szCs w:val="24"/>
            <w:lang w:val="nl-NL"/>
            <w:rPrChange w:id="128" w:author="Theo Olsthoorn" w:date="2025-04-15T21:00:00Z" w16du:dateUtc="2025-04-15T19:00:00Z">
              <w:rPr>
                <w:rFonts w:cstheme="minorHAnsi"/>
                <w:bCs/>
                <w:sz w:val="24"/>
                <w:szCs w:val="24"/>
              </w:rPr>
            </w:rPrChange>
          </w:rPr>
          <w:t>artikele</w:t>
        </w:r>
        <w:proofErr w:type="spellEnd"/>
        <w:r w:rsidR="00CA6984" w:rsidRPr="00CA6984">
          <w:rPr>
            <w:rFonts w:cstheme="minorHAnsi"/>
            <w:bCs/>
            <w:sz w:val="24"/>
            <w:szCs w:val="24"/>
            <w:lang w:val="nl-NL"/>
            <w:rPrChange w:id="129" w:author="Theo Olsthoorn" w:date="2025-04-15T21:00:00Z" w16du:dateUtc="2025-04-15T19:00:00Z">
              <w:rPr>
                <w:rFonts w:cstheme="minorHAnsi"/>
                <w:bCs/>
                <w:sz w:val="24"/>
                <w:szCs w:val="24"/>
              </w:rPr>
            </w:rPrChange>
          </w:rPr>
          <w:t xml:space="preserve"> kwam en wat jij hebt bepaald</w:t>
        </w:r>
        <w:r w:rsidR="00CA6984">
          <w:rPr>
            <w:rFonts w:cstheme="minorHAnsi"/>
            <w:bCs/>
            <w:sz w:val="24"/>
            <w:szCs w:val="24"/>
            <w:lang w:val="nl-NL"/>
          </w:rPr>
          <w:t>)</w:t>
        </w:r>
      </w:ins>
      <w:r w:rsidR="002B02F2" w:rsidRPr="00CA6984">
        <w:rPr>
          <w:rFonts w:cstheme="minorHAnsi"/>
          <w:bCs/>
          <w:sz w:val="24"/>
          <w:szCs w:val="24"/>
          <w:lang w:val="nl-NL"/>
          <w:rPrChange w:id="130" w:author="Theo Olsthoorn" w:date="2025-04-15T21:00:00Z" w16du:dateUtc="2025-04-15T19:00:00Z">
            <w:rPr>
              <w:rFonts w:cstheme="minorHAnsi"/>
              <w:bCs/>
              <w:sz w:val="24"/>
              <w:szCs w:val="24"/>
            </w:rPr>
          </w:rPrChange>
        </w:rPr>
        <w:t xml:space="preserve">. </w:t>
      </w:r>
      <w:ins w:id="131" w:author="Theo Olsthoorn" w:date="2025-04-15T21:00:00Z" w16du:dateUtc="2025-04-15T19:00:00Z">
        <w:r w:rsidR="00CA6984" w:rsidRPr="00CA6984">
          <w:rPr>
            <w:rFonts w:cstheme="minorHAnsi"/>
            <w:bCs/>
            <w:sz w:val="24"/>
            <w:szCs w:val="24"/>
            <w:rPrChange w:id="132" w:author="Theo Olsthoorn" w:date="2025-04-15T21:00:00Z" w16du:dateUtc="2025-04-15T19:00:00Z">
              <w:rPr>
                <w:rFonts w:cstheme="minorHAnsi"/>
                <w:bCs/>
                <w:sz w:val="24"/>
                <w:szCs w:val="24"/>
                <w:lang w:val="nl-NL"/>
              </w:rPr>
            </w:rPrChange>
          </w:rPr>
          <w:t>De Lange (</w:t>
        </w:r>
        <w:r w:rsidR="00CA6984">
          <w:rPr>
            <w:rFonts w:cstheme="minorHAnsi"/>
            <w:bCs/>
            <w:sz w:val="24"/>
            <w:szCs w:val="24"/>
          </w:rPr>
          <w:t xml:space="preserve">2022) concluded </w:t>
        </w:r>
      </w:ins>
      <w:del w:id="133" w:author="Theo Olsthoorn" w:date="2025-04-15T21:00:00Z" w16du:dateUtc="2025-04-15T19:00:00Z">
        <w:r w:rsidR="006672CF" w:rsidDel="00CA6984">
          <w:rPr>
            <w:rFonts w:cstheme="minorHAnsi"/>
            <w:bCs/>
            <w:sz w:val="24"/>
            <w:szCs w:val="24"/>
          </w:rPr>
          <w:delText xml:space="preserve">The </w:delText>
        </w:r>
        <w:r w:rsidR="00E44941" w:rsidDel="00CA6984">
          <w:rPr>
            <w:rFonts w:cstheme="minorHAnsi"/>
            <w:bCs/>
            <w:sz w:val="24"/>
            <w:szCs w:val="24"/>
          </w:rPr>
          <w:delText>paper</w:delText>
        </w:r>
        <w:r w:rsidR="006672CF" w:rsidDel="00CA6984">
          <w:rPr>
            <w:rFonts w:cstheme="minorHAnsi"/>
            <w:bCs/>
            <w:sz w:val="24"/>
            <w:szCs w:val="24"/>
          </w:rPr>
          <w:delText xml:space="preserve"> </w:delText>
        </w:r>
        <w:r w:rsidR="002B02F2" w:rsidRPr="00FE3E1F" w:rsidDel="00CA6984">
          <w:rPr>
            <w:rFonts w:cstheme="minorHAnsi"/>
            <w:bCs/>
            <w:sz w:val="24"/>
            <w:szCs w:val="24"/>
          </w:rPr>
          <w:delText>describe</w:delText>
        </w:r>
        <w:r w:rsidR="00E44941" w:rsidDel="00CA6984">
          <w:rPr>
            <w:rFonts w:cstheme="minorHAnsi"/>
            <w:bCs/>
            <w:sz w:val="24"/>
            <w:szCs w:val="24"/>
          </w:rPr>
          <w:delText>s</w:delText>
        </w:r>
        <w:r w:rsidR="002B02F2" w:rsidRPr="00FE3E1F" w:rsidDel="00CA6984">
          <w:rPr>
            <w:rFonts w:cstheme="minorHAnsi"/>
            <w:bCs/>
            <w:sz w:val="24"/>
            <w:szCs w:val="24"/>
          </w:rPr>
          <w:delText xml:space="preserve"> </w:delText>
        </w:r>
      </w:del>
      <w:r w:rsidR="002B02F2" w:rsidRPr="00FE3E1F">
        <w:rPr>
          <w:rFonts w:cstheme="minorHAnsi"/>
          <w:bCs/>
          <w:sz w:val="24"/>
          <w:szCs w:val="24"/>
        </w:rPr>
        <w:t>that the dispersivity will remain constant with growing travel distance for highly heterogeneous aquifers</w:t>
      </w:r>
      <w:ins w:id="134" w:author="Theo Olsthoorn" w:date="2025-04-15T21:00:00Z" w16du:dateUtc="2025-04-15T19:00:00Z">
        <w:r w:rsidR="00CA6984">
          <w:rPr>
            <w:rFonts w:cstheme="minorHAnsi"/>
            <w:bCs/>
            <w:sz w:val="24"/>
            <w:szCs w:val="24"/>
          </w:rPr>
          <w:t>,</w:t>
        </w:r>
      </w:ins>
      <w:r w:rsidR="002B02F2" w:rsidRPr="00FE3E1F">
        <w:rPr>
          <w:rFonts w:cstheme="minorHAnsi"/>
          <w:bCs/>
          <w:sz w:val="24"/>
          <w:szCs w:val="24"/>
        </w:rPr>
        <w:t xml:space="preserve"> while it will grow linearly </w:t>
      </w:r>
      <w:r w:rsidR="006672CF">
        <w:rPr>
          <w:rFonts w:cstheme="minorHAnsi"/>
          <w:bCs/>
          <w:sz w:val="24"/>
          <w:szCs w:val="24"/>
        </w:rPr>
        <w:t xml:space="preserve">with travel distance </w:t>
      </w:r>
      <w:r w:rsidR="002B02F2" w:rsidRPr="00FE3E1F">
        <w:rPr>
          <w:rFonts w:cstheme="minorHAnsi"/>
          <w:bCs/>
          <w:sz w:val="24"/>
          <w:szCs w:val="24"/>
        </w:rPr>
        <w:t>for homogeneous aquifers</w:t>
      </w:r>
      <w:ins w:id="135" w:author="Theo Olsthoorn" w:date="2025-04-15T21:01:00Z" w16du:dateUtc="2025-04-15T19:01:00Z">
        <w:r w:rsidR="00CA6984">
          <w:rPr>
            <w:rFonts w:cstheme="minorHAnsi"/>
            <w:bCs/>
            <w:sz w:val="24"/>
            <w:szCs w:val="24"/>
          </w:rPr>
          <w:t xml:space="preserve">, while actual cases will be somewhere </w:t>
        </w:r>
      </w:ins>
      <w:del w:id="136" w:author="Theo Olsthoorn" w:date="2025-04-15T21:01:00Z" w16du:dateUtc="2025-04-15T19:01:00Z">
        <w:r w:rsidR="002B02F2" w:rsidRPr="00FE3E1F" w:rsidDel="00CA6984">
          <w:rPr>
            <w:rFonts w:cstheme="minorHAnsi"/>
            <w:bCs/>
            <w:sz w:val="24"/>
            <w:szCs w:val="24"/>
          </w:rPr>
          <w:delText xml:space="preserve"> </w:delText>
        </w:r>
        <w:r w:rsidR="006672CF" w:rsidDel="00CA6984">
          <w:rPr>
            <w:rFonts w:cstheme="minorHAnsi"/>
            <w:bCs/>
            <w:sz w:val="24"/>
            <w:szCs w:val="24"/>
          </w:rPr>
          <w:delText xml:space="preserve">as well as that </w:delText>
        </w:r>
        <w:r w:rsidR="002B02F2" w:rsidRPr="00FE3E1F" w:rsidDel="00CA6984">
          <w:rPr>
            <w:rFonts w:cstheme="minorHAnsi"/>
            <w:bCs/>
            <w:sz w:val="24"/>
            <w:szCs w:val="24"/>
          </w:rPr>
          <w:delText>any case</w:delText>
        </w:r>
        <w:r w:rsidR="006672CF" w:rsidDel="00CA6984">
          <w:rPr>
            <w:rFonts w:cstheme="minorHAnsi"/>
            <w:bCs/>
            <w:sz w:val="24"/>
            <w:szCs w:val="24"/>
          </w:rPr>
          <w:delText xml:space="preserve"> may occur </w:delText>
        </w:r>
      </w:del>
      <w:r w:rsidR="002B02F2" w:rsidRPr="00FE3E1F">
        <w:rPr>
          <w:rFonts w:cstheme="minorHAnsi"/>
          <w:bCs/>
          <w:sz w:val="24"/>
          <w:szCs w:val="24"/>
        </w:rPr>
        <w:t>in between.</w:t>
      </w:r>
      <w:r w:rsidR="00DE57D1" w:rsidRPr="00FE3E1F">
        <w:rPr>
          <w:rFonts w:cstheme="minorHAnsi"/>
          <w:bCs/>
          <w:sz w:val="24"/>
          <w:szCs w:val="24"/>
        </w:rPr>
        <w:t xml:space="preserve"> </w:t>
      </w:r>
      <w:r w:rsidR="00E44941">
        <w:rPr>
          <w:rFonts w:cstheme="minorHAnsi"/>
          <w:bCs/>
          <w:sz w:val="24"/>
          <w:szCs w:val="24"/>
        </w:rPr>
        <w:t xml:space="preserve">Whereas </w:t>
      </w:r>
      <w:del w:id="137" w:author="Theo Olsthoorn" w:date="2025-04-15T21:02:00Z" w16du:dateUtc="2025-04-15T19:02:00Z">
        <w:r w:rsidR="00E44941" w:rsidDel="00CA6984">
          <w:rPr>
            <w:rFonts w:cstheme="minorHAnsi"/>
            <w:bCs/>
            <w:sz w:val="24"/>
            <w:szCs w:val="24"/>
          </w:rPr>
          <w:delText>this</w:delText>
        </w:r>
        <w:r w:rsidR="0059180B" w:rsidDel="00CA6984">
          <w:rPr>
            <w:rFonts w:cstheme="minorHAnsi"/>
            <w:bCs/>
            <w:sz w:val="24"/>
            <w:szCs w:val="24"/>
          </w:rPr>
          <w:delText xml:space="preserve"> prev</w:delText>
        </w:r>
        <w:r w:rsidR="00CC07CD" w:rsidDel="00CA6984">
          <w:rPr>
            <w:rFonts w:cstheme="minorHAnsi"/>
            <w:bCs/>
            <w:sz w:val="24"/>
            <w:szCs w:val="24"/>
          </w:rPr>
          <w:delText>i</w:delText>
        </w:r>
        <w:r w:rsidR="0059180B" w:rsidDel="00CA6984">
          <w:rPr>
            <w:rFonts w:cstheme="minorHAnsi"/>
            <w:bCs/>
            <w:sz w:val="24"/>
            <w:szCs w:val="24"/>
          </w:rPr>
          <w:delText>ous</w:delText>
        </w:r>
        <w:r w:rsidR="00DE57D1" w:rsidRPr="00FE3E1F" w:rsidDel="00CA6984">
          <w:rPr>
            <w:rFonts w:cstheme="minorHAnsi"/>
            <w:bCs/>
            <w:sz w:val="24"/>
            <w:szCs w:val="24"/>
          </w:rPr>
          <w:delText xml:space="preserve"> work has shown the </w:delText>
        </w:r>
      </w:del>
      <w:r w:rsidR="00DE57D1" w:rsidRPr="00FE3E1F">
        <w:rPr>
          <w:rFonts w:cstheme="minorHAnsi"/>
          <w:bCs/>
          <w:sz w:val="24"/>
          <w:szCs w:val="24"/>
        </w:rPr>
        <w:t xml:space="preserve">applicability of </w:t>
      </w:r>
      <w:r w:rsidR="009E3F03">
        <w:rPr>
          <w:rFonts w:cstheme="minorHAnsi"/>
          <w:bCs/>
          <w:sz w:val="24"/>
          <w:szCs w:val="24"/>
        </w:rPr>
        <w:t xml:space="preserve">the method of </w:t>
      </w:r>
      <w:r w:rsidR="00DE57D1" w:rsidRPr="00FE3E1F">
        <w:rPr>
          <w:rFonts w:cstheme="minorHAnsi"/>
          <w:bCs/>
          <w:sz w:val="24"/>
          <w:szCs w:val="24"/>
        </w:rPr>
        <w:t>ATP in field</w:t>
      </w:r>
      <w:r w:rsidR="00522CE1" w:rsidRPr="00FE3E1F">
        <w:rPr>
          <w:rFonts w:cstheme="minorHAnsi"/>
          <w:bCs/>
          <w:sz w:val="24"/>
          <w:szCs w:val="24"/>
        </w:rPr>
        <w:t xml:space="preserve"> situations</w:t>
      </w:r>
      <w:ins w:id="138" w:author="Theo Olsthoorn" w:date="2025-04-15T21:02:00Z" w16du:dateUtc="2025-04-15T19:02:00Z">
        <w:r w:rsidR="00CA6984">
          <w:rPr>
            <w:rFonts w:cstheme="minorHAnsi"/>
            <w:bCs/>
            <w:sz w:val="24"/>
            <w:szCs w:val="24"/>
          </w:rPr>
          <w:t xml:space="preserve"> was presented by De Lange(2022)</w:t>
        </w:r>
      </w:ins>
      <w:r w:rsidR="006672CF">
        <w:rPr>
          <w:rFonts w:cstheme="minorHAnsi"/>
          <w:bCs/>
          <w:sz w:val="24"/>
          <w:szCs w:val="24"/>
        </w:rPr>
        <w:t>, th</w:t>
      </w:r>
      <w:r w:rsidR="00B44E1C" w:rsidRPr="00FE3E1F">
        <w:rPr>
          <w:rFonts w:cstheme="minorHAnsi"/>
          <w:bCs/>
          <w:sz w:val="24"/>
          <w:szCs w:val="24"/>
        </w:rPr>
        <w:t xml:space="preserve">e present work is a first step </w:t>
      </w:r>
      <w:r w:rsidR="00D72E44">
        <w:rPr>
          <w:rFonts w:cstheme="minorHAnsi"/>
          <w:bCs/>
          <w:sz w:val="24"/>
          <w:szCs w:val="24"/>
        </w:rPr>
        <w:t>to</w:t>
      </w:r>
      <w:r w:rsidR="00B44E1C" w:rsidRPr="00FE3E1F">
        <w:rPr>
          <w:rFonts w:cstheme="minorHAnsi"/>
          <w:bCs/>
          <w:sz w:val="24"/>
          <w:szCs w:val="24"/>
        </w:rPr>
        <w:t xml:space="preserve"> </w:t>
      </w:r>
      <w:ins w:id="139" w:author="Theo Olsthoorn" w:date="2025-04-15T21:02:00Z" w16du:dateUtc="2025-04-15T19:02:00Z">
        <w:r w:rsidR="00CA6984">
          <w:rPr>
            <w:rFonts w:cstheme="minorHAnsi"/>
            <w:bCs/>
            <w:sz w:val="24"/>
            <w:szCs w:val="24"/>
          </w:rPr>
          <w:t xml:space="preserve">actual </w:t>
        </w:r>
      </w:ins>
      <w:ins w:id="140" w:author="Theo Olsthoorn" w:date="2025-04-15T21:03:00Z" w16du:dateUtc="2025-04-15T19:03:00Z">
        <w:r w:rsidR="00CA6984">
          <w:rPr>
            <w:rFonts w:cstheme="minorHAnsi"/>
            <w:bCs/>
            <w:sz w:val="24"/>
            <w:szCs w:val="24"/>
          </w:rPr>
          <w:t xml:space="preserve">numerical </w:t>
        </w:r>
      </w:ins>
      <w:del w:id="141" w:author="Theo Olsthoorn" w:date="2025-04-15T21:02:00Z" w16du:dateUtc="2025-04-15T19:02:00Z">
        <w:r w:rsidR="00B44E1C" w:rsidRPr="00FE3E1F" w:rsidDel="00CA6984">
          <w:rPr>
            <w:rFonts w:cstheme="minorHAnsi"/>
            <w:bCs/>
            <w:sz w:val="24"/>
            <w:szCs w:val="24"/>
          </w:rPr>
          <w:delText xml:space="preserve">the </w:delText>
        </w:r>
      </w:del>
      <w:ins w:id="142" w:author="Theo Olsthoorn" w:date="2025-04-15T21:03:00Z" w16du:dateUtc="2025-04-15T19:03:00Z">
        <w:r w:rsidR="00CA6984">
          <w:rPr>
            <w:rFonts w:cstheme="minorHAnsi"/>
            <w:bCs/>
            <w:sz w:val="24"/>
            <w:szCs w:val="24"/>
          </w:rPr>
          <w:t>implementation</w:t>
        </w:r>
      </w:ins>
      <w:del w:id="143" w:author="Theo Olsthoorn" w:date="2025-04-15T21:02:00Z" w16du:dateUtc="2025-04-15T19:02:00Z">
        <w:r w:rsidR="00B44E1C" w:rsidRPr="00FE3E1F" w:rsidDel="00CA6984">
          <w:rPr>
            <w:rFonts w:cstheme="minorHAnsi"/>
            <w:bCs/>
            <w:sz w:val="24"/>
            <w:szCs w:val="24"/>
          </w:rPr>
          <w:delText xml:space="preserve">application in </w:delText>
        </w:r>
      </w:del>
      <w:del w:id="144" w:author="Theo Olsthoorn" w:date="2025-04-15T21:03:00Z" w16du:dateUtc="2025-04-15T19:03:00Z">
        <w:r w:rsidR="00B44E1C" w:rsidRPr="00FE3E1F" w:rsidDel="00CA6984">
          <w:rPr>
            <w:rFonts w:cstheme="minorHAnsi"/>
            <w:bCs/>
            <w:sz w:val="24"/>
            <w:szCs w:val="24"/>
          </w:rPr>
          <w:delText>modeling</w:delText>
        </w:r>
      </w:del>
      <w:r w:rsidR="00B44E1C" w:rsidRPr="00FE3E1F">
        <w:rPr>
          <w:rFonts w:cstheme="minorHAnsi"/>
          <w:bCs/>
          <w:sz w:val="24"/>
          <w:szCs w:val="24"/>
        </w:rPr>
        <w:t>.</w:t>
      </w:r>
    </w:p>
    <w:p w14:paraId="4F5747DA" w14:textId="68B854E6" w:rsidR="007F29F9" w:rsidRPr="00FE3E1F" w:rsidRDefault="007F29F9" w:rsidP="007F29F9">
      <w:pPr>
        <w:rPr>
          <w:rFonts w:cstheme="minorHAnsi"/>
          <w:bCs/>
          <w:sz w:val="24"/>
          <w:szCs w:val="24"/>
        </w:rPr>
      </w:pPr>
    </w:p>
    <w:p w14:paraId="489B0755" w14:textId="5D51E618" w:rsidR="00536030" w:rsidRPr="00FE3E1F" w:rsidRDefault="00057184" w:rsidP="007F29F9">
      <w:pPr>
        <w:rPr>
          <w:rFonts w:cstheme="minorHAnsi"/>
          <w:bCs/>
          <w:sz w:val="24"/>
          <w:szCs w:val="24"/>
        </w:rPr>
      </w:pPr>
      <w:r w:rsidRPr="00FE3E1F">
        <w:rPr>
          <w:rFonts w:cstheme="minorHAnsi"/>
          <w:bCs/>
          <w:sz w:val="24"/>
          <w:szCs w:val="24"/>
        </w:rPr>
        <w:t>The pictures in figure 1 are generated with the analytic element method (Strack, 1989), whereas those in figures 4 and 5 are generated in Microsoft365 Exce</w:t>
      </w:r>
      <w:del w:id="145" w:author="Theo Olsthoorn" w:date="2025-04-15T21:03:00Z" w16du:dateUtc="2025-04-15T19:03:00Z">
        <w:r w:rsidRPr="00FE3E1F" w:rsidDel="00CA6984">
          <w:rPr>
            <w:rFonts w:cstheme="minorHAnsi"/>
            <w:bCs/>
            <w:sz w:val="24"/>
            <w:szCs w:val="24"/>
          </w:rPr>
          <w:delText>l</w:delText>
        </w:r>
      </w:del>
      <w:r w:rsidRPr="00FE3E1F">
        <w:rPr>
          <w:rFonts w:cstheme="minorHAnsi"/>
          <w:bCs/>
          <w:sz w:val="24"/>
          <w:szCs w:val="24"/>
        </w:rPr>
        <w:t xml:space="preserve">l. </w:t>
      </w:r>
    </w:p>
    <w:p w14:paraId="15373458" w14:textId="13C8F21E" w:rsidR="007059A4" w:rsidRPr="00FE3E1F" w:rsidRDefault="007059A4">
      <w:pPr>
        <w:rPr>
          <w:rFonts w:cstheme="minorHAnsi"/>
          <w:bCs/>
          <w:sz w:val="24"/>
          <w:szCs w:val="24"/>
        </w:rPr>
      </w:pPr>
    </w:p>
    <w:p w14:paraId="58A8B732" w14:textId="718965C6" w:rsidR="000D014C" w:rsidRPr="00FE3E1F" w:rsidRDefault="00A27D46" w:rsidP="00245927">
      <w:pPr>
        <w:rPr>
          <w:rFonts w:cstheme="minorHAnsi"/>
          <w:b/>
          <w:sz w:val="28"/>
          <w:szCs w:val="28"/>
        </w:rPr>
      </w:pPr>
      <w:r w:rsidRPr="00FE3E1F">
        <w:rPr>
          <w:rFonts w:cstheme="minorHAnsi"/>
          <w:b/>
          <w:sz w:val="28"/>
          <w:szCs w:val="28"/>
        </w:rPr>
        <w:t>Methodology</w:t>
      </w:r>
      <w:r w:rsidR="00C728C4" w:rsidRPr="00FE3E1F">
        <w:rPr>
          <w:rFonts w:cstheme="minorHAnsi"/>
          <w:b/>
          <w:sz w:val="28"/>
          <w:szCs w:val="28"/>
        </w:rPr>
        <w:t xml:space="preserve">   </w:t>
      </w:r>
    </w:p>
    <w:p w14:paraId="1FE4966D" w14:textId="72A9053E" w:rsidR="004A1A18" w:rsidRDefault="00A72DA5" w:rsidP="00245927">
      <w:pPr>
        <w:rPr>
          <w:iCs/>
          <w:sz w:val="24"/>
          <w:szCs w:val="24"/>
          <w:u w:val="single"/>
        </w:rPr>
      </w:pPr>
      <w:r>
        <w:rPr>
          <w:iCs/>
          <w:sz w:val="24"/>
          <w:szCs w:val="24"/>
          <w:u w:val="single"/>
        </w:rPr>
        <w:t xml:space="preserve">The method </w:t>
      </w:r>
      <w:r w:rsidR="004A1A18">
        <w:rPr>
          <w:iCs/>
          <w:sz w:val="24"/>
          <w:szCs w:val="24"/>
          <w:u w:val="single"/>
        </w:rPr>
        <w:t xml:space="preserve">ATP </w:t>
      </w:r>
      <w:r>
        <w:rPr>
          <w:iCs/>
          <w:sz w:val="24"/>
          <w:szCs w:val="24"/>
          <w:u w:val="single"/>
        </w:rPr>
        <w:t>for</w:t>
      </w:r>
      <w:r w:rsidR="004A1A18">
        <w:rPr>
          <w:iCs/>
          <w:sz w:val="24"/>
          <w:szCs w:val="24"/>
          <w:u w:val="single"/>
        </w:rPr>
        <w:t xml:space="preserve"> numerical modeling</w:t>
      </w:r>
    </w:p>
    <w:p w14:paraId="73FAFE8E" w14:textId="55F68EAE" w:rsidR="00A27D46" w:rsidRPr="004A1A18" w:rsidRDefault="004A1A18" w:rsidP="004A1A18">
      <w:pPr>
        <w:rPr>
          <w:rFonts w:cstheme="minorHAnsi"/>
          <w:sz w:val="24"/>
          <w:szCs w:val="24"/>
        </w:rPr>
      </w:pPr>
      <w:r>
        <w:rPr>
          <w:iCs/>
          <w:sz w:val="24"/>
          <w:szCs w:val="24"/>
        </w:rPr>
        <w:t xml:space="preserve">A numerical </w:t>
      </w:r>
      <w:ins w:id="146" w:author="Theo Olsthoorn" w:date="2025-04-15T21:04:00Z" w16du:dateUtc="2025-04-15T19:04:00Z">
        <w:r w:rsidR="00CA6984">
          <w:rPr>
            <w:iCs/>
            <w:sz w:val="24"/>
            <w:szCs w:val="24"/>
          </w:rPr>
          <w:t xml:space="preserve">groundwater </w:t>
        </w:r>
      </w:ins>
      <w:ins w:id="147" w:author="Theo Olsthoorn" w:date="2025-04-15T21:05:00Z" w16du:dateUtc="2025-04-15T19:05:00Z">
        <w:r w:rsidR="00CA6984">
          <w:rPr>
            <w:iCs/>
            <w:sz w:val="24"/>
            <w:szCs w:val="24"/>
          </w:rPr>
          <w:t xml:space="preserve">flow and transport </w:t>
        </w:r>
      </w:ins>
      <w:r>
        <w:rPr>
          <w:iCs/>
          <w:sz w:val="24"/>
          <w:szCs w:val="24"/>
        </w:rPr>
        <w:t xml:space="preserve">model </w:t>
      </w:r>
      <w:ins w:id="148" w:author="Theo Olsthoorn" w:date="2025-04-15T21:04:00Z" w16du:dateUtc="2025-04-15T19:04:00Z">
        <w:r w:rsidR="00CA6984">
          <w:rPr>
            <w:iCs/>
            <w:sz w:val="24"/>
            <w:szCs w:val="24"/>
          </w:rPr>
          <w:t xml:space="preserve">usually computes </w:t>
        </w:r>
      </w:ins>
      <w:del w:id="149" w:author="Theo Olsthoorn" w:date="2025-04-15T21:04:00Z" w16du:dateUtc="2025-04-15T19:04:00Z">
        <w:r w:rsidDel="00CA6984">
          <w:rPr>
            <w:rFonts w:cstheme="minorHAnsi"/>
            <w:sz w:val="24"/>
            <w:szCs w:val="24"/>
          </w:rPr>
          <w:delText>generates</w:delText>
        </w:r>
        <w:r w:rsidR="00A27D46" w:rsidRPr="004A1A18" w:rsidDel="00CA6984">
          <w:rPr>
            <w:rFonts w:cstheme="minorHAnsi"/>
            <w:sz w:val="24"/>
            <w:szCs w:val="24"/>
          </w:rPr>
          <w:delText xml:space="preserve"> </w:delText>
        </w:r>
      </w:del>
      <w:r w:rsidR="001E0E96" w:rsidRPr="004A1A18">
        <w:rPr>
          <w:rFonts w:cstheme="minorHAnsi"/>
          <w:sz w:val="24"/>
          <w:szCs w:val="24"/>
        </w:rPr>
        <w:t xml:space="preserve">a </w:t>
      </w:r>
      <w:ins w:id="150" w:author="Theo Olsthoorn" w:date="2025-04-15T21:04:00Z" w16du:dateUtc="2025-04-15T19:04:00Z">
        <w:r w:rsidR="00CA6984">
          <w:rPr>
            <w:rFonts w:cstheme="minorHAnsi"/>
            <w:sz w:val="24"/>
            <w:szCs w:val="24"/>
          </w:rPr>
          <w:t>3D</w:t>
        </w:r>
      </w:ins>
      <w:del w:id="151" w:author="Theo Olsthoorn" w:date="2025-04-15T21:04:00Z" w16du:dateUtc="2025-04-15T19:04:00Z">
        <w:r w:rsidR="001E0E96" w:rsidRPr="004A1A18" w:rsidDel="00CA6984">
          <w:rPr>
            <w:rFonts w:cstheme="minorHAnsi"/>
            <w:sz w:val="24"/>
            <w:szCs w:val="24"/>
          </w:rPr>
          <w:delText>three-dimensional</w:delText>
        </w:r>
      </w:del>
      <w:r w:rsidR="001E0E96" w:rsidRPr="004A1A18">
        <w:rPr>
          <w:rFonts w:cstheme="minorHAnsi"/>
          <w:sz w:val="24"/>
          <w:szCs w:val="24"/>
        </w:rPr>
        <w:t xml:space="preserve"> distribution of </w:t>
      </w:r>
      <w:r w:rsidR="00A27D46" w:rsidRPr="004A1A18">
        <w:rPr>
          <w:rFonts w:cstheme="minorHAnsi"/>
          <w:sz w:val="24"/>
          <w:szCs w:val="24"/>
        </w:rPr>
        <w:t>flow</w:t>
      </w:r>
      <w:r w:rsidR="001E0E96" w:rsidRPr="004A1A18">
        <w:rPr>
          <w:rFonts w:cstheme="minorHAnsi"/>
          <w:sz w:val="24"/>
          <w:szCs w:val="24"/>
        </w:rPr>
        <w:t xml:space="preserve">, </w:t>
      </w:r>
      <w:r w:rsidR="00A27D46" w:rsidRPr="004A1A18">
        <w:rPr>
          <w:rFonts w:cstheme="minorHAnsi"/>
          <w:sz w:val="24"/>
          <w:szCs w:val="24"/>
        </w:rPr>
        <w:t xml:space="preserve">potential </w:t>
      </w:r>
      <w:r w:rsidR="001E0E96" w:rsidRPr="004A1A18">
        <w:rPr>
          <w:rFonts w:cstheme="minorHAnsi"/>
          <w:sz w:val="24"/>
          <w:szCs w:val="24"/>
        </w:rPr>
        <w:t>and concentration over time</w:t>
      </w:r>
      <w:ins w:id="152" w:author="Theo Olsthoorn" w:date="2025-04-15T21:05:00Z" w16du:dateUtc="2025-04-15T19:05:00Z">
        <w:r w:rsidR="00CA6984">
          <w:rPr>
            <w:rFonts w:cstheme="minorHAnsi"/>
            <w:sz w:val="24"/>
            <w:szCs w:val="24"/>
          </w:rPr>
          <w:t xml:space="preserve">. This model </w:t>
        </w:r>
      </w:ins>
      <w:del w:id="153" w:author="Theo Olsthoorn" w:date="2025-04-15T21:05:00Z" w16du:dateUtc="2025-04-15T19:05:00Z">
        <w:r w:rsidR="00A27D46" w:rsidRPr="004A1A18" w:rsidDel="00CA6984">
          <w:rPr>
            <w:rFonts w:cstheme="minorHAnsi"/>
            <w:sz w:val="24"/>
            <w:szCs w:val="24"/>
          </w:rPr>
          <w:delText xml:space="preserve"> </w:delText>
        </w:r>
        <w:r w:rsidR="001E0E96" w:rsidRPr="004A1A18" w:rsidDel="00CA6984">
          <w:rPr>
            <w:rFonts w:cstheme="minorHAnsi"/>
            <w:sz w:val="24"/>
            <w:szCs w:val="24"/>
          </w:rPr>
          <w:delText xml:space="preserve">and </w:delText>
        </w:r>
      </w:del>
      <w:r w:rsidR="006A39EC" w:rsidRPr="004A1A18">
        <w:rPr>
          <w:rFonts w:cstheme="minorHAnsi"/>
          <w:sz w:val="24"/>
          <w:szCs w:val="24"/>
        </w:rPr>
        <w:t xml:space="preserve">explicitly </w:t>
      </w:r>
      <w:r w:rsidR="001E0E96" w:rsidRPr="004A1A18">
        <w:rPr>
          <w:rFonts w:cstheme="minorHAnsi"/>
          <w:sz w:val="24"/>
          <w:szCs w:val="24"/>
        </w:rPr>
        <w:t>includes</w:t>
      </w:r>
      <w:r w:rsidR="00A27D46" w:rsidRPr="004A1A18">
        <w:rPr>
          <w:rFonts w:cstheme="minorHAnsi"/>
          <w:sz w:val="24"/>
          <w:szCs w:val="24"/>
        </w:rPr>
        <w:t xml:space="preserve"> aquifer heterogeneity</w:t>
      </w:r>
      <w:r w:rsidR="001E0E96" w:rsidRPr="004A1A18">
        <w:rPr>
          <w:rFonts w:cstheme="minorHAnsi"/>
          <w:sz w:val="24"/>
          <w:szCs w:val="24"/>
        </w:rPr>
        <w:t xml:space="preserve"> at a </w:t>
      </w:r>
      <w:r w:rsidR="006A39EC" w:rsidRPr="004A1A18">
        <w:rPr>
          <w:rFonts w:cstheme="minorHAnsi"/>
          <w:sz w:val="24"/>
          <w:szCs w:val="24"/>
        </w:rPr>
        <w:t>“model-</w:t>
      </w:r>
      <w:r w:rsidR="001E0E96" w:rsidRPr="004A1A18">
        <w:rPr>
          <w:rFonts w:cstheme="minorHAnsi"/>
          <w:sz w:val="24"/>
          <w:szCs w:val="24"/>
        </w:rPr>
        <w:t xml:space="preserve"> scale</w:t>
      </w:r>
      <w:r w:rsidR="006A39EC" w:rsidRPr="004A1A18">
        <w:rPr>
          <w:rFonts w:cstheme="minorHAnsi"/>
          <w:sz w:val="24"/>
          <w:szCs w:val="24"/>
        </w:rPr>
        <w:t>”</w:t>
      </w:r>
      <w:r w:rsidR="001E0E96" w:rsidRPr="004A1A18">
        <w:rPr>
          <w:rFonts w:cstheme="minorHAnsi"/>
          <w:sz w:val="24"/>
          <w:szCs w:val="24"/>
        </w:rPr>
        <w:t xml:space="preserve">. </w:t>
      </w:r>
    </w:p>
    <w:p w14:paraId="4F4F2703" w14:textId="4D73D719" w:rsidR="00F14AA4" w:rsidRDefault="00CA6984" w:rsidP="004A1A18">
      <w:pPr>
        <w:rPr>
          <w:rFonts w:cstheme="minorHAnsi"/>
          <w:sz w:val="24"/>
          <w:szCs w:val="24"/>
        </w:rPr>
      </w:pPr>
      <w:ins w:id="154" w:author="Theo Olsthoorn" w:date="2025-04-15T21:06:00Z" w16du:dateUtc="2025-04-15T19:06:00Z">
        <w:r>
          <w:rPr>
            <w:rFonts w:cstheme="minorHAnsi"/>
            <w:sz w:val="24"/>
            <w:szCs w:val="24"/>
          </w:rPr>
          <w:t>T</w:t>
        </w:r>
      </w:ins>
      <w:del w:id="155" w:author="Theo Olsthoorn" w:date="2025-04-15T21:06:00Z" w16du:dateUtc="2025-04-15T19:06:00Z">
        <w:r w:rsidR="00891E46" w:rsidRPr="004A1A18" w:rsidDel="00CA6984">
          <w:rPr>
            <w:rFonts w:cstheme="minorHAnsi"/>
            <w:sz w:val="24"/>
            <w:szCs w:val="24"/>
          </w:rPr>
          <w:delText>A</w:delText>
        </w:r>
        <w:r w:rsidR="004A1A18" w:rsidDel="00CA6984">
          <w:rPr>
            <w:rFonts w:cstheme="minorHAnsi"/>
            <w:sz w:val="24"/>
            <w:szCs w:val="24"/>
          </w:rPr>
          <w:delText>lso</w:delText>
        </w:r>
        <w:r w:rsidR="00891E46" w:rsidRPr="004A1A18" w:rsidDel="00CA6984">
          <w:rPr>
            <w:rFonts w:cstheme="minorHAnsi"/>
            <w:sz w:val="24"/>
            <w:szCs w:val="24"/>
          </w:rPr>
          <w:delText>, t</w:delText>
        </w:r>
      </w:del>
      <w:r w:rsidR="00891E46" w:rsidRPr="004A1A18">
        <w:rPr>
          <w:rFonts w:cstheme="minorHAnsi"/>
          <w:sz w:val="24"/>
          <w:szCs w:val="24"/>
        </w:rPr>
        <w:t xml:space="preserve">he </w:t>
      </w:r>
      <w:proofErr w:type="gramStart"/>
      <w:r w:rsidR="00891E46" w:rsidRPr="004A1A18">
        <w:rPr>
          <w:rFonts w:cstheme="minorHAnsi"/>
          <w:sz w:val="24"/>
          <w:szCs w:val="24"/>
        </w:rPr>
        <w:t>model</w:t>
      </w:r>
      <w:proofErr w:type="gramEnd"/>
      <w:r w:rsidR="00891E46" w:rsidRPr="004A1A18">
        <w:rPr>
          <w:rFonts w:cstheme="minorHAnsi"/>
          <w:sz w:val="24"/>
          <w:szCs w:val="24"/>
        </w:rPr>
        <w:t xml:space="preserve"> </w:t>
      </w:r>
      <w:ins w:id="156" w:author="Theo Olsthoorn" w:date="2025-04-15T21:06:00Z" w16du:dateUtc="2025-04-15T19:06:00Z">
        <w:r>
          <w:rPr>
            <w:rFonts w:cstheme="minorHAnsi"/>
            <w:sz w:val="24"/>
            <w:szCs w:val="24"/>
          </w:rPr>
          <w:t xml:space="preserve">also </w:t>
        </w:r>
      </w:ins>
      <w:r w:rsidR="004A1A18">
        <w:rPr>
          <w:rFonts w:cstheme="minorHAnsi"/>
          <w:sz w:val="24"/>
          <w:szCs w:val="24"/>
        </w:rPr>
        <w:t>produce</w:t>
      </w:r>
      <w:r w:rsidR="00891E46" w:rsidRPr="004A1A18">
        <w:rPr>
          <w:rFonts w:cstheme="minorHAnsi"/>
          <w:sz w:val="24"/>
          <w:szCs w:val="24"/>
        </w:rPr>
        <w:t>s t</w:t>
      </w:r>
      <w:r w:rsidR="001E0E96" w:rsidRPr="004A1A18">
        <w:rPr>
          <w:rFonts w:cstheme="minorHAnsi"/>
          <w:sz w:val="24"/>
          <w:szCs w:val="24"/>
        </w:rPr>
        <w:t>he traveled distance along a path-line</w:t>
      </w:r>
      <w:ins w:id="157" w:author="Theo Olsthoorn" w:date="2025-04-15T21:06:00Z" w16du:dateUtc="2025-04-15T19:06:00Z">
        <w:r>
          <w:rPr>
            <w:rFonts w:cstheme="minorHAnsi"/>
            <w:sz w:val="24"/>
            <w:szCs w:val="24"/>
          </w:rPr>
          <w:t>s</w:t>
        </w:r>
      </w:ins>
      <w:r w:rsidR="001E0E96" w:rsidRPr="004A1A18">
        <w:rPr>
          <w:rFonts w:cstheme="minorHAnsi"/>
          <w:sz w:val="24"/>
          <w:szCs w:val="24"/>
        </w:rPr>
        <w:t xml:space="preserve"> and </w:t>
      </w:r>
      <w:r w:rsidR="00891E46" w:rsidRPr="004A1A18">
        <w:rPr>
          <w:rFonts w:cstheme="minorHAnsi"/>
          <w:sz w:val="24"/>
          <w:szCs w:val="24"/>
        </w:rPr>
        <w:t xml:space="preserve">the </w:t>
      </w:r>
      <w:r w:rsidR="001E0E96" w:rsidRPr="004A1A18">
        <w:rPr>
          <w:rFonts w:cstheme="minorHAnsi"/>
          <w:sz w:val="24"/>
          <w:szCs w:val="24"/>
        </w:rPr>
        <w:t>concentration per</w:t>
      </w:r>
      <w:r w:rsidR="00A27D46" w:rsidRPr="004A1A18">
        <w:rPr>
          <w:rFonts w:cstheme="minorHAnsi"/>
          <w:sz w:val="24"/>
          <w:szCs w:val="24"/>
        </w:rPr>
        <w:t xml:space="preserve"> </w:t>
      </w:r>
      <w:ins w:id="158" w:author="Theo Olsthoorn" w:date="2025-04-15T21:06:00Z" w16du:dateUtc="2025-04-15T19:06:00Z">
        <w:r>
          <w:rPr>
            <w:rFonts w:cstheme="minorHAnsi"/>
            <w:sz w:val="24"/>
            <w:szCs w:val="24"/>
          </w:rPr>
          <w:t xml:space="preserve">computation </w:t>
        </w:r>
      </w:ins>
      <w:r w:rsidR="00A27D46" w:rsidRPr="004A1A18">
        <w:rPr>
          <w:rFonts w:cstheme="minorHAnsi"/>
          <w:sz w:val="24"/>
          <w:szCs w:val="24"/>
        </w:rPr>
        <w:t>cell</w:t>
      </w:r>
      <w:ins w:id="159" w:author="Theo Olsthoorn" w:date="2025-04-15T21:06:00Z" w16du:dateUtc="2025-04-15T19:06:00Z">
        <w:r>
          <w:rPr>
            <w:rFonts w:cstheme="minorHAnsi"/>
            <w:sz w:val="24"/>
            <w:szCs w:val="24"/>
          </w:rPr>
          <w:t xml:space="preserve">. </w:t>
        </w:r>
      </w:ins>
      <w:del w:id="160" w:author="Theo Olsthoorn" w:date="2025-04-15T21:06:00Z" w16du:dateUtc="2025-04-15T19:06:00Z">
        <w:r w:rsidR="004A1A18" w:rsidDel="00CA6984">
          <w:rPr>
            <w:rFonts w:cstheme="minorHAnsi"/>
            <w:sz w:val="24"/>
            <w:szCs w:val="24"/>
          </w:rPr>
          <w:delText xml:space="preserve">, which </w:delText>
        </w:r>
        <w:r w:rsidR="009E3F03" w:rsidDel="00CA6984">
          <w:rPr>
            <w:rFonts w:cstheme="minorHAnsi"/>
            <w:sz w:val="24"/>
            <w:szCs w:val="24"/>
          </w:rPr>
          <w:delText>b</w:delText>
        </w:r>
      </w:del>
      <w:ins w:id="161" w:author="Theo Olsthoorn" w:date="2025-04-15T21:06:00Z" w16du:dateUtc="2025-04-15T19:06:00Z">
        <w:r>
          <w:rPr>
            <w:rFonts w:cstheme="minorHAnsi"/>
            <w:sz w:val="24"/>
            <w:szCs w:val="24"/>
          </w:rPr>
          <w:t>B</w:t>
        </w:r>
      </w:ins>
      <w:r w:rsidR="009E3F03">
        <w:rPr>
          <w:rFonts w:cstheme="minorHAnsi"/>
          <w:sz w:val="24"/>
          <w:szCs w:val="24"/>
        </w:rPr>
        <w:t xml:space="preserve">oth </w:t>
      </w:r>
      <w:r w:rsidR="00F14AA4">
        <w:rPr>
          <w:rFonts w:cstheme="minorHAnsi"/>
          <w:sz w:val="24"/>
          <w:szCs w:val="24"/>
        </w:rPr>
        <w:t xml:space="preserve">are </w:t>
      </w:r>
      <w:del w:id="162" w:author="Theo Olsthoorn" w:date="2025-04-15T21:06:00Z" w16du:dateUtc="2025-04-15T19:06:00Z">
        <w:r w:rsidR="00F14AA4" w:rsidDel="00CA6984">
          <w:rPr>
            <w:rFonts w:cstheme="minorHAnsi"/>
            <w:sz w:val="24"/>
            <w:szCs w:val="24"/>
          </w:rPr>
          <w:delText>the</w:delText>
        </w:r>
        <w:r w:rsidR="004A1A18" w:rsidDel="00CA6984">
          <w:rPr>
            <w:rFonts w:cstheme="minorHAnsi"/>
            <w:sz w:val="24"/>
            <w:szCs w:val="24"/>
          </w:rPr>
          <w:delText xml:space="preserve"> </w:delText>
        </w:r>
      </w:del>
      <w:r w:rsidR="00807E09">
        <w:rPr>
          <w:rFonts w:cstheme="minorHAnsi"/>
          <w:sz w:val="24"/>
          <w:szCs w:val="24"/>
        </w:rPr>
        <w:t>input</w:t>
      </w:r>
      <w:r w:rsidR="004A1A18">
        <w:rPr>
          <w:rFonts w:cstheme="minorHAnsi"/>
          <w:sz w:val="24"/>
          <w:szCs w:val="24"/>
        </w:rPr>
        <w:t xml:space="preserve"> for </w:t>
      </w:r>
      <w:r w:rsidR="00807E09">
        <w:rPr>
          <w:rFonts w:cstheme="minorHAnsi"/>
          <w:sz w:val="24"/>
          <w:szCs w:val="24"/>
        </w:rPr>
        <w:t xml:space="preserve">the </w:t>
      </w:r>
      <w:r w:rsidR="004A1A18">
        <w:rPr>
          <w:rFonts w:cstheme="minorHAnsi"/>
          <w:sz w:val="24"/>
          <w:szCs w:val="24"/>
        </w:rPr>
        <w:t xml:space="preserve">application of the method of ATP. </w:t>
      </w:r>
      <w:r w:rsidR="00F14AA4">
        <w:rPr>
          <w:rFonts w:cstheme="minorHAnsi"/>
          <w:sz w:val="24"/>
          <w:szCs w:val="24"/>
        </w:rPr>
        <w:t xml:space="preserve">The method of ATP results in a set of parameters for </w:t>
      </w:r>
      <w:ins w:id="163" w:author="Theo Olsthoorn" w:date="2025-04-15T21:07:00Z" w16du:dateUtc="2025-04-15T19:07:00Z">
        <w:r>
          <w:rPr>
            <w:rFonts w:cstheme="minorHAnsi"/>
            <w:sz w:val="24"/>
            <w:szCs w:val="24"/>
          </w:rPr>
          <w:t xml:space="preserve">particular </w:t>
        </w:r>
      </w:ins>
      <w:del w:id="164" w:author="Theo Olsthoorn" w:date="2025-04-15T21:07:00Z" w16du:dateUtc="2025-04-15T19:07:00Z">
        <w:r w:rsidR="00F14AA4" w:rsidDel="00CA6984">
          <w:rPr>
            <w:rFonts w:cstheme="minorHAnsi"/>
            <w:sz w:val="24"/>
            <w:szCs w:val="24"/>
          </w:rPr>
          <w:delText xml:space="preserve">distinguished </w:delText>
        </w:r>
      </w:del>
      <w:r w:rsidR="00F14AA4">
        <w:rPr>
          <w:rFonts w:cstheme="minorHAnsi"/>
          <w:sz w:val="24"/>
          <w:szCs w:val="24"/>
        </w:rPr>
        <w:t xml:space="preserve">situations each of which can be </w:t>
      </w:r>
      <w:ins w:id="165" w:author="Theo Olsthoorn" w:date="2025-04-15T21:07:00Z" w16du:dateUtc="2025-04-15T19:07:00Z">
        <w:r>
          <w:rPr>
            <w:rFonts w:cstheme="minorHAnsi"/>
            <w:sz w:val="24"/>
            <w:szCs w:val="24"/>
          </w:rPr>
          <w:t xml:space="preserve">replace </w:t>
        </w:r>
      </w:ins>
      <w:del w:id="166" w:author="Theo Olsthoorn" w:date="2025-04-15T21:07:00Z" w16du:dateUtc="2025-04-15T19:07:00Z">
        <w:r w:rsidR="00F14AA4" w:rsidDel="00CA6984">
          <w:rPr>
            <w:rFonts w:cstheme="minorHAnsi"/>
            <w:sz w:val="24"/>
            <w:szCs w:val="24"/>
          </w:rPr>
          <w:delText xml:space="preserve">used at the position of </w:delText>
        </w:r>
      </w:del>
      <w:r w:rsidR="00F14AA4">
        <w:rPr>
          <w:rFonts w:cstheme="minorHAnsi"/>
          <w:sz w:val="24"/>
          <w:szCs w:val="24"/>
        </w:rPr>
        <w:t xml:space="preserve">the dispersivity as used in classic </w:t>
      </w:r>
      <w:ins w:id="167" w:author="Theo Olsthoorn" w:date="2025-04-15T21:07:00Z" w16du:dateUtc="2025-04-15T19:07:00Z">
        <w:r>
          <w:rPr>
            <w:rFonts w:cstheme="minorHAnsi"/>
            <w:sz w:val="24"/>
            <w:szCs w:val="24"/>
          </w:rPr>
          <w:t xml:space="preserve">groundwater mass transport </w:t>
        </w:r>
      </w:ins>
      <w:r w:rsidR="00F14AA4">
        <w:rPr>
          <w:rFonts w:cstheme="minorHAnsi"/>
          <w:sz w:val="24"/>
          <w:szCs w:val="24"/>
        </w:rPr>
        <w:t>modeling (REF).</w:t>
      </w:r>
    </w:p>
    <w:p w14:paraId="35C4FC91" w14:textId="77777777" w:rsidR="00F14AA4" w:rsidRDefault="00F14AA4" w:rsidP="004A1A18">
      <w:pPr>
        <w:rPr>
          <w:rFonts w:cstheme="minorHAnsi"/>
          <w:sz w:val="24"/>
          <w:szCs w:val="24"/>
        </w:rPr>
      </w:pPr>
    </w:p>
    <w:p w14:paraId="6069CE92" w14:textId="74C764DA" w:rsidR="009F343D" w:rsidRDefault="00F14AA4" w:rsidP="00807E09">
      <w:pPr>
        <w:rPr>
          <w:rFonts w:cstheme="minorHAnsi"/>
          <w:sz w:val="24"/>
          <w:szCs w:val="24"/>
        </w:rPr>
      </w:pPr>
      <w:r>
        <w:rPr>
          <w:rFonts w:cstheme="minorHAnsi"/>
          <w:sz w:val="24"/>
          <w:szCs w:val="24"/>
        </w:rPr>
        <w:t>In</w:t>
      </w:r>
      <w:r w:rsidRPr="004A1A18">
        <w:rPr>
          <w:rFonts w:cstheme="minorHAnsi"/>
          <w:sz w:val="24"/>
          <w:szCs w:val="24"/>
        </w:rPr>
        <w:t xml:space="preserve"> </w:t>
      </w:r>
      <w:r>
        <w:rPr>
          <w:rFonts w:cstheme="minorHAnsi"/>
          <w:sz w:val="24"/>
          <w:szCs w:val="24"/>
        </w:rPr>
        <w:t xml:space="preserve">the method of </w:t>
      </w:r>
      <w:r w:rsidRPr="004A1A18">
        <w:rPr>
          <w:rFonts w:cstheme="minorHAnsi"/>
          <w:sz w:val="24"/>
          <w:szCs w:val="24"/>
        </w:rPr>
        <w:t>ATP</w:t>
      </w:r>
      <w:r>
        <w:rPr>
          <w:rFonts w:cstheme="minorHAnsi"/>
          <w:sz w:val="24"/>
          <w:szCs w:val="24"/>
        </w:rPr>
        <w:t>, m</w:t>
      </w:r>
      <w:r w:rsidR="00891E46" w:rsidRPr="004A1A18">
        <w:rPr>
          <w:rFonts w:cstheme="minorHAnsi"/>
          <w:sz w:val="24"/>
          <w:szCs w:val="24"/>
        </w:rPr>
        <w:t>echanical dispersion</w:t>
      </w:r>
      <w:r w:rsidR="00033F63" w:rsidRPr="004A1A18">
        <w:rPr>
          <w:rFonts w:cstheme="minorHAnsi"/>
          <w:sz w:val="24"/>
          <w:szCs w:val="24"/>
        </w:rPr>
        <w:t xml:space="preserve"> describe</w:t>
      </w:r>
      <w:r>
        <w:rPr>
          <w:rFonts w:cstheme="minorHAnsi"/>
          <w:sz w:val="24"/>
          <w:szCs w:val="24"/>
        </w:rPr>
        <w:t>s the spreading of</w:t>
      </w:r>
      <w:r w:rsidR="00891E46" w:rsidRPr="004A1A18">
        <w:rPr>
          <w:rFonts w:cstheme="minorHAnsi"/>
          <w:sz w:val="24"/>
          <w:szCs w:val="24"/>
        </w:rPr>
        <w:t xml:space="preserve"> </w:t>
      </w:r>
      <w:del w:id="168" w:author="Theo Olsthoorn" w:date="2025-04-15T21:08:00Z" w16du:dateUtc="2025-04-15T19:08:00Z">
        <w:r w:rsidR="00891E46" w:rsidRPr="004A1A18" w:rsidDel="000720AA">
          <w:rPr>
            <w:rFonts w:cstheme="minorHAnsi"/>
            <w:sz w:val="24"/>
            <w:szCs w:val="24"/>
          </w:rPr>
          <w:delText xml:space="preserve">water </w:delText>
        </w:r>
      </w:del>
      <w:ins w:id="169" w:author="Theo Olsthoorn" w:date="2025-04-15T21:08:00Z" w16du:dateUtc="2025-04-15T19:08:00Z">
        <w:r w:rsidR="000720AA">
          <w:rPr>
            <w:rFonts w:cstheme="minorHAnsi"/>
            <w:sz w:val="24"/>
            <w:szCs w:val="24"/>
          </w:rPr>
          <w:t>dissolved</w:t>
        </w:r>
        <w:r w:rsidR="000720AA" w:rsidRPr="004A1A18">
          <w:rPr>
            <w:rFonts w:cstheme="minorHAnsi"/>
            <w:sz w:val="24"/>
            <w:szCs w:val="24"/>
          </w:rPr>
          <w:t xml:space="preserve"> </w:t>
        </w:r>
      </w:ins>
      <w:r w:rsidR="00891E46" w:rsidRPr="004A1A18">
        <w:rPr>
          <w:rFonts w:cstheme="minorHAnsi"/>
          <w:sz w:val="24"/>
          <w:szCs w:val="24"/>
        </w:rPr>
        <w:t>particle</w:t>
      </w:r>
      <w:r>
        <w:rPr>
          <w:rFonts w:cstheme="minorHAnsi"/>
          <w:sz w:val="24"/>
          <w:szCs w:val="24"/>
        </w:rPr>
        <w:t>s</w:t>
      </w:r>
      <w:r w:rsidR="00891E46" w:rsidRPr="004A1A18">
        <w:rPr>
          <w:rFonts w:cstheme="minorHAnsi"/>
          <w:sz w:val="24"/>
          <w:szCs w:val="24"/>
        </w:rPr>
        <w:t xml:space="preserve"> </w:t>
      </w:r>
      <w:r w:rsidR="00807E09">
        <w:rPr>
          <w:rFonts w:cstheme="minorHAnsi"/>
          <w:sz w:val="24"/>
          <w:szCs w:val="24"/>
        </w:rPr>
        <w:t xml:space="preserve">in a vertical </w:t>
      </w:r>
      <w:ins w:id="170" w:author="Theo Olsthoorn" w:date="2025-04-15T21:08:00Z" w16du:dateUtc="2025-04-15T19:08:00Z">
        <w:r w:rsidR="000720AA">
          <w:rPr>
            <w:rFonts w:cstheme="minorHAnsi"/>
            <w:sz w:val="24"/>
            <w:szCs w:val="24"/>
          </w:rPr>
          <w:t>cross-</w:t>
        </w:r>
      </w:ins>
      <w:r w:rsidR="00807E09">
        <w:rPr>
          <w:rFonts w:cstheme="minorHAnsi"/>
          <w:sz w:val="24"/>
          <w:szCs w:val="24"/>
        </w:rPr>
        <w:t xml:space="preserve">section </w:t>
      </w:r>
      <w:r w:rsidR="00A72DA5">
        <w:rPr>
          <w:rFonts w:cstheme="minorHAnsi"/>
          <w:sz w:val="24"/>
          <w:szCs w:val="24"/>
        </w:rPr>
        <w:t xml:space="preserve">that </w:t>
      </w:r>
      <w:ins w:id="171" w:author="Theo Olsthoorn" w:date="2025-04-15T21:08:00Z" w16du:dateUtc="2025-04-15T19:08:00Z">
        <w:r w:rsidR="000720AA">
          <w:rPr>
            <w:rFonts w:cstheme="minorHAnsi"/>
            <w:sz w:val="24"/>
            <w:szCs w:val="24"/>
          </w:rPr>
          <w:t>bends</w:t>
        </w:r>
      </w:ins>
      <w:del w:id="172" w:author="Theo Olsthoorn" w:date="2025-04-15T21:08:00Z" w16du:dateUtc="2025-04-15T19:08:00Z">
        <w:r w:rsidR="00A72DA5" w:rsidDel="000720AA">
          <w:rPr>
            <w:rFonts w:cstheme="minorHAnsi"/>
            <w:sz w:val="24"/>
            <w:szCs w:val="24"/>
          </w:rPr>
          <w:delText>curves</w:delText>
        </w:r>
      </w:del>
      <w:r w:rsidR="00A72DA5">
        <w:rPr>
          <w:rFonts w:cstheme="minorHAnsi"/>
          <w:sz w:val="24"/>
          <w:szCs w:val="24"/>
        </w:rPr>
        <w:t xml:space="preserve"> </w:t>
      </w:r>
      <w:r w:rsidR="00891E46" w:rsidRPr="004A1A18">
        <w:rPr>
          <w:rFonts w:cstheme="minorHAnsi"/>
          <w:sz w:val="24"/>
          <w:szCs w:val="24"/>
        </w:rPr>
        <w:t xml:space="preserve">along the </w:t>
      </w:r>
      <w:ins w:id="173" w:author="Theo Olsthoorn" w:date="2025-04-15T21:09:00Z" w16du:dateUtc="2025-04-15T19:09:00Z">
        <w:r w:rsidR="000720AA">
          <w:rPr>
            <w:rFonts w:cstheme="minorHAnsi"/>
            <w:sz w:val="24"/>
            <w:szCs w:val="24"/>
          </w:rPr>
          <w:t xml:space="preserve">model-computed </w:t>
        </w:r>
      </w:ins>
      <w:r w:rsidR="00891E46" w:rsidRPr="004A1A18">
        <w:rPr>
          <w:rFonts w:cstheme="minorHAnsi"/>
          <w:sz w:val="24"/>
          <w:szCs w:val="24"/>
        </w:rPr>
        <w:t>path</w:t>
      </w:r>
      <w:ins w:id="174" w:author="Theo Olsthoorn" w:date="2025-04-15T21:09:00Z" w16du:dateUtc="2025-04-15T19:09:00Z">
        <w:r w:rsidR="000720AA">
          <w:rPr>
            <w:rFonts w:cstheme="minorHAnsi"/>
            <w:sz w:val="24"/>
            <w:szCs w:val="24"/>
          </w:rPr>
          <w:t xml:space="preserve"> </w:t>
        </w:r>
      </w:ins>
      <w:del w:id="175" w:author="Theo Olsthoorn" w:date="2025-04-15T21:09:00Z" w16du:dateUtc="2025-04-15T19:09:00Z">
        <w:r w:rsidR="00891E46" w:rsidRPr="004A1A18" w:rsidDel="000720AA">
          <w:rPr>
            <w:rFonts w:cstheme="minorHAnsi"/>
            <w:sz w:val="24"/>
            <w:szCs w:val="24"/>
          </w:rPr>
          <w:delText>-</w:delText>
        </w:r>
      </w:del>
      <w:r w:rsidR="00891E46" w:rsidRPr="004A1A18">
        <w:rPr>
          <w:rFonts w:cstheme="minorHAnsi"/>
          <w:sz w:val="24"/>
          <w:szCs w:val="24"/>
        </w:rPr>
        <w:t>line</w:t>
      </w:r>
      <w:del w:id="176" w:author="Theo Olsthoorn" w:date="2025-04-15T21:09:00Z" w16du:dateUtc="2025-04-15T19:09:00Z">
        <w:r w:rsidR="00891E46" w:rsidRPr="004A1A18" w:rsidDel="000720AA">
          <w:rPr>
            <w:rFonts w:cstheme="minorHAnsi"/>
            <w:sz w:val="24"/>
            <w:szCs w:val="24"/>
          </w:rPr>
          <w:delText xml:space="preserve"> </w:delText>
        </w:r>
        <w:r w:rsidR="009F343D" w:rsidDel="000720AA">
          <w:rPr>
            <w:rFonts w:cstheme="minorHAnsi"/>
            <w:sz w:val="24"/>
            <w:szCs w:val="24"/>
          </w:rPr>
          <w:delText>in the model</w:delText>
        </w:r>
      </w:del>
      <w:r w:rsidR="009F343D">
        <w:rPr>
          <w:rFonts w:cstheme="minorHAnsi"/>
          <w:sz w:val="24"/>
          <w:szCs w:val="24"/>
        </w:rPr>
        <w:t xml:space="preserve">. The spreading is </w:t>
      </w:r>
      <w:r w:rsidR="00891E46" w:rsidRPr="004A1A18">
        <w:rPr>
          <w:rFonts w:cstheme="minorHAnsi"/>
          <w:sz w:val="24"/>
          <w:szCs w:val="24"/>
        </w:rPr>
        <w:t xml:space="preserve">generated by the </w:t>
      </w:r>
      <w:r w:rsidR="009F343D">
        <w:rPr>
          <w:rFonts w:cstheme="minorHAnsi"/>
          <w:sz w:val="24"/>
          <w:szCs w:val="24"/>
        </w:rPr>
        <w:t xml:space="preserve">aquifer </w:t>
      </w:r>
      <w:r w:rsidR="00891E46" w:rsidRPr="004A1A18">
        <w:rPr>
          <w:rFonts w:cstheme="minorHAnsi"/>
          <w:sz w:val="24"/>
          <w:szCs w:val="24"/>
        </w:rPr>
        <w:t>heterogeneit</w:t>
      </w:r>
      <w:r w:rsidR="009F343D">
        <w:rPr>
          <w:rFonts w:cstheme="minorHAnsi"/>
          <w:sz w:val="24"/>
          <w:szCs w:val="24"/>
        </w:rPr>
        <w:t xml:space="preserve">y </w:t>
      </w:r>
      <w:r w:rsidR="00891E46" w:rsidRPr="004A1A18">
        <w:rPr>
          <w:rFonts w:cstheme="minorHAnsi"/>
          <w:sz w:val="24"/>
          <w:szCs w:val="24"/>
        </w:rPr>
        <w:t xml:space="preserve">at </w:t>
      </w:r>
      <w:r w:rsidR="006A39EC" w:rsidRPr="004A1A18">
        <w:rPr>
          <w:rFonts w:cstheme="minorHAnsi"/>
          <w:sz w:val="24"/>
          <w:szCs w:val="24"/>
        </w:rPr>
        <w:t>“</w:t>
      </w:r>
      <w:r w:rsidR="00891E46" w:rsidRPr="004A1A18">
        <w:rPr>
          <w:rFonts w:cstheme="minorHAnsi"/>
          <w:sz w:val="24"/>
          <w:szCs w:val="24"/>
        </w:rPr>
        <w:t>sub-model</w:t>
      </w:r>
      <w:r w:rsidR="006A39EC" w:rsidRPr="004A1A18">
        <w:rPr>
          <w:rFonts w:cstheme="minorHAnsi"/>
          <w:sz w:val="24"/>
          <w:szCs w:val="24"/>
        </w:rPr>
        <w:t>”</w:t>
      </w:r>
      <w:r w:rsidR="00891E46" w:rsidRPr="004A1A18">
        <w:rPr>
          <w:rFonts w:cstheme="minorHAnsi"/>
          <w:sz w:val="24"/>
          <w:szCs w:val="24"/>
        </w:rPr>
        <w:t xml:space="preserve"> or </w:t>
      </w:r>
      <w:proofErr w:type="gramStart"/>
      <w:r w:rsidR="00891E46" w:rsidRPr="004A1A18">
        <w:rPr>
          <w:rFonts w:cstheme="minorHAnsi"/>
          <w:sz w:val="24"/>
          <w:szCs w:val="24"/>
        </w:rPr>
        <w:t>local-scale</w:t>
      </w:r>
      <w:proofErr w:type="gramEnd"/>
      <w:del w:id="177" w:author="Theo Olsthoorn" w:date="2025-04-15T21:09:00Z" w16du:dateUtc="2025-04-15T19:09:00Z">
        <w:r w:rsidR="006A39EC" w:rsidRPr="004A1A18" w:rsidDel="000720AA">
          <w:rPr>
            <w:rFonts w:cstheme="minorHAnsi"/>
            <w:sz w:val="24"/>
            <w:szCs w:val="24"/>
          </w:rPr>
          <w:delText xml:space="preserve"> as </w:delText>
        </w:r>
        <w:r w:rsidDel="000720AA">
          <w:rPr>
            <w:rFonts w:cstheme="minorHAnsi"/>
            <w:sz w:val="24"/>
            <w:szCs w:val="24"/>
          </w:rPr>
          <w:delText>given</w:delText>
        </w:r>
        <w:r w:rsidR="006A39EC" w:rsidRPr="004A1A18" w:rsidDel="000720AA">
          <w:rPr>
            <w:rFonts w:cstheme="minorHAnsi"/>
            <w:sz w:val="24"/>
            <w:szCs w:val="24"/>
          </w:rPr>
          <w:delText xml:space="preserve"> in the introduction</w:delText>
        </w:r>
      </w:del>
      <w:r w:rsidR="00891E46" w:rsidRPr="004A1A18">
        <w:rPr>
          <w:rFonts w:cstheme="minorHAnsi"/>
          <w:sz w:val="24"/>
          <w:szCs w:val="24"/>
        </w:rPr>
        <w:t xml:space="preserve">. </w:t>
      </w:r>
      <w:r>
        <w:rPr>
          <w:rFonts w:cstheme="minorHAnsi"/>
          <w:sz w:val="24"/>
          <w:szCs w:val="24"/>
        </w:rPr>
        <w:t>Th</w:t>
      </w:r>
      <w:r w:rsidR="009F343D">
        <w:rPr>
          <w:rFonts w:cstheme="minorHAnsi"/>
          <w:sz w:val="24"/>
          <w:szCs w:val="24"/>
        </w:rPr>
        <w:t>is approach</w:t>
      </w:r>
      <w:r>
        <w:rPr>
          <w:rFonts w:cstheme="minorHAnsi"/>
          <w:sz w:val="24"/>
          <w:szCs w:val="24"/>
        </w:rPr>
        <w:t xml:space="preserve"> </w:t>
      </w:r>
      <w:r w:rsidR="00B85B0B">
        <w:rPr>
          <w:rFonts w:cstheme="minorHAnsi"/>
          <w:sz w:val="24"/>
          <w:szCs w:val="24"/>
        </w:rPr>
        <w:t>presumes absence of incoming or outgoing flow perpendicular to th</w:t>
      </w:r>
      <w:r>
        <w:rPr>
          <w:rFonts w:cstheme="minorHAnsi"/>
          <w:sz w:val="24"/>
          <w:szCs w:val="24"/>
        </w:rPr>
        <w:t>e</w:t>
      </w:r>
      <w:r w:rsidR="00B85B0B">
        <w:rPr>
          <w:rFonts w:cstheme="minorHAnsi"/>
          <w:sz w:val="24"/>
          <w:szCs w:val="24"/>
        </w:rPr>
        <w:t xml:space="preserve"> section</w:t>
      </w:r>
      <w:r w:rsidR="00C71E9F">
        <w:rPr>
          <w:rFonts w:cstheme="minorHAnsi"/>
          <w:sz w:val="24"/>
          <w:szCs w:val="24"/>
        </w:rPr>
        <w:t>, which is reasonable in regional groundwater flow but</w:t>
      </w:r>
      <w:r w:rsidR="00CF6C38">
        <w:rPr>
          <w:rFonts w:cstheme="minorHAnsi"/>
          <w:sz w:val="24"/>
          <w:szCs w:val="24"/>
        </w:rPr>
        <w:t xml:space="preserve"> </w:t>
      </w:r>
      <w:r w:rsidR="00C71E9F">
        <w:rPr>
          <w:rFonts w:cstheme="minorHAnsi"/>
          <w:sz w:val="24"/>
          <w:szCs w:val="24"/>
        </w:rPr>
        <w:t>not in</w:t>
      </w:r>
      <w:r w:rsidR="00B85B0B">
        <w:rPr>
          <w:rFonts w:cstheme="minorHAnsi"/>
          <w:sz w:val="24"/>
          <w:szCs w:val="24"/>
        </w:rPr>
        <w:t xml:space="preserve"> radial flow to a well</w:t>
      </w:r>
      <w:r w:rsidR="00C71E9F">
        <w:rPr>
          <w:rFonts w:cstheme="minorHAnsi"/>
          <w:sz w:val="24"/>
          <w:szCs w:val="24"/>
        </w:rPr>
        <w:t xml:space="preserve">. </w:t>
      </w:r>
      <w:ins w:id="178" w:author="Theo Olsthoorn" w:date="2025-04-15T21:10:00Z" w16du:dateUtc="2025-04-15T19:10:00Z">
        <w:r w:rsidR="000720AA">
          <w:rPr>
            <w:rFonts w:cstheme="minorHAnsi"/>
            <w:sz w:val="24"/>
            <w:szCs w:val="24"/>
          </w:rPr>
          <w:t xml:space="preserve">(I don’t agree, a section towards the well also has no flow perpendicular to it, since it has the stream function as has the regular </w:t>
        </w:r>
        <w:proofErr w:type="spellStart"/>
        <w:r w:rsidR="000720AA">
          <w:rPr>
            <w:rFonts w:cstheme="minorHAnsi"/>
            <w:sz w:val="24"/>
            <w:szCs w:val="24"/>
          </w:rPr>
          <w:t>cros</w:t>
        </w:r>
        <w:proofErr w:type="spellEnd"/>
        <w:r w:rsidR="000720AA">
          <w:rPr>
            <w:rFonts w:cstheme="minorHAnsi"/>
            <w:sz w:val="24"/>
            <w:szCs w:val="24"/>
          </w:rPr>
          <w:t xml:space="preserve"> section).</w:t>
        </w:r>
      </w:ins>
    </w:p>
    <w:p w14:paraId="21E40A27" w14:textId="77777777" w:rsidR="009F343D" w:rsidRDefault="009F343D" w:rsidP="00807E09">
      <w:pPr>
        <w:rPr>
          <w:rFonts w:cstheme="minorHAnsi"/>
          <w:sz w:val="24"/>
          <w:szCs w:val="24"/>
        </w:rPr>
      </w:pPr>
    </w:p>
    <w:p w14:paraId="67EB30A9" w14:textId="2284FE91" w:rsidR="004A0477" w:rsidRPr="00DF19C4" w:rsidRDefault="009F343D" w:rsidP="00807E09">
      <w:pPr>
        <w:rPr>
          <w:rFonts w:cstheme="minorHAnsi"/>
          <w:sz w:val="24"/>
          <w:szCs w:val="24"/>
        </w:rPr>
      </w:pPr>
      <w:r>
        <w:rPr>
          <w:rFonts w:cstheme="minorHAnsi"/>
          <w:sz w:val="24"/>
          <w:szCs w:val="24"/>
        </w:rPr>
        <w:t xml:space="preserve">Following </w:t>
      </w:r>
      <w:r w:rsidR="00645179">
        <w:rPr>
          <w:rFonts w:cstheme="minorHAnsi"/>
          <w:sz w:val="24"/>
          <w:szCs w:val="24"/>
        </w:rPr>
        <w:t>(</w:t>
      </w:r>
      <w:r>
        <w:rPr>
          <w:rFonts w:cstheme="minorHAnsi"/>
          <w:sz w:val="24"/>
          <w:szCs w:val="24"/>
        </w:rPr>
        <w:t xml:space="preserve">De Lange </w:t>
      </w:r>
      <w:r w:rsidR="00645179">
        <w:rPr>
          <w:rFonts w:cstheme="minorHAnsi"/>
          <w:sz w:val="24"/>
          <w:szCs w:val="24"/>
        </w:rPr>
        <w:t>,</w:t>
      </w:r>
      <w:r>
        <w:rPr>
          <w:rFonts w:cstheme="minorHAnsi"/>
          <w:sz w:val="24"/>
          <w:szCs w:val="24"/>
        </w:rPr>
        <w:t>2020</w:t>
      </w:r>
      <w:r w:rsidR="00645179">
        <w:rPr>
          <w:rFonts w:cstheme="minorHAnsi"/>
          <w:sz w:val="24"/>
          <w:szCs w:val="24"/>
        </w:rPr>
        <w:t>)</w:t>
      </w:r>
      <w:r>
        <w:rPr>
          <w:rFonts w:cstheme="minorHAnsi"/>
          <w:sz w:val="24"/>
          <w:szCs w:val="24"/>
        </w:rPr>
        <w:t>, t</w:t>
      </w:r>
      <w:r w:rsidR="004A0477" w:rsidRPr="00DF19C4">
        <w:rPr>
          <w:rFonts w:cstheme="minorHAnsi"/>
          <w:sz w:val="24"/>
          <w:szCs w:val="24"/>
        </w:rPr>
        <w:t>he v</w:t>
      </w:r>
      <w:r w:rsidR="00657617" w:rsidRPr="00DF19C4">
        <w:rPr>
          <w:rFonts w:cstheme="minorHAnsi"/>
          <w:sz w:val="24"/>
          <w:szCs w:val="24"/>
        </w:rPr>
        <w:t>ertical section a</w:t>
      </w:r>
      <w:r w:rsidR="00B14DF3" w:rsidRPr="00DF19C4">
        <w:rPr>
          <w:rFonts w:cstheme="minorHAnsi"/>
          <w:sz w:val="24"/>
          <w:szCs w:val="24"/>
        </w:rPr>
        <w:t xml:space="preserve">long </w:t>
      </w:r>
      <w:r w:rsidR="004A0477" w:rsidRPr="00DF19C4">
        <w:rPr>
          <w:rFonts w:cstheme="minorHAnsi"/>
          <w:sz w:val="24"/>
          <w:szCs w:val="24"/>
        </w:rPr>
        <w:t xml:space="preserve">the </w:t>
      </w:r>
      <w:r w:rsidR="00B14DF3" w:rsidRPr="00DF19C4">
        <w:rPr>
          <w:rFonts w:cstheme="minorHAnsi"/>
          <w:sz w:val="24"/>
          <w:szCs w:val="24"/>
        </w:rPr>
        <w:t>path</w:t>
      </w:r>
      <w:r w:rsidR="0007522E">
        <w:rPr>
          <w:rFonts w:cstheme="minorHAnsi"/>
          <w:sz w:val="24"/>
          <w:szCs w:val="24"/>
        </w:rPr>
        <w:t>-</w:t>
      </w:r>
      <w:r w:rsidR="00807E09">
        <w:rPr>
          <w:rFonts w:cstheme="minorHAnsi"/>
          <w:sz w:val="24"/>
          <w:szCs w:val="24"/>
        </w:rPr>
        <w:t>line</w:t>
      </w:r>
      <w:r w:rsidR="00B14DF3" w:rsidRPr="00DF19C4">
        <w:rPr>
          <w:rFonts w:cstheme="minorHAnsi"/>
          <w:sz w:val="24"/>
          <w:szCs w:val="24"/>
        </w:rPr>
        <w:t xml:space="preserve"> i</w:t>
      </w:r>
      <w:r w:rsidR="00657617" w:rsidRPr="00DF19C4">
        <w:rPr>
          <w:rFonts w:cstheme="minorHAnsi"/>
          <w:sz w:val="24"/>
          <w:szCs w:val="24"/>
        </w:rPr>
        <w:t>s</w:t>
      </w:r>
      <w:r w:rsidR="00B14DF3" w:rsidRPr="00DF19C4">
        <w:rPr>
          <w:rFonts w:cstheme="minorHAnsi"/>
          <w:sz w:val="24"/>
          <w:szCs w:val="24"/>
        </w:rPr>
        <w:t xml:space="preserve"> </w:t>
      </w:r>
      <w:r w:rsidR="00657617" w:rsidRPr="00DF19C4">
        <w:rPr>
          <w:rFonts w:cstheme="minorHAnsi"/>
          <w:sz w:val="24"/>
          <w:szCs w:val="24"/>
        </w:rPr>
        <w:t>covered by</w:t>
      </w:r>
      <w:r w:rsidR="00B14DF3" w:rsidRPr="00DF19C4">
        <w:rPr>
          <w:rFonts w:cstheme="minorHAnsi"/>
          <w:sz w:val="24"/>
          <w:szCs w:val="24"/>
        </w:rPr>
        <w:t xml:space="preserve"> </w:t>
      </w:r>
      <w:r w:rsidR="004A0477" w:rsidRPr="00DF19C4">
        <w:rPr>
          <w:rFonts w:cstheme="minorHAnsi"/>
          <w:sz w:val="24"/>
          <w:szCs w:val="24"/>
        </w:rPr>
        <w:t xml:space="preserve">stacked and </w:t>
      </w:r>
      <w:r w:rsidR="008F1A5A" w:rsidRPr="00DF19C4">
        <w:rPr>
          <w:rFonts w:cstheme="minorHAnsi"/>
          <w:sz w:val="24"/>
          <w:szCs w:val="24"/>
        </w:rPr>
        <w:t>repeated</w:t>
      </w:r>
      <w:r>
        <w:rPr>
          <w:rFonts w:cstheme="minorHAnsi"/>
          <w:sz w:val="24"/>
          <w:szCs w:val="24"/>
        </w:rPr>
        <w:t xml:space="preserve"> units called</w:t>
      </w:r>
      <w:r w:rsidR="008F1A5A" w:rsidRPr="00DF19C4">
        <w:rPr>
          <w:rFonts w:cstheme="minorHAnsi"/>
          <w:sz w:val="24"/>
          <w:szCs w:val="24"/>
        </w:rPr>
        <w:t xml:space="preserve"> </w:t>
      </w:r>
      <w:r w:rsidR="00834D7E">
        <w:rPr>
          <w:rFonts w:cstheme="minorHAnsi"/>
          <w:sz w:val="24"/>
          <w:szCs w:val="24"/>
        </w:rPr>
        <w:t>“</w:t>
      </w:r>
      <w:r w:rsidR="008F1A5A" w:rsidRPr="00DF19C4">
        <w:rPr>
          <w:rFonts w:cstheme="minorHAnsi"/>
          <w:sz w:val="24"/>
          <w:szCs w:val="24"/>
        </w:rPr>
        <w:t>domain A</w:t>
      </w:r>
      <w:r w:rsidR="00834D7E">
        <w:rPr>
          <w:rFonts w:cstheme="minorHAnsi"/>
          <w:sz w:val="24"/>
          <w:szCs w:val="24"/>
        </w:rPr>
        <w:t xml:space="preserve">”, where A refers to </w:t>
      </w:r>
      <w:r>
        <w:rPr>
          <w:rFonts w:cstheme="minorHAnsi"/>
          <w:sz w:val="24"/>
          <w:szCs w:val="24"/>
        </w:rPr>
        <w:t>“</w:t>
      </w:r>
      <w:r w:rsidR="00834D7E">
        <w:rPr>
          <w:rFonts w:cstheme="minorHAnsi"/>
          <w:sz w:val="24"/>
          <w:szCs w:val="24"/>
        </w:rPr>
        <w:t>averaging</w:t>
      </w:r>
      <w:r>
        <w:rPr>
          <w:rFonts w:cstheme="minorHAnsi"/>
          <w:sz w:val="24"/>
          <w:szCs w:val="24"/>
        </w:rPr>
        <w:t>”</w:t>
      </w:r>
      <w:r w:rsidR="00657617" w:rsidRPr="00DF19C4">
        <w:rPr>
          <w:rFonts w:cstheme="minorHAnsi"/>
          <w:sz w:val="24"/>
          <w:szCs w:val="24"/>
        </w:rPr>
        <w:t>. Each</w:t>
      </w:r>
      <w:r w:rsidR="006E1EB7" w:rsidRPr="00DF19C4">
        <w:rPr>
          <w:rFonts w:cstheme="minorHAnsi"/>
          <w:sz w:val="24"/>
          <w:szCs w:val="24"/>
        </w:rPr>
        <w:t xml:space="preserve"> </w:t>
      </w:r>
      <w:r w:rsidR="00657617" w:rsidRPr="00DF19C4">
        <w:rPr>
          <w:rFonts w:cstheme="minorHAnsi"/>
          <w:sz w:val="24"/>
          <w:szCs w:val="24"/>
        </w:rPr>
        <w:t>d</w:t>
      </w:r>
      <w:r w:rsidR="008F1A5A" w:rsidRPr="00DF19C4">
        <w:rPr>
          <w:rFonts w:cstheme="minorHAnsi"/>
          <w:sz w:val="24"/>
          <w:szCs w:val="24"/>
        </w:rPr>
        <w:t xml:space="preserve">omain A </w:t>
      </w:r>
      <w:r>
        <w:rPr>
          <w:rFonts w:cstheme="minorHAnsi"/>
          <w:sz w:val="24"/>
          <w:szCs w:val="24"/>
        </w:rPr>
        <w:t>“</w:t>
      </w:r>
      <w:r w:rsidR="008F1A5A" w:rsidRPr="00DF19C4">
        <w:rPr>
          <w:rFonts w:cstheme="minorHAnsi"/>
          <w:sz w:val="24"/>
          <w:szCs w:val="24"/>
        </w:rPr>
        <w:t>contains a single</w:t>
      </w:r>
      <w:r w:rsidR="00070E48" w:rsidRPr="00DF19C4">
        <w:rPr>
          <w:rFonts w:cstheme="minorHAnsi"/>
          <w:sz w:val="24"/>
          <w:szCs w:val="24"/>
        </w:rPr>
        <w:t>,</w:t>
      </w:r>
      <w:r w:rsidR="008F1A5A" w:rsidRPr="00DF19C4">
        <w:rPr>
          <w:rFonts w:cstheme="minorHAnsi"/>
          <w:sz w:val="24"/>
          <w:szCs w:val="24"/>
        </w:rPr>
        <w:t xml:space="preserve"> completed dispersion</w:t>
      </w:r>
      <w:r w:rsidR="004A0477" w:rsidRPr="00DF19C4">
        <w:rPr>
          <w:rFonts w:cstheme="minorHAnsi"/>
          <w:sz w:val="24"/>
          <w:szCs w:val="24"/>
        </w:rPr>
        <w:t xml:space="preserve"> process</w:t>
      </w:r>
      <w:r w:rsidR="008F1A5A" w:rsidRPr="00DF19C4">
        <w:rPr>
          <w:rFonts w:cstheme="minorHAnsi"/>
          <w:sz w:val="24"/>
          <w:szCs w:val="24"/>
        </w:rPr>
        <w:t xml:space="preserve"> </w:t>
      </w:r>
      <w:r w:rsidR="00657617" w:rsidRPr="00DF19C4">
        <w:rPr>
          <w:rFonts w:cstheme="minorHAnsi"/>
          <w:sz w:val="24"/>
          <w:szCs w:val="24"/>
        </w:rPr>
        <w:t>generating</w:t>
      </w:r>
      <w:r w:rsidR="008F1A5A" w:rsidRPr="00DF19C4">
        <w:rPr>
          <w:rFonts w:cstheme="minorHAnsi"/>
          <w:sz w:val="24"/>
          <w:szCs w:val="24"/>
        </w:rPr>
        <w:t xml:space="preserve"> spreading of water particles"</w:t>
      </w:r>
      <w:r w:rsidR="00070E48" w:rsidRPr="00DF19C4">
        <w:rPr>
          <w:rFonts w:cstheme="minorHAnsi"/>
          <w:sz w:val="24"/>
          <w:szCs w:val="24"/>
        </w:rPr>
        <w:t>,</w:t>
      </w:r>
      <w:r w:rsidR="004A0477" w:rsidRPr="00DF19C4">
        <w:rPr>
          <w:rFonts w:cstheme="minorHAnsi"/>
          <w:sz w:val="24"/>
          <w:szCs w:val="24"/>
        </w:rPr>
        <w:t xml:space="preserve"> which is completely defined by the stochastic parameters describing the heterogeneity of the aquifer </w:t>
      </w:r>
      <w:r w:rsidR="00025F7D" w:rsidRPr="00DF19C4">
        <w:rPr>
          <w:rFonts w:cstheme="minorHAnsi"/>
          <w:sz w:val="24"/>
          <w:szCs w:val="24"/>
        </w:rPr>
        <w:t>at sub-model scale</w:t>
      </w:r>
      <w:r w:rsidR="008462A2">
        <w:rPr>
          <w:rFonts w:cstheme="minorHAnsi"/>
          <w:sz w:val="24"/>
          <w:szCs w:val="24"/>
        </w:rPr>
        <w:t xml:space="preserve"> specified in the section “The size of domain A”</w:t>
      </w:r>
      <w:r w:rsidR="00657617" w:rsidRPr="00DF19C4">
        <w:rPr>
          <w:rFonts w:cstheme="minorHAnsi"/>
          <w:sz w:val="24"/>
          <w:szCs w:val="24"/>
        </w:rPr>
        <w:t>.</w:t>
      </w:r>
      <w:r w:rsidR="008F1A5A" w:rsidRPr="00DF19C4">
        <w:rPr>
          <w:rFonts w:cstheme="minorHAnsi"/>
          <w:sz w:val="24"/>
          <w:szCs w:val="24"/>
        </w:rPr>
        <w:t xml:space="preserve"> </w:t>
      </w:r>
      <w:r w:rsidR="004A0477" w:rsidRPr="00DF19C4">
        <w:rPr>
          <w:rFonts w:cstheme="minorHAnsi"/>
          <w:sz w:val="24"/>
          <w:szCs w:val="24"/>
        </w:rPr>
        <w:t>The theoretical basis for th</w:t>
      </w:r>
      <w:r w:rsidR="00CB5094">
        <w:rPr>
          <w:rFonts w:cstheme="minorHAnsi"/>
          <w:sz w:val="24"/>
          <w:szCs w:val="24"/>
        </w:rPr>
        <w:t>e</w:t>
      </w:r>
      <w:r w:rsidR="004A0477" w:rsidRPr="00DF19C4">
        <w:rPr>
          <w:rFonts w:cstheme="minorHAnsi"/>
          <w:sz w:val="24"/>
          <w:szCs w:val="24"/>
        </w:rPr>
        <w:t xml:space="preserve"> approach</w:t>
      </w:r>
      <w:r w:rsidR="00CB5094">
        <w:rPr>
          <w:rFonts w:cstheme="minorHAnsi"/>
          <w:sz w:val="24"/>
          <w:szCs w:val="24"/>
        </w:rPr>
        <w:t xml:space="preserve"> of domains A</w:t>
      </w:r>
      <w:r w:rsidR="004A0477" w:rsidRPr="00DF19C4">
        <w:rPr>
          <w:rFonts w:cstheme="minorHAnsi"/>
          <w:sz w:val="24"/>
          <w:szCs w:val="24"/>
        </w:rPr>
        <w:t xml:space="preserve"> </w:t>
      </w:r>
      <w:r w:rsidR="00645179">
        <w:rPr>
          <w:rFonts w:cstheme="minorHAnsi"/>
          <w:sz w:val="24"/>
          <w:szCs w:val="24"/>
        </w:rPr>
        <w:t>is given</w:t>
      </w:r>
      <w:r w:rsidR="004A0477" w:rsidRPr="00DF19C4">
        <w:rPr>
          <w:rFonts w:cstheme="minorHAnsi"/>
          <w:sz w:val="24"/>
          <w:szCs w:val="24"/>
        </w:rPr>
        <w:t xml:space="preserve"> in </w:t>
      </w:r>
      <w:r w:rsidR="00645179">
        <w:rPr>
          <w:rFonts w:cstheme="minorHAnsi"/>
          <w:sz w:val="24"/>
          <w:szCs w:val="24"/>
        </w:rPr>
        <w:t>(</w:t>
      </w:r>
      <w:r w:rsidR="004A0477" w:rsidRPr="00DF19C4">
        <w:rPr>
          <w:rFonts w:cstheme="minorHAnsi"/>
          <w:sz w:val="24"/>
          <w:szCs w:val="24"/>
        </w:rPr>
        <w:t>De Lange</w:t>
      </w:r>
      <w:r w:rsidR="00645179">
        <w:rPr>
          <w:rFonts w:cstheme="minorHAnsi"/>
          <w:sz w:val="24"/>
          <w:szCs w:val="24"/>
        </w:rPr>
        <w:t>,</w:t>
      </w:r>
      <w:r w:rsidR="004A0477" w:rsidRPr="00DF19C4">
        <w:rPr>
          <w:rFonts w:cstheme="minorHAnsi"/>
          <w:sz w:val="24"/>
          <w:szCs w:val="24"/>
        </w:rPr>
        <w:t xml:space="preserve"> 2020). </w:t>
      </w:r>
      <w:r w:rsidR="001368DF">
        <w:rPr>
          <w:rFonts w:cstheme="minorHAnsi"/>
          <w:sz w:val="24"/>
          <w:szCs w:val="24"/>
        </w:rPr>
        <w:t xml:space="preserve">The theory </w:t>
      </w:r>
      <w:r w:rsidR="001368DF" w:rsidRPr="00DF19C4">
        <w:rPr>
          <w:rFonts w:cstheme="minorHAnsi"/>
          <w:sz w:val="24"/>
          <w:szCs w:val="24"/>
        </w:rPr>
        <w:t>results into parameters describing the characteristics of the spread of the water particles</w:t>
      </w:r>
      <w:r w:rsidR="001368DF">
        <w:rPr>
          <w:rFonts w:cstheme="minorHAnsi"/>
          <w:sz w:val="24"/>
          <w:szCs w:val="24"/>
        </w:rPr>
        <w:t xml:space="preserve"> per domain A. Lead</w:t>
      </w:r>
      <w:r w:rsidR="00070E48" w:rsidRPr="00DF19C4">
        <w:rPr>
          <w:rFonts w:cstheme="minorHAnsi"/>
          <w:sz w:val="24"/>
          <w:szCs w:val="24"/>
        </w:rPr>
        <w:t>ing</w:t>
      </w:r>
      <w:r w:rsidR="00025F7D" w:rsidRPr="00DF19C4">
        <w:rPr>
          <w:rFonts w:cstheme="minorHAnsi"/>
          <w:sz w:val="24"/>
          <w:szCs w:val="24"/>
        </w:rPr>
        <w:t xml:space="preserve"> </w:t>
      </w:r>
      <w:r w:rsidR="001368DF">
        <w:rPr>
          <w:rFonts w:cstheme="minorHAnsi"/>
          <w:sz w:val="24"/>
          <w:szCs w:val="24"/>
        </w:rPr>
        <w:t xml:space="preserve">to </w:t>
      </w:r>
      <w:r w:rsidR="00025F7D" w:rsidRPr="00DF19C4">
        <w:rPr>
          <w:rFonts w:cstheme="minorHAnsi"/>
          <w:sz w:val="24"/>
          <w:szCs w:val="24"/>
        </w:rPr>
        <w:t xml:space="preserve">a set of relations between stochastic input and output parameters, the </w:t>
      </w:r>
      <w:r w:rsidR="001368DF">
        <w:rPr>
          <w:rFonts w:cstheme="minorHAnsi"/>
          <w:sz w:val="24"/>
          <w:szCs w:val="24"/>
        </w:rPr>
        <w:t>method</w:t>
      </w:r>
      <w:r w:rsidR="00025F7D" w:rsidRPr="00DF19C4">
        <w:rPr>
          <w:rFonts w:cstheme="minorHAnsi"/>
          <w:sz w:val="24"/>
          <w:szCs w:val="24"/>
        </w:rPr>
        <w:t xml:space="preserve"> is comparable to the relation </w:t>
      </w:r>
      <w:r w:rsidR="001368DF" w:rsidRPr="001368DF">
        <w:rPr>
          <w:rFonts w:cstheme="minorHAnsi"/>
          <w:sz w:val="24"/>
          <w:szCs w:val="24"/>
          <w:highlight w:val="yellow"/>
        </w:rPr>
        <w:t>(NO</w:t>
      </w:r>
      <w:r w:rsidR="001368DF">
        <w:rPr>
          <w:rFonts w:cstheme="minorHAnsi"/>
          <w:sz w:val="24"/>
          <w:szCs w:val="24"/>
        </w:rPr>
        <w:t>) presented by</w:t>
      </w:r>
      <w:r w:rsidR="00025F7D" w:rsidRPr="00DF19C4">
        <w:rPr>
          <w:rFonts w:cstheme="minorHAnsi"/>
          <w:sz w:val="24"/>
          <w:szCs w:val="24"/>
        </w:rPr>
        <w:t xml:space="preserve"> </w:t>
      </w:r>
      <w:r w:rsidR="001368DF">
        <w:rPr>
          <w:rFonts w:cstheme="minorHAnsi"/>
          <w:sz w:val="24"/>
          <w:szCs w:val="24"/>
        </w:rPr>
        <w:t>(</w:t>
      </w:r>
      <w:r w:rsidR="00025F7D" w:rsidRPr="001368DF">
        <w:rPr>
          <w:rFonts w:cstheme="minorHAnsi"/>
          <w:sz w:val="24"/>
          <w:szCs w:val="24"/>
          <w:highlight w:val="yellow"/>
        </w:rPr>
        <w:t>Axness and Gelhar</w:t>
      </w:r>
      <w:r w:rsidR="001368DF" w:rsidRPr="001368DF">
        <w:rPr>
          <w:rFonts w:cstheme="minorHAnsi"/>
          <w:sz w:val="24"/>
          <w:szCs w:val="24"/>
          <w:highlight w:val="yellow"/>
        </w:rPr>
        <w:t xml:space="preserve">, </w:t>
      </w:r>
      <w:r w:rsidR="00025F7D" w:rsidRPr="001368DF">
        <w:rPr>
          <w:rFonts w:cstheme="minorHAnsi"/>
          <w:sz w:val="24"/>
          <w:szCs w:val="24"/>
          <w:highlight w:val="yellow"/>
        </w:rPr>
        <w:t>1983</w:t>
      </w:r>
      <w:r w:rsidR="001368DF" w:rsidRPr="001368DF">
        <w:rPr>
          <w:rFonts w:cstheme="minorHAnsi"/>
          <w:sz w:val="24"/>
          <w:szCs w:val="24"/>
          <w:highlight w:val="yellow"/>
        </w:rPr>
        <w:t>/9</w:t>
      </w:r>
      <w:r w:rsidR="00025F7D" w:rsidRPr="00DF19C4">
        <w:rPr>
          <w:rFonts w:cstheme="minorHAnsi"/>
          <w:sz w:val="24"/>
          <w:szCs w:val="24"/>
        </w:rPr>
        <w:t xml:space="preserve">) between the stochastic parameters characterizing the aquifer heterogeneity and the longitudinal dispersivity. </w:t>
      </w:r>
      <w:r w:rsidR="001368DF">
        <w:rPr>
          <w:rFonts w:cstheme="minorHAnsi"/>
          <w:sz w:val="24"/>
          <w:szCs w:val="24"/>
        </w:rPr>
        <w:t>In each domain A, t</w:t>
      </w:r>
      <w:r w:rsidR="000F441F" w:rsidRPr="00DF19C4">
        <w:rPr>
          <w:rFonts w:cstheme="minorHAnsi"/>
          <w:sz w:val="24"/>
          <w:szCs w:val="24"/>
        </w:rPr>
        <w:t xml:space="preserve">he spreading of water particles is assumed to grow linear with traveled distance </w:t>
      </w:r>
      <w:proofErr w:type="gramStart"/>
      <w:r w:rsidR="000F441F" w:rsidRPr="00DF19C4">
        <w:rPr>
          <w:rFonts w:cstheme="minorHAnsi"/>
          <w:sz w:val="24"/>
          <w:szCs w:val="24"/>
        </w:rPr>
        <w:t>as a result of</w:t>
      </w:r>
      <w:proofErr w:type="gramEnd"/>
      <w:r w:rsidR="001368DF">
        <w:rPr>
          <w:rFonts w:cstheme="minorHAnsi"/>
          <w:sz w:val="24"/>
          <w:szCs w:val="24"/>
        </w:rPr>
        <w:t xml:space="preserve"> describing</w:t>
      </w:r>
      <w:r w:rsidR="000F441F" w:rsidRPr="00DF19C4">
        <w:rPr>
          <w:rFonts w:cstheme="minorHAnsi"/>
          <w:sz w:val="24"/>
          <w:szCs w:val="24"/>
        </w:rPr>
        <w:t xml:space="preserve"> </w:t>
      </w:r>
      <w:r w:rsidR="00CB5094">
        <w:rPr>
          <w:rFonts w:cstheme="minorHAnsi"/>
          <w:sz w:val="24"/>
          <w:szCs w:val="24"/>
        </w:rPr>
        <w:t xml:space="preserve">the </w:t>
      </w:r>
      <w:r w:rsidR="000F441F" w:rsidRPr="00DF19C4">
        <w:rPr>
          <w:rFonts w:cstheme="minorHAnsi"/>
          <w:sz w:val="24"/>
          <w:szCs w:val="24"/>
        </w:rPr>
        <w:t>essentially unknown position</w:t>
      </w:r>
      <w:r w:rsidR="008324F4">
        <w:rPr>
          <w:rFonts w:cstheme="minorHAnsi"/>
          <w:sz w:val="24"/>
          <w:szCs w:val="24"/>
        </w:rPr>
        <w:t>s</w:t>
      </w:r>
      <w:r w:rsidR="000F441F" w:rsidRPr="00DF19C4">
        <w:rPr>
          <w:rFonts w:cstheme="minorHAnsi"/>
          <w:sz w:val="24"/>
          <w:szCs w:val="24"/>
        </w:rPr>
        <w:t xml:space="preserve"> and size</w:t>
      </w:r>
      <w:r w:rsidR="008324F4">
        <w:rPr>
          <w:rFonts w:cstheme="minorHAnsi"/>
          <w:sz w:val="24"/>
          <w:szCs w:val="24"/>
        </w:rPr>
        <w:t>s</w:t>
      </w:r>
      <w:r w:rsidR="000F441F" w:rsidRPr="00DF19C4">
        <w:rPr>
          <w:rFonts w:cstheme="minorHAnsi"/>
          <w:sz w:val="24"/>
          <w:szCs w:val="24"/>
        </w:rPr>
        <w:t xml:space="preserve"> of the heterogeneous zones in the aquifer</w:t>
      </w:r>
      <w:r w:rsidR="00A93090">
        <w:rPr>
          <w:rFonts w:cstheme="minorHAnsi"/>
          <w:sz w:val="24"/>
          <w:szCs w:val="24"/>
        </w:rPr>
        <w:t xml:space="preserve"> by stochastic parameters</w:t>
      </w:r>
      <w:r w:rsidR="000F441F" w:rsidRPr="00DF19C4">
        <w:rPr>
          <w:rFonts w:cstheme="minorHAnsi"/>
          <w:sz w:val="24"/>
          <w:szCs w:val="24"/>
        </w:rPr>
        <w:t xml:space="preserve">. Repetition of the </w:t>
      </w:r>
      <w:r w:rsidR="002136D8" w:rsidRPr="00DF19C4">
        <w:rPr>
          <w:rFonts w:cstheme="minorHAnsi"/>
          <w:sz w:val="24"/>
          <w:szCs w:val="24"/>
        </w:rPr>
        <w:t>dispersion process in subsequent domains A has been described</w:t>
      </w:r>
      <w:r w:rsidR="00913EA1">
        <w:rPr>
          <w:rFonts w:cstheme="minorHAnsi"/>
          <w:sz w:val="24"/>
          <w:szCs w:val="24"/>
        </w:rPr>
        <w:t xml:space="preserve"> and applied</w:t>
      </w:r>
      <w:r w:rsidR="002136D8" w:rsidRPr="00DF19C4">
        <w:rPr>
          <w:rFonts w:cstheme="minorHAnsi"/>
          <w:sz w:val="24"/>
          <w:szCs w:val="24"/>
        </w:rPr>
        <w:t xml:space="preserve"> in De Lange (2022</w:t>
      </w:r>
      <w:r w:rsidR="00927BD6">
        <w:rPr>
          <w:rFonts w:cstheme="minorHAnsi"/>
          <w:sz w:val="24"/>
          <w:szCs w:val="24"/>
        </w:rPr>
        <w:t>, 2024</w:t>
      </w:r>
      <w:r w:rsidR="002136D8" w:rsidRPr="00DF19C4">
        <w:rPr>
          <w:rFonts w:cstheme="minorHAnsi"/>
          <w:sz w:val="24"/>
          <w:szCs w:val="24"/>
        </w:rPr>
        <w:t>).</w:t>
      </w:r>
    </w:p>
    <w:p w14:paraId="7288090B" w14:textId="77777777" w:rsidR="00992D77" w:rsidRPr="00FE3E1F" w:rsidRDefault="00992D77" w:rsidP="00992D77">
      <w:pPr>
        <w:rPr>
          <w:rFonts w:cstheme="minorHAnsi"/>
          <w:sz w:val="24"/>
          <w:szCs w:val="24"/>
        </w:rPr>
      </w:pPr>
    </w:p>
    <w:p w14:paraId="574682D8" w14:textId="271CDD58" w:rsidR="00714C27" w:rsidRPr="00FE3E1F" w:rsidRDefault="00914B83" w:rsidP="00714C27">
      <w:pPr>
        <w:rPr>
          <w:rFonts w:cstheme="minorHAnsi"/>
          <w:sz w:val="24"/>
          <w:szCs w:val="24"/>
        </w:rPr>
      </w:pPr>
      <w:r>
        <w:rPr>
          <w:rFonts w:cstheme="minorHAnsi"/>
          <w:sz w:val="24"/>
          <w:szCs w:val="24"/>
          <w:u w:val="single"/>
        </w:rPr>
        <w:t>The p</w:t>
      </w:r>
      <w:r w:rsidR="00714C27" w:rsidRPr="00FE3E1F">
        <w:rPr>
          <w:rFonts w:cstheme="minorHAnsi"/>
          <w:sz w:val="24"/>
          <w:szCs w:val="24"/>
          <w:u w:val="single"/>
        </w:rPr>
        <w:t>hysical process</w:t>
      </w:r>
      <w:r>
        <w:rPr>
          <w:rFonts w:cstheme="minorHAnsi"/>
          <w:sz w:val="24"/>
          <w:szCs w:val="24"/>
          <w:u w:val="single"/>
        </w:rPr>
        <w:t xml:space="preserve"> underlying the method of ATP</w:t>
      </w:r>
    </w:p>
    <w:p w14:paraId="096B602C" w14:textId="10B03461" w:rsidR="00F55EE2" w:rsidRDefault="00F55EE2" w:rsidP="00714C27">
      <w:pPr>
        <w:rPr>
          <w:rFonts w:cstheme="minorHAnsi"/>
          <w:sz w:val="24"/>
          <w:szCs w:val="24"/>
        </w:rPr>
      </w:pPr>
      <w:r w:rsidRPr="00FE3E1F">
        <w:rPr>
          <w:rFonts w:cstheme="minorHAnsi"/>
          <w:sz w:val="24"/>
          <w:szCs w:val="24"/>
        </w:rPr>
        <w:t xml:space="preserve">Figure 1 shows two principal situations of </w:t>
      </w:r>
      <w:r w:rsidR="00E83B60" w:rsidRPr="00FE3E1F">
        <w:rPr>
          <w:rFonts w:cstheme="minorHAnsi"/>
          <w:sz w:val="24"/>
          <w:szCs w:val="24"/>
        </w:rPr>
        <w:t>dispersion</w:t>
      </w:r>
      <w:r w:rsidRPr="00FE3E1F">
        <w:rPr>
          <w:rFonts w:cstheme="minorHAnsi"/>
          <w:sz w:val="24"/>
          <w:szCs w:val="24"/>
        </w:rPr>
        <w:t xml:space="preserve"> </w:t>
      </w:r>
      <w:r w:rsidR="00927BD6">
        <w:rPr>
          <w:rFonts w:cstheme="minorHAnsi"/>
          <w:sz w:val="24"/>
          <w:szCs w:val="24"/>
        </w:rPr>
        <w:t>as it occurs in</w:t>
      </w:r>
      <w:r w:rsidR="00E83B60" w:rsidRPr="00FE3E1F">
        <w:rPr>
          <w:rFonts w:cstheme="minorHAnsi"/>
          <w:sz w:val="24"/>
          <w:szCs w:val="24"/>
        </w:rPr>
        <w:t xml:space="preserve"> a plume front in the upper picture and </w:t>
      </w:r>
      <w:r w:rsidR="00927BD6">
        <w:rPr>
          <w:rFonts w:cstheme="minorHAnsi"/>
          <w:sz w:val="24"/>
          <w:szCs w:val="24"/>
        </w:rPr>
        <w:t>in</w:t>
      </w:r>
      <w:r w:rsidR="00E83B60" w:rsidRPr="00FE3E1F">
        <w:rPr>
          <w:rFonts w:cstheme="minorHAnsi"/>
          <w:sz w:val="24"/>
          <w:szCs w:val="24"/>
        </w:rPr>
        <w:t xml:space="preserve"> a plume tail in the lower picture. </w:t>
      </w:r>
      <w:r w:rsidR="00F3264E">
        <w:rPr>
          <w:rFonts w:cstheme="minorHAnsi"/>
          <w:sz w:val="24"/>
          <w:szCs w:val="24"/>
        </w:rPr>
        <w:t>A</w:t>
      </w:r>
      <w:r w:rsidR="003C3AEE" w:rsidRPr="00FE3E1F">
        <w:rPr>
          <w:rFonts w:cstheme="minorHAnsi"/>
          <w:sz w:val="24"/>
          <w:szCs w:val="24"/>
        </w:rPr>
        <w:t>n initially</w:t>
      </w:r>
      <w:r w:rsidRPr="00FE3E1F">
        <w:rPr>
          <w:rFonts w:cstheme="minorHAnsi"/>
          <w:sz w:val="24"/>
          <w:szCs w:val="24"/>
        </w:rPr>
        <w:t xml:space="preserve"> vertical straight front of water particles (</w:t>
      </w:r>
      <w:r w:rsidR="007737FE">
        <w:rPr>
          <w:rFonts w:cstheme="minorHAnsi"/>
          <w:sz w:val="24"/>
          <w:szCs w:val="24"/>
        </w:rPr>
        <w:t xml:space="preserve">blue line in </w:t>
      </w:r>
      <w:r w:rsidR="000961BD" w:rsidRPr="00FE3E1F">
        <w:rPr>
          <w:rFonts w:cstheme="minorHAnsi"/>
          <w:sz w:val="24"/>
          <w:szCs w:val="24"/>
        </w:rPr>
        <w:t>f</w:t>
      </w:r>
      <w:r w:rsidR="00E83B60" w:rsidRPr="00FE3E1F">
        <w:rPr>
          <w:rFonts w:cstheme="minorHAnsi"/>
          <w:sz w:val="24"/>
          <w:szCs w:val="24"/>
        </w:rPr>
        <w:t xml:space="preserve">igure 1 </w:t>
      </w:r>
      <w:r w:rsidRPr="00FE3E1F">
        <w:rPr>
          <w:rFonts w:cstheme="minorHAnsi"/>
          <w:sz w:val="24"/>
          <w:szCs w:val="24"/>
        </w:rPr>
        <w:t xml:space="preserve">at left) </w:t>
      </w:r>
      <w:r w:rsidR="007737FE">
        <w:rPr>
          <w:rFonts w:cstheme="minorHAnsi"/>
          <w:sz w:val="24"/>
          <w:szCs w:val="24"/>
        </w:rPr>
        <w:t>has been transformed (blue line in figure 1 at right)</w:t>
      </w:r>
      <w:r w:rsidRPr="00FE3E1F">
        <w:rPr>
          <w:rFonts w:cstheme="minorHAnsi"/>
          <w:sz w:val="24"/>
          <w:szCs w:val="24"/>
        </w:rPr>
        <w:t xml:space="preserve"> after flowing through and besides a zone with a conductivity five times higher (</w:t>
      </w:r>
      <w:r w:rsidR="000961BD" w:rsidRPr="00FE3E1F">
        <w:rPr>
          <w:rFonts w:cstheme="minorHAnsi"/>
          <w:sz w:val="24"/>
          <w:szCs w:val="24"/>
        </w:rPr>
        <w:t>figure 1,</w:t>
      </w:r>
      <w:r w:rsidRPr="00FE3E1F">
        <w:rPr>
          <w:rFonts w:cstheme="minorHAnsi"/>
          <w:sz w:val="24"/>
          <w:szCs w:val="24"/>
        </w:rPr>
        <w:t>top) and lower (</w:t>
      </w:r>
      <w:r w:rsidR="000961BD" w:rsidRPr="00FE3E1F">
        <w:rPr>
          <w:rFonts w:cstheme="minorHAnsi"/>
          <w:sz w:val="24"/>
          <w:szCs w:val="24"/>
        </w:rPr>
        <w:t xml:space="preserve">figure 1, </w:t>
      </w:r>
      <w:r w:rsidRPr="00FE3E1F">
        <w:rPr>
          <w:rFonts w:cstheme="minorHAnsi"/>
          <w:sz w:val="24"/>
          <w:szCs w:val="24"/>
        </w:rPr>
        <w:t>bottom) than that of the background of the aquifer.</w:t>
      </w:r>
    </w:p>
    <w:p w14:paraId="2F010315" w14:textId="77777777" w:rsidR="00B842DF" w:rsidRDefault="00B842DF" w:rsidP="00714C27">
      <w:pPr>
        <w:rPr>
          <w:rFonts w:cstheme="minorHAnsi"/>
          <w:sz w:val="24"/>
          <w:szCs w:val="24"/>
        </w:rPr>
      </w:pPr>
    </w:p>
    <w:p w14:paraId="0D6EA6B0" w14:textId="77777777" w:rsidR="00B842DF" w:rsidRPr="00025F7D" w:rsidRDefault="00B842DF" w:rsidP="00B842DF">
      <w:pPr>
        <w:ind w:left="720"/>
        <w:rPr>
          <w:rFonts w:cstheme="minorHAnsi"/>
          <w:sz w:val="24"/>
          <w:szCs w:val="24"/>
        </w:rPr>
      </w:pPr>
    </w:p>
    <w:p w14:paraId="68FD64EF" w14:textId="77777777" w:rsidR="00B842DF" w:rsidRPr="00FE3E1F" w:rsidRDefault="00B842DF" w:rsidP="00B842DF">
      <w:pPr>
        <w:rPr>
          <w:rFonts w:cstheme="minorHAnsi"/>
          <w:sz w:val="24"/>
          <w:szCs w:val="24"/>
        </w:rPr>
      </w:pPr>
    </w:p>
    <w:p w14:paraId="5C160B1A" w14:textId="77777777" w:rsidR="00B842DF" w:rsidRPr="00FE3E1F" w:rsidRDefault="00B842DF" w:rsidP="00B842DF">
      <w:pPr>
        <w:rPr>
          <w:rFonts w:cstheme="minorHAnsi"/>
          <w:sz w:val="24"/>
          <w:szCs w:val="24"/>
        </w:rPr>
      </w:pPr>
      <w:r w:rsidRPr="00FE3E1F">
        <w:rPr>
          <w:noProof/>
        </w:rPr>
        <w:drawing>
          <wp:inline distT="0" distB="0" distL="0" distR="0" wp14:anchorId="0E4B44BE" wp14:editId="7898F2DA">
            <wp:extent cx="5731510" cy="1090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90295"/>
                    </a:xfrm>
                    <a:prstGeom prst="rect">
                      <a:avLst/>
                    </a:prstGeom>
                    <a:noFill/>
                    <a:ln>
                      <a:noFill/>
                    </a:ln>
                  </pic:spPr>
                </pic:pic>
              </a:graphicData>
            </a:graphic>
          </wp:inline>
        </w:drawing>
      </w:r>
    </w:p>
    <w:p w14:paraId="54B4BBF6" w14:textId="77777777" w:rsidR="00B842DF" w:rsidRPr="00FE3E1F" w:rsidRDefault="00B842DF" w:rsidP="00B842DF">
      <w:pPr>
        <w:rPr>
          <w:rFonts w:cstheme="minorHAnsi"/>
          <w:sz w:val="24"/>
          <w:szCs w:val="24"/>
        </w:rPr>
      </w:pPr>
    </w:p>
    <w:p w14:paraId="349BAC34" w14:textId="77777777" w:rsidR="00B842DF" w:rsidRPr="00FE3E1F" w:rsidRDefault="00B842DF" w:rsidP="00B842DF">
      <w:pPr>
        <w:rPr>
          <w:rFonts w:cstheme="minorHAnsi"/>
          <w:sz w:val="24"/>
          <w:szCs w:val="24"/>
        </w:rPr>
      </w:pPr>
      <w:r w:rsidRPr="00FE3E1F">
        <w:rPr>
          <w:noProof/>
        </w:rPr>
        <w:drawing>
          <wp:inline distT="0" distB="0" distL="0" distR="0" wp14:anchorId="1EA9A07D" wp14:editId="6C7EA8A9">
            <wp:extent cx="5731510" cy="749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9935"/>
                    </a:xfrm>
                    <a:prstGeom prst="rect">
                      <a:avLst/>
                    </a:prstGeom>
                    <a:noFill/>
                    <a:ln>
                      <a:noFill/>
                    </a:ln>
                  </pic:spPr>
                </pic:pic>
              </a:graphicData>
            </a:graphic>
          </wp:inline>
        </w:drawing>
      </w:r>
    </w:p>
    <w:p w14:paraId="532A0694" w14:textId="4DE23C28" w:rsidR="00B842DF" w:rsidRPr="00FE3E1F" w:rsidRDefault="00B842DF" w:rsidP="00B842DF">
      <w:pPr>
        <w:rPr>
          <w:rFonts w:cstheme="minorHAnsi"/>
          <w:sz w:val="24"/>
          <w:szCs w:val="24"/>
        </w:rPr>
      </w:pPr>
      <w:r w:rsidRPr="00FE3E1F">
        <w:rPr>
          <w:rFonts w:cstheme="minorHAnsi"/>
          <w:b/>
          <w:sz w:val="24"/>
          <w:szCs w:val="24"/>
        </w:rPr>
        <w:t>Figure 1.</w:t>
      </w:r>
      <w:r w:rsidRPr="00FE3E1F">
        <w:rPr>
          <w:rFonts w:cstheme="minorHAnsi"/>
          <w:sz w:val="24"/>
          <w:szCs w:val="24"/>
        </w:rPr>
        <w:t xml:space="preserve"> Vertical section with equipotential lines (red) and path</w:t>
      </w:r>
      <w:r w:rsidR="0007522E">
        <w:rPr>
          <w:rFonts w:cstheme="minorHAnsi"/>
          <w:sz w:val="24"/>
          <w:szCs w:val="24"/>
        </w:rPr>
        <w:t>-</w:t>
      </w:r>
      <w:r w:rsidRPr="00FE3E1F">
        <w:rPr>
          <w:rFonts w:cstheme="minorHAnsi"/>
          <w:sz w:val="24"/>
          <w:szCs w:val="24"/>
        </w:rPr>
        <w:t>lines (green) for a specified travel time. See explanation in text. Blue lines indicate the initial and the final shape of the water particle front. (From: De Lange 2020)</w:t>
      </w:r>
    </w:p>
    <w:p w14:paraId="2EEB4365" w14:textId="77777777" w:rsidR="00B842DF" w:rsidRPr="00FE3E1F" w:rsidRDefault="00B842DF" w:rsidP="00714C27">
      <w:pPr>
        <w:rPr>
          <w:rFonts w:cstheme="minorHAnsi"/>
          <w:sz w:val="24"/>
          <w:szCs w:val="24"/>
        </w:rPr>
      </w:pPr>
    </w:p>
    <w:p w14:paraId="6F29282B" w14:textId="3CD97FAF" w:rsidR="00011E30" w:rsidRPr="00FE3E1F" w:rsidRDefault="00104AB8" w:rsidP="00231679">
      <w:pPr>
        <w:rPr>
          <w:rFonts w:cstheme="minorHAnsi"/>
          <w:sz w:val="24"/>
          <w:szCs w:val="24"/>
        </w:rPr>
      </w:pPr>
      <w:r w:rsidRPr="00FE3E1F">
        <w:rPr>
          <w:rFonts w:cstheme="minorHAnsi"/>
          <w:sz w:val="24"/>
          <w:szCs w:val="24"/>
        </w:rPr>
        <w:t>In figure 1 top, the water p</w:t>
      </w:r>
      <w:r w:rsidR="00EC59AF" w:rsidRPr="00FE3E1F">
        <w:rPr>
          <w:rFonts w:cstheme="minorHAnsi"/>
          <w:sz w:val="24"/>
          <w:szCs w:val="24"/>
        </w:rPr>
        <w:t>articles in</w:t>
      </w:r>
      <w:r w:rsidRPr="00FE3E1F">
        <w:rPr>
          <w:rFonts w:cstheme="minorHAnsi"/>
          <w:sz w:val="24"/>
          <w:szCs w:val="24"/>
        </w:rPr>
        <w:t>side</w:t>
      </w:r>
      <w:r w:rsidR="00EC59AF" w:rsidRPr="00FE3E1F">
        <w:rPr>
          <w:rFonts w:cstheme="minorHAnsi"/>
          <w:sz w:val="24"/>
          <w:szCs w:val="24"/>
        </w:rPr>
        <w:t xml:space="preserve"> </w:t>
      </w:r>
      <w:r w:rsidRPr="00FE3E1F">
        <w:rPr>
          <w:rFonts w:cstheme="minorHAnsi"/>
          <w:sz w:val="24"/>
          <w:szCs w:val="24"/>
        </w:rPr>
        <w:t xml:space="preserve">the </w:t>
      </w:r>
      <w:r w:rsidR="00EC59AF" w:rsidRPr="00FE3E1F">
        <w:rPr>
          <w:rFonts w:cstheme="minorHAnsi"/>
          <w:sz w:val="24"/>
          <w:szCs w:val="24"/>
        </w:rPr>
        <w:t>high-</w:t>
      </w:r>
      <w:r w:rsidRPr="00FE3E1F">
        <w:rPr>
          <w:rFonts w:cstheme="minorHAnsi"/>
          <w:sz w:val="24"/>
          <w:szCs w:val="24"/>
        </w:rPr>
        <w:t>conductivity (high-k)</w:t>
      </w:r>
      <w:r w:rsidR="00EC59AF" w:rsidRPr="00FE3E1F">
        <w:rPr>
          <w:rFonts w:cstheme="minorHAnsi"/>
          <w:sz w:val="24"/>
          <w:szCs w:val="24"/>
        </w:rPr>
        <w:t xml:space="preserve"> zone travel faster than those outside in the aquifer</w:t>
      </w:r>
      <w:r w:rsidRPr="00FE3E1F">
        <w:rPr>
          <w:rFonts w:cstheme="minorHAnsi"/>
          <w:sz w:val="24"/>
          <w:szCs w:val="24"/>
        </w:rPr>
        <w:t>. The</w:t>
      </w:r>
      <w:r w:rsidR="00EC59AF" w:rsidRPr="00FE3E1F">
        <w:rPr>
          <w:rFonts w:cstheme="minorHAnsi"/>
          <w:sz w:val="24"/>
          <w:szCs w:val="24"/>
        </w:rPr>
        <w:t xml:space="preserve"> faster travel</w:t>
      </w:r>
      <w:r w:rsidRPr="00FE3E1F">
        <w:rPr>
          <w:rFonts w:cstheme="minorHAnsi"/>
          <w:sz w:val="24"/>
          <w:szCs w:val="24"/>
        </w:rPr>
        <w:t>ing inside</w:t>
      </w:r>
      <w:r w:rsidR="00EC59AF" w:rsidRPr="00FE3E1F">
        <w:rPr>
          <w:rFonts w:cstheme="minorHAnsi"/>
          <w:sz w:val="24"/>
          <w:szCs w:val="24"/>
        </w:rPr>
        <w:t xml:space="preserve"> causes contraction </w:t>
      </w:r>
      <w:r w:rsidR="00F3264E">
        <w:rPr>
          <w:rFonts w:cstheme="minorHAnsi"/>
          <w:sz w:val="24"/>
          <w:szCs w:val="24"/>
        </w:rPr>
        <w:t xml:space="preserve">of flow lines </w:t>
      </w:r>
      <w:r w:rsidR="00EC59AF" w:rsidRPr="00FE3E1F">
        <w:rPr>
          <w:rFonts w:cstheme="minorHAnsi"/>
          <w:sz w:val="24"/>
          <w:szCs w:val="24"/>
        </w:rPr>
        <w:t xml:space="preserve">at the inflow and expansion </w:t>
      </w:r>
      <w:r w:rsidR="00F3264E">
        <w:rPr>
          <w:rFonts w:cstheme="minorHAnsi"/>
          <w:sz w:val="24"/>
          <w:szCs w:val="24"/>
        </w:rPr>
        <w:t xml:space="preserve">of flow lines </w:t>
      </w:r>
      <w:r w:rsidR="00EC59AF" w:rsidRPr="00FE3E1F">
        <w:rPr>
          <w:rFonts w:cstheme="minorHAnsi"/>
          <w:sz w:val="24"/>
          <w:szCs w:val="24"/>
        </w:rPr>
        <w:t>at the outflow</w:t>
      </w:r>
      <w:r w:rsidRPr="00FE3E1F">
        <w:rPr>
          <w:rFonts w:cstheme="minorHAnsi"/>
          <w:sz w:val="24"/>
          <w:szCs w:val="24"/>
        </w:rPr>
        <w:t xml:space="preserve"> boundary of the high-k zone. The height of the</w:t>
      </w:r>
      <w:r w:rsidR="00EC59AF" w:rsidRPr="00FE3E1F">
        <w:rPr>
          <w:rFonts w:cstheme="minorHAnsi"/>
          <w:sz w:val="24"/>
          <w:szCs w:val="24"/>
        </w:rPr>
        <w:t xml:space="preserve"> affected zone in </w:t>
      </w:r>
      <w:r w:rsidRPr="00FE3E1F">
        <w:rPr>
          <w:rFonts w:cstheme="minorHAnsi"/>
          <w:sz w:val="24"/>
          <w:szCs w:val="24"/>
        </w:rPr>
        <w:t xml:space="preserve">the </w:t>
      </w:r>
      <w:r w:rsidR="00EC59AF" w:rsidRPr="00FE3E1F">
        <w:rPr>
          <w:rFonts w:cstheme="minorHAnsi"/>
          <w:sz w:val="24"/>
          <w:szCs w:val="24"/>
        </w:rPr>
        <w:t>aquifer is called wake</w:t>
      </w:r>
      <w:r w:rsidR="00F3264E">
        <w:rPr>
          <w:rFonts w:cstheme="minorHAnsi"/>
          <w:sz w:val="24"/>
          <w:szCs w:val="24"/>
        </w:rPr>
        <w:t xml:space="preserve"> </w:t>
      </w:r>
      <w:r w:rsidR="00EC59AF" w:rsidRPr="00FE3E1F">
        <w:rPr>
          <w:rFonts w:cstheme="minorHAnsi"/>
          <w:sz w:val="24"/>
          <w:szCs w:val="24"/>
        </w:rPr>
        <w:t xml:space="preserve">and is thicker than </w:t>
      </w:r>
      <w:r w:rsidRPr="00FE3E1F">
        <w:rPr>
          <w:rFonts w:cstheme="minorHAnsi"/>
          <w:sz w:val="24"/>
          <w:szCs w:val="24"/>
        </w:rPr>
        <w:t xml:space="preserve">that of </w:t>
      </w:r>
      <w:r w:rsidR="00EC59AF" w:rsidRPr="00FE3E1F">
        <w:rPr>
          <w:rFonts w:cstheme="minorHAnsi"/>
          <w:sz w:val="24"/>
          <w:szCs w:val="24"/>
        </w:rPr>
        <w:t xml:space="preserve">the </w:t>
      </w:r>
      <w:r w:rsidRPr="00FE3E1F">
        <w:rPr>
          <w:rFonts w:cstheme="minorHAnsi"/>
          <w:sz w:val="24"/>
          <w:szCs w:val="24"/>
        </w:rPr>
        <w:t>high-</w:t>
      </w:r>
      <w:r w:rsidR="00EC59AF" w:rsidRPr="00FE3E1F">
        <w:rPr>
          <w:rFonts w:cstheme="minorHAnsi"/>
          <w:sz w:val="24"/>
          <w:szCs w:val="24"/>
        </w:rPr>
        <w:t>k</w:t>
      </w:r>
      <w:r w:rsidRPr="00FE3E1F">
        <w:rPr>
          <w:rFonts w:cstheme="minorHAnsi"/>
          <w:sz w:val="24"/>
          <w:szCs w:val="24"/>
        </w:rPr>
        <w:t xml:space="preserve"> </w:t>
      </w:r>
      <w:r w:rsidR="00EC59AF" w:rsidRPr="00FE3E1F">
        <w:rPr>
          <w:rFonts w:cstheme="minorHAnsi"/>
          <w:sz w:val="24"/>
          <w:szCs w:val="24"/>
        </w:rPr>
        <w:t>zone</w:t>
      </w:r>
      <w:r w:rsidRPr="00FE3E1F">
        <w:rPr>
          <w:rFonts w:cstheme="minorHAnsi"/>
          <w:sz w:val="24"/>
          <w:szCs w:val="24"/>
        </w:rPr>
        <w:t>.</w:t>
      </w:r>
      <w:r w:rsidR="00EC59AF" w:rsidRPr="00FE3E1F">
        <w:rPr>
          <w:rFonts w:cstheme="minorHAnsi"/>
          <w:sz w:val="24"/>
          <w:szCs w:val="24"/>
        </w:rPr>
        <w:t xml:space="preserve"> The amount of </w:t>
      </w:r>
      <w:r w:rsidR="001C5F39" w:rsidRPr="00FE3E1F">
        <w:rPr>
          <w:rFonts w:cstheme="minorHAnsi"/>
          <w:sz w:val="24"/>
          <w:szCs w:val="24"/>
        </w:rPr>
        <w:t xml:space="preserve">water </w:t>
      </w:r>
      <w:r w:rsidR="00EC59AF" w:rsidRPr="00FE3E1F">
        <w:rPr>
          <w:rFonts w:cstheme="minorHAnsi"/>
          <w:sz w:val="24"/>
          <w:szCs w:val="24"/>
        </w:rPr>
        <w:t>particles</w:t>
      </w:r>
      <w:r w:rsidR="001C5F39" w:rsidRPr="00FE3E1F">
        <w:rPr>
          <w:rFonts w:cstheme="minorHAnsi"/>
          <w:sz w:val="24"/>
          <w:szCs w:val="24"/>
        </w:rPr>
        <w:t xml:space="preserve"> that can flow</w:t>
      </w:r>
      <w:r w:rsidR="00EC59AF" w:rsidRPr="00FE3E1F">
        <w:rPr>
          <w:rFonts w:cstheme="minorHAnsi"/>
          <w:sz w:val="24"/>
          <w:szCs w:val="24"/>
        </w:rPr>
        <w:t xml:space="preserve"> in</w:t>
      </w:r>
      <w:r w:rsidR="001C5F39" w:rsidRPr="00FE3E1F">
        <w:rPr>
          <w:rFonts w:cstheme="minorHAnsi"/>
          <w:sz w:val="24"/>
          <w:szCs w:val="24"/>
        </w:rPr>
        <w:t>to</w:t>
      </w:r>
      <w:r w:rsidR="00EC59AF" w:rsidRPr="00FE3E1F">
        <w:rPr>
          <w:rFonts w:cstheme="minorHAnsi"/>
          <w:sz w:val="24"/>
          <w:szCs w:val="24"/>
        </w:rPr>
        <w:t xml:space="preserve"> the </w:t>
      </w:r>
      <w:r w:rsidR="001C5F39" w:rsidRPr="00FE3E1F">
        <w:rPr>
          <w:rFonts w:cstheme="minorHAnsi"/>
          <w:sz w:val="24"/>
          <w:szCs w:val="24"/>
        </w:rPr>
        <w:t>high-</w:t>
      </w:r>
      <w:r w:rsidR="00EC59AF" w:rsidRPr="00FE3E1F">
        <w:rPr>
          <w:rFonts w:cstheme="minorHAnsi"/>
          <w:sz w:val="24"/>
          <w:szCs w:val="24"/>
        </w:rPr>
        <w:t>k</w:t>
      </w:r>
      <w:r w:rsidR="001C5F39" w:rsidRPr="00FE3E1F">
        <w:rPr>
          <w:rFonts w:cstheme="minorHAnsi"/>
          <w:sz w:val="24"/>
          <w:szCs w:val="24"/>
        </w:rPr>
        <w:t xml:space="preserve"> </w:t>
      </w:r>
      <w:r w:rsidR="00EC59AF" w:rsidRPr="00FE3E1F">
        <w:rPr>
          <w:rFonts w:cstheme="minorHAnsi"/>
          <w:sz w:val="24"/>
          <w:szCs w:val="24"/>
        </w:rPr>
        <w:t xml:space="preserve">zone </w:t>
      </w:r>
      <w:r w:rsidR="001C5F39" w:rsidRPr="00FE3E1F">
        <w:rPr>
          <w:rFonts w:cstheme="minorHAnsi"/>
          <w:sz w:val="24"/>
          <w:szCs w:val="24"/>
        </w:rPr>
        <w:t xml:space="preserve">is limited by </w:t>
      </w:r>
      <w:r w:rsidR="00926CAA" w:rsidRPr="00FE3E1F">
        <w:rPr>
          <w:rFonts w:cstheme="minorHAnsi"/>
          <w:sz w:val="24"/>
          <w:szCs w:val="24"/>
        </w:rPr>
        <w:t xml:space="preserve">the wake to be smaller than </w:t>
      </w:r>
      <w:r w:rsidR="001C5F39" w:rsidRPr="00FE3E1F">
        <w:rPr>
          <w:rFonts w:cstheme="minorHAnsi"/>
          <w:sz w:val="24"/>
          <w:szCs w:val="24"/>
        </w:rPr>
        <w:t>the aquifer thick</w:t>
      </w:r>
      <w:r w:rsidR="00140B11" w:rsidRPr="00FE3E1F">
        <w:rPr>
          <w:rFonts w:cstheme="minorHAnsi"/>
          <w:sz w:val="24"/>
          <w:szCs w:val="24"/>
        </w:rPr>
        <w:t>n</w:t>
      </w:r>
      <w:r w:rsidR="001C5F39" w:rsidRPr="00FE3E1F">
        <w:rPr>
          <w:rFonts w:cstheme="minorHAnsi"/>
          <w:sz w:val="24"/>
          <w:szCs w:val="24"/>
        </w:rPr>
        <w:t>e</w:t>
      </w:r>
      <w:r w:rsidR="00140B11" w:rsidRPr="00FE3E1F">
        <w:rPr>
          <w:rFonts w:cstheme="minorHAnsi"/>
          <w:sz w:val="24"/>
          <w:szCs w:val="24"/>
        </w:rPr>
        <w:t>s</w:t>
      </w:r>
      <w:r w:rsidR="001C5F39" w:rsidRPr="00FE3E1F">
        <w:rPr>
          <w:rFonts w:cstheme="minorHAnsi"/>
          <w:sz w:val="24"/>
          <w:szCs w:val="24"/>
        </w:rPr>
        <w:t>s. This limits</w:t>
      </w:r>
      <w:r w:rsidR="00EC59AF" w:rsidRPr="00FE3E1F">
        <w:rPr>
          <w:rFonts w:cstheme="minorHAnsi"/>
          <w:sz w:val="24"/>
          <w:szCs w:val="24"/>
        </w:rPr>
        <w:t xml:space="preserve"> the velocity </w:t>
      </w:r>
      <w:r w:rsidR="001C5F39" w:rsidRPr="00FE3E1F">
        <w:rPr>
          <w:rFonts w:cstheme="minorHAnsi"/>
          <w:sz w:val="24"/>
          <w:szCs w:val="24"/>
        </w:rPr>
        <w:t>in the high-k zone a</w:t>
      </w:r>
      <w:r w:rsidR="007502F9" w:rsidRPr="00FE3E1F">
        <w:rPr>
          <w:rFonts w:cstheme="minorHAnsi"/>
          <w:sz w:val="24"/>
          <w:szCs w:val="24"/>
        </w:rPr>
        <w:t>s well as</w:t>
      </w:r>
      <w:r w:rsidR="00A951C7" w:rsidRPr="00FE3E1F">
        <w:rPr>
          <w:rFonts w:cstheme="minorHAnsi"/>
          <w:sz w:val="24"/>
          <w:szCs w:val="24"/>
        </w:rPr>
        <w:t xml:space="preserve"> </w:t>
      </w:r>
      <w:r w:rsidR="001C5F39" w:rsidRPr="00FE3E1F">
        <w:rPr>
          <w:rFonts w:cstheme="minorHAnsi"/>
          <w:sz w:val="24"/>
          <w:szCs w:val="24"/>
        </w:rPr>
        <w:t xml:space="preserve">the forward </w:t>
      </w:r>
      <w:r w:rsidR="00EC59AF" w:rsidRPr="00FE3E1F">
        <w:rPr>
          <w:rFonts w:cstheme="minorHAnsi"/>
          <w:sz w:val="24"/>
          <w:szCs w:val="24"/>
        </w:rPr>
        <w:t>growth of the plume front.</w:t>
      </w:r>
      <w:r w:rsidR="00245497" w:rsidRPr="00FE3E1F">
        <w:rPr>
          <w:rFonts w:cstheme="minorHAnsi"/>
          <w:sz w:val="24"/>
          <w:szCs w:val="24"/>
        </w:rPr>
        <w:t xml:space="preserve"> </w:t>
      </w:r>
    </w:p>
    <w:p w14:paraId="3EB648FC" w14:textId="2F7A3B19" w:rsidR="00992D77" w:rsidRPr="00FE3E1F" w:rsidRDefault="009C7936" w:rsidP="00231679">
      <w:pPr>
        <w:rPr>
          <w:rFonts w:cstheme="minorHAnsi"/>
          <w:sz w:val="24"/>
          <w:szCs w:val="24"/>
        </w:rPr>
      </w:pPr>
      <w:r w:rsidRPr="00FE3E1F">
        <w:rPr>
          <w:rFonts w:cstheme="minorHAnsi"/>
          <w:sz w:val="24"/>
          <w:szCs w:val="24"/>
        </w:rPr>
        <w:t>In figure 1 bottom, the water</w:t>
      </w:r>
      <w:r w:rsidR="00EC59AF" w:rsidRPr="00FE3E1F">
        <w:rPr>
          <w:rFonts w:cstheme="minorHAnsi"/>
          <w:sz w:val="24"/>
          <w:szCs w:val="24"/>
        </w:rPr>
        <w:t xml:space="preserve"> </w:t>
      </w:r>
      <w:r w:rsidRPr="00FE3E1F">
        <w:rPr>
          <w:rFonts w:cstheme="minorHAnsi"/>
          <w:sz w:val="24"/>
          <w:szCs w:val="24"/>
        </w:rPr>
        <w:t>p</w:t>
      </w:r>
      <w:r w:rsidR="00EC59AF" w:rsidRPr="00FE3E1F">
        <w:rPr>
          <w:rFonts w:cstheme="minorHAnsi"/>
          <w:sz w:val="24"/>
          <w:szCs w:val="24"/>
        </w:rPr>
        <w:t>articles in</w:t>
      </w:r>
      <w:r w:rsidRPr="00FE3E1F">
        <w:rPr>
          <w:rFonts w:cstheme="minorHAnsi"/>
          <w:sz w:val="24"/>
          <w:szCs w:val="24"/>
        </w:rPr>
        <w:t>side</w:t>
      </w:r>
      <w:r w:rsidR="00EC59AF" w:rsidRPr="00FE3E1F">
        <w:rPr>
          <w:rFonts w:cstheme="minorHAnsi"/>
          <w:sz w:val="24"/>
          <w:szCs w:val="24"/>
        </w:rPr>
        <w:t xml:space="preserve"> </w:t>
      </w:r>
      <w:r w:rsidRPr="00FE3E1F">
        <w:rPr>
          <w:rFonts w:cstheme="minorHAnsi"/>
          <w:sz w:val="24"/>
          <w:szCs w:val="24"/>
        </w:rPr>
        <w:t>low-conductivity (</w:t>
      </w:r>
      <w:r w:rsidR="00EC59AF" w:rsidRPr="00FE3E1F">
        <w:rPr>
          <w:rFonts w:cstheme="minorHAnsi"/>
          <w:sz w:val="24"/>
          <w:szCs w:val="24"/>
        </w:rPr>
        <w:t>low-k</w:t>
      </w:r>
      <w:r w:rsidRPr="00FE3E1F">
        <w:rPr>
          <w:rFonts w:cstheme="minorHAnsi"/>
          <w:sz w:val="24"/>
          <w:szCs w:val="24"/>
        </w:rPr>
        <w:t>)</w:t>
      </w:r>
      <w:r w:rsidR="00EC59AF" w:rsidRPr="00FE3E1F">
        <w:rPr>
          <w:rFonts w:cstheme="minorHAnsi"/>
          <w:sz w:val="24"/>
          <w:szCs w:val="24"/>
        </w:rPr>
        <w:t xml:space="preserve"> zone travel slower than those outside</w:t>
      </w:r>
      <w:r w:rsidRPr="00FE3E1F">
        <w:rPr>
          <w:rFonts w:cstheme="minorHAnsi"/>
          <w:sz w:val="24"/>
          <w:szCs w:val="24"/>
        </w:rPr>
        <w:t xml:space="preserve"> in the aquifer</w:t>
      </w:r>
      <w:r w:rsidR="00EC59AF" w:rsidRPr="00FE3E1F">
        <w:rPr>
          <w:rFonts w:cstheme="minorHAnsi"/>
          <w:sz w:val="24"/>
          <w:szCs w:val="24"/>
        </w:rPr>
        <w:t xml:space="preserve">. </w:t>
      </w:r>
      <w:r w:rsidRPr="00FE3E1F">
        <w:rPr>
          <w:rFonts w:cstheme="minorHAnsi"/>
          <w:sz w:val="24"/>
          <w:szCs w:val="24"/>
        </w:rPr>
        <w:t>The s</w:t>
      </w:r>
      <w:r w:rsidR="00EC59AF" w:rsidRPr="00FE3E1F">
        <w:rPr>
          <w:rFonts w:cstheme="minorHAnsi"/>
          <w:sz w:val="24"/>
          <w:szCs w:val="24"/>
        </w:rPr>
        <w:t>lower</w:t>
      </w:r>
      <w:r w:rsidRPr="00FE3E1F">
        <w:rPr>
          <w:rFonts w:cstheme="minorHAnsi"/>
          <w:sz w:val="24"/>
          <w:szCs w:val="24"/>
        </w:rPr>
        <w:t xml:space="preserve"> traveling</w:t>
      </w:r>
      <w:r w:rsidR="00EC59AF" w:rsidRPr="00FE3E1F">
        <w:rPr>
          <w:rFonts w:cstheme="minorHAnsi"/>
          <w:sz w:val="24"/>
          <w:szCs w:val="24"/>
        </w:rPr>
        <w:t xml:space="preserve"> causes expansion</w:t>
      </w:r>
      <w:r w:rsidR="00F3264E">
        <w:rPr>
          <w:rFonts w:cstheme="minorHAnsi"/>
          <w:sz w:val="24"/>
          <w:szCs w:val="24"/>
        </w:rPr>
        <w:t xml:space="preserve"> of flow lines</w:t>
      </w:r>
      <w:r w:rsidR="00EC59AF" w:rsidRPr="00FE3E1F">
        <w:rPr>
          <w:rFonts w:cstheme="minorHAnsi"/>
          <w:sz w:val="24"/>
          <w:szCs w:val="24"/>
        </w:rPr>
        <w:t xml:space="preserve"> at</w:t>
      </w:r>
      <w:r w:rsidRPr="00FE3E1F">
        <w:rPr>
          <w:rFonts w:cstheme="minorHAnsi"/>
          <w:sz w:val="24"/>
          <w:szCs w:val="24"/>
        </w:rPr>
        <w:t xml:space="preserve"> the</w:t>
      </w:r>
      <w:r w:rsidR="00EC59AF" w:rsidRPr="00FE3E1F">
        <w:rPr>
          <w:rFonts w:cstheme="minorHAnsi"/>
          <w:sz w:val="24"/>
          <w:szCs w:val="24"/>
        </w:rPr>
        <w:t xml:space="preserve"> inflow and contraction</w:t>
      </w:r>
      <w:r w:rsidR="00F3264E">
        <w:rPr>
          <w:rFonts w:cstheme="minorHAnsi"/>
          <w:sz w:val="24"/>
          <w:szCs w:val="24"/>
        </w:rPr>
        <w:t xml:space="preserve"> of flow lines</w:t>
      </w:r>
      <w:r w:rsidR="00EC59AF" w:rsidRPr="00FE3E1F">
        <w:rPr>
          <w:rFonts w:cstheme="minorHAnsi"/>
          <w:sz w:val="24"/>
          <w:szCs w:val="24"/>
        </w:rPr>
        <w:t xml:space="preserve"> at</w:t>
      </w:r>
      <w:r w:rsidRPr="00FE3E1F">
        <w:rPr>
          <w:rFonts w:cstheme="minorHAnsi"/>
          <w:sz w:val="24"/>
          <w:szCs w:val="24"/>
        </w:rPr>
        <w:t xml:space="preserve"> the</w:t>
      </w:r>
      <w:r w:rsidR="00EC59AF" w:rsidRPr="00FE3E1F">
        <w:rPr>
          <w:rFonts w:cstheme="minorHAnsi"/>
          <w:sz w:val="24"/>
          <w:szCs w:val="24"/>
        </w:rPr>
        <w:t xml:space="preserve"> outflow</w:t>
      </w:r>
      <w:r w:rsidRPr="00FE3E1F">
        <w:rPr>
          <w:rFonts w:cstheme="minorHAnsi"/>
          <w:sz w:val="24"/>
          <w:szCs w:val="24"/>
        </w:rPr>
        <w:t xml:space="preserve"> boundary of the low-k zone</w:t>
      </w:r>
      <w:r w:rsidR="00EC59AF" w:rsidRPr="00FE3E1F">
        <w:rPr>
          <w:rFonts w:cstheme="minorHAnsi"/>
          <w:sz w:val="24"/>
          <w:szCs w:val="24"/>
        </w:rPr>
        <w:t xml:space="preserve">. </w:t>
      </w:r>
      <w:r w:rsidRPr="00FE3E1F">
        <w:rPr>
          <w:rFonts w:cstheme="minorHAnsi"/>
          <w:sz w:val="24"/>
          <w:szCs w:val="24"/>
        </w:rPr>
        <w:t xml:space="preserve">The </w:t>
      </w:r>
      <w:r w:rsidR="00F3264E">
        <w:rPr>
          <w:rFonts w:cstheme="minorHAnsi"/>
          <w:sz w:val="24"/>
          <w:szCs w:val="24"/>
        </w:rPr>
        <w:t>wake</w:t>
      </w:r>
      <w:r w:rsidR="00EC59AF" w:rsidRPr="00FE3E1F">
        <w:rPr>
          <w:rFonts w:cstheme="minorHAnsi"/>
          <w:sz w:val="24"/>
          <w:szCs w:val="24"/>
        </w:rPr>
        <w:t xml:space="preserve"> is thinner than the</w:t>
      </w:r>
      <w:r w:rsidRPr="00FE3E1F">
        <w:rPr>
          <w:rFonts w:cstheme="minorHAnsi"/>
          <w:sz w:val="24"/>
          <w:szCs w:val="24"/>
        </w:rPr>
        <w:t xml:space="preserve"> thickness of the low-</w:t>
      </w:r>
      <w:r w:rsidR="00EC59AF" w:rsidRPr="00FE3E1F">
        <w:rPr>
          <w:rFonts w:cstheme="minorHAnsi"/>
          <w:sz w:val="24"/>
          <w:szCs w:val="24"/>
        </w:rPr>
        <w:t>k</w:t>
      </w:r>
      <w:r w:rsidRPr="00FE3E1F">
        <w:rPr>
          <w:rFonts w:cstheme="minorHAnsi"/>
          <w:sz w:val="24"/>
          <w:szCs w:val="24"/>
        </w:rPr>
        <w:t xml:space="preserve"> </w:t>
      </w:r>
      <w:r w:rsidR="00EC59AF" w:rsidRPr="00FE3E1F">
        <w:rPr>
          <w:rFonts w:cstheme="minorHAnsi"/>
          <w:sz w:val="24"/>
          <w:szCs w:val="24"/>
        </w:rPr>
        <w:t>zone</w:t>
      </w:r>
      <w:r w:rsidR="00F3264E">
        <w:rPr>
          <w:rFonts w:cstheme="minorHAnsi"/>
          <w:sz w:val="24"/>
          <w:szCs w:val="24"/>
        </w:rPr>
        <w:t xml:space="preserve"> and </w:t>
      </w:r>
      <w:r w:rsidR="00EC59AF" w:rsidRPr="00FE3E1F">
        <w:rPr>
          <w:rFonts w:cstheme="minorHAnsi"/>
          <w:sz w:val="24"/>
          <w:szCs w:val="24"/>
        </w:rPr>
        <w:t xml:space="preserve">may shrink to near zero </w:t>
      </w:r>
      <w:r w:rsidR="00ED6190">
        <w:rPr>
          <w:rFonts w:cstheme="minorHAnsi"/>
          <w:sz w:val="24"/>
          <w:szCs w:val="24"/>
        </w:rPr>
        <w:t>in a situation with</w:t>
      </w:r>
      <w:r w:rsidR="00F3264E">
        <w:rPr>
          <w:rFonts w:cstheme="minorHAnsi"/>
          <w:sz w:val="24"/>
          <w:szCs w:val="24"/>
        </w:rPr>
        <w:t xml:space="preserve"> a </w:t>
      </w:r>
      <w:r w:rsidR="00EC59AF" w:rsidRPr="00FE3E1F">
        <w:rPr>
          <w:rFonts w:cstheme="minorHAnsi"/>
          <w:sz w:val="24"/>
          <w:szCs w:val="24"/>
        </w:rPr>
        <w:t>near zero velocity</w:t>
      </w:r>
      <w:r w:rsidR="00F3264E">
        <w:rPr>
          <w:rFonts w:cstheme="minorHAnsi"/>
          <w:sz w:val="24"/>
          <w:szCs w:val="24"/>
        </w:rPr>
        <w:t xml:space="preserve"> inside the low-k zone</w:t>
      </w:r>
      <w:r w:rsidR="00ED6190">
        <w:rPr>
          <w:rFonts w:cstheme="minorHAnsi"/>
          <w:sz w:val="24"/>
          <w:szCs w:val="24"/>
        </w:rPr>
        <w:t xml:space="preserve"> in which</w:t>
      </w:r>
      <w:r w:rsidR="00717B56">
        <w:rPr>
          <w:rFonts w:cstheme="minorHAnsi"/>
          <w:sz w:val="24"/>
          <w:szCs w:val="24"/>
        </w:rPr>
        <w:t xml:space="preserve"> t</w:t>
      </w:r>
      <w:r w:rsidR="002A3FCD" w:rsidRPr="00FE3E1F">
        <w:rPr>
          <w:rFonts w:cstheme="minorHAnsi"/>
          <w:sz w:val="24"/>
          <w:szCs w:val="24"/>
        </w:rPr>
        <w:t xml:space="preserve">he length of the </w:t>
      </w:r>
      <w:r w:rsidR="00EC59AF" w:rsidRPr="00FE3E1F">
        <w:rPr>
          <w:rFonts w:cstheme="minorHAnsi"/>
          <w:sz w:val="24"/>
          <w:szCs w:val="24"/>
        </w:rPr>
        <w:t xml:space="preserve">plume tail can become as long as the </w:t>
      </w:r>
      <w:r w:rsidR="002A3FCD" w:rsidRPr="00FE3E1F">
        <w:rPr>
          <w:rFonts w:cstheme="minorHAnsi"/>
          <w:sz w:val="24"/>
          <w:szCs w:val="24"/>
        </w:rPr>
        <w:t xml:space="preserve">traveled </w:t>
      </w:r>
      <w:r w:rsidR="0007522E">
        <w:rPr>
          <w:rFonts w:cstheme="minorHAnsi"/>
          <w:sz w:val="24"/>
          <w:szCs w:val="24"/>
        </w:rPr>
        <w:t>distance</w:t>
      </w:r>
      <w:r w:rsidR="00EC59AF" w:rsidRPr="00FE3E1F">
        <w:rPr>
          <w:rFonts w:cstheme="minorHAnsi"/>
          <w:sz w:val="24"/>
          <w:szCs w:val="24"/>
        </w:rPr>
        <w:t>.</w:t>
      </w:r>
    </w:p>
    <w:p w14:paraId="7DD8DEA2" w14:textId="77777777" w:rsidR="00CC6333" w:rsidRPr="00FE3E1F" w:rsidRDefault="00CC6333" w:rsidP="00CC6333">
      <w:pPr>
        <w:rPr>
          <w:rFonts w:cstheme="minorHAnsi"/>
          <w:sz w:val="24"/>
          <w:szCs w:val="24"/>
        </w:rPr>
      </w:pPr>
    </w:p>
    <w:p w14:paraId="05F21A77" w14:textId="7E71CBC7" w:rsidR="00384164" w:rsidRPr="00FE3E1F" w:rsidRDefault="00834D7E" w:rsidP="00CC6333">
      <w:pPr>
        <w:rPr>
          <w:rFonts w:cstheme="minorHAnsi"/>
          <w:sz w:val="24"/>
          <w:szCs w:val="24"/>
          <w:u w:val="single"/>
        </w:rPr>
      </w:pPr>
      <w:r>
        <w:rPr>
          <w:rFonts w:cstheme="minorHAnsi"/>
          <w:sz w:val="24"/>
          <w:szCs w:val="24"/>
          <w:u w:val="single"/>
        </w:rPr>
        <w:t>The s</w:t>
      </w:r>
      <w:r w:rsidR="00CC6333" w:rsidRPr="00FE3E1F">
        <w:rPr>
          <w:rFonts w:cstheme="minorHAnsi"/>
          <w:sz w:val="24"/>
          <w:szCs w:val="24"/>
          <w:u w:val="single"/>
        </w:rPr>
        <w:t>ize</w:t>
      </w:r>
      <w:r w:rsidR="005517AD" w:rsidRPr="00FE3E1F">
        <w:rPr>
          <w:rFonts w:cstheme="minorHAnsi"/>
          <w:sz w:val="24"/>
          <w:szCs w:val="24"/>
          <w:u w:val="single"/>
        </w:rPr>
        <w:t xml:space="preserve"> of</w:t>
      </w:r>
      <w:r>
        <w:rPr>
          <w:rFonts w:cstheme="minorHAnsi"/>
          <w:sz w:val="24"/>
          <w:szCs w:val="24"/>
          <w:u w:val="single"/>
        </w:rPr>
        <w:t xml:space="preserve"> the</w:t>
      </w:r>
      <w:r w:rsidR="00CC6333" w:rsidRPr="00FE3E1F">
        <w:rPr>
          <w:rFonts w:cstheme="minorHAnsi"/>
          <w:sz w:val="24"/>
          <w:szCs w:val="24"/>
          <w:u w:val="single"/>
        </w:rPr>
        <w:t xml:space="preserve"> domain</w:t>
      </w:r>
      <w:r>
        <w:rPr>
          <w:rFonts w:cstheme="minorHAnsi"/>
          <w:sz w:val="24"/>
          <w:szCs w:val="24"/>
          <w:u w:val="single"/>
        </w:rPr>
        <w:t>s</w:t>
      </w:r>
      <w:r w:rsidR="00CC6333" w:rsidRPr="00FE3E1F">
        <w:rPr>
          <w:rFonts w:cstheme="minorHAnsi"/>
          <w:sz w:val="24"/>
          <w:szCs w:val="24"/>
          <w:u w:val="single"/>
        </w:rPr>
        <w:t xml:space="preserve"> A</w:t>
      </w:r>
    </w:p>
    <w:p w14:paraId="57688799" w14:textId="29C46AA8" w:rsidR="003A11D3" w:rsidRPr="00FE3E1F" w:rsidRDefault="00EF164C" w:rsidP="00180C3D">
      <w:pPr>
        <w:rPr>
          <w:rFonts w:cstheme="minorHAnsi"/>
          <w:sz w:val="24"/>
          <w:szCs w:val="24"/>
        </w:rPr>
      </w:pPr>
      <w:r>
        <w:rPr>
          <w:rFonts w:cstheme="minorHAnsi"/>
          <w:sz w:val="24"/>
          <w:szCs w:val="24"/>
        </w:rPr>
        <w:t>Following (De Lange 2020, 2022), t</w:t>
      </w:r>
      <w:r w:rsidRPr="00FE3E1F">
        <w:rPr>
          <w:rFonts w:cstheme="minorHAnsi"/>
          <w:sz w:val="24"/>
          <w:szCs w:val="24"/>
        </w:rPr>
        <w:t xml:space="preserve">he size of domain A is assessed from </w:t>
      </w:r>
      <w:r>
        <w:rPr>
          <w:rFonts w:cstheme="minorHAnsi"/>
          <w:sz w:val="24"/>
          <w:szCs w:val="24"/>
        </w:rPr>
        <w:t>the following. T</w:t>
      </w:r>
      <w:r w:rsidRPr="00FE3E1F">
        <w:rPr>
          <w:rFonts w:cstheme="minorHAnsi"/>
          <w:sz w:val="24"/>
          <w:szCs w:val="24"/>
        </w:rPr>
        <w:t xml:space="preserve">he stochastic characteristic parameters </w:t>
      </w:r>
      <m:oMath>
        <m:sSub>
          <m:sSubPr>
            <m:ctrlPr>
              <w:rPr>
                <w:rFonts w:ascii="Cambria Math" w:hAnsi="Cambria Math"/>
                <w:i/>
              </w:rPr>
            </m:ctrlPr>
          </m:sSubPr>
          <m:e>
            <m:r>
              <w:rPr>
                <w:rFonts w:ascii="Cambria Math" w:hAnsi="Cambria Math"/>
              </w:rPr>
              <m:t>λ</m:t>
            </m:r>
          </m:e>
          <m:sub>
            <m:r>
              <w:rPr>
                <w:rFonts w:ascii="Cambria Math" w:hAnsi="Cambria Math"/>
              </w:rPr>
              <m:t>h</m:t>
            </m:r>
          </m:sub>
        </m:sSub>
      </m:oMath>
      <w:r w:rsidRPr="00FE3E1F">
        <w:rPr>
          <w:rFonts w:eastAsiaTheme="minorEastAsia" w:cstheme="minorHAnsi"/>
          <w:sz w:val="24"/>
          <w:szCs w:val="24"/>
        </w:rPr>
        <w:t xml:space="preserv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rsidRPr="00FE3E1F">
        <w:rPr>
          <w:rFonts w:cstheme="minorHAnsi"/>
          <w:sz w:val="24"/>
          <w:szCs w:val="24"/>
        </w:rPr>
        <w:t xml:space="preserve"> </w:t>
      </w:r>
      <w:r>
        <w:rPr>
          <w:rFonts w:cstheme="minorHAnsi"/>
          <w:sz w:val="24"/>
          <w:szCs w:val="24"/>
        </w:rPr>
        <w:t xml:space="preserve">called the characteristic length in horizontal and vertical direction respectively </w:t>
      </w:r>
      <w:r w:rsidRPr="00FE3E1F">
        <w:rPr>
          <w:rFonts w:cstheme="minorHAnsi"/>
          <w:sz w:val="24"/>
          <w:szCs w:val="24"/>
        </w:rPr>
        <w:t xml:space="preserve">and </w:t>
      </w:r>
      <m:oMath>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cstheme="minorHAnsi"/>
                    <w:sz w:val="24"/>
                    <w:szCs w:val="24"/>
                  </w:rPr>
                  <m:t>σ</m:t>
                </m:r>
              </m:e>
              <m:sup>
                <m:r>
                  <w:rPr>
                    <w:rFonts w:ascii="Cambria Math" w:cstheme="minorHAnsi"/>
                    <w:sz w:val="24"/>
                    <w:szCs w:val="24"/>
                  </w:rPr>
                  <m:t>2</m:t>
                </m:r>
              </m:sup>
            </m:sSup>
          </m:e>
          <m:sub>
            <m:r>
              <w:rPr>
                <w:rFonts w:ascii="Cambria Math" w:cstheme="minorHAnsi"/>
                <w:sz w:val="24"/>
                <w:szCs w:val="24"/>
              </w:rPr>
              <m:t>lnk</m:t>
            </m:r>
          </m:sub>
        </m:sSub>
      </m:oMath>
      <w:r w:rsidRPr="00FE3E1F">
        <w:rPr>
          <w:rFonts w:cstheme="minorHAnsi"/>
          <w:sz w:val="24"/>
          <w:szCs w:val="24"/>
        </w:rPr>
        <w:t xml:space="preserve"> </w:t>
      </w:r>
      <w:r w:rsidRPr="00EF164C">
        <w:rPr>
          <w:rFonts w:cstheme="minorHAnsi"/>
          <w:sz w:val="24"/>
          <w:szCs w:val="24"/>
        </w:rPr>
        <w:t xml:space="preserve"> called the log conductivity variance</w:t>
      </w:r>
      <w:r>
        <w:rPr>
          <w:rFonts w:cstheme="minorHAnsi"/>
          <w:sz w:val="24"/>
          <w:szCs w:val="24"/>
        </w:rPr>
        <w:t xml:space="preserve"> </w:t>
      </w:r>
      <w:r w:rsidRPr="00FE3E1F">
        <w:rPr>
          <w:rFonts w:cstheme="minorHAnsi"/>
          <w:sz w:val="24"/>
          <w:szCs w:val="24"/>
        </w:rPr>
        <w:t xml:space="preserve"> (</w:t>
      </w:r>
      <w:r w:rsidRPr="00EF164C">
        <w:rPr>
          <w:rFonts w:cstheme="minorHAnsi"/>
          <w:sz w:val="24"/>
          <w:szCs w:val="24"/>
          <w:highlight w:val="yellow"/>
        </w:rPr>
        <w:t>Axness and Gelhar, Dagan</w:t>
      </w:r>
      <w:r>
        <w:rPr>
          <w:rFonts w:cstheme="minorHAnsi"/>
          <w:sz w:val="24"/>
          <w:szCs w:val="24"/>
        </w:rPr>
        <w:t xml:space="preserve">) are taken to </w:t>
      </w:r>
      <w:r w:rsidRPr="00FE3E1F">
        <w:rPr>
          <w:rFonts w:cstheme="minorHAnsi"/>
          <w:sz w:val="24"/>
          <w:szCs w:val="24"/>
        </w:rPr>
        <w:t>characterize the aquifer heterogeneity at sub-model scale.</w:t>
      </w:r>
      <w:r>
        <w:rPr>
          <w:rFonts w:cstheme="minorHAnsi"/>
          <w:sz w:val="24"/>
          <w:szCs w:val="24"/>
        </w:rPr>
        <w:t xml:space="preserve"> </w:t>
      </w:r>
      <w:r w:rsidR="00384164" w:rsidRPr="00FE3E1F">
        <w:rPr>
          <w:rFonts w:eastAsia="Times New Roman" w:cstheme="minorHAnsi"/>
          <w:bCs/>
          <w:sz w:val="24"/>
          <w:szCs w:val="24"/>
        </w:rPr>
        <w:t>The length and thickness of the zone</w:t>
      </w:r>
      <w:r>
        <w:rPr>
          <w:rFonts w:eastAsia="Times New Roman" w:cstheme="minorHAnsi"/>
          <w:bCs/>
          <w:sz w:val="24"/>
          <w:szCs w:val="24"/>
        </w:rPr>
        <w:t>s</w:t>
      </w:r>
      <w:r w:rsidR="00384164" w:rsidRPr="00FE3E1F">
        <w:rPr>
          <w:rFonts w:eastAsia="Times New Roman" w:cstheme="minorHAnsi"/>
          <w:bCs/>
          <w:sz w:val="24"/>
          <w:szCs w:val="24"/>
        </w:rPr>
        <w:t xml:space="preserve"> </w:t>
      </w:r>
      <w:r>
        <w:rPr>
          <w:rFonts w:eastAsia="Times New Roman" w:cstheme="minorHAnsi"/>
          <w:bCs/>
          <w:sz w:val="24"/>
          <w:szCs w:val="24"/>
        </w:rPr>
        <w:t xml:space="preserve">in </w:t>
      </w:r>
      <w:r w:rsidR="00384164" w:rsidRPr="00FE3E1F">
        <w:rPr>
          <w:rFonts w:eastAsia="Times New Roman" w:cstheme="minorHAnsi"/>
          <w:bCs/>
          <w:sz w:val="24"/>
          <w:szCs w:val="24"/>
        </w:rPr>
        <w:t>figure 1</w:t>
      </w:r>
      <w:r>
        <w:rPr>
          <w:rFonts w:eastAsia="Times New Roman" w:cstheme="minorHAnsi"/>
          <w:bCs/>
          <w:sz w:val="24"/>
          <w:szCs w:val="24"/>
        </w:rPr>
        <w:t xml:space="preserve"> are</w:t>
      </w:r>
      <w:r w:rsidR="00384164" w:rsidRPr="00FE3E1F">
        <w:rPr>
          <w:rFonts w:eastAsia="Times New Roman" w:cstheme="minorHAnsi"/>
          <w:bCs/>
          <w:sz w:val="24"/>
          <w:szCs w:val="24"/>
        </w:rPr>
        <w:t xml:space="preserve"> called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h</w:t>
      </w:r>
      <w:proofErr w:type="spellEnd"/>
      <w:r w:rsidR="00384164" w:rsidRPr="00FE3E1F">
        <w:rPr>
          <w:rFonts w:eastAsia="Times New Roman" w:cstheme="minorHAnsi"/>
          <w:bCs/>
          <w:sz w:val="24"/>
          <w:szCs w:val="24"/>
        </w:rPr>
        <w:t xml:space="preserve"> and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v</w:t>
      </w:r>
      <w:proofErr w:type="spellEnd"/>
      <w:r w:rsidR="00384164" w:rsidRPr="00FE3E1F">
        <w:rPr>
          <w:rFonts w:eastAsia="Times New Roman" w:cstheme="minorHAnsi"/>
          <w:bCs/>
          <w:sz w:val="24"/>
          <w:szCs w:val="24"/>
        </w:rPr>
        <w:t xml:space="preserve"> </w:t>
      </w:r>
      <w:r>
        <w:rPr>
          <w:rFonts w:eastAsia="Times New Roman" w:cstheme="minorHAnsi"/>
          <w:bCs/>
          <w:sz w:val="24"/>
          <w:szCs w:val="24"/>
        </w:rPr>
        <w:t>and</w:t>
      </w:r>
      <w:r w:rsidR="00384164" w:rsidRPr="00FE3E1F">
        <w:rPr>
          <w:rFonts w:eastAsia="Times New Roman" w:cstheme="minorHAnsi"/>
          <w:bCs/>
          <w:sz w:val="24"/>
          <w:szCs w:val="24"/>
        </w:rPr>
        <w:t xml:space="preserve"> </w:t>
      </w:r>
      <w:r w:rsidR="00E55000" w:rsidRPr="00FE3E1F">
        <w:rPr>
          <w:rFonts w:eastAsia="Times New Roman" w:cstheme="minorHAnsi"/>
          <w:bCs/>
          <w:sz w:val="24"/>
          <w:szCs w:val="24"/>
        </w:rPr>
        <w:t xml:space="preserve">equal to </w:t>
      </w:r>
      <w:r w:rsidR="00384164" w:rsidRPr="00FE3E1F">
        <w:rPr>
          <w:rFonts w:eastAsia="Times New Roman" w:cstheme="minorHAnsi"/>
          <w:bCs/>
          <w:sz w:val="24"/>
          <w:szCs w:val="24"/>
        </w:rPr>
        <w:t>twice the characteristic length</w:t>
      </w:r>
      <w:r w:rsidR="00384164" w:rsidRPr="00FE3E1F">
        <w:rPr>
          <w:rFonts w:cstheme="minorHAnsi"/>
          <w:sz w:val="24"/>
          <w:szCs w:val="24"/>
        </w:rPr>
        <w:t xml:space="preserve"> </w:t>
      </w:r>
      <m:oMath>
        <m:sSub>
          <m:sSubPr>
            <m:ctrlPr>
              <w:rPr>
                <w:rFonts w:ascii="Cambria Math" w:hAnsi="Cambria Math"/>
                <w:i/>
              </w:rPr>
            </m:ctrlPr>
          </m:sSubPr>
          <m:e>
            <m:r>
              <w:rPr>
                <w:rFonts w:ascii="Cambria Math" w:hAnsi="Cambria Math"/>
              </w:rPr>
              <m:t>λ</m:t>
            </m:r>
          </m:e>
          <m:sub>
            <m:r>
              <w:rPr>
                <w:rFonts w:ascii="Cambria Math" w:hAnsi="Cambria Math"/>
              </w:rPr>
              <m:t>h</m:t>
            </m:r>
          </m:sub>
        </m:sSub>
      </m:oMath>
      <w:r w:rsidR="00384164" w:rsidRPr="00FE3E1F">
        <w:rPr>
          <w:rFonts w:eastAsia="Times New Roman" w:cstheme="minorHAnsi"/>
          <w:bCs/>
          <w:sz w:val="24"/>
          <w:szCs w:val="24"/>
        </w:rPr>
        <w:t xml:space="preserve">and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rsidR="00384164" w:rsidRPr="00FE3E1F">
        <w:rPr>
          <w:rFonts w:eastAsia="Times New Roman" w:cstheme="minorHAnsi"/>
          <w:bCs/>
          <w:sz w:val="24"/>
          <w:szCs w:val="24"/>
        </w:rPr>
        <w:t xml:space="preserve"> </w:t>
      </w:r>
      <w:r>
        <w:rPr>
          <w:rFonts w:eastAsia="Times New Roman" w:cstheme="minorHAnsi"/>
          <w:bCs/>
          <w:sz w:val="24"/>
          <w:szCs w:val="24"/>
        </w:rPr>
        <w:t xml:space="preserve">as </w:t>
      </w:r>
      <w:proofErr w:type="spellStart"/>
      <w:r>
        <w:rPr>
          <w:rFonts w:eastAsia="Times New Roman" w:cstheme="minorHAnsi"/>
          <w:bCs/>
          <w:sz w:val="24"/>
          <w:szCs w:val="24"/>
        </w:rPr>
        <w:t>argumented</w:t>
      </w:r>
      <w:proofErr w:type="spellEnd"/>
      <w:r>
        <w:rPr>
          <w:rFonts w:eastAsia="Times New Roman" w:cstheme="minorHAnsi"/>
          <w:bCs/>
          <w:sz w:val="24"/>
          <w:szCs w:val="24"/>
        </w:rPr>
        <w:t xml:space="preserve"> in </w:t>
      </w:r>
      <w:r w:rsidR="00384164" w:rsidRPr="00FE3E1F">
        <w:rPr>
          <w:rFonts w:eastAsia="Times New Roman" w:cstheme="minorHAnsi"/>
          <w:bCs/>
          <w:sz w:val="24"/>
          <w:szCs w:val="24"/>
        </w:rPr>
        <w:t>(De Lange, 2020)</w:t>
      </w:r>
      <w:r w:rsidR="00384164" w:rsidRPr="00FE3E1F">
        <w:rPr>
          <w:rFonts w:cstheme="minorHAnsi"/>
          <w:sz w:val="24"/>
          <w:szCs w:val="24"/>
        </w:rPr>
        <w:t xml:space="preserve">. </w:t>
      </w:r>
      <w:r w:rsidR="00CC6333" w:rsidRPr="00FE3E1F">
        <w:rPr>
          <w:rFonts w:cstheme="minorHAnsi"/>
          <w:sz w:val="24"/>
          <w:szCs w:val="24"/>
        </w:rPr>
        <w:t xml:space="preserve">The length </w:t>
      </w:r>
      <w:r w:rsidR="00CC6333" w:rsidRPr="00FE3E1F">
        <w:rPr>
          <w:rFonts w:cstheme="minorHAnsi"/>
          <w:i/>
          <w:sz w:val="24"/>
          <w:szCs w:val="24"/>
        </w:rPr>
        <w:t>L</w:t>
      </w:r>
      <w:r w:rsidR="00CC6333" w:rsidRPr="00FE3E1F">
        <w:rPr>
          <w:rFonts w:cstheme="minorHAnsi"/>
          <w:i/>
          <w:sz w:val="24"/>
          <w:szCs w:val="24"/>
          <w:vertAlign w:val="subscript"/>
        </w:rPr>
        <w:t>A</w:t>
      </w:r>
      <w:r w:rsidR="00CC6333" w:rsidRPr="00FE3E1F">
        <w:rPr>
          <w:rFonts w:cstheme="minorHAnsi"/>
          <w:i/>
          <w:sz w:val="24"/>
          <w:szCs w:val="24"/>
        </w:rPr>
        <w:t xml:space="preserve"> </w:t>
      </w:r>
      <w:r w:rsidR="00CC6333" w:rsidRPr="00FE3E1F">
        <w:rPr>
          <w:rFonts w:cstheme="minorHAnsi"/>
          <w:sz w:val="24"/>
          <w:szCs w:val="24"/>
        </w:rPr>
        <w:t xml:space="preserve">and thickness </w:t>
      </w:r>
      <w:r w:rsidR="00CC6333" w:rsidRPr="00FE3E1F">
        <w:rPr>
          <w:rFonts w:cstheme="minorHAnsi"/>
          <w:i/>
          <w:sz w:val="24"/>
          <w:szCs w:val="24"/>
        </w:rPr>
        <w:t>D</w:t>
      </w:r>
      <w:r w:rsidR="00CC6333" w:rsidRPr="00FE3E1F">
        <w:rPr>
          <w:rFonts w:cstheme="minorHAnsi"/>
          <w:i/>
          <w:sz w:val="24"/>
          <w:szCs w:val="24"/>
          <w:vertAlign w:val="subscript"/>
        </w:rPr>
        <w:t>A</w:t>
      </w:r>
      <w:r w:rsidR="00CC6333" w:rsidRPr="00FE3E1F">
        <w:rPr>
          <w:rFonts w:cstheme="minorHAnsi"/>
          <w:i/>
          <w:sz w:val="24"/>
          <w:szCs w:val="24"/>
        </w:rPr>
        <w:t xml:space="preserve"> </w:t>
      </w:r>
      <w:r w:rsidR="00CC6333" w:rsidRPr="00FE3E1F">
        <w:rPr>
          <w:rFonts w:cstheme="minorHAnsi"/>
          <w:sz w:val="24"/>
          <w:szCs w:val="24"/>
        </w:rPr>
        <w:t xml:space="preserve">of a domain A </w:t>
      </w:r>
      <w:r>
        <w:rPr>
          <w:rFonts w:cstheme="minorHAnsi"/>
          <w:sz w:val="24"/>
          <w:szCs w:val="24"/>
        </w:rPr>
        <w:t xml:space="preserve">are </w:t>
      </w:r>
      <w:r w:rsidR="00CC6333" w:rsidRPr="00FE3E1F">
        <w:rPr>
          <w:rFonts w:cstheme="minorHAnsi"/>
          <w:sz w:val="24"/>
          <w:szCs w:val="24"/>
        </w:rPr>
        <w:t>relate</w:t>
      </w:r>
      <w:r>
        <w:rPr>
          <w:rFonts w:cstheme="minorHAnsi"/>
          <w:sz w:val="24"/>
          <w:szCs w:val="24"/>
        </w:rPr>
        <w:t>d</w:t>
      </w:r>
      <w:r w:rsidR="00CC6333" w:rsidRPr="00FE3E1F">
        <w:rPr>
          <w:rFonts w:cstheme="minorHAnsi"/>
          <w:sz w:val="24"/>
          <w:szCs w:val="24"/>
        </w:rPr>
        <w:t xml:space="preserve"> to</w:t>
      </w:r>
      <w:r w:rsidR="00CC6333" w:rsidRPr="00FE3E1F">
        <w:rPr>
          <w:rFonts w:eastAsia="Times New Roman" w:cstheme="minorHAnsi"/>
          <w:bCs/>
          <w:sz w:val="24"/>
          <w:szCs w:val="24"/>
        </w:rPr>
        <w:t xml:space="preserve">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h</w:t>
      </w:r>
      <w:proofErr w:type="spellEnd"/>
      <w:r w:rsidR="00384164" w:rsidRPr="00FE3E1F">
        <w:rPr>
          <w:rFonts w:eastAsia="Times New Roman" w:cstheme="minorHAnsi"/>
          <w:bCs/>
          <w:sz w:val="24"/>
          <w:szCs w:val="24"/>
        </w:rPr>
        <w:t xml:space="preserve"> and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v</w:t>
      </w:r>
      <w:proofErr w:type="spellEnd"/>
      <w:r w:rsidR="00384164" w:rsidRPr="00FE3E1F">
        <w:rPr>
          <w:rFonts w:eastAsia="Times New Roman" w:cstheme="minorHAnsi"/>
          <w:bCs/>
          <w:sz w:val="24"/>
          <w:szCs w:val="24"/>
        </w:rPr>
        <w:t xml:space="preserve"> by</w:t>
      </w:r>
      <w:r w:rsidR="00CC6333" w:rsidRPr="00FE3E1F">
        <w:rPr>
          <w:rFonts w:cstheme="minorHAnsi"/>
          <w:sz w:val="24"/>
          <w:szCs w:val="24"/>
        </w:rPr>
        <w:t xml:space="preserve"> the scale factor </w:t>
      </w:r>
      <w:r w:rsidR="00CC6333" w:rsidRPr="00FE3E1F">
        <w:rPr>
          <w:rFonts w:cstheme="minorHAnsi"/>
          <w:i/>
          <w:sz w:val="24"/>
          <w:szCs w:val="24"/>
        </w:rPr>
        <w:t>N</w:t>
      </w:r>
      <w:r w:rsidR="00384164" w:rsidRPr="00FE3E1F">
        <w:rPr>
          <w:rFonts w:eastAsia="Times New Roman" w:cstheme="minorHAnsi"/>
          <w:bCs/>
          <w:sz w:val="24"/>
          <w:szCs w:val="24"/>
        </w:rPr>
        <w:t xml:space="preserve"> </w:t>
      </w:r>
      <w:r w:rsidR="00E55000" w:rsidRPr="00FE3E1F">
        <w:rPr>
          <w:rFonts w:cstheme="minorHAnsi"/>
          <w:sz w:val="24"/>
          <w:szCs w:val="24"/>
        </w:rPr>
        <w:t>according</w:t>
      </w:r>
      <w:r w:rsidR="00384164" w:rsidRPr="00FE3E1F">
        <w:rPr>
          <w:rFonts w:cstheme="minorHAnsi"/>
          <w:sz w:val="24"/>
          <w:szCs w:val="24"/>
        </w:rPr>
        <w:t xml:space="preserve"> to</w:t>
      </w:r>
      <w:r w:rsidR="003A11D3" w:rsidRPr="00FE3E1F">
        <w:rPr>
          <w:rFonts w:cstheme="minorHAnsi"/>
          <w:sz w:val="24"/>
          <w:szCs w:val="24"/>
        </w:rPr>
        <w:t xml:space="preserve"> </w:t>
      </w:r>
      <w:r w:rsidR="00CC6333" w:rsidRPr="00832946">
        <w:rPr>
          <w:sz w:val="24"/>
          <w:szCs w:val="24"/>
        </w:rPr>
        <w:t xml:space="preserv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h</m:t>
                </m:r>
              </m:sub>
            </m:sSub>
          </m:num>
          <m:den>
            <m:r>
              <w:rPr>
                <w:rFonts w:ascii="Cambria Math" w:hAnsi="Cambria Math"/>
                <w:sz w:val="24"/>
                <w:szCs w:val="24"/>
              </w:rPr>
              <m:t>N</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h</m:t>
                </m:r>
              </m:sub>
            </m:sSub>
          </m:num>
          <m:den>
            <m:r>
              <w:rPr>
                <w:rFonts w:ascii="Cambria Math" w:hAnsi="Cambria Math"/>
                <w:sz w:val="24"/>
                <w:szCs w:val="24"/>
              </w:rPr>
              <m:t>N</m:t>
            </m:r>
          </m:den>
        </m:f>
        <m:r>
          <w:rPr>
            <w:rFonts w:ascii="Cambria Math" w:hAnsi="Cambria Math"/>
            <w:sz w:val="24"/>
            <w:szCs w:val="24"/>
          </w:rPr>
          <m:t xml:space="preserve"> </m:t>
        </m:r>
      </m:oMath>
      <w:r w:rsidR="00CC6333" w:rsidRPr="00832946">
        <w:rPr>
          <w:rFonts w:cs="Times New Roman"/>
          <w:sz w:val="24"/>
          <w:szCs w:val="24"/>
        </w:rPr>
        <w:t>and</w:t>
      </w:r>
      <w:r w:rsidR="00384164" w:rsidRPr="00832946">
        <w:rPr>
          <w:rFonts w:cs="Times New Roman"/>
          <w:sz w:val="24"/>
          <w:szCs w:val="24"/>
        </w:rPr>
        <w:t xml:space="preserve"> </w:t>
      </w:r>
      <w:r w:rsidR="00CC6333" w:rsidRPr="00832946">
        <w:rPr>
          <w:rFonts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A</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h</m:t>
                </m:r>
              </m:sub>
            </m:sSub>
          </m:num>
          <m:den>
            <m:r>
              <w:rPr>
                <w:rFonts w:ascii="Cambria Math" w:hAnsi="Cambria Math"/>
                <w:sz w:val="24"/>
                <w:szCs w:val="24"/>
              </w:rPr>
              <m:t>N</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v</m:t>
                </m:r>
              </m:sub>
            </m:sSub>
          </m:num>
          <m:den>
            <m:r>
              <w:rPr>
                <w:rFonts w:ascii="Cambria Math" w:hAnsi="Cambria Math"/>
                <w:sz w:val="24"/>
                <w:szCs w:val="24"/>
              </w:rPr>
              <m:t>N</m:t>
            </m:r>
          </m:den>
        </m:f>
      </m:oMath>
      <w:r w:rsidR="003A11D3" w:rsidRPr="00832946">
        <w:rPr>
          <w:rFonts w:eastAsiaTheme="minorEastAsia" w:cs="Times New Roman"/>
          <w:sz w:val="24"/>
          <w:szCs w:val="24"/>
        </w:rPr>
        <w:t xml:space="preserve">. </w:t>
      </w:r>
      <w:r w:rsidR="00811673" w:rsidRPr="00832946">
        <w:rPr>
          <w:rFonts w:eastAsiaTheme="minorEastAsia" w:cs="Times New Roman"/>
          <w:sz w:val="24"/>
          <w:szCs w:val="24"/>
        </w:rPr>
        <w:t xml:space="preserve"> In (De lange, 2022), the value of </w:t>
      </w:r>
      <w:r w:rsidR="00811673" w:rsidRPr="00081F1D">
        <w:rPr>
          <w:rFonts w:eastAsiaTheme="minorEastAsia" w:cs="Times New Roman"/>
          <w:i/>
          <w:iCs/>
          <w:sz w:val="24"/>
          <w:szCs w:val="24"/>
        </w:rPr>
        <w:t>N</w:t>
      </w:r>
      <w:r w:rsidR="00811673" w:rsidRPr="00832946">
        <w:rPr>
          <w:rFonts w:eastAsiaTheme="minorEastAsia" w:cs="Times New Roman"/>
          <w:sz w:val="24"/>
          <w:szCs w:val="24"/>
        </w:rPr>
        <w:t xml:space="preserve"> has been assessed from field observations to be in between 0.4 for homogenous aquifer and 0.3 for heterogeneous aquifers</w:t>
      </w:r>
      <w:r w:rsidR="000817F4">
        <w:rPr>
          <w:rFonts w:eastAsiaTheme="minorEastAsia" w:cs="Times New Roman"/>
          <w:sz w:val="24"/>
          <w:szCs w:val="24"/>
        </w:rPr>
        <w:t>,</w:t>
      </w:r>
      <w:r w:rsidR="00832946" w:rsidRPr="00832946">
        <w:rPr>
          <w:rFonts w:eastAsiaTheme="minorEastAsia" w:cs="Times New Roman"/>
          <w:sz w:val="24"/>
          <w:szCs w:val="24"/>
        </w:rPr>
        <w:t xml:space="preserve"> </w:t>
      </w:r>
      <w:r w:rsidR="00547346">
        <w:rPr>
          <w:rFonts w:eastAsiaTheme="minorEastAsia" w:cs="Times New Roman"/>
          <w:sz w:val="24"/>
          <w:szCs w:val="24"/>
        </w:rPr>
        <w:t>which</w:t>
      </w:r>
      <w:r w:rsidR="00832946" w:rsidRPr="00832946">
        <w:rPr>
          <w:rFonts w:eastAsiaTheme="minorEastAsia" w:cs="Times New Roman"/>
          <w:sz w:val="24"/>
          <w:szCs w:val="24"/>
        </w:rPr>
        <w:t xml:space="preserve"> </w:t>
      </w:r>
      <w:r w:rsidR="003C3C33">
        <w:rPr>
          <w:rFonts w:eastAsiaTheme="minorEastAsia" w:cs="Times New Roman"/>
          <w:sz w:val="24"/>
          <w:szCs w:val="24"/>
        </w:rPr>
        <w:t>compares well to the results of the numerical analysis of the size of a boundary zone by (Jankovic et al, 2003)</w:t>
      </w:r>
      <w:r w:rsidR="00811673" w:rsidRPr="00832946">
        <w:rPr>
          <w:rFonts w:eastAsiaTheme="minorEastAsia" w:cs="Times New Roman"/>
          <w:sz w:val="24"/>
          <w:szCs w:val="24"/>
        </w:rPr>
        <w:t xml:space="preserve">. </w:t>
      </w:r>
      <w:r w:rsidR="008F1559" w:rsidRPr="00FE3E1F">
        <w:rPr>
          <w:rFonts w:cstheme="minorHAnsi"/>
          <w:sz w:val="24"/>
          <w:szCs w:val="24"/>
        </w:rPr>
        <w:t>The dispersion process in domain A is</w:t>
      </w:r>
      <w:r w:rsidR="000817F4">
        <w:rPr>
          <w:rFonts w:cstheme="minorHAnsi"/>
          <w:sz w:val="24"/>
          <w:szCs w:val="24"/>
        </w:rPr>
        <w:t xml:space="preserve"> </w:t>
      </w:r>
      <w:r w:rsidR="008F1559" w:rsidRPr="00FE3E1F">
        <w:rPr>
          <w:rFonts w:cstheme="minorHAnsi"/>
          <w:sz w:val="24"/>
          <w:szCs w:val="24"/>
        </w:rPr>
        <w:t xml:space="preserve">completed if the traveled distance </w:t>
      </w:r>
      <w:r w:rsidR="008F1559" w:rsidRPr="00081F1D">
        <w:rPr>
          <w:rFonts w:cstheme="minorHAnsi"/>
          <w:i/>
          <w:iCs/>
          <w:sz w:val="24"/>
          <w:szCs w:val="24"/>
        </w:rPr>
        <w:t>S</w:t>
      </w:r>
      <w:r w:rsidR="008F1559" w:rsidRPr="00FE3E1F">
        <w:rPr>
          <w:rFonts w:cstheme="minorHAnsi"/>
          <w:sz w:val="24"/>
          <w:szCs w:val="24"/>
        </w:rPr>
        <w:t xml:space="preserve"> equals the length of domain A, so for </w:t>
      </w:r>
      <w:r w:rsidR="008F1559" w:rsidRPr="00081F1D">
        <w:rPr>
          <w:rFonts w:cstheme="minorHAnsi"/>
          <w:i/>
          <w:iCs/>
          <w:sz w:val="24"/>
          <w:szCs w:val="24"/>
        </w:rPr>
        <w:t>S=L</w:t>
      </w:r>
      <w:r w:rsidR="008F1559" w:rsidRPr="00081F1D">
        <w:rPr>
          <w:rFonts w:cstheme="minorHAnsi"/>
          <w:i/>
          <w:iCs/>
          <w:sz w:val="24"/>
          <w:szCs w:val="24"/>
          <w:vertAlign w:val="subscript"/>
        </w:rPr>
        <w:t>A</w:t>
      </w:r>
      <w:r w:rsidR="008F1559" w:rsidRPr="00FE3E1F">
        <w:rPr>
          <w:rFonts w:cstheme="minorHAnsi"/>
          <w:sz w:val="24"/>
          <w:szCs w:val="24"/>
        </w:rPr>
        <w:t xml:space="preserve">. </w:t>
      </w:r>
    </w:p>
    <w:p w14:paraId="4E885234" w14:textId="77777777" w:rsidR="003A11D3" w:rsidRPr="00FE3E1F" w:rsidRDefault="003A11D3" w:rsidP="00180C3D">
      <w:pPr>
        <w:rPr>
          <w:rFonts w:cstheme="minorHAnsi"/>
          <w:sz w:val="24"/>
          <w:szCs w:val="24"/>
        </w:rPr>
      </w:pPr>
    </w:p>
    <w:p w14:paraId="6D9AD72A" w14:textId="3845BFE9" w:rsidR="00180C3D" w:rsidRPr="00FE3E1F" w:rsidRDefault="00AA2AE2" w:rsidP="00180C3D">
      <w:pPr>
        <w:rPr>
          <w:rFonts w:cstheme="minorHAnsi"/>
          <w:sz w:val="24"/>
          <w:szCs w:val="24"/>
        </w:rPr>
      </w:pPr>
      <w:r>
        <w:rPr>
          <w:rFonts w:eastAsiaTheme="minorEastAsia" w:cstheme="minorHAnsi"/>
          <w:sz w:val="24"/>
          <w:szCs w:val="24"/>
        </w:rPr>
        <w:t>I</w:t>
      </w:r>
      <w:r w:rsidRPr="00FE3E1F">
        <w:rPr>
          <w:rFonts w:eastAsiaTheme="minorEastAsia" w:cstheme="minorHAnsi"/>
          <w:sz w:val="24"/>
          <w:szCs w:val="24"/>
        </w:rPr>
        <w:t xml:space="preserve">n </w:t>
      </w:r>
      <w:r>
        <w:rPr>
          <w:rFonts w:eastAsiaTheme="minorEastAsia" w:cstheme="minorHAnsi"/>
          <w:sz w:val="24"/>
          <w:szCs w:val="24"/>
        </w:rPr>
        <w:t xml:space="preserve">a </w:t>
      </w:r>
      <w:r w:rsidRPr="00FE3E1F">
        <w:rPr>
          <w:rFonts w:eastAsiaTheme="minorEastAsia" w:cstheme="minorHAnsi"/>
          <w:sz w:val="24"/>
          <w:szCs w:val="24"/>
        </w:rPr>
        <w:t>domain A</w:t>
      </w:r>
      <w:r>
        <w:rPr>
          <w:rFonts w:eastAsiaTheme="minorEastAsia" w:cstheme="minorHAnsi"/>
          <w:sz w:val="24"/>
          <w:szCs w:val="24"/>
        </w:rPr>
        <w:t>, t</w:t>
      </w:r>
      <w:r w:rsidR="00180C3D" w:rsidRPr="00FE3E1F">
        <w:rPr>
          <w:rFonts w:cstheme="minorHAnsi"/>
          <w:sz w:val="24"/>
          <w:szCs w:val="24"/>
        </w:rPr>
        <w:t>he spread</w:t>
      </w:r>
      <w:r w:rsidR="005430D5" w:rsidRPr="00FE3E1F">
        <w:rPr>
          <w:rFonts w:cstheme="minorHAnsi"/>
          <w:sz w:val="24"/>
          <w:szCs w:val="24"/>
        </w:rPr>
        <w:t xml:space="preserve"> </w:t>
      </w:r>
      <m:oMath>
        <m:r>
          <w:rPr>
            <w:rFonts w:ascii="Cambria Math" w:cstheme="minorHAnsi"/>
            <w:sz w:val="24"/>
            <w:szCs w:val="24"/>
          </w:rPr>
          <m:t>Δ</m:t>
        </m:r>
        <m:sSub>
          <m:sSubPr>
            <m:ctrlPr>
              <w:rPr>
                <w:rFonts w:ascii="Cambria Math" w:hAnsi="Cambria Math" w:cstheme="minorHAnsi"/>
                <w:i/>
                <w:sz w:val="24"/>
                <w:szCs w:val="24"/>
              </w:rPr>
            </m:ctrlPr>
          </m:sSubPr>
          <m:e>
            <m:r>
              <w:rPr>
                <w:rFonts w:ascii="Cambria Math" w:cstheme="minorHAnsi"/>
                <w:sz w:val="24"/>
                <w:szCs w:val="24"/>
              </w:rPr>
              <m:t>s</m:t>
            </m:r>
          </m:e>
          <m:sub>
            <m:r>
              <w:rPr>
                <w:rFonts w:ascii="Cambria Math" w:cstheme="minorHAnsi"/>
                <w:sz w:val="24"/>
                <w:szCs w:val="24"/>
              </w:rPr>
              <m:t>A,j</m:t>
            </m:r>
          </m:sub>
        </m:sSub>
      </m:oMath>
      <w:r w:rsidR="003A11D3" w:rsidRPr="00FE3E1F">
        <w:rPr>
          <w:rFonts w:eastAsiaTheme="minorEastAsia" w:cstheme="minorHAnsi"/>
          <w:sz w:val="24"/>
          <w:szCs w:val="24"/>
        </w:rPr>
        <w:t xml:space="preserve"> </w:t>
      </w:r>
      <w:r>
        <w:rPr>
          <w:rFonts w:eastAsiaTheme="minorEastAsia" w:cstheme="minorHAnsi"/>
          <w:sz w:val="24"/>
          <w:szCs w:val="24"/>
        </w:rPr>
        <w:t>as occurs to the water particles depicted in figure 1</w:t>
      </w:r>
      <w:r w:rsidR="00180C3D" w:rsidRPr="00FE3E1F">
        <w:rPr>
          <w:rFonts w:cstheme="minorHAnsi"/>
          <w:sz w:val="24"/>
          <w:szCs w:val="24"/>
        </w:rPr>
        <w:t xml:space="preserve"> </w:t>
      </w:r>
      <w:r>
        <w:rPr>
          <w:rFonts w:cstheme="minorHAnsi"/>
          <w:sz w:val="24"/>
          <w:szCs w:val="24"/>
        </w:rPr>
        <w:t>comes from</w:t>
      </w:r>
      <w:r w:rsidR="00180C3D" w:rsidRPr="00FE3E1F">
        <w:rPr>
          <w:rFonts w:cstheme="minorHAnsi"/>
          <w:sz w:val="24"/>
          <w:szCs w:val="24"/>
        </w:rPr>
        <w:t xml:space="preserve"> </w:t>
      </w:r>
      <w:r w:rsidR="005430D5" w:rsidRPr="00FE3E1F">
        <w:rPr>
          <w:rFonts w:cstheme="minorHAnsi"/>
          <w:sz w:val="24"/>
          <w:szCs w:val="24"/>
        </w:rPr>
        <w:t>the velocity difference inside and outside the conductivity zone integrated over the distance over which the velocity difference occurs, the so-called distorted distance</w:t>
      </w:r>
      <w:r w:rsidR="008C3ACF" w:rsidRPr="00081F1D">
        <w:rPr>
          <w:rFonts w:cstheme="minorHAnsi"/>
          <w:i/>
          <w:iCs/>
          <w:sz w:val="24"/>
          <w:szCs w:val="24"/>
        </w:rPr>
        <w:t xml:space="preserve"> </w:t>
      </w:r>
      <m:oMath>
        <m:sSub>
          <m:sSubPr>
            <m:ctrlPr>
              <w:rPr>
                <w:rFonts w:ascii="Cambria Math" w:hAnsi="Cambria Math" w:cstheme="minorHAnsi"/>
                <w:i/>
                <w:iCs/>
                <w:sz w:val="24"/>
                <w:szCs w:val="24"/>
              </w:rPr>
            </m:ctrlPr>
          </m:sSubPr>
          <m:e>
            <m:r>
              <m:rPr>
                <m:nor/>
              </m:rPr>
              <w:rPr>
                <w:rFonts w:ascii="Cambria Math" w:cstheme="minorHAnsi"/>
                <w:i/>
                <w:iCs/>
                <w:sz w:val="24"/>
                <w:szCs w:val="24"/>
              </w:rPr>
              <m:t>L</m:t>
            </m:r>
          </m:e>
          <m:sub>
            <m:r>
              <m:rPr>
                <m:nor/>
              </m:rPr>
              <w:rPr>
                <w:rFonts w:ascii="Cambria Math" w:cstheme="minorHAnsi"/>
                <w:i/>
                <w:iCs/>
                <w:sz w:val="24"/>
                <w:szCs w:val="24"/>
              </w:rPr>
              <m:t>dis,j</m:t>
            </m:r>
          </m:sub>
        </m:sSub>
      </m:oMath>
      <w:r w:rsidR="00E33831" w:rsidRPr="00FE3E1F">
        <w:rPr>
          <w:rFonts w:eastAsiaTheme="minorEastAsia" w:cstheme="minorHAnsi"/>
          <w:sz w:val="24"/>
          <w:szCs w:val="24"/>
        </w:rPr>
        <w:t xml:space="preserve"> </w:t>
      </w:r>
      <w:r>
        <w:rPr>
          <w:rFonts w:eastAsiaTheme="minorEastAsia" w:cstheme="minorHAnsi"/>
          <w:sz w:val="24"/>
          <w:szCs w:val="24"/>
        </w:rPr>
        <w:t xml:space="preserve"> (figure 1)</w:t>
      </w:r>
      <w:r w:rsidR="003A11D3" w:rsidRPr="00FE3E1F">
        <w:rPr>
          <w:rFonts w:eastAsiaTheme="minorEastAsia" w:cstheme="minorHAnsi"/>
          <w:sz w:val="24"/>
          <w:szCs w:val="24"/>
        </w:rPr>
        <w:t>,</w:t>
      </w:r>
      <w:r w:rsidR="008C3ACF" w:rsidRPr="00FE3E1F">
        <w:rPr>
          <w:rFonts w:eastAsiaTheme="minorEastAsia" w:cstheme="minorHAnsi"/>
          <w:sz w:val="24"/>
          <w:szCs w:val="24"/>
        </w:rPr>
        <w:t xml:space="preserve"> </w:t>
      </w:r>
      <w:r w:rsidR="003A11D3" w:rsidRPr="00FE3E1F">
        <w:rPr>
          <w:rFonts w:eastAsiaTheme="minorEastAsia" w:cstheme="minorHAnsi"/>
          <w:sz w:val="24"/>
          <w:szCs w:val="24"/>
        </w:rPr>
        <w:t xml:space="preserve">where </w:t>
      </w:r>
      <w:r w:rsidR="003A11D3" w:rsidRPr="00081F1D">
        <w:rPr>
          <w:rFonts w:eastAsiaTheme="minorEastAsia" w:cstheme="minorHAnsi"/>
          <w:i/>
          <w:iCs/>
          <w:sz w:val="24"/>
          <w:szCs w:val="24"/>
        </w:rPr>
        <w:t xml:space="preserve">j </w:t>
      </w:r>
      <w:r w:rsidR="003A11D3" w:rsidRPr="00FE3E1F">
        <w:rPr>
          <w:rFonts w:eastAsiaTheme="minorEastAsia" w:cstheme="minorHAnsi"/>
          <w:sz w:val="24"/>
          <w:szCs w:val="24"/>
        </w:rPr>
        <w:t xml:space="preserve">equals </w:t>
      </w:r>
      <w:r w:rsidR="003A11D3" w:rsidRPr="00081F1D">
        <w:rPr>
          <w:rFonts w:eastAsiaTheme="minorEastAsia" w:cstheme="minorHAnsi"/>
          <w:i/>
          <w:iCs/>
          <w:sz w:val="24"/>
          <w:szCs w:val="24"/>
        </w:rPr>
        <w:t xml:space="preserve">f </w:t>
      </w:r>
      <w:r w:rsidR="003A11D3" w:rsidRPr="00FE3E1F">
        <w:rPr>
          <w:rFonts w:eastAsiaTheme="minorEastAsia" w:cstheme="minorHAnsi"/>
          <w:sz w:val="24"/>
          <w:szCs w:val="24"/>
        </w:rPr>
        <w:t xml:space="preserve">for the front and </w:t>
      </w:r>
      <w:r w:rsidR="003A11D3" w:rsidRPr="00081F1D">
        <w:rPr>
          <w:rFonts w:eastAsiaTheme="minorEastAsia" w:cstheme="minorHAnsi"/>
          <w:i/>
          <w:iCs/>
          <w:sz w:val="24"/>
          <w:szCs w:val="24"/>
        </w:rPr>
        <w:t>t</w:t>
      </w:r>
      <w:r w:rsidR="003A11D3" w:rsidRPr="00FE3E1F">
        <w:rPr>
          <w:rFonts w:eastAsiaTheme="minorEastAsia" w:cstheme="minorHAnsi"/>
          <w:sz w:val="24"/>
          <w:szCs w:val="24"/>
        </w:rPr>
        <w:t xml:space="preserve"> for the tail of the plume</w:t>
      </w:r>
      <w:r w:rsidR="003A11D3" w:rsidRPr="00FE3E1F">
        <w:rPr>
          <w:rFonts w:eastAsia="Times New Roman" w:cstheme="minorHAnsi"/>
          <w:bCs/>
          <w:sz w:val="24"/>
          <w:szCs w:val="24"/>
        </w:rPr>
        <w:t>.</w:t>
      </w:r>
      <w:r w:rsidR="008F1559" w:rsidRPr="00FE3E1F">
        <w:rPr>
          <w:rFonts w:eastAsia="Times New Roman" w:cstheme="minorHAnsi"/>
          <w:bCs/>
          <w:sz w:val="24"/>
          <w:szCs w:val="24"/>
        </w:rPr>
        <w:t xml:space="preserve"> </w:t>
      </w:r>
      <w:r w:rsidR="005430D5" w:rsidRPr="00FE3E1F">
        <w:rPr>
          <w:rFonts w:eastAsiaTheme="minorEastAsia" w:cstheme="minorHAnsi"/>
          <w:sz w:val="24"/>
          <w:szCs w:val="24"/>
        </w:rPr>
        <w:t xml:space="preserve">Using </w:t>
      </w:r>
      <w:r w:rsidR="00180C3D" w:rsidRPr="00FE3E1F">
        <w:rPr>
          <w:rFonts w:cstheme="minorHAnsi"/>
          <w:sz w:val="24"/>
          <w:szCs w:val="24"/>
        </w:rPr>
        <w:t>Darcy</w:t>
      </w:r>
      <w:r w:rsidR="005430D5" w:rsidRPr="00FE3E1F">
        <w:rPr>
          <w:rFonts w:cstheme="minorHAnsi"/>
          <w:sz w:val="24"/>
          <w:szCs w:val="24"/>
        </w:rPr>
        <w:t xml:space="preserve">’s </w:t>
      </w:r>
      <w:proofErr w:type="gramStart"/>
      <w:r w:rsidR="005430D5" w:rsidRPr="00FE3E1F">
        <w:rPr>
          <w:rFonts w:cstheme="minorHAnsi"/>
          <w:sz w:val="24"/>
          <w:szCs w:val="24"/>
        </w:rPr>
        <w:t>law</w:t>
      </w:r>
      <w:proofErr w:type="gramEnd"/>
      <w:r w:rsidR="00180C3D" w:rsidRPr="00FE3E1F">
        <w:rPr>
          <w:rFonts w:cstheme="minorHAnsi"/>
          <w:sz w:val="24"/>
          <w:szCs w:val="24"/>
        </w:rPr>
        <w:t xml:space="preserve"> </w:t>
      </w:r>
      <w:r w:rsidR="005430D5" w:rsidRPr="00FE3E1F">
        <w:rPr>
          <w:rFonts w:cstheme="minorHAnsi"/>
          <w:sz w:val="24"/>
          <w:szCs w:val="24"/>
        </w:rPr>
        <w:t>the equation for the spread becomes (</w:t>
      </w:r>
      <w:r w:rsidR="00180C3D" w:rsidRPr="00FE3E1F">
        <w:rPr>
          <w:rFonts w:cstheme="minorHAnsi"/>
          <w:sz w:val="24"/>
          <w:szCs w:val="24"/>
        </w:rPr>
        <w:t>D</w:t>
      </w:r>
      <w:r w:rsidR="005430D5" w:rsidRPr="00FE3E1F">
        <w:rPr>
          <w:rFonts w:cstheme="minorHAnsi"/>
          <w:sz w:val="24"/>
          <w:szCs w:val="24"/>
        </w:rPr>
        <w:t xml:space="preserve">e </w:t>
      </w:r>
      <w:r w:rsidR="00180C3D" w:rsidRPr="00FE3E1F">
        <w:rPr>
          <w:rFonts w:cstheme="minorHAnsi"/>
          <w:sz w:val="24"/>
          <w:szCs w:val="24"/>
        </w:rPr>
        <w:t>L</w:t>
      </w:r>
      <w:r w:rsidR="005430D5" w:rsidRPr="00FE3E1F">
        <w:rPr>
          <w:rFonts w:cstheme="minorHAnsi"/>
          <w:sz w:val="24"/>
          <w:szCs w:val="24"/>
        </w:rPr>
        <w:t xml:space="preserve">ange, </w:t>
      </w:r>
      <w:r w:rsidR="00180C3D" w:rsidRPr="00FE3E1F">
        <w:rPr>
          <w:rFonts w:cstheme="minorHAnsi"/>
          <w:sz w:val="24"/>
          <w:szCs w:val="24"/>
        </w:rPr>
        <w:t>2020</w:t>
      </w:r>
      <w:r w:rsidR="005430D5" w:rsidRPr="00FE3E1F">
        <w:rPr>
          <w:rFonts w:cstheme="minorHAnsi"/>
          <w:sz w:val="24"/>
          <w:szCs w:val="24"/>
        </w:rPr>
        <w:t>):</w:t>
      </w:r>
    </w:p>
    <w:p w14:paraId="0E68AF97" w14:textId="77777777" w:rsidR="00180C3D" w:rsidRPr="00FE3E1F" w:rsidRDefault="00180C3D" w:rsidP="00180C3D">
      <w:pPr>
        <w:rPr>
          <w:rFonts w:cstheme="minorHAnsi"/>
          <w:sz w:val="24"/>
          <w:szCs w:val="24"/>
        </w:rPr>
      </w:pPr>
    </w:p>
    <w:p w14:paraId="683D60CD" w14:textId="531F697E" w:rsidR="00180C3D" w:rsidRPr="00592959" w:rsidRDefault="00180C3D" w:rsidP="00180C3D">
      <w:pPr>
        <w:ind w:firstLine="708"/>
        <w:rPr>
          <w:rFonts w:cstheme="minorHAnsi"/>
          <w:sz w:val="24"/>
          <w:szCs w:val="24"/>
          <w:lang w:val="fr-FR"/>
        </w:rPr>
      </w:pPr>
      <m:oMath>
        <m:r>
          <w:rPr>
            <w:rFonts w:ascii="Cambria Math" w:cstheme="minorHAnsi"/>
            <w:sz w:val="24"/>
            <w:szCs w:val="24"/>
          </w:rPr>
          <m:t>Δ</m:t>
        </m:r>
        <m:sSub>
          <m:sSubPr>
            <m:ctrlPr>
              <w:rPr>
                <w:rFonts w:ascii="Cambria Math" w:hAnsi="Cambria Math" w:cstheme="minorHAnsi"/>
                <w:i/>
                <w:sz w:val="24"/>
                <w:szCs w:val="24"/>
              </w:rPr>
            </m:ctrlPr>
          </m:sSubPr>
          <m:e>
            <m:r>
              <w:rPr>
                <w:rFonts w:ascii="Cambria Math" w:cstheme="minorHAnsi"/>
                <w:sz w:val="24"/>
                <w:szCs w:val="24"/>
              </w:rPr>
              <m:t>s</m:t>
            </m:r>
          </m:e>
          <m:sub>
            <m:r>
              <w:rPr>
                <w:rFonts w:ascii="Cambria Math" w:cstheme="minorHAnsi"/>
                <w:sz w:val="24"/>
                <w:szCs w:val="24"/>
              </w:rPr>
              <m:t>A</m:t>
            </m:r>
            <m:r>
              <w:rPr>
                <w:rFonts w:ascii="Cambria Math" w:cstheme="minorHAnsi"/>
                <w:sz w:val="24"/>
                <w:szCs w:val="24"/>
                <w:lang w:val="fr-FR"/>
              </w:rPr>
              <m:t>,</m:t>
            </m:r>
            <m:r>
              <w:rPr>
                <w:rFonts w:ascii="Cambria Math" w:cstheme="minorHAnsi"/>
                <w:sz w:val="24"/>
                <w:szCs w:val="24"/>
              </w:rPr>
              <m:t>j</m:t>
            </m:r>
          </m:sub>
        </m:sSub>
        <m:r>
          <w:rPr>
            <w:rFonts w:ascii="Cambria Math" w:cstheme="minorHAnsi"/>
            <w:sz w:val="24"/>
            <w:szCs w:val="24"/>
            <w:lang w:val="fr-FR"/>
          </w:rPr>
          <m:t xml:space="preserve"> = </m:t>
        </m:r>
        <m:d>
          <m:dPr>
            <m:ctrlPr>
              <w:rPr>
                <w:rFonts w:ascii="Cambria Math" w:hAnsi="Cambria Math" w:cstheme="minorHAnsi"/>
                <w:i/>
                <w:sz w:val="24"/>
                <w:szCs w:val="24"/>
              </w:rPr>
            </m:ctrlPr>
          </m:dPr>
          <m:e>
            <m:r>
              <w:rPr>
                <w:rFonts w:ascii="Cambria Math" w:cstheme="minorHAnsi"/>
                <w:sz w:val="24"/>
                <w:szCs w:val="24"/>
                <w:lang w:val="fr-FR"/>
              </w:rPr>
              <m:t xml:space="preserve"> 1 </m:t>
            </m:r>
            <m:r>
              <w:rPr>
                <w:rFonts w:ascii="Cambria Math" w:cstheme="minorHAnsi"/>
                <w:sz w:val="24"/>
                <w:szCs w:val="24"/>
                <w:lang w:val="fr-FR"/>
              </w:rPr>
              <m:t>–</m:t>
            </m:r>
            <m:f>
              <m:fPr>
                <m:ctrlPr>
                  <w:rPr>
                    <w:rFonts w:ascii="Cambria Math" w:hAnsi="Cambria Math" w:cstheme="minorHAnsi"/>
                    <w:i/>
                    <w:sz w:val="24"/>
                    <w:szCs w:val="24"/>
                  </w:rPr>
                </m:ctrlPr>
              </m:fPr>
              <m:num>
                <m:r>
                  <w:rPr>
                    <w:rFonts w:ascii="Cambria Math" w:cstheme="minorHAnsi"/>
                    <w:sz w:val="24"/>
                    <w:szCs w:val="24"/>
                    <w:lang w:val="fr-FR"/>
                  </w:rPr>
                  <m:t> </m:t>
                </m:r>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j</m:t>
                    </m:r>
                  </m:sub>
                </m:sSub>
              </m:num>
              <m:den>
                <m:sSub>
                  <m:sSubPr>
                    <m:ctrlPr>
                      <w:rPr>
                        <w:rFonts w:ascii="Cambria Math" w:hAnsi="Cambria Math" w:cstheme="minorHAnsi"/>
                        <w:i/>
                        <w:sz w:val="24"/>
                        <w:szCs w:val="24"/>
                      </w:rPr>
                    </m:ctrlPr>
                  </m:sSubPr>
                  <m:e>
                    <m:r>
                      <w:rPr>
                        <w:rFonts w:ascii="Cambria Math" w:cstheme="minorHAnsi"/>
                        <w:sz w:val="24"/>
                        <w:szCs w:val="24"/>
                      </w:rPr>
                      <m:t>η</m:t>
                    </m:r>
                  </m:e>
                  <m:sub>
                    <m:r>
                      <w:rPr>
                        <w:rFonts w:ascii="Cambria Math" w:cstheme="minorHAnsi"/>
                        <w:sz w:val="24"/>
                        <w:szCs w:val="24"/>
                      </w:rPr>
                      <m:t>j</m:t>
                    </m:r>
                  </m:sub>
                </m:sSub>
              </m:den>
            </m:f>
          </m:e>
        </m:d>
        <m:r>
          <m:rPr>
            <m:nor/>
          </m:rPr>
          <w:rPr>
            <w:rFonts w:ascii="Cambria Math" w:cstheme="minorHAnsi"/>
            <w:sz w:val="24"/>
            <w:szCs w:val="24"/>
            <w:lang w:val="fr-FR"/>
          </w:rPr>
          <m:t xml:space="preserve"> </m:t>
        </m:r>
        <m:sSub>
          <m:sSubPr>
            <m:ctrlPr>
              <w:rPr>
                <w:rFonts w:ascii="Cambria Math" w:hAnsi="Cambria Math" w:cstheme="minorHAnsi"/>
                <w:sz w:val="24"/>
                <w:szCs w:val="24"/>
              </w:rPr>
            </m:ctrlPr>
          </m:sSubPr>
          <m:e>
            <w:proofErr w:type="spellStart"/>
            <m:r>
              <m:rPr>
                <m:nor/>
              </m:rPr>
              <w:rPr>
                <w:rFonts w:ascii="Cambria Math" w:cstheme="minorHAnsi"/>
                <w:sz w:val="24"/>
                <w:szCs w:val="24"/>
                <w:lang w:val="fr-FR"/>
              </w:rPr>
              <m:t>L</m:t>
            </m:r>
            <w:proofErr w:type="spellEnd"/>
          </m:e>
          <m:sub>
            <w:proofErr w:type="spellStart"/>
            <m:r>
              <m:rPr>
                <m:nor/>
              </m:rPr>
              <w:rPr>
                <w:rFonts w:ascii="Cambria Math" w:cstheme="minorHAnsi"/>
                <w:sz w:val="24"/>
                <w:szCs w:val="24"/>
                <w:lang w:val="fr-FR"/>
              </w:rPr>
              <m:t>dis,j</m:t>
            </m:r>
            <w:proofErr w:type="spellEnd"/>
          </m:sub>
        </m:sSub>
      </m:oMath>
      <w:r w:rsidRPr="00592959">
        <w:rPr>
          <w:rFonts w:cstheme="minorHAnsi"/>
          <w:sz w:val="24"/>
          <w:szCs w:val="24"/>
          <w:lang w:val="fr-FR"/>
        </w:rPr>
        <w:tab/>
      </w:r>
      <w:r w:rsidRPr="00592959">
        <w:rPr>
          <w:rFonts w:cstheme="minorHAnsi"/>
          <w:sz w:val="24"/>
          <w:szCs w:val="24"/>
          <w:lang w:val="fr-FR"/>
        </w:rPr>
        <w:tab/>
      </w:r>
      <w:r w:rsidRPr="00592959">
        <w:rPr>
          <w:rFonts w:cstheme="minorHAnsi"/>
          <w:sz w:val="24"/>
          <w:szCs w:val="24"/>
          <w:lang w:val="fr-FR"/>
        </w:rPr>
        <w:tab/>
      </w:r>
      <w:r w:rsidRPr="00592959">
        <w:rPr>
          <w:rFonts w:cstheme="minorHAnsi"/>
          <w:sz w:val="24"/>
          <w:szCs w:val="24"/>
          <w:lang w:val="fr-FR"/>
        </w:rPr>
        <w:tab/>
      </w:r>
      <w:r w:rsidRPr="00592959">
        <w:rPr>
          <w:rFonts w:cstheme="minorHAnsi"/>
          <w:sz w:val="24"/>
          <w:szCs w:val="24"/>
          <w:lang w:val="fr-FR"/>
        </w:rPr>
        <w:tab/>
        <w:t>(</w:t>
      </w:r>
      <w:r w:rsidR="003A11D3" w:rsidRPr="00592959">
        <w:rPr>
          <w:rFonts w:cstheme="minorHAnsi"/>
          <w:sz w:val="24"/>
          <w:szCs w:val="24"/>
          <w:lang w:val="fr-FR"/>
        </w:rPr>
        <w:t>1</w:t>
      </w:r>
      <w:r w:rsidRPr="00592959">
        <w:rPr>
          <w:rFonts w:cstheme="minorHAnsi"/>
          <w:sz w:val="24"/>
          <w:szCs w:val="24"/>
          <w:lang w:val="fr-FR"/>
        </w:rPr>
        <w:t>)</w:t>
      </w:r>
      <w:r w:rsidRPr="00592959">
        <w:rPr>
          <w:rFonts w:cstheme="minorHAnsi"/>
          <w:sz w:val="24"/>
          <w:szCs w:val="24"/>
          <w:lang w:val="fr-FR"/>
        </w:rPr>
        <w:tab/>
      </w:r>
    </w:p>
    <w:p w14:paraId="2008F063" w14:textId="49550345" w:rsidR="005430D5" w:rsidRPr="00592959" w:rsidRDefault="005430D5" w:rsidP="005430D5">
      <w:pPr>
        <w:rPr>
          <w:rFonts w:cstheme="minorHAnsi"/>
          <w:sz w:val="24"/>
          <w:szCs w:val="24"/>
          <w:lang w:val="fr-FR"/>
        </w:rPr>
      </w:pPr>
    </w:p>
    <w:p w14:paraId="75EF1541" w14:textId="10E328A8" w:rsidR="005430D5" w:rsidRPr="00FE3E1F" w:rsidRDefault="003A11D3" w:rsidP="005430D5">
      <w:pPr>
        <w:rPr>
          <w:rFonts w:cstheme="minorHAnsi"/>
          <w:sz w:val="24"/>
          <w:szCs w:val="24"/>
        </w:rPr>
      </w:pPr>
      <w:r w:rsidRPr="00FE3E1F">
        <w:rPr>
          <w:rFonts w:cstheme="minorHAnsi"/>
          <w:sz w:val="24"/>
          <w:szCs w:val="24"/>
        </w:rPr>
        <w:t xml:space="preserve">Where </w:t>
      </w:r>
      <w:proofErr w:type="spellStart"/>
      <w:r w:rsidRPr="00081F1D">
        <w:rPr>
          <w:rFonts w:cstheme="minorHAnsi"/>
          <w:i/>
          <w:iCs/>
          <w:sz w:val="24"/>
          <w:szCs w:val="24"/>
        </w:rPr>
        <w:t>κ</w:t>
      </w:r>
      <w:r w:rsidR="00081F1D" w:rsidRPr="00081F1D">
        <w:rPr>
          <w:rFonts w:cstheme="minorHAnsi"/>
          <w:i/>
          <w:iCs/>
          <w:sz w:val="24"/>
          <w:szCs w:val="24"/>
          <w:vertAlign w:val="subscript"/>
        </w:rPr>
        <w:t>j</w:t>
      </w:r>
      <w:proofErr w:type="spellEnd"/>
      <w:r w:rsidRPr="00081F1D">
        <w:rPr>
          <w:rFonts w:cstheme="minorHAnsi"/>
          <w:i/>
          <w:iCs/>
          <w:sz w:val="24"/>
          <w:szCs w:val="24"/>
        </w:rPr>
        <w:t>=k</w:t>
      </w:r>
      <w:r w:rsidRPr="00081F1D">
        <w:rPr>
          <w:rFonts w:cstheme="minorHAnsi"/>
          <w:i/>
          <w:iCs/>
          <w:sz w:val="24"/>
          <w:szCs w:val="24"/>
          <w:vertAlign w:val="subscript"/>
        </w:rPr>
        <w:t>a</w:t>
      </w:r>
      <w:r w:rsidRPr="00081F1D">
        <w:rPr>
          <w:rFonts w:cstheme="minorHAnsi"/>
          <w:i/>
          <w:iCs/>
          <w:sz w:val="24"/>
          <w:szCs w:val="24"/>
        </w:rPr>
        <w:t>/k</w:t>
      </w:r>
      <w:r w:rsidRPr="00081F1D">
        <w:rPr>
          <w:rFonts w:cstheme="minorHAnsi"/>
          <w:i/>
          <w:iCs/>
          <w:sz w:val="24"/>
          <w:szCs w:val="24"/>
          <w:vertAlign w:val="subscript"/>
        </w:rPr>
        <w:t>c</w:t>
      </w:r>
      <w:r w:rsidRPr="00FE3E1F">
        <w:rPr>
          <w:rFonts w:cstheme="minorHAnsi"/>
          <w:sz w:val="24"/>
          <w:szCs w:val="24"/>
        </w:rPr>
        <w:t xml:space="preserve"> [-] is de </w:t>
      </w:r>
      <w:r w:rsidRPr="00AA2AE2">
        <w:rPr>
          <w:rFonts w:cstheme="minorHAnsi"/>
          <w:sz w:val="24"/>
          <w:szCs w:val="24"/>
        </w:rPr>
        <w:t>conductivity</w:t>
      </w:r>
      <w:r w:rsidR="000D1F6F" w:rsidRPr="00AA2AE2">
        <w:rPr>
          <w:rFonts w:cstheme="minorHAnsi"/>
          <w:sz w:val="24"/>
          <w:szCs w:val="24"/>
        </w:rPr>
        <w:t xml:space="preserve"> contrast </w:t>
      </w:r>
      <w:r w:rsidRPr="00FE3E1F">
        <w:rPr>
          <w:rFonts w:cstheme="minorHAnsi"/>
          <w:sz w:val="24"/>
          <w:szCs w:val="24"/>
        </w:rPr>
        <w:t xml:space="preserve">and </w:t>
      </w:r>
      <w:proofErr w:type="spellStart"/>
      <w:r w:rsidRPr="00081F1D">
        <w:rPr>
          <w:rFonts w:cstheme="minorHAnsi"/>
          <w:i/>
          <w:iCs/>
          <w:sz w:val="24"/>
          <w:szCs w:val="24"/>
        </w:rPr>
        <w:t>η</w:t>
      </w:r>
      <w:r w:rsidR="00081F1D" w:rsidRPr="00081F1D">
        <w:rPr>
          <w:rFonts w:cstheme="minorHAnsi"/>
          <w:i/>
          <w:iCs/>
          <w:sz w:val="24"/>
          <w:szCs w:val="24"/>
          <w:vertAlign w:val="subscript"/>
        </w:rPr>
        <w:t>j</w:t>
      </w:r>
      <w:proofErr w:type="spellEnd"/>
      <w:r w:rsidRPr="00081F1D">
        <w:rPr>
          <w:rFonts w:cstheme="minorHAnsi"/>
          <w:i/>
          <w:iCs/>
          <w:sz w:val="24"/>
          <w:szCs w:val="24"/>
        </w:rPr>
        <w:t>=</w:t>
      </w:r>
      <w:proofErr w:type="spellStart"/>
      <w:r w:rsidRPr="00081F1D">
        <w:rPr>
          <w:rFonts w:cstheme="minorHAnsi"/>
          <w:i/>
          <w:iCs/>
          <w:sz w:val="24"/>
          <w:szCs w:val="24"/>
        </w:rPr>
        <w:t>n</w:t>
      </w:r>
      <w:r w:rsidRPr="00081F1D">
        <w:rPr>
          <w:rFonts w:cstheme="minorHAnsi"/>
          <w:i/>
          <w:iCs/>
          <w:sz w:val="24"/>
          <w:szCs w:val="24"/>
          <w:vertAlign w:val="subscript"/>
        </w:rPr>
        <w:t>a</w:t>
      </w:r>
      <w:proofErr w:type="spellEnd"/>
      <w:r w:rsidRPr="00081F1D">
        <w:rPr>
          <w:rFonts w:cstheme="minorHAnsi"/>
          <w:i/>
          <w:iCs/>
          <w:sz w:val="24"/>
          <w:szCs w:val="24"/>
        </w:rPr>
        <w:t>/</w:t>
      </w:r>
      <w:proofErr w:type="spellStart"/>
      <w:r w:rsidRPr="00081F1D">
        <w:rPr>
          <w:rFonts w:cstheme="minorHAnsi"/>
          <w:i/>
          <w:iCs/>
          <w:sz w:val="24"/>
          <w:szCs w:val="24"/>
        </w:rPr>
        <w:t>n</w:t>
      </w:r>
      <w:r w:rsidRPr="00081F1D">
        <w:rPr>
          <w:rFonts w:cstheme="minorHAnsi"/>
          <w:i/>
          <w:iCs/>
          <w:sz w:val="24"/>
          <w:szCs w:val="24"/>
          <w:vertAlign w:val="subscript"/>
        </w:rPr>
        <w:t>c</w:t>
      </w:r>
      <w:proofErr w:type="spellEnd"/>
      <w:r w:rsidRPr="00FE3E1F">
        <w:rPr>
          <w:rFonts w:cstheme="minorHAnsi"/>
          <w:sz w:val="24"/>
          <w:szCs w:val="24"/>
        </w:rPr>
        <w:t xml:space="preserve"> [-] is the porosity ratio </w:t>
      </w:r>
      <w:r w:rsidR="00AA2AE2">
        <w:rPr>
          <w:rFonts w:cstheme="minorHAnsi"/>
          <w:sz w:val="24"/>
          <w:szCs w:val="24"/>
        </w:rPr>
        <w:t>and</w:t>
      </w:r>
      <w:r w:rsidRPr="00FE3E1F">
        <w:rPr>
          <w:rFonts w:cstheme="minorHAnsi"/>
          <w:sz w:val="24"/>
          <w:szCs w:val="24"/>
        </w:rPr>
        <w:t xml:space="preserve"> index </w:t>
      </w:r>
      <w:r w:rsidRPr="00081F1D">
        <w:rPr>
          <w:rFonts w:cstheme="minorHAnsi"/>
          <w:i/>
          <w:iCs/>
          <w:sz w:val="24"/>
          <w:szCs w:val="24"/>
        </w:rPr>
        <w:t>a</w:t>
      </w:r>
      <w:r w:rsidRPr="00FE3E1F">
        <w:rPr>
          <w:rFonts w:cstheme="minorHAnsi"/>
          <w:sz w:val="24"/>
          <w:szCs w:val="24"/>
        </w:rPr>
        <w:t xml:space="preserve"> indicates aquifer and index </w:t>
      </w:r>
      <w:r w:rsidRPr="00081F1D">
        <w:rPr>
          <w:rFonts w:cstheme="minorHAnsi"/>
          <w:i/>
          <w:iCs/>
          <w:sz w:val="24"/>
          <w:szCs w:val="24"/>
        </w:rPr>
        <w:t>c</w:t>
      </w:r>
      <w:r w:rsidRPr="00FE3E1F">
        <w:rPr>
          <w:rFonts w:cstheme="minorHAnsi"/>
          <w:sz w:val="24"/>
          <w:szCs w:val="24"/>
        </w:rPr>
        <w:t xml:space="preserve"> indicates the conductivity zone.</w:t>
      </w:r>
      <w:r w:rsidR="005745D1">
        <w:rPr>
          <w:rFonts w:cstheme="minorHAnsi"/>
          <w:sz w:val="24"/>
          <w:szCs w:val="24"/>
        </w:rPr>
        <w:t xml:space="preserve"> </w:t>
      </w:r>
      <w:r w:rsidR="005745D1" w:rsidRPr="00FE3E1F">
        <w:rPr>
          <w:rFonts w:cstheme="minorHAnsi"/>
          <w:sz w:val="24"/>
          <w:szCs w:val="24"/>
        </w:rPr>
        <w:t xml:space="preserve">In the comparison with field experiments in (De Lange 2022), </w:t>
      </w:r>
      <w:r w:rsidR="00AA2AE2">
        <w:rPr>
          <w:rFonts w:cstheme="minorHAnsi"/>
          <w:sz w:val="24"/>
          <w:szCs w:val="24"/>
        </w:rPr>
        <w:t xml:space="preserve">the spread </w:t>
      </w:r>
      <w:r w:rsidR="005745D1" w:rsidRPr="00FE3E1F">
        <w:rPr>
          <w:rFonts w:cstheme="minorHAnsi"/>
          <w:sz w:val="24"/>
          <w:szCs w:val="24"/>
        </w:rPr>
        <w:t>has been used</w:t>
      </w:r>
      <w:r w:rsidR="004337AD">
        <w:rPr>
          <w:rFonts w:cstheme="minorHAnsi"/>
          <w:sz w:val="24"/>
          <w:szCs w:val="24"/>
        </w:rPr>
        <w:t xml:space="preserve"> </w:t>
      </w:r>
      <w:r w:rsidR="00AA2AE2">
        <w:rPr>
          <w:rFonts w:cstheme="minorHAnsi"/>
          <w:sz w:val="24"/>
          <w:szCs w:val="24"/>
        </w:rPr>
        <w:t>as</w:t>
      </w:r>
      <w:r w:rsidR="004337AD">
        <w:rPr>
          <w:rFonts w:cstheme="minorHAnsi"/>
          <w:sz w:val="24"/>
          <w:szCs w:val="24"/>
        </w:rPr>
        <w:t xml:space="preserve"> the standard deviation of the concentration distribution</w:t>
      </w:r>
      <w:r w:rsidR="00AA2AE2">
        <w:rPr>
          <w:rFonts w:cstheme="minorHAnsi"/>
          <w:sz w:val="24"/>
          <w:szCs w:val="24"/>
        </w:rPr>
        <w:t xml:space="preserve"> in</w:t>
      </w:r>
      <w:r w:rsidR="004337AD" w:rsidRPr="00FE3E1F">
        <w:rPr>
          <w:rFonts w:cstheme="minorHAnsi"/>
          <w:sz w:val="24"/>
          <w:szCs w:val="24"/>
        </w:rPr>
        <w:t xml:space="preserve"> the well-known equation </w:t>
      </w:r>
      <w:r w:rsidR="004337AD">
        <w:rPr>
          <w:rFonts w:cstheme="minorHAnsi"/>
          <w:sz w:val="24"/>
          <w:szCs w:val="24"/>
        </w:rPr>
        <w:t>(</w:t>
      </w:r>
      <w:r w:rsidR="00BC5162" w:rsidRPr="00BC5162">
        <w:rPr>
          <w:rFonts w:cstheme="minorHAnsi"/>
          <w:sz w:val="24"/>
          <w:szCs w:val="24"/>
          <w:highlight w:val="yellow"/>
        </w:rPr>
        <w:t>Adams and Gelhar</w:t>
      </w:r>
      <w:r w:rsidR="00BC5162">
        <w:rPr>
          <w:rFonts w:cstheme="minorHAnsi"/>
          <w:sz w:val="24"/>
          <w:szCs w:val="24"/>
          <w:highlight w:val="yellow"/>
        </w:rPr>
        <w:t>, 19</w:t>
      </w:r>
      <w:r w:rsidR="00BC5162" w:rsidRPr="00BC5162">
        <w:rPr>
          <w:rFonts w:cstheme="minorHAnsi"/>
          <w:sz w:val="24"/>
          <w:szCs w:val="24"/>
          <w:highlight w:val="yellow"/>
        </w:rPr>
        <w:t>92,(10)</w:t>
      </w:r>
      <w:r w:rsidR="004337AD">
        <w:rPr>
          <w:rFonts w:cstheme="minorHAnsi"/>
          <w:sz w:val="24"/>
          <w:szCs w:val="24"/>
        </w:rPr>
        <w:t xml:space="preserve">) </w:t>
      </w:r>
      <w:r w:rsidR="00AA2AE2" w:rsidRPr="00FE3E1F">
        <w:rPr>
          <w:rFonts w:cstheme="minorHAnsi"/>
          <w:sz w:val="24"/>
          <w:szCs w:val="24"/>
        </w:rPr>
        <w:t xml:space="preserve"> </w:t>
      </w:r>
      <w:r w:rsidR="00AA2AE2">
        <w:rPr>
          <w:rFonts w:cstheme="minorHAnsi"/>
          <w:sz w:val="24"/>
          <w:szCs w:val="24"/>
        </w:rPr>
        <w:t>relating the dispersivity</w:t>
      </w:r>
      <w:r w:rsidR="00AA2AE2" w:rsidRPr="00FE3E1F">
        <w:rPr>
          <w:rFonts w:cstheme="minorHAnsi"/>
          <w:sz w:val="24"/>
          <w:szCs w:val="24"/>
        </w:rPr>
        <w:t xml:space="preserve"> </w:t>
      </w:r>
      <w:r w:rsidR="00AA2AE2">
        <w:rPr>
          <w:rFonts w:cstheme="minorHAnsi"/>
          <w:sz w:val="24"/>
          <w:szCs w:val="24"/>
        </w:rPr>
        <w:t>to</w:t>
      </w:r>
      <w:r w:rsidR="005745D1" w:rsidRPr="00FE3E1F">
        <w:rPr>
          <w:rFonts w:cstheme="minorHAnsi"/>
          <w:sz w:val="24"/>
          <w:szCs w:val="24"/>
        </w:rPr>
        <w:t xml:space="preserve"> the variance of the </w:t>
      </w:r>
      <w:r w:rsidR="00AA2AE2">
        <w:rPr>
          <w:rFonts w:cstheme="minorHAnsi"/>
          <w:sz w:val="24"/>
          <w:szCs w:val="24"/>
        </w:rPr>
        <w:t>observed distribution</w:t>
      </w:r>
      <w:r w:rsidR="005745D1" w:rsidRPr="00FE3E1F">
        <w:rPr>
          <w:rFonts w:cstheme="minorHAnsi"/>
          <w:sz w:val="24"/>
          <w:szCs w:val="24"/>
        </w:rPr>
        <w:t xml:space="preserve"> </w:t>
      </w:r>
      <w:r w:rsidR="00AA2AE2">
        <w:rPr>
          <w:rFonts w:cstheme="minorHAnsi"/>
          <w:sz w:val="24"/>
          <w:szCs w:val="24"/>
        </w:rPr>
        <w:t>divided by</w:t>
      </w:r>
      <w:r w:rsidR="00BC5162">
        <w:rPr>
          <w:rFonts w:cstheme="minorHAnsi"/>
          <w:sz w:val="24"/>
          <w:szCs w:val="24"/>
        </w:rPr>
        <w:t xml:space="preserve"> twice the </w:t>
      </w:r>
      <w:r w:rsidR="005745D1" w:rsidRPr="00FE3E1F">
        <w:rPr>
          <w:rFonts w:cstheme="minorHAnsi"/>
          <w:sz w:val="24"/>
          <w:szCs w:val="24"/>
        </w:rPr>
        <w:t>traveled length.</w:t>
      </w:r>
      <w:r w:rsidRPr="00FE3E1F">
        <w:rPr>
          <w:rFonts w:cstheme="minorHAnsi"/>
          <w:sz w:val="24"/>
          <w:szCs w:val="24"/>
        </w:rPr>
        <w:t xml:space="preserve"> </w:t>
      </w:r>
      <w:r w:rsidR="005430D5" w:rsidRPr="00FE3E1F">
        <w:rPr>
          <w:rFonts w:cstheme="minorHAnsi"/>
          <w:sz w:val="24"/>
          <w:szCs w:val="24"/>
        </w:rPr>
        <w:t>The equation for the affected thickness</w:t>
      </w:r>
      <w:r w:rsidR="00C41E5E" w:rsidRPr="00FE3E1F">
        <w:rPr>
          <w:rFonts w:cstheme="minorHAnsi"/>
          <w:sz w:val="24"/>
          <w:szCs w:val="24"/>
        </w:rPr>
        <w:t xml:space="preserve"> or the wake</w:t>
      </w:r>
      <w:r w:rsidR="005430D5" w:rsidRPr="00FE3E1F">
        <w:rPr>
          <w:rFonts w:cstheme="minorHAnsi"/>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cs="Times New Roman"/>
                    <w:sz w:val="24"/>
                    <w:szCs w:val="24"/>
                  </w:rPr>
                  <m:t>W</m:t>
                </m:r>
              </m:e>
              <m:sub>
                <m:r>
                  <w:rPr>
                    <w:rFonts w:ascii="Cambria Math" w:cs="Times New Roman"/>
                    <w:sz w:val="24"/>
                    <w:szCs w:val="24"/>
                  </w:rPr>
                  <m:t>A</m:t>
                </m:r>
              </m:sub>
            </m:sSub>
          </m:e>
          <m:sub>
            <m:r>
              <w:rPr>
                <w:rFonts w:ascii="Cambria Math" w:cs="Times New Roman"/>
                <w:sz w:val="24"/>
                <w:szCs w:val="24"/>
              </w:rPr>
              <m:t>,j</m:t>
            </m:r>
          </m:sub>
        </m:sSub>
      </m:oMath>
      <w:r w:rsidR="00AA2AE2">
        <w:rPr>
          <w:rFonts w:eastAsiaTheme="minorEastAsia" w:cstheme="minorHAnsi"/>
          <w:sz w:val="24"/>
          <w:szCs w:val="24"/>
        </w:rPr>
        <w:t>,</w:t>
      </w:r>
      <w:r w:rsidR="0093508C">
        <w:rPr>
          <w:rFonts w:eastAsiaTheme="minorEastAsia" w:cstheme="minorHAnsi"/>
          <w:sz w:val="24"/>
          <w:szCs w:val="24"/>
        </w:rPr>
        <w:t xml:space="preserve"> named after</w:t>
      </w:r>
      <w:r w:rsidR="00C41E5E" w:rsidRPr="00FE3E1F">
        <w:rPr>
          <w:rFonts w:eastAsiaTheme="minorEastAsia" w:cstheme="minorHAnsi"/>
          <w:sz w:val="24"/>
          <w:szCs w:val="24"/>
        </w:rPr>
        <w:t xml:space="preserve"> (</w:t>
      </w:r>
      <w:r w:rsidR="0093508C">
        <w:rPr>
          <w:rFonts w:eastAsiaTheme="minorEastAsia" w:cstheme="minorHAnsi"/>
          <w:sz w:val="24"/>
          <w:szCs w:val="24"/>
          <w:highlight w:val="yellow"/>
        </w:rPr>
        <w:t>Eames and Bush, 1999</w:t>
      </w:r>
      <w:r w:rsidR="00C41E5E" w:rsidRPr="00FE3E1F">
        <w:rPr>
          <w:rFonts w:eastAsiaTheme="minorEastAsia" w:cstheme="minorHAnsi"/>
          <w:sz w:val="24"/>
          <w:szCs w:val="24"/>
          <w:highlight w:val="yellow"/>
        </w:rPr>
        <w:t>)</w:t>
      </w:r>
      <w:r w:rsidR="00AA2AE2">
        <w:rPr>
          <w:rFonts w:eastAsiaTheme="minorEastAsia" w:cstheme="minorHAnsi"/>
          <w:sz w:val="24"/>
          <w:szCs w:val="24"/>
        </w:rPr>
        <w:t>,</w:t>
      </w:r>
      <w:r w:rsidR="005430D5" w:rsidRPr="00FE3E1F">
        <w:rPr>
          <w:rFonts w:cstheme="minorHAnsi"/>
          <w:sz w:val="24"/>
          <w:szCs w:val="24"/>
        </w:rPr>
        <w:t xml:space="preserve"> is derived from continuity of flow within and outside the wake in the undisturbed aquifer and in the center of the conductivity zone (De Lange, 2020):</w:t>
      </w:r>
    </w:p>
    <w:p w14:paraId="2F34463F" w14:textId="77777777" w:rsidR="005430D5" w:rsidRPr="00FE3E1F" w:rsidRDefault="005430D5" w:rsidP="005430D5">
      <w:pPr>
        <w:rPr>
          <w:rFonts w:cstheme="minorHAnsi"/>
          <w:sz w:val="24"/>
          <w:szCs w:val="24"/>
        </w:rPr>
      </w:pPr>
    </w:p>
    <w:p w14:paraId="15B78858" w14:textId="779B8D32" w:rsidR="00180C3D" w:rsidRPr="00FE3E1F" w:rsidRDefault="00000000" w:rsidP="00180C3D">
      <w:pPr>
        <w:ind w:firstLine="708"/>
        <w:rPr>
          <w:rFonts w:cstheme="minorHAnsi"/>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cs="Times New Roman"/>
                    <w:sz w:val="24"/>
                    <w:szCs w:val="24"/>
                  </w:rPr>
                  <m:t>W</m:t>
                </m:r>
              </m:e>
              <m:sub>
                <m:r>
                  <w:rPr>
                    <w:rFonts w:ascii="Cambria Math" w:cs="Times New Roman"/>
                    <w:sz w:val="24"/>
                    <w:szCs w:val="24"/>
                  </w:rPr>
                  <m:t>A</m:t>
                </m:r>
              </m:sub>
            </m:sSub>
          </m:e>
          <m:sub>
            <m:r>
              <w:rPr>
                <w:rFonts w:ascii="Cambria Math" w:cs="Times New Roman"/>
                <w:sz w:val="24"/>
                <w:szCs w:val="24"/>
              </w:rPr>
              <m: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D</m:t>
            </m:r>
          </m:e>
          <m:sub>
            <m:r>
              <w:rPr>
                <w:rFonts w:ascii="Cambria Math" w:cs="Times New Roman"/>
                <w:sz w:val="24"/>
                <w:szCs w:val="24"/>
              </w:rPr>
              <m:t>A</m:t>
            </m:r>
          </m:sub>
        </m:sSub>
        <m:r>
          <w:rPr>
            <w:rFonts w:asci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j</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m:t>
            </m:r>
          </m:num>
          <m:den>
            <m:r>
              <w:rPr>
                <w:rFonts w:ascii="Cambria Math" w:cs="Times New Roman"/>
                <w:sz w:val="24"/>
                <w:szCs w:val="24"/>
              </w:rPr>
              <m:t>N</m:t>
            </m:r>
          </m:den>
        </m:f>
        <m:r>
          <w:rPr>
            <w:rFonts w:ascii="Cambria Math" w:cs="Times New Roman"/>
            <w:sz w:val="24"/>
            <w:szCs w:val="24"/>
          </w:rPr>
          <m:t>-</m:t>
        </m:r>
        <m:r>
          <w:rPr>
            <w:rFonts w:ascii="Cambria Math" w:cs="Times New Roman"/>
            <w:sz w:val="24"/>
            <w:szCs w:val="24"/>
          </w:rPr>
          <m:t>1)</m:t>
        </m:r>
      </m:oMath>
      <w:r w:rsidR="00180C3D" w:rsidRPr="00FE3E1F">
        <w:rPr>
          <w:rFonts w:cstheme="minorHAnsi"/>
          <w:sz w:val="24"/>
          <w:szCs w:val="24"/>
        </w:rPr>
        <w:tab/>
      </w:r>
      <w:r w:rsidR="00180C3D" w:rsidRPr="00FE3E1F">
        <w:rPr>
          <w:rFonts w:cstheme="minorHAnsi"/>
          <w:sz w:val="24"/>
          <w:szCs w:val="24"/>
        </w:rPr>
        <w:tab/>
      </w:r>
      <w:r w:rsidR="00180C3D" w:rsidRPr="00FE3E1F">
        <w:rPr>
          <w:rFonts w:cstheme="minorHAnsi"/>
          <w:sz w:val="24"/>
          <w:szCs w:val="24"/>
        </w:rPr>
        <w:tab/>
      </w:r>
      <w:r w:rsidR="00180C3D" w:rsidRPr="00FE3E1F">
        <w:rPr>
          <w:rFonts w:cstheme="minorHAnsi"/>
          <w:sz w:val="24"/>
          <w:szCs w:val="24"/>
        </w:rPr>
        <w:tab/>
      </w:r>
      <w:r w:rsidR="00180C3D" w:rsidRPr="00FE3E1F">
        <w:rPr>
          <w:rFonts w:cstheme="minorHAnsi"/>
          <w:sz w:val="24"/>
          <w:szCs w:val="24"/>
        </w:rPr>
        <w:tab/>
        <w:t>(</w:t>
      </w:r>
      <w:r w:rsidR="003A11D3" w:rsidRPr="00FE3E1F">
        <w:rPr>
          <w:rFonts w:cstheme="minorHAnsi"/>
          <w:sz w:val="24"/>
          <w:szCs w:val="24"/>
        </w:rPr>
        <w:t>2</w:t>
      </w:r>
      <w:r w:rsidR="00180C3D" w:rsidRPr="00FE3E1F">
        <w:rPr>
          <w:rFonts w:cstheme="minorHAnsi"/>
          <w:sz w:val="24"/>
          <w:szCs w:val="24"/>
        </w:rPr>
        <w:t>)</w:t>
      </w:r>
    </w:p>
    <w:p w14:paraId="3CF652B7" w14:textId="77777777" w:rsidR="00180C3D" w:rsidRPr="00FE3E1F" w:rsidRDefault="00180C3D" w:rsidP="00180C3D">
      <w:pPr>
        <w:rPr>
          <w:rFonts w:cs="Times New Roman"/>
          <w:sz w:val="24"/>
          <w:szCs w:val="24"/>
        </w:rPr>
      </w:pPr>
    </w:p>
    <w:p w14:paraId="4966EF64" w14:textId="077EF70E" w:rsidR="00D36529" w:rsidRPr="00FE3E1F" w:rsidRDefault="008F1559" w:rsidP="00DA3628">
      <w:pPr>
        <w:rPr>
          <w:rFonts w:cstheme="minorHAnsi"/>
          <w:sz w:val="24"/>
          <w:szCs w:val="24"/>
        </w:rPr>
      </w:pPr>
      <w:r w:rsidRPr="00FE3E1F">
        <w:rPr>
          <w:rFonts w:cs="Times New Roman"/>
          <w:sz w:val="24"/>
          <w:szCs w:val="24"/>
        </w:rPr>
        <w:t xml:space="preserve">From </w:t>
      </w:r>
      <w:r w:rsidR="007D4144">
        <w:rPr>
          <w:rFonts w:cs="Times New Roman"/>
          <w:sz w:val="24"/>
          <w:szCs w:val="24"/>
        </w:rPr>
        <w:t xml:space="preserve">numerical </w:t>
      </w:r>
      <w:r w:rsidRPr="00FE3E1F">
        <w:rPr>
          <w:rFonts w:cs="Times New Roman"/>
          <w:sz w:val="24"/>
          <w:szCs w:val="24"/>
        </w:rPr>
        <w:t xml:space="preserve">simulations </w:t>
      </w:r>
      <w:r w:rsidR="001F5FB9">
        <w:rPr>
          <w:rFonts w:cs="Times New Roman"/>
          <w:sz w:val="24"/>
          <w:szCs w:val="24"/>
        </w:rPr>
        <w:t xml:space="preserve">by </w:t>
      </w:r>
      <w:r w:rsidRPr="00FE3E1F">
        <w:rPr>
          <w:rFonts w:cs="Times New Roman"/>
          <w:sz w:val="24"/>
          <w:szCs w:val="24"/>
        </w:rPr>
        <w:t>(De Lange 2020), the distorted length</w:t>
      </w:r>
      <w:r w:rsidR="003A11D3" w:rsidRPr="00FE3E1F">
        <w:rPr>
          <w:rFonts w:cs="Times New Roman"/>
          <w:sz w:val="24"/>
          <w:szCs w:val="24"/>
        </w:rPr>
        <w:t xml:space="preserve"> </w:t>
      </w:r>
      <w:r w:rsidRPr="00FE3E1F">
        <w:rPr>
          <w:rFonts w:cs="Times New Roman"/>
          <w:sz w:val="24"/>
          <w:szCs w:val="24"/>
        </w:rPr>
        <w:t>appears to be about equal to the length of the conductivity zone plus</w:t>
      </w:r>
      <w:r w:rsidR="00023A16" w:rsidRPr="00FE3E1F">
        <w:rPr>
          <w:rFonts w:cs="Times New Roman"/>
          <w:sz w:val="24"/>
          <w:szCs w:val="24"/>
        </w:rPr>
        <w:t xml:space="preserve"> the length</w:t>
      </w:r>
      <w:r w:rsidR="00CC2576" w:rsidRPr="00FE3E1F">
        <w:rPr>
          <w:rFonts w:cs="Times New Roman"/>
          <w:sz w:val="24"/>
          <w:szCs w:val="24"/>
        </w:rPr>
        <w:t>s</w:t>
      </w:r>
      <w:r w:rsidR="00023A16" w:rsidRPr="00FE3E1F">
        <w:rPr>
          <w:rFonts w:cs="Times New Roman"/>
          <w:sz w:val="24"/>
          <w:szCs w:val="24"/>
        </w:rPr>
        <w:t xml:space="preserve"> of the contraction and expansion zones</w:t>
      </w:r>
      <w:r w:rsidR="00CC2576" w:rsidRPr="00FE3E1F">
        <w:rPr>
          <w:rFonts w:cs="Times New Roman"/>
          <w:sz w:val="24"/>
          <w:szCs w:val="24"/>
        </w:rPr>
        <w:t xml:space="preserve"> represented by twice the wake</w:t>
      </w:r>
      <w:r w:rsidR="003A11D3" w:rsidRPr="00FE3E1F">
        <w:rPr>
          <w:rFonts w:cs="Times New Roman"/>
          <w:sz w:val="24"/>
          <w:szCs w:val="24"/>
        </w:rPr>
        <w:t xml:space="preserve">, so  </w:t>
      </w:r>
      <m:oMath>
        <m:sSub>
          <m:sSubPr>
            <m:ctrlPr>
              <w:rPr>
                <w:rFonts w:ascii="Cambria Math" w:hAnsi="Cambria Math" w:cstheme="minorHAnsi"/>
                <w:sz w:val="24"/>
                <w:szCs w:val="24"/>
              </w:rPr>
            </m:ctrlPr>
          </m:sSubPr>
          <m:e>
            <m:sSub>
              <m:sSubPr>
                <m:ctrlPr>
                  <w:rPr>
                    <w:rFonts w:ascii="Cambria Math" w:hAnsi="Cambria Math" w:cstheme="minorHAnsi"/>
                    <w:sz w:val="24"/>
                    <w:szCs w:val="24"/>
                  </w:rPr>
                </m:ctrlPr>
              </m:sSubPr>
              <m:e>
                <m:r>
                  <w:rPr>
                    <w:rFonts w:ascii="Cambria Math" w:cstheme="minorHAnsi"/>
                    <w:sz w:val="24"/>
                    <w:szCs w:val="24"/>
                  </w:rPr>
                  <m:t>L</m:t>
                </m:r>
              </m:e>
              <m:sub>
                <m:r>
                  <w:rPr>
                    <w:rFonts w:ascii="Cambria Math" w:cstheme="minorHAnsi"/>
                    <w:sz w:val="24"/>
                    <w:szCs w:val="24"/>
                  </w:rPr>
                  <m:t>dis,j</m:t>
                </m:r>
              </m:sub>
            </m:sSub>
            <m:r>
              <w:rPr>
                <w:rFonts w:ascii="Cambria Math" w:hAnsi="Cambria Math" w:cstheme="minorHAnsi"/>
                <w:sz w:val="24"/>
                <w:szCs w:val="24"/>
              </w:rPr>
              <m:t>=L</m:t>
            </m:r>
          </m:e>
          <m:sub>
            <m:r>
              <w:rPr>
                <w:rFonts w:ascii="Cambria Math" w:hAnsi="Cambria Math" w:cstheme="minorHAnsi"/>
                <w:sz w:val="24"/>
                <w:szCs w:val="24"/>
              </w:rPr>
              <m:t>h</m:t>
            </m:r>
          </m:sub>
        </m:sSub>
        <m:r>
          <w:rPr>
            <w:rFonts w:ascii="Cambria Math" w:hAnsi="Cambria Math" w:cstheme="minorHAnsi"/>
            <w:sz w:val="24"/>
            <w:szCs w:val="24"/>
          </w:rPr>
          <m:t>+2</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A,j</m:t>
            </m:r>
          </m:sub>
        </m:sSub>
      </m:oMath>
      <w:r w:rsidRPr="00FE3E1F">
        <w:rPr>
          <w:rFonts w:cs="Times New Roman"/>
          <w:sz w:val="24"/>
          <w:szCs w:val="24"/>
        </w:rPr>
        <w:t xml:space="preserve">. </w:t>
      </w:r>
      <w:r w:rsidR="00DA3628" w:rsidRPr="00FE3E1F">
        <w:rPr>
          <w:rFonts w:cstheme="minorHAnsi"/>
          <w:sz w:val="24"/>
          <w:szCs w:val="24"/>
        </w:rPr>
        <w:t>The conductivity contrast</w:t>
      </w:r>
      <w:r w:rsidR="000D1F6F" w:rsidRPr="00FE3E1F">
        <w:rPr>
          <w:rFonts w:cstheme="minorHAnsi"/>
          <w:sz w:val="24"/>
          <w:szCs w:val="24"/>
        </w:rPr>
        <w:t xml:space="preserve"> </w:t>
      </w:r>
      <m:oMath>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j</m:t>
            </m:r>
          </m:sub>
        </m:sSub>
      </m:oMath>
      <w:r w:rsidR="00DA3628" w:rsidRPr="00FE3E1F">
        <w:rPr>
          <w:rFonts w:cstheme="minorHAnsi"/>
          <w:sz w:val="24"/>
          <w:szCs w:val="24"/>
        </w:rPr>
        <w:t xml:space="preserve"> is derived from the logarithmic conductivity variance</w:t>
      </w:r>
      <w:r w:rsidR="00F36F36" w:rsidRPr="00FE3E1F">
        <w:rPr>
          <w:rFonts w:cstheme="minorHAnsi"/>
          <w:sz w:val="24"/>
          <w:szCs w:val="24"/>
        </w:rPr>
        <w:t xml:space="preserve"> </w:t>
      </w:r>
      <w:r w:rsidR="00DA3628" w:rsidRPr="00FE3E1F">
        <w:rPr>
          <w:rFonts w:cstheme="minorHAnsi"/>
          <w:sz w:val="24"/>
          <w:szCs w:val="24"/>
        </w:rPr>
        <w:t xml:space="preserve">and differs for plume front and tail, according to </w:t>
      </w:r>
      <m:oMath>
        <m:f>
          <m:fPr>
            <m:ctrlPr>
              <w:rPr>
                <w:rFonts w:ascii="Cambria Math" w:hAnsi="Cambria Math" w:cstheme="minorHAnsi"/>
                <w:i/>
                <w:sz w:val="24"/>
                <w:szCs w:val="24"/>
              </w:rPr>
            </m:ctrlPr>
          </m:fPr>
          <m:num>
            <m:r>
              <w:rPr>
                <w:rFonts w:ascii="Cambria Math" w:cstheme="minorHAnsi"/>
                <w:sz w:val="24"/>
                <w:szCs w:val="24"/>
              </w:rPr>
              <m:t>1</m:t>
            </m:r>
          </m:num>
          <m:den>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f</m:t>
                </m:r>
              </m:sub>
            </m:sSub>
          </m:den>
        </m:f>
        <m:r>
          <w:rPr>
            <w:rFonts w:ascii="Cambria Math" w:cstheme="minorHAnsi"/>
            <w:sz w:val="24"/>
            <w:szCs w:val="24"/>
          </w:rPr>
          <m:t>=</m:t>
        </m:r>
        <m:r>
          <w:rPr>
            <w:rFonts w:ascii="Cambria Math" w:cstheme="minorHAnsi"/>
            <w:sz w:val="24"/>
            <w:szCs w:val="24"/>
          </w:rPr>
          <m:t> </m:t>
        </m:r>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t</m:t>
            </m:r>
          </m:sub>
        </m:sSub>
        <m:r>
          <w:rPr>
            <w:rFonts w:ascii="Cambria Math" w:cstheme="minorHAnsi"/>
            <w:sz w:val="24"/>
            <w:szCs w:val="24"/>
          </w:rPr>
          <m:t xml:space="preserve">= </m:t>
        </m:r>
        <m:sSup>
          <m:sSupPr>
            <m:ctrlPr>
              <w:rPr>
                <w:rFonts w:ascii="Cambria Math" w:hAnsi="Cambria Math" w:cstheme="minorHAnsi"/>
                <w:i/>
                <w:sz w:val="24"/>
                <w:szCs w:val="24"/>
              </w:rPr>
            </m:ctrlPr>
          </m:sSupPr>
          <m:e>
            <m:r>
              <w:rPr>
                <w:rFonts w:ascii="Cambria Math" w:cstheme="minorHAnsi"/>
                <w:sz w:val="24"/>
                <w:szCs w:val="24"/>
              </w:rPr>
              <m:t>e</m:t>
            </m:r>
          </m:e>
          <m:sup>
            <m:rad>
              <m:radPr>
                <m:degHide m:val="1"/>
                <m:ctrlPr>
                  <w:rPr>
                    <w:rFonts w:ascii="Cambria Math" w:hAnsi="Cambria Math" w:cstheme="minorHAnsi"/>
                    <w:i/>
                    <w:sz w:val="24"/>
                    <w:szCs w:val="24"/>
                  </w:rPr>
                </m:ctrlPr>
              </m:radPr>
              <m:deg/>
              <m:e>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cstheme="minorHAnsi"/>
                            <w:sz w:val="24"/>
                            <w:szCs w:val="24"/>
                          </w:rPr>
                          <m:t>σ</m:t>
                        </m:r>
                      </m:e>
                      <m:sup>
                        <m:r>
                          <w:rPr>
                            <w:rFonts w:ascii="Cambria Math" w:cstheme="minorHAnsi"/>
                            <w:sz w:val="24"/>
                            <w:szCs w:val="24"/>
                          </w:rPr>
                          <m:t>2</m:t>
                        </m:r>
                      </m:sup>
                    </m:sSup>
                  </m:e>
                  <m:sub>
                    <m:r>
                      <w:rPr>
                        <w:rFonts w:ascii="Cambria Math" w:cstheme="minorHAnsi"/>
                        <w:sz w:val="24"/>
                        <w:szCs w:val="24"/>
                      </w:rPr>
                      <m:t>lnk</m:t>
                    </m:r>
                  </m:sub>
                </m:sSub>
              </m:e>
            </m:rad>
          </m:sup>
        </m:sSup>
      </m:oMath>
      <w:r w:rsidR="00D36529" w:rsidRPr="00FE3E1F">
        <w:rPr>
          <w:rFonts w:cstheme="minorHAnsi"/>
          <w:sz w:val="24"/>
          <w:szCs w:val="24"/>
        </w:rPr>
        <w:t>.</w:t>
      </w:r>
      <w:r w:rsidR="00362874" w:rsidRPr="00FE3E1F">
        <w:rPr>
          <w:rFonts w:cstheme="minorHAnsi"/>
          <w:sz w:val="24"/>
          <w:szCs w:val="24"/>
        </w:rPr>
        <w:t xml:space="preserve"> </w:t>
      </w:r>
      <w:r w:rsidR="00F36F36" w:rsidRPr="00FE3E1F">
        <w:rPr>
          <w:rFonts w:cstheme="minorHAnsi"/>
          <w:sz w:val="24"/>
          <w:szCs w:val="24"/>
        </w:rPr>
        <w:t>T</w:t>
      </w:r>
      <w:r w:rsidR="00362874" w:rsidRPr="00FE3E1F">
        <w:rPr>
          <w:rFonts w:cstheme="minorHAnsi"/>
          <w:sz w:val="24"/>
          <w:szCs w:val="24"/>
        </w:rPr>
        <w:t xml:space="preserve">hese equations </w:t>
      </w:r>
      <w:r w:rsidR="00F8772F">
        <w:rPr>
          <w:rFonts w:cstheme="minorHAnsi"/>
          <w:sz w:val="24"/>
          <w:szCs w:val="24"/>
        </w:rPr>
        <w:t>show that</w:t>
      </w:r>
      <w:r w:rsidR="00F36F36" w:rsidRPr="00FE3E1F">
        <w:rPr>
          <w:rFonts w:cstheme="minorHAnsi"/>
          <w:sz w:val="24"/>
          <w:szCs w:val="24"/>
        </w:rPr>
        <w:t xml:space="preserve"> </w:t>
      </w:r>
      <w:r w:rsidR="00362874" w:rsidRPr="00FE3E1F">
        <w:rPr>
          <w:rFonts w:cstheme="minorHAnsi"/>
          <w:sz w:val="24"/>
          <w:szCs w:val="24"/>
        </w:rPr>
        <w:t>the</w:t>
      </w:r>
      <w:r w:rsidR="00D36529" w:rsidRPr="00FE3E1F">
        <w:rPr>
          <w:rFonts w:cstheme="minorHAnsi"/>
          <w:sz w:val="24"/>
          <w:szCs w:val="24"/>
        </w:rPr>
        <w:t xml:space="preserve"> </w:t>
      </w:r>
      <w:r w:rsidR="00362874" w:rsidRPr="00FE3E1F">
        <w:rPr>
          <w:rFonts w:cstheme="minorHAnsi"/>
          <w:sz w:val="24"/>
          <w:szCs w:val="24"/>
        </w:rPr>
        <w:t xml:space="preserve">ATP </w:t>
      </w:r>
      <w:r w:rsidR="00D36529" w:rsidRPr="00FE3E1F">
        <w:rPr>
          <w:rFonts w:cstheme="minorHAnsi"/>
          <w:sz w:val="24"/>
          <w:szCs w:val="24"/>
        </w:rPr>
        <w:t>parameters</w:t>
      </w:r>
      <w:r w:rsidR="00362874" w:rsidRPr="00FE3E1F">
        <w:rPr>
          <w:rFonts w:cstheme="minorHAnsi"/>
          <w:sz w:val="24"/>
          <w:szCs w:val="24"/>
        </w:rPr>
        <w:t xml:space="preserve"> </w:t>
      </w:r>
      <w:r w:rsidR="00F8772F">
        <w:rPr>
          <w:rFonts w:cstheme="minorHAnsi"/>
          <w:sz w:val="24"/>
          <w:szCs w:val="24"/>
        </w:rPr>
        <w:t>are one to one related</w:t>
      </w:r>
      <w:r w:rsidR="00D36529" w:rsidRPr="00FE3E1F">
        <w:rPr>
          <w:rFonts w:cstheme="minorHAnsi"/>
          <w:sz w:val="24"/>
          <w:szCs w:val="24"/>
        </w:rPr>
        <w:t xml:space="preserve"> to </w:t>
      </w:r>
      <w:r w:rsidR="00362874" w:rsidRPr="00FE3E1F">
        <w:rPr>
          <w:rFonts w:cstheme="minorHAnsi"/>
          <w:sz w:val="24"/>
          <w:szCs w:val="24"/>
        </w:rPr>
        <w:t>the stochastic</w:t>
      </w:r>
      <w:r w:rsidR="00D36529" w:rsidRPr="00FE3E1F">
        <w:rPr>
          <w:rFonts w:cstheme="minorHAnsi"/>
          <w:sz w:val="24"/>
          <w:szCs w:val="24"/>
        </w:rPr>
        <w:t xml:space="preserve"> parameters </w:t>
      </w:r>
      <w:r w:rsidR="00362874" w:rsidRPr="00FE3E1F">
        <w:rPr>
          <w:rFonts w:cstheme="minorHAnsi"/>
          <w:sz w:val="24"/>
          <w:szCs w:val="24"/>
        </w:rPr>
        <w:t>representing the aquifer heterogeneity at sub-model scale.</w:t>
      </w:r>
    </w:p>
    <w:p w14:paraId="202233E4" w14:textId="77777777" w:rsidR="005745D1" w:rsidRPr="00FE3E1F" w:rsidRDefault="005745D1" w:rsidP="003A11D3">
      <w:pPr>
        <w:rPr>
          <w:rFonts w:cstheme="minorHAnsi"/>
          <w:sz w:val="24"/>
          <w:szCs w:val="24"/>
        </w:rPr>
      </w:pPr>
    </w:p>
    <w:p w14:paraId="2BA86CF4" w14:textId="7D68FBFF" w:rsidR="002F1655" w:rsidRPr="00FE3E1F" w:rsidRDefault="00B11D33" w:rsidP="00966AEB">
      <w:pPr>
        <w:rPr>
          <w:rFonts w:cs="Times New Roman"/>
          <w:sz w:val="24"/>
          <w:szCs w:val="24"/>
        </w:rPr>
      </w:pPr>
      <w:r>
        <w:rPr>
          <w:rFonts w:cs="Times New Roman"/>
          <w:sz w:val="24"/>
          <w:szCs w:val="24"/>
          <w:u w:val="single"/>
        </w:rPr>
        <w:t>Consequences of c</w:t>
      </w:r>
      <w:r w:rsidR="002F1655" w:rsidRPr="00FE3E1F">
        <w:rPr>
          <w:rFonts w:cs="Times New Roman"/>
          <w:sz w:val="24"/>
          <w:szCs w:val="24"/>
          <w:u w:val="single"/>
        </w:rPr>
        <w:t>onservation of mass</w:t>
      </w:r>
      <w:r w:rsidR="003C3DDC" w:rsidRPr="00FE3E1F">
        <w:rPr>
          <w:rFonts w:cs="Times New Roman"/>
          <w:sz w:val="24"/>
          <w:szCs w:val="24"/>
        </w:rPr>
        <w:t xml:space="preserve"> </w:t>
      </w:r>
      <w:r w:rsidR="002B7DA6" w:rsidRPr="00FE3E1F">
        <w:rPr>
          <w:rFonts w:cs="Times New Roman"/>
          <w:sz w:val="24"/>
          <w:szCs w:val="24"/>
        </w:rPr>
        <w:t xml:space="preserve"> </w:t>
      </w:r>
    </w:p>
    <w:p w14:paraId="48E6F009" w14:textId="79735E43" w:rsidR="00966AEB" w:rsidRPr="00FE3E1F" w:rsidRDefault="00AC587F" w:rsidP="00966AEB">
      <w:pPr>
        <w:rPr>
          <w:rFonts w:cstheme="minorHAnsi"/>
          <w:sz w:val="24"/>
          <w:szCs w:val="24"/>
        </w:rPr>
      </w:pPr>
      <w:r w:rsidRPr="00FE3E1F">
        <w:rPr>
          <w:rFonts w:cs="Times New Roman"/>
          <w:sz w:val="24"/>
          <w:szCs w:val="24"/>
        </w:rPr>
        <w:t xml:space="preserve">After flowing through </w:t>
      </w:r>
      <w:r w:rsidR="0059440E">
        <w:rPr>
          <w:rFonts w:cs="Times New Roman"/>
          <w:sz w:val="24"/>
          <w:szCs w:val="24"/>
        </w:rPr>
        <w:t xml:space="preserve">a </w:t>
      </w:r>
      <w:proofErr w:type="gramStart"/>
      <w:r w:rsidRPr="00FE3E1F">
        <w:rPr>
          <w:rFonts w:cs="Times New Roman"/>
          <w:sz w:val="24"/>
          <w:szCs w:val="24"/>
        </w:rPr>
        <w:t>domain</w:t>
      </w:r>
      <w:proofErr w:type="gramEnd"/>
      <w:r w:rsidRPr="00FE3E1F">
        <w:rPr>
          <w:rFonts w:cs="Times New Roman"/>
          <w:sz w:val="24"/>
          <w:szCs w:val="24"/>
        </w:rPr>
        <w:t xml:space="preserve"> A, t</w:t>
      </w:r>
      <w:r w:rsidR="00966AEB" w:rsidRPr="00FE3E1F">
        <w:rPr>
          <w:rFonts w:cs="Times New Roman"/>
          <w:sz w:val="24"/>
          <w:szCs w:val="24"/>
        </w:rPr>
        <w:t xml:space="preserve">he average of the different travel distances of </w:t>
      </w:r>
      <w:r w:rsidRPr="00FE3E1F">
        <w:rPr>
          <w:rFonts w:cs="Times New Roman"/>
          <w:sz w:val="24"/>
          <w:szCs w:val="24"/>
        </w:rPr>
        <w:t xml:space="preserve">the </w:t>
      </w:r>
      <w:r w:rsidR="00966AEB" w:rsidRPr="00FE3E1F">
        <w:rPr>
          <w:rFonts w:cs="Times New Roman"/>
          <w:sz w:val="24"/>
          <w:szCs w:val="24"/>
        </w:rPr>
        <w:t>water particles shown in figure 1 equals the distance</w:t>
      </w:r>
      <w:r w:rsidR="0059440E">
        <w:rPr>
          <w:rFonts w:cs="Times New Roman"/>
          <w:sz w:val="24"/>
          <w:szCs w:val="24"/>
        </w:rPr>
        <w:t>, so</w:t>
      </w:r>
      <w:r w:rsidR="00966AEB" w:rsidRPr="00FE3E1F">
        <w:rPr>
          <w:rFonts w:cs="Times New Roman"/>
          <w:sz w:val="24"/>
          <w:szCs w:val="24"/>
        </w:rPr>
        <w:t xml:space="preserve"> </w:t>
      </w:r>
      <w:r w:rsidR="0059440E" w:rsidRPr="0059440E">
        <w:rPr>
          <w:rFonts w:cs="Times New Roman"/>
          <w:i/>
          <w:iCs/>
          <w:sz w:val="24"/>
          <w:szCs w:val="24"/>
        </w:rPr>
        <w:t>S=</w:t>
      </w:r>
      <w:r w:rsidRPr="007D1A42">
        <w:rPr>
          <w:rFonts w:cs="Times New Roman"/>
          <w:i/>
          <w:iCs/>
          <w:sz w:val="24"/>
          <w:szCs w:val="24"/>
        </w:rPr>
        <w:t>L</w:t>
      </w:r>
      <w:r w:rsidRPr="007D1A42">
        <w:rPr>
          <w:rFonts w:cs="Times New Roman"/>
          <w:i/>
          <w:iCs/>
          <w:sz w:val="24"/>
          <w:szCs w:val="24"/>
          <w:vertAlign w:val="subscript"/>
        </w:rPr>
        <w:t>A</w:t>
      </w:r>
      <w:r w:rsidR="002B7DA6" w:rsidRPr="00FE3E1F">
        <w:rPr>
          <w:rFonts w:cs="Times New Roman"/>
          <w:sz w:val="24"/>
          <w:szCs w:val="24"/>
        </w:rPr>
        <w:t>.</w:t>
      </w:r>
      <w:r w:rsidR="00966AEB" w:rsidRPr="00FE3E1F">
        <w:rPr>
          <w:rFonts w:cs="Times New Roman"/>
          <w:sz w:val="24"/>
          <w:szCs w:val="24"/>
        </w:rPr>
        <w:t xml:space="preserve"> </w:t>
      </w:r>
      <w:r w:rsidRPr="00FE3E1F">
        <w:rPr>
          <w:rFonts w:cs="Times New Roman"/>
          <w:sz w:val="24"/>
          <w:szCs w:val="24"/>
        </w:rPr>
        <w:t>Continuity of flow causes</w:t>
      </w:r>
      <w:r w:rsidR="00966AEB" w:rsidRPr="00FE3E1F">
        <w:rPr>
          <w:rFonts w:cs="Times New Roman"/>
          <w:sz w:val="24"/>
          <w:szCs w:val="24"/>
        </w:rPr>
        <w:t xml:space="preserve"> the part of the water particles traveled faster than average </w:t>
      </w:r>
      <w:r w:rsidRPr="00FE3E1F">
        <w:rPr>
          <w:rFonts w:cs="Times New Roman"/>
          <w:sz w:val="24"/>
          <w:szCs w:val="24"/>
        </w:rPr>
        <w:t xml:space="preserve">to be </w:t>
      </w:r>
      <w:r w:rsidR="00966AEB" w:rsidRPr="00FE3E1F">
        <w:rPr>
          <w:rFonts w:cs="Times New Roman"/>
          <w:sz w:val="24"/>
          <w:szCs w:val="24"/>
        </w:rPr>
        <w:t>equal</w:t>
      </w:r>
      <w:r w:rsidRPr="00FE3E1F">
        <w:rPr>
          <w:rFonts w:cs="Times New Roman"/>
          <w:sz w:val="24"/>
          <w:szCs w:val="24"/>
        </w:rPr>
        <w:t xml:space="preserve"> to</w:t>
      </w:r>
      <w:r w:rsidR="00966AEB" w:rsidRPr="00FE3E1F">
        <w:rPr>
          <w:rFonts w:cs="Times New Roman"/>
          <w:sz w:val="24"/>
          <w:szCs w:val="24"/>
        </w:rPr>
        <w:t xml:space="preserve"> the part traveled slower</w:t>
      </w:r>
      <w:r w:rsidR="0059440E">
        <w:rPr>
          <w:rFonts w:cs="Times New Roman"/>
          <w:sz w:val="24"/>
          <w:szCs w:val="24"/>
        </w:rPr>
        <w:t>, which are volumes shifted forward and backward relative to the average traveled distance</w:t>
      </w:r>
      <w:r w:rsidRPr="00FE3E1F">
        <w:rPr>
          <w:rFonts w:cs="Times New Roman"/>
          <w:sz w:val="24"/>
          <w:szCs w:val="24"/>
        </w:rPr>
        <w:t>.</w:t>
      </w:r>
      <w:r w:rsidR="00966AEB" w:rsidRPr="00FE3E1F">
        <w:rPr>
          <w:rFonts w:cs="Times New Roman"/>
          <w:sz w:val="24"/>
          <w:szCs w:val="24"/>
        </w:rPr>
        <w:t xml:space="preserve"> </w:t>
      </w:r>
      <w:r w:rsidR="00966AEB" w:rsidRPr="00FE3E1F">
        <w:rPr>
          <w:rFonts w:cstheme="minorHAnsi"/>
          <w:sz w:val="24"/>
          <w:szCs w:val="24"/>
        </w:rPr>
        <w:t xml:space="preserve">In figure 2, the shifted volumes </w:t>
      </w:r>
      <w:r w:rsidR="0059440E">
        <w:rPr>
          <w:rFonts w:cstheme="minorHAnsi"/>
          <w:sz w:val="24"/>
          <w:szCs w:val="24"/>
        </w:rPr>
        <w:t>are positioned at</w:t>
      </w:r>
      <w:r w:rsidR="00966AEB" w:rsidRPr="00FE3E1F">
        <w:rPr>
          <w:rFonts w:cstheme="minorHAnsi"/>
          <w:sz w:val="24"/>
          <w:szCs w:val="24"/>
        </w:rPr>
        <w:t xml:space="preserve"> the boundary of a domain A </w:t>
      </w:r>
      <w:r w:rsidR="0059440E">
        <w:rPr>
          <w:rFonts w:cstheme="minorHAnsi"/>
          <w:sz w:val="24"/>
          <w:szCs w:val="24"/>
        </w:rPr>
        <w:t xml:space="preserve">which </w:t>
      </w:r>
      <w:r w:rsidR="00966AEB" w:rsidRPr="00FE3E1F">
        <w:rPr>
          <w:rFonts w:cstheme="minorHAnsi"/>
          <w:sz w:val="24"/>
          <w:szCs w:val="24"/>
        </w:rPr>
        <w:t xml:space="preserve">are </w:t>
      </w:r>
      <w:r w:rsidRPr="00FE3E1F">
        <w:rPr>
          <w:rFonts w:cstheme="minorHAnsi"/>
          <w:sz w:val="24"/>
          <w:szCs w:val="24"/>
        </w:rPr>
        <w:t xml:space="preserve">named </w:t>
      </w:r>
      <w:r w:rsidR="00966AEB" w:rsidRPr="00FE3E1F">
        <w:rPr>
          <w:rFonts w:cstheme="minorHAnsi"/>
          <w:sz w:val="24"/>
          <w:szCs w:val="24"/>
        </w:rPr>
        <w:t>drift</w:t>
      </w:r>
      <w:r w:rsidR="0059440E">
        <w:rPr>
          <w:rFonts w:cstheme="minorHAnsi"/>
          <w:sz w:val="24"/>
          <w:szCs w:val="24"/>
        </w:rPr>
        <w:t xml:space="preserve"> (forward)</w:t>
      </w:r>
      <w:r w:rsidR="00966AEB" w:rsidRPr="00FE3E1F">
        <w:rPr>
          <w:rFonts w:cstheme="minorHAnsi"/>
          <w:sz w:val="24"/>
          <w:szCs w:val="24"/>
        </w:rPr>
        <w:t xml:space="preserve"> and reflux</w:t>
      </w:r>
      <w:r w:rsidR="0059440E">
        <w:rPr>
          <w:rFonts w:cstheme="minorHAnsi"/>
          <w:sz w:val="24"/>
          <w:szCs w:val="24"/>
        </w:rPr>
        <w:t xml:space="preserve"> (backward)</w:t>
      </w:r>
      <w:r w:rsidRPr="00FE3E1F">
        <w:rPr>
          <w:rFonts w:cstheme="minorHAnsi"/>
          <w:sz w:val="24"/>
          <w:szCs w:val="24"/>
        </w:rPr>
        <w:t xml:space="preserve"> after </w:t>
      </w:r>
      <w:r w:rsidRPr="00FE3E1F">
        <w:rPr>
          <w:rFonts w:cstheme="minorHAnsi"/>
          <w:sz w:val="24"/>
          <w:szCs w:val="24"/>
          <w:highlight w:val="yellow"/>
        </w:rPr>
        <w:t xml:space="preserve">Dagan and </w:t>
      </w:r>
      <w:proofErr w:type="spellStart"/>
      <w:r w:rsidRPr="00FE3E1F">
        <w:rPr>
          <w:rFonts w:cstheme="minorHAnsi"/>
          <w:sz w:val="24"/>
          <w:szCs w:val="24"/>
          <w:highlight w:val="yellow"/>
        </w:rPr>
        <w:t>Lessof</w:t>
      </w:r>
      <w:proofErr w:type="spellEnd"/>
      <w:r w:rsidRPr="0059440E">
        <w:rPr>
          <w:rFonts w:cstheme="minorHAnsi"/>
          <w:sz w:val="24"/>
          <w:szCs w:val="24"/>
          <w:highlight w:val="yellow"/>
        </w:rPr>
        <w:t xml:space="preserve"> </w:t>
      </w:r>
      <w:r w:rsidR="0059440E" w:rsidRPr="0059440E">
        <w:rPr>
          <w:rFonts w:cstheme="minorHAnsi"/>
          <w:sz w:val="24"/>
          <w:szCs w:val="24"/>
          <w:highlight w:val="yellow"/>
        </w:rPr>
        <w:t>CHECK</w:t>
      </w:r>
      <w:r w:rsidR="00966AEB" w:rsidRPr="0059440E">
        <w:rPr>
          <w:rFonts w:cstheme="minorHAnsi"/>
          <w:sz w:val="24"/>
          <w:szCs w:val="24"/>
          <w:highlight w:val="yellow"/>
        </w:rPr>
        <w:t>.</w:t>
      </w:r>
      <w:r w:rsidR="00966AEB" w:rsidRPr="00FE3E1F">
        <w:rPr>
          <w:rFonts w:cstheme="minorHAnsi"/>
          <w:sz w:val="24"/>
          <w:szCs w:val="24"/>
        </w:rPr>
        <w:t xml:space="preserve"> </w:t>
      </w:r>
    </w:p>
    <w:p w14:paraId="6664D112" w14:textId="77777777" w:rsidR="00966AEB" w:rsidRPr="00FE3E1F" w:rsidRDefault="00966AEB" w:rsidP="00747195">
      <w:pPr>
        <w:rPr>
          <w:rFonts w:cs="Times New Roman"/>
          <w:sz w:val="24"/>
          <w:szCs w:val="24"/>
        </w:rPr>
      </w:pPr>
    </w:p>
    <w:p w14:paraId="3897FC09" w14:textId="747C7A18" w:rsidR="00747195" w:rsidRPr="00FE3E1F" w:rsidRDefault="00747195" w:rsidP="00747195">
      <w:pPr>
        <w:rPr>
          <w:rFonts w:cs="Times New Roman"/>
          <w:sz w:val="24"/>
          <w:szCs w:val="24"/>
        </w:rPr>
      </w:pPr>
      <w:r w:rsidRPr="00FE3E1F">
        <w:rPr>
          <w:noProof/>
        </w:rPr>
        <w:drawing>
          <wp:inline distT="0" distB="0" distL="0" distR="0" wp14:anchorId="359BB43C" wp14:editId="315E3844">
            <wp:extent cx="4201886" cy="1376576"/>
            <wp:effectExtent l="0" t="0" r="0" b="0"/>
            <wp:docPr id="15584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8752" cy="1385377"/>
                    </a:xfrm>
                    <a:prstGeom prst="rect">
                      <a:avLst/>
                    </a:prstGeom>
                    <a:noFill/>
                    <a:ln>
                      <a:noFill/>
                    </a:ln>
                  </pic:spPr>
                </pic:pic>
              </a:graphicData>
            </a:graphic>
          </wp:inline>
        </w:drawing>
      </w:r>
    </w:p>
    <w:p w14:paraId="39ACB06C" w14:textId="01D698FD" w:rsidR="00747195" w:rsidRPr="00FE3E1F" w:rsidRDefault="00747195" w:rsidP="00747195">
      <w:pPr>
        <w:rPr>
          <w:rFonts w:cstheme="minorHAnsi"/>
          <w:sz w:val="24"/>
          <w:szCs w:val="24"/>
        </w:rPr>
      </w:pPr>
      <w:r w:rsidRPr="00FE3E1F">
        <w:rPr>
          <w:rFonts w:cstheme="minorHAnsi"/>
          <w:b/>
          <w:sz w:val="24"/>
          <w:szCs w:val="24"/>
        </w:rPr>
        <w:t>Figure 2.</w:t>
      </w:r>
      <w:r w:rsidRPr="00FE3E1F">
        <w:rPr>
          <w:rFonts w:cstheme="minorHAnsi"/>
          <w:bCs/>
          <w:sz w:val="24"/>
          <w:szCs w:val="24"/>
        </w:rPr>
        <w:t xml:space="preserve"> Vertical section. </w:t>
      </w:r>
      <w:r w:rsidRPr="00FE3E1F">
        <w:rPr>
          <w:rFonts w:cstheme="minorHAnsi"/>
          <w:sz w:val="24"/>
          <w:szCs w:val="24"/>
        </w:rPr>
        <w:t xml:space="preserve">Scheme of spread and wake </w:t>
      </w:r>
      <w:r w:rsidR="000D1F6F" w:rsidRPr="00FE3E1F">
        <w:rPr>
          <w:rFonts w:cstheme="minorHAnsi"/>
          <w:sz w:val="24"/>
          <w:szCs w:val="24"/>
        </w:rPr>
        <w:t>from</w:t>
      </w:r>
      <w:r w:rsidRPr="00FE3E1F">
        <w:rPr>
          <w:rFonts w:cstheme="minorHAnsi"/>
          <w:sz w:val="24"/>
          <w:szCs w:val="24"/>
        </w:rPr>
        <w:t xml:space="preserve"> figure 1, top </w:t>
      </w:r>
      <w:r w:rsidR="00BF641A" w:rsidRPr="00FE3E1F">
        <w:rPr>
          <w:rFonts w:cstheme="minorHAnsi"/>
          <w:sz w:val="24"/>
          <w:szCs w:val="24"/>
        </w:rPr>
        <w:t xml:space="preserve">to </w:t>
      </w:r>
      <w:r w:rsidR="00966AEB" w:rsidRPr="00FE3E1F">
        <w:rPr>
          <w:rFonts w:cstheme="minorHAnsi"/>
          <w:sz w:val="24"/>
          <w:szCs w:val="24"/>
        </w:rPr>
        <w:t>defin</w:t>
      </w:r>
      <w:r w:rsidR="00BF641A" w:rsidRPr="00FE3E1F">
        <w:rPr>
          <w:rFonts w:cstheme="minorHAnsi"/>
          <w:sz w:val="24"/>
          <w:szCs w:val="24"/>
        </w:rPr>
        <w:t>e</w:t>
      </w:r>
      <w:r w:rsidR="00966AEB" w:rsidRPr="00FE3E1F">
        <w:rPr>
          <w:rFonts w:cstheme="minorHAnsi"/>
          <w:sz w:val="24"/>
          <w:szCs w:val="24"/>
        </w:rPr>
        <w:t xml:space="preserve"> drift and reflux for the shifted volumes</w:t>
      </w:r>
      <w:r w:rsidRPr="00FE3E1F">
        <w:rPr>
          <w:rFonts w:cstheme="minorHAnsi"/>
          <w:sz w:val="24"/>
          <w:szCs w:val="24"/>
        </w:rPr>
        <w:t xml:space="preserve"> across the boundary of a domain A. </w:t>
      </w:r>
    </w:p>
    <w:p w14:paraId="6021A210" w14:textId="68567D63" w:rsidR="007D3E7B" w:rsidRPr="00FE3E1F" w:rsidRDefault="007D3E7B" w:rsidP="00F55F35">
      <w:pPr>
        <w:rPr>
          <w:rFonts w:cstheme="minorHAnsi"/>
          <w:sz w:val="24"/>
          <w:szCs w:val="24"/>
        </w:rPr>
      </w:pPr>
    </w:p>
    <w:p w14:paraId="43E2F965" w14:textId="70624554" w:rsidR="007E38F9" w:rsidRPr="00FE3E1F" w:rsidRDefault="0059440E" w:rsidP="007E38F9">
      <w:pPr>
        <w:rPr>
          <w:rFonts w:cs="Times New Roman"/>
          <w:sz w:val="24"/>
          <w:szCs w:val="24"/>
        </w:rPr>
      </w:pPr>
      <w:r>
        <w:rPr>
          <w:rFonts w:cs="Times New Roman"/>
          <w:sz w:val="24"/>
          <w:szCs w:val="24"/>
        </w:rPr>
        <w:t>Using</w:t>
      </w:r>
      <w:r w:rsidR="005620A6" w:rsidRPr="00FE3E1F">
        <w:rPr>
          <w:rFonts w:cs="Times New Roman"/>
          <w:sz w:val="24"/>
          <w:szCs w:val="24"/>
        </w:rPr>
        <w:t xml:space="preserve"> rectangular shapes, t</w:t>
      </w:r>
      <w:r w:rsidR="00AC587F" w:rsidRPr="00FE3E1F">
        <w:rPr>
          <w:rFonts w:cs="Times New Roman"/>
          <w:sz w:val="24"/>
          <w:szCs w:val="24"/>
        </w:rPr>
        <w:t>he length of the volumes of the drift and reflux follow from continuity of flow (De Lange 202</w:t>
      </w:r>
      <w:r w:rsidR="005659DB">
        <w:rPr>
          <w:rFonts w:cs="Times New Roman"/>
          <w:sz w:val="24"/>
          <w:szCs w:val="24"/>
        </w:rPr>
        <w:t>0</w:t>
      </w:r>
      <w:r w:rsidR="00AC587F" w:rsidRPr="00FE3E1F">
        <w:rPr>
          <w:rFonts w:cs="Times New Roman"/>
          <w:sz w:val="24"/>
          <w:szCs w:val="24"/>
        </w:rPr>
        <w:t>) and are expressed by:</w:t>
      </w:r>
    </w:p>
    <w:p w14:paraId="1AFD5FED" w14:textId="77777777" w:rsidR="00AC587F" w:rsidRPr="00FE3E1F" w:rsidRDefault="00AC587F" w:rsidP="007E38F9">
      <w:pPr>
        <w:rPr>
          <w:rFonts w:cs="Times New Roman"/>
          <w:sz w:val="24"/>
          <w:szCs w:val="24"/>
        </w:rPr>
      </w:pPr>
    </w:p>
    <w:p w14:paraId="5CF96FB7" w14:textId="1A8A233F" w:rsidR="007D3E7B" w:rsidRPr="00FE3E1F" w:rsidRDefault="007D3E7B" w:rsidP="007E38F9">
      <w:pPr>
        <w:ind w:firstLine="708"/>
        <w:rPr>
          <w:rFonts w:cs="Times New Roman"/>
          <w:sz w:val="24"/>
          <w:szCs w:val="24"/>
        </w:rPr>
      </w:pP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A,j,dr</m:t>
            </m:r>
          </m:sub>
        </m:sSub>
        <m:r>
          <w:rPr>
            <w:rFonts w:ascii="Cambria Math" w:cs="Times New Roman"/>
            <w:sz w:val="24"/>
            <w:szCs w:val="24"/>
          </w:rPr>
          <m:t xml:space="preserve"> = 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m:t>
            </m:r>
          </m:sub>
        </m:sSub>
        <m:r>
          <w:rPr>
            <w:rFonts w:ascii="Cambria Math" w:cs="Times New Roman"/>
            <w:sz w:val="24"/>
            <w:szCs w:val="24"/>
          </w:rPr>
          <m:t xml:space="preserve"> </m:t>
        </m:r>
        <m:d>
          <m:dPr>
            <m:ctrlPr>
              <w:rPr>
                <w:rFonts w:ascii="Cambria Math" w:hAnsi="Cambria Math" w:cs="Times New Roman"/>
                <w:i/>
                <w:sz w:val="24"/>
                <w:szCs w:val="24"/>
              </w:rPr>
            </m:ctrlPr>
          </m:dPr>
          <m:e>
            <m:r>
              <w:rPr>
                <w:rFonts w:ascii="Cambria Math" w:cs="Times New Roman"/>
                <w:sz w:val="24"/>
                <w:szCs w:val="24"/>
              </w:rPr>
              <m:t>1</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e>
        </m:d>
      </m:oMath>
      <w:r w:rsidRPr="00FE3E1F">
        <w:rPr>
          <w:rFonts w:cs="Times New Roman"/>
          <w:sz w:val="24"/>
          <w:szCs w:val="24"/>
        </w:rPr>
        <w:t xml:space="preserve"> </w:t>
      </w:r>
      <w:r w:rsidRPr="00FE3E1F">
        <w:rPr>
          <w:rFonts w:cs="Times New Roman"/>
          <w:sz w:val="24"/>
          <w:szCs w:val="24"/>
        </w:rPr>
        <w:tab/>
        <w:t xml:space="preserve"> </w:t>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w:t>
      </w:r>
      <w:r w:rsidR="000D1F6F" w:rsidRPr="00FE3E1F">
        <w:rPr>
          <w:rFonts w:cs="Times New Roman"/>
          <w:sz w:val="24"/>
          <w:szCs w:val="24"/>
        </w:rPr>
        <w:t>3</w:t>
      </w:r>
      <w:r w:rsidRPr="00FE3E1F">
        <w:rPr>
          <w:rFonts w:cs="Times New Roman"/>
          <w:sz w:val="24"/>
          <w:szCs w:val="24"/>
        </w:rPr>
        <w:t>)</w:t>
      </w:r>
    </w:p>
    <w:p w14:paraId="48952D82" w14:textId="2C59DE7B" w:rsidR="007D3E7B" w:rsidRPr="00FE3E1F" w:rsidRDefault="007D3E7B" w:rsidP="00681130">
      <w:pPr>
        <w:ind w:firstLine="708"/>
        <w:rPr>
          <w:rFonts w:cs="Times New Roman"/>
          <w:sz w:val="24"/>
          <w:szCs w:val="24"/>
        </w:rPr>
      </w:pP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A,j,ref</m:t>
            </m:r>
          </m:sub>
        </m:sSub>
        <m:r>
          <w:rPr>
            <w:rFonts w:ascii="Cambria Math" w:cs="Times New Roman"/>
            <w:sz w:val="24"/>
            <w:szCs w:val="24"/>
          </w:rPr>
          <m:t xml:space="preserve"> =Δ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m:t>
            </m:r>
          </m:sub>
        </m:sSub>
        <m:r>
          <w:rPr>
            <w:rFonts w:asci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β</m:t>
            </m:r>
          </m:e>
          <m:sub>
            <m:r>
              <w:rPr>
                <w:rFonts w:ascii="Cambria Math" w:hAnsi="Cambria Math" w:cs="Cambria Math"/>
                <w:sz w:val="24"/>
                <w:szCs w:val="24"/>
              </w:rPr>
              <m:t>j</m:t>
            </m:r>
          </m:sub>
        </m:sSub>
      </m:oMath>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w:t>
      </w:r>
      <w:r w:rsidR="000D1F6F" w:rsidRPr="00FE3E1F">
        <w:rPr>
          <w:rFonts w:cs="Times New Roman"/>
          <w:sz w:val="24"/>
          <w:szCs w:val="24"/>
        </w:rPr>
        <w:t>4</w:t>
      </w:r>
      <w:r w:rsidR="00811A5C" w:rsidRPr="00FE3E1F">
        <w:rPr>
          <w:rFonts w:cs="Times New Roman"/>
          <w:sz w:val="24"/>
          <w:szCs w:val="24"/>
        </w:rPr>
        <w:t>)</w:t>
      </w:r>
    </w:p>
    <w:p w14:paraId="73FF4E59" w14:textId="77777777" w:rsidR="000D1F6F" w:rsidRPr="00FE3E1F" w:rsidRDefault="000D1F6F" w:rsidP="000D1F6F">
      <w:pPr>
        <w:rPr>
          <w:rFonts w:eastAsiaTheme="minorEastAsia" w:cs="Times New Roman"/>
          <w:sz w:val="24"/>
          <w:szCs w:val="24"/>
        </w:rPr>
      </w:pPr>
      <w:r w:rsidRPr="00FE3E1F">
        <w:rPr>
          <w:rFonts w:cstheme="minorHAnsi"/>
          <w:b/>
          <w:sz w:val="28"/>
          <w:szCs w:val="28"/>
        </w:rPr>
        <w:t xml:space="preserve"> </w:t>
      </w:r>
    </w:p>
    <w:p w14:paraId="0765384B" w14:textId="4AC7F498" w:rsidR="000D1F6F" w:rsidRPr="00FE3E1F" w:rsidRDefault="000D1F6F" w:rsidP="000D1F6F">
      <w:pPr>
        <w:rPr>
          <w:rFonts w:eastAsiaTheme="minorEastAsia" w:cs="Times New Roman"/>
          <w:sz w:val="24"/>
          <w:szCs w:val="24"/>
        </w:rPr>
      </w:pPr>
      <w:r w:rsidRPr="00FE3E1F">
        <w:rPr>
          <w:rFonts w:eastAsiaTheme="minorEastAsia" w:cs="Times New Roman"/>
          <w:sz w:val="24"/>
          <w:szCs w:val="24"/>
        </w:rPr>
        <w:t xml:space="preserve">Where the wake fraction </w:t>
      </w:r>
      <m:oMath>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oMath>
      <w:r w:rsidRPr="00FE3E1F">
        <w:rPr>
          <w:rFonts w:eastAsiaTheme="minorEastAsia" w:cs="Times New Roman"/>
          <w:sz w:val="24"/>
          <w:szCs w:val="24"/>
        </w:rPr>
        <w:t xml:space="preserve"> is defined by:</w:t>
      </w:r>
    </w:p>
    <w:p w14:paraId="512D39A9" w14:textId="77777777" w:rsidR="000D1F6F" w:rsidRPr="00FE3E1F" w:rsidRDefault="000D1F6F" w:rsidP="000D1F6F">
      <w:pPr>
        <w:rPr>
          <w:rFonts w:cs="Times New Roman"/>
          <w:sz w:val="24"/>
          <w:szCs w:val="24"/>
        </w:rPr>
      </w:pPr>
    </w:p>
    <w:p w14:paraId="4F09ECDF" w14:textId="67F6B899" w:rsidR="000D1F6F" w:rsidRPr="00FE3E1F" w:rsidRDefault="000D1F6F" w:rsidP="000D1F6F">
      <w:pPr>
        <w:rPr>
          <w:rFonts w:cstheme="minorHAnsi"/>
          <w:b/>
          <w:sz w:val="28"/>
          <w:szCs w:val="28"/>
        </w:rPr>
      </w:pPr>
      <w:r w:rsidRPr="00FE3E1F">
        <w:rPr>
          <w:rFonts w:cstheme="minorHAnsi"/>
          <w:sz w:val="24"/>
          <w:szCs w:val="24"/>
        </w:rPr>
        <w:tab/>
      </w:r>
      <w:r w:rsidRPr="00FE3E1F">
        <w:rPr>
          <w:rFonts w:cstheme="minorHAnsi"/>
          <w:sz w:val="24"/>
          <w:szCs w:val="24"/>
        </w:rPr>
        <w:tab/>
      </w: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W</m:t>
                </m:r>
              </m:e>
              <m:sub>
                <m:r>
                  <w:rPr>
                    <w:rFonts w:ascii="Cambria Math" w:cs="Times New Roman"/>
                    <w:sz w:val="24"/>
                    <w:szCs w:val="24"/>
                  </w:rPr>
                  <m:t>A,j</m:t>
                </m:r>
              </m:sub>
            </m:sSub>
          </m:num>
          <m:den>
            <m:sSub>
              <m:sSubPr>
                <m:ctrlPr>
                  <w:rPr>
                    <w:rFonts w:ascii="Cambria Math" w:hAnsi="Cambria Math" w:cs="Times New Roman"/>
                    <w:i/>
                    <w:sz w:val="24"/>
                    <w:szCs w:val="24"/>
                  </w:rPr>
                </m:ctrlPr>
              </m:sSubPr>
              <m:e>
                <m:r>
                  <w:rPr>
                    <w:rFonts w:ascii="Cambria Math" w:cs="Times New Roman"/>
                    <w:sz w:val="24"/>
                    <w:szCs w:val="24"/>
                  </w:rPr>
                  <m:t>D</m:t>
                </m:r>
              </m:e>
              <m:sub>
                <m:r>
                  <w:rPr>
                    <w:rFonts w:ascii="Cambria Math" w:cs="Times New Roman"/>
                    <w:sz w:val="24"/>
                    <w:szCs w:val="24"/>
                  </w:rPr>
                  <m:t>A</m:t>
                </m:r>
              </m:sub>
            </m:sSub>
          </m:den>
        </m:f>
      </m:oMath>
      <w:r w:rsidRPr="00FE3E1F">
        <w:rPr>
          <w:rFonts w:cs="Times New Roman"/>
          <w:sz w:val="24"/>
          <w:szCs w:val="24"/>
        </w:rPr>
        <w:tab/>
      </w:r>
      <w:r w:rsidRPr="00FE3E1F">
        <w:rPr>
          <w:rFonts w:cstheme="minorHAnsi"/>
          <w:sz w:val="24"/>
          <w:szCs w:val="24"/>
        </w:rPr>
        <w:tab/>
      </w:r>
      <w:r w:rsidRPr="00FE3E1F">
        <w:rPr>
          <w:rFonts w:cstheme="minorHAnsi"/>
          <w:sz w:val="24"/>
          <w:szCs w:val="24"/>
        </w:rPr>
        <w:tab/>
      </w:r>
      <w:r w:rsidRPr="00FE3E1F">
        <w:rPr>
          <w:rFonts w:cstheme="minorHAnsi"/>
          <w:sz w:val="24"/>
          <w:szCs w:val="24"/>
        </w:rPr>
        <w:tab/>
      </w:r>
      <w:r w:rsidRPr="00FE3E1F">
        <w:rPr>
          <w:rFonts w:cstheme="minorHAnsi"/>
          <w:sz w:val="24"/>
          <w:szCs w:val="24"/>
        </w:rPr>
        <w:tab/>
      </w:r>
      <w:r w:rsidRPr="00FE3E1F">
        <w:rPr>
          <w:rFonts w:cstheme="minorHAnsi"/>
          <w:sz w:val="24"/>
          <w:szCs w:val="24"/>
        </w:rPr>
        <w:tab/>
        <w:t>(5)</w:t>
      </w:r>
    </w:p>
    <w:p w14:paraId="0FFC05CB" w14:textId="4AD1171B" w:rsidR="0049522F" w:rsidRPr="00FE3E1F" w:rsidRDefault="0049522F" w:rsidP="00194B9F">
      <w:pPr>
        <w:rPr>
          <w:rFonts w:cstheme="minorHAnsi"/>
          <w:b/>
          <w:sz w:val="28"/>
          <w:szCs w:val="28"/>
        </w:rPr>
      </w:pPr>
    </w:p>
    <w:p w14:paraId="776885F5" w14:textId="2A441E33" w:rsidR="002F1655" w:rsidRPr="00FE3E1F" w:rsidRDefault="002F1655" w:rsidP="002F1655">
      <w:pPr>
        <w:rPr>
          <w:rFonts w:cstheme="minorHAnsi"/>
          <w:b/>
          <w:sz w:val="28"/>
          <w:szCs w:val="28"/>
          <w:u w:val="single"/>
        </w:rPr>
      </w:pPr>
      <w:bookmarkStart w:id="179" w:name="_Hlk1631532"/>
      <w:r w:rsidRPr="00FE3E1F">
        <w:rPr>
          <w:rFonts w:cs="Times New Roman"/>
          <w:sz w:val="24"/>
          <w:szCs w:val="24"/>
          <w:u w:val="single"/>
        </w:rPr>
        <w:t xml:space="preserve">Dispersive </w:t>
      </w:r>
      <w:r w:rsidR="005659DB">
        <w:rPr>
          <w:rFonts w:cs="Times New Roman"/>
          <w:sz w:val="24"/>
          <w:szCs w:val="24"/>
          <w:u w:val="single"/>
        </w:rPr>
        <w:t xml:space="preserve">change of </w:t>
      </w:r>
      <w:r w:rsidRPr="00FE3E1F">
        <w:rPr>
          <w:rFonts w:cs="Times New Roman"/>
          <w:sz w:val="24"/>
          <w:szCs w:val="24"/>
          <w:u w:val="single"/>
        </w:rPr>
        <w:t>mass</w:t>
      </w:r>
    </w:p>
    <w:p w14:paraId="2B8F0457" w14:textId="00BAF918" w:rsidR="0009678F" w:rsidRPr="00FE3E1F" w:rsidRDefault="00D8061B" w:rsidP="0009678F">
      <w:pPr>
        <w:rPr>
          <w:rFonts w:cs="Times New Roman"/>
          <w:sz w:val="24"/>
          <w:szCs w:val="24"/>
        </w:rPr>
      </w:pPr>
      <w:r>
        <w:rPr>
          <w:rFonts w:cs="Times New Roman"/>
          <w:sz w:val="24"/>
          <w:szCs w:val="24"/>
        </w:rPr>
        <w:t>For</w:t>
      </w:r>
      <w:r w:rsidRPr="00FE3E1F">
        <w:rPr>
          <w:rFonts w:cs="Times New Roman"/>
          <w:sz w:val="24"/>
          <w:szCs w:val="24"/>
        </w:rPr>
        <w:t xml:space="preserve"> </w:t>
      </w:r>
      <w:r>
        <w:rPr>
          <w:rFonts w:cs="Times New Roman"/>
          <w:sz w:val="24"/>
          <w:szCs w:val="24"/>
        </w:rPr>
        <w:t xml:space="preserve">a </w:t>
      </w:r>
      <w:r w:rsidRPr="00FE3E1F">
        <w:rPr>
          <w:rFonts w:cs="Times New Roman"/>
          <w:sz w:val="24"/>
          <w:szCs w:val="24"/>
        </w:rPr>
        <w:t xml:space="preserve">domain A </w:t>
      </w:r>
      <w:r w:rsidR="002B7DA6" w:rsidRPr="00FE3E1F">
        <w:rPr>
          <w:rFonts w:cs="Times New Roman"/>
          <w:sz w:val="24"/>
          <w:szCs w:val="24"/>
        </w:rPr>
        <w:t xml:space="preserve">, </w:t>
      </w:r>
      <w:r>
        <w:rPr>
          <w:rFonts w:cs="Times New Roman"/>
          <w:sz w:val="24"/>
          <w:szCs w:val="24"/>
        </w:rPr>
        <w:t xml:space="preserve">the </w:t>
      </w:r>
      <w:r w:rsidR="003B75D3" w:rsidRPr="00FE3E1F">
        <w:rPr>
          <w:rFonts w:cs="Times New Roman"/>
          <w:sz w:val="24"/>
          <w:szCs w:val="24"/>
        </w:rPr>
        <w:t xml:space="preserve">dispersive change of mass occurs during period </w:t>
      </w:r>
      <w:r w:rsidR="003B75D3" w:rsidRPr="007D1A42">
        <w:rPr>
          <w:rFonts w:cs="Times New Roman"/>
          <w:i/>
          <w:iCs/>
          <w:sz w:val="24"/>
          <w:szCs w:val="24"/>
        </w:rPr>
        <w:t>T</w:t>
      </w:r>
      <w:r w:rsidR="003B75D3" w:rsidRPr="007D1A42">
        <w:rPr>
          <w:rFonts w:cs="Times New Roman"/>
          <w:i/>
          <w:iCs/>
          <w:sz w:val="24"/>
          <w:szCs w:val="24"/>
          <w:vertAlign w:val="subscript"/>
        </w:rPr>
        <w:t>A</w:t>
      </w:r>
      <w:r w:rsidR="003B75D3" w:rsidRPr="00FE3E1F">
        <w:rPr>
          <w:rFonts w:cs="Times New Roman"/>
          <w:sz w:val="24"/>
          <w:szCs w:val="24"/>
        </w:rPr>
        <w:t xml:space="preserve"> needed to pass length </w:t>
      </w:r>
      <w:r w:rsidR="003B75D3" w:rsidRPr="007D1A42">
        <w:rPr>
          <w:rFonts w:cs="Times New Roman"/>
          <w:i/>
          <w:iCs/>
          <w:sz w:val="24"/>
          <w:szCs w:val="24"/>
        </w:rPr>
        <w:t>L</w:t>
      </w:r>
      <w:r w:rsidR="003B75D3" w:rsidRPr="007D1A42">
        <w:rPr>
          <w:rFonts w:cs="Times New Roman"/>
          <w:i/>
          <w:iCs/>
          <w:sz w:val="24"/>
          <w:szCs w:val="24"/>
          <w:vertAlign w:val="subscript"/>
        </w:rPr>
        <w:t>A</w:t>
      </w:r>
      <w:r w:rsidR="003B75D3" w:rsidRPr="00FE3E1F">
        <w:rPr>
          <w:rFonts w:cs="Times New Roman"/>
          <w:sz w:val="24"/>
          <w:szCs w:val="24"/>
        </w:rPr>
        <w:t xml:space="preserve"> at the average velocity</w:t>
      </w:r>
      <w:r w:rsidR="003B75D3" w:rsidRPr="007D1A42">
        <w:rPr>
          <w:rFonts w:cs="Times New Roman"/>
          <w:i/>
          <w:iCs/>
          <w:sz w:val="24"/>
          <w:szCs w:val="24"/>
        </w:rPr>
        <w:t xml:space="preserve"> </w:t>
      </w:r>
      <w:proofErr w:type="spellStart"/>
      <w:r w:rsidR="002B7DA6" w:rsidRPr="007D1A42">
        <w:rPr>
          <w:rFonts w:cs="Times New Roman"/>
          <w:i/>
          <w:iCs/>
          <w:sz w:val="24"/>
          <w:szCs w:val="24"/>
        </w:rPr>
        <w:t>u</w:t>
      </w:r>
      <w:r w:rsidR="002B7DA6" w:rsidRPr="007D1A42">
        <w:rPr>
          <w:rFonts w:cs="Times New Roman"/>
          <w:i/>
          <w:iCs/>
          <w:sz w:val="24"/>
          <w:szCs w:val="24"/>
          <w:vertAlign w:val="subscript"/>
        </w:rPr>
        <w:t>a</w:t>
      </w:r>
      <w:proofErr w:type="spellEnd"/>
      <w:r w:rsidR="002B7DA6" w:rsidRPr="00FE3E1F">
        <w:rPr>
          <w:rFonts w:cs="Times New Roman"/>
          <w:sz w:val="24"/>
          <w:szCs w:val="24"/>
        </w:rPr>
        <w:t xml:space="preserve"> </w:t>
      </w:r>
      <w:r w:rsidR="003B75D3" w:rsidRPr="00FE3E1F">
        <w:rPr>
          <w:rFonts w:cs="Times New Roman"/>
          <w:sz w:val="24"/>
          <w:szCs w:val="24"/>
        </w:rPr>
        <w:t xml:space="preserve">in the aquifer. </w:t>
      </w:r>
      <w:r w:rsidR="0009678F" w:rsidRPr="00FE3E1F">
        <w:rPr>
          <w:rFonts w:cs="Times New Roman"/>
          <w:sz w:val="24"/>
          <w:szCs w:val="24"/>
        </w:rPr>
        <w:t xml:space="preserve">The volumes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r>
          <w:rPr>
            <w:rFonts w:ascii="Cambria Math" w:hAnsi="Cambria Math" w:cs="Times New Roman"/>
            <w:sz w:val="24"/>
            <w:szCs w:val="24"/>
          </w:rPr>
          <m:t xml:space="preserve"> </m:t>
        </m:r>
      </m:oMath>
      <w:r w:rsidR="0009678F" w:rsidRPr="00FE3E1F">
        <w:rPr>
          <w:rFonts w:cs="Times New Roman"/>
          <w:sz w:val="24"/>
          <w:szCs w:val="24"/>
        </w:rPr>
        <w:t xml:space="preserve">of drift and reflux, the shaded zones in figure 2, are equal </w:t>
      </w:r>
      <w:r>
        <w:rPr>
          <w:rFonts w:cs="Times New Roman"/>
          <w:sz w:val="24"/>
          <w:szCs w:val="24"/>
        </w:rPr>
        <w:t xml:space="preserve">(mass balance) </w:t>
      </w:r>
      <w:r w:rsidR="0009678F" w:rsidRPr="00FE3E1F">
        <w:rPr>
          <w:rFonts w:cs="Times New Roman"/>
          <w:sz w:val="24"/>
          <w:szCs w:val="24"/>
        </w:rPr>
        <w:t xml:space="preserve">and described by: </w:t>
      </w:r>
    </w:p>
    <w:p w14:paraId="28A657D2" w14:textId="77777777" w:rsidR="0009678F" w:rsidRPr="00FE3E1F" w:rsidRDefault="0009678F" w:rsidP="0009678F">
      <w:pPr>
        <w:rPr>
          <w:rFonts w:cs="Times New Roman"/>
          <w:sz w:val="24"/>
          <w:szCs w:val="24"/>
        </w:rPr>
      </w:pPr>
    </w:p>
    <w:p w14:paraId="1083E171" w14:textId="3D3E9454" w:rsidR="0009678F" w:rsidRPr="00FE3E1F" w:rsidRDefault="00000000" w:rsidP="0009678F">
      <w:pPr>
        <w:ind w:firstLine="708"/>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r>
          <w:rPr>
            <w:rFonts w:ascii="Cambria Math" w:hAnsi="Cambria Math" w:cs="Times New Roman"/>
            <w:sz w:val="24"/>
            <w:szCs w:val="24"/>
          </w:rPr>
          <m:t xml:space="preserve">= </m:t>
        </m:r>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A,j,dr</m:t>
            </m:r>
          </m:sub>
        </m:sSub>
        <m:r>
          <w:rPr>
            <w:rFonts w:asci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A,j</m:t>
            </m:r>
          </m:sub>
        </m:sSub>
        <m:r>
          <w:rPr>
            <w:rFonts w:ascii="Cambria Math" w:eastAsiaTheme="minorEastAsia" w:hAnsi="Cambria Math" w:cs="Times New Roman"/>
            <w:sz w:val="24"/>
            <w:szCs w:val="24"/>
          </w:rPr>
          <m:t>=</m:t>
        </m:r>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A,j,ref</m:t>
            </m:r>
          </m:sub>
        </m:sSub>
        <m:d>
          <m:dPr>
            <m:ctrlPr>
              <w:rPr>
                <w:rFonts w:ascii="Cambria Math" w:hAnsi="Cambria Math" w:cs="Times New Roman"/>
                <w:i/>
                <w:sz w:val="24"/>
                <w:szCs w:val="24"/>
              </w:rPr>
            </m:ctrlPr>
          </m:dPr>
          <m:e>
            <m:r>
              <w:rPr>
                <w:rFonts w:ascii="Cambria Math" w:cs="Times New Roman"/>
                <w:sz w:val="24"/>
                <w:szCs w:val="24"/>
              </w:rPr>
              <m:t>1</m:t>
            </m:r>
            <m:r>
              <w:rPr>
                <w:rFonts w:ascii="Cambria Math" w:cs="Times New Roman"/>
                <w:sz w:val="24"/>
                <w:szCs w:val="24"/>
              </w:rPr>
              <m:t>-</m:t>
            </m:r>
            <m:r>
              <w:rPr>
                <w:rFonts w:asci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A,j</m:t>
                </m:r>
              </m:sub>
            </m:sSub>
            <m:ctrlPr>
              <w:rPr>
                <w:rFonts w:ascii="Cambria Math" w:hAnsi="Cambria Math" w:cs="Cambria Math"/>
                <w:i/>
                <w:sz w:val="24"/>
                <w:szCs w:val="24"/>
              </w:rPr>
            </m:ctrlPr>
          </m:e>
        </m:d>
      </m:oMath>
      <w:r w:rsidR="0009678F" w:rsidRPr="00FE3E1F">
        <w:rPr>
          <w:rFonts w:cs="Times New Roman"/>
          <w:sz w:val="24"/>
          <w:szCs w:val="24"/>
        </w:rPr>
        <w:tab/>
      </w:r>
      <w:r w:rsidR="0009678F" w:rsidRPr="00FE3E1F">
        <w:rPr>
          <w:rFonts w:cs="Times New Roman"/>
          <w:sz w:val="24"/>
          <w:szCs w:val="24"/>
        </w:rPr>
        <w:tab/>
      </w:r>
      <w:r w:rsidR="0009678F" w:rsidRPr="00FE3E1F">
        <w:rPr>
          <w:rFonts w:cs="Times New Roman"/>
          <w:sz w:val="24"/>
          <w:szCs w:val="24"/>
        </w:rPr>
        <w:tab/>
        <w:t>(6)</w:t>
      </w:r>
    </w:p>
    <w:p w14:paraId="2E6C70D6" w14:textId="77777777" w:rsidR="0009678F" w:rsidRPr="00FE3E1F" w:rsidRDefault="0009678F" w:rsidP="0009678F">
      <w:pPr>
        <w:rPr>
          <w:rFonts w:cs="Times New Roman"/>
          <w:sz w:val="24"/>
          <w:szCs w:val="24"/>
        </w:rPr>
      </w:pPr>
    </w:p>
    <w:p w14:paraId="113191D8" w14:textId="696D53BD" w:rsidR="0009678F" w:rsidRPr="00FE3E1F" w:rsidRDefault="00D8061B" w:rsidP="0009678F">
      <w:pPr>
        <w:rPr>
          <w:rFonts w:cs="Times New Roman"/>
          <w:sz w:val="24"/>
          <w:szCs w:val="24"/>
        </w:rPr>
      </w:pPr>
      <w:r w:rsidRPr="00D8061B">
        <w:rPr>
          <w:rFonts w:cstheme="minorHAnsi"/>
          <w:sz w:val="24"/>
          <w:szCs w:val="24"/>
        </w:rPr>
        <w:t>As mentioned in the introduction,</w:t>
      </w:r>
      <w:r w:rsidR="005149F3" w:rsidRPr="00D8061B">
        <w:rPr>
          <w:rFonts w:cstheme="minorHAnsi"/>
          <w:sz w:val="24"/>
          <w:szCs w:val="24"/>
        </w:rPr>
        <w:t xml:space="preserve"> </w:t>
      </w:r>
      <w:r w:rsidR="0009678F" w:rsidRPr="00D8061B">
        <w:rPr>
          <w:rFonts w:cstheme="minorHAnsi"/>
          <w:sz w:val="24"/>
          <w:szCs w:val="24"/>
        </w:rPr>
        <w:t xml:space="preserve">the spreading </w:t>
      </w:r>
      <w:r>
        <w:rPr>
          <w:rFonts w:cstheme="minorHAnsi"/>
          <w:sz w:val="24"/>
          <w:szCs w:val="24"/>
        </w:rPr>
        <w:t xml:space="preserve">in a domain A </w:t>
      </w:r>
      <w:r w:rsidR="0009678F" w:rsidRPr="00D8061B">
        <w:rPr>
          <w:rFonts w:cstheme="minorHAnsi"/>
          <w:sz w:val="24"/>
          <w:szCs w:val="24"/>
        </w:rPr>
        <w:t>is assumed to grow linear with travel distance</w:t>
      </w:r>
      <w:r w:rsidR="001E5594" w:rsidRPr="00D8061B">
        <w:rPr>
          <w:rFonts w:cstheme="minorHAnsi"/>
          <w:sz w:val="24"/>
          <w:szCs w:val="24"/>
        </w:rPr>
        <w:t>.</w:t>
      </w:r>
      <w:r w:rsidR="001E5594" w:rsidRPr="00FE3E1F">
        <w:rPr>
          <w:rFonts w:cstheme="minorHAnsi"/>
          <w:sz w:val="24"/>
          <w:szCs w:val="24"/>
        </w:rPr>
        <w:t xml:space="preserve"> </w:t>
      </w:r>
      <w:r w:rsidR="005149F3" w:rsidRPr="00FE3E1F">
        <w:rPr>
          <w:rFonts w:cstheme="minorHAnsi"/>
          <w:sz w:val="24"/>
          <w:szCs w:val="24"/>
        </w:rPr>
        <w:t>Then, t</w:t>
      </w:r>
      <w:r w:rsidR="0009678F" w:rsidRPr="00FE3E1F">
        <w:rPr>
          <w:rFonts w:cstheme="minorHAnsi"/>
          <w:sz w:val="24"/>
          <w:szCs w:val="24"/>
        </w:rPr>
        <w:t xml:space="preserve">he specific shifted volume </w:t>
      </w:r>
      <m:oMath>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cs="Times New Roman"/>
                <w:sz w:val="24"/>
                <w:szCs w:val="24"/>
              </w:rPr>
              <m:t>j</m:t>
            </m:r>
          </m:sub>
        </m:sSub>
      </m:oMath>
      <w:r w:rsidR="0009678F" w:rsidRPr="00FE3E1F">
        <w:rPr>
          <w:rFonts w:eastAsiaTheme="minorEastAsia" w:cstheme="minorHAnsi"/>
          <w:sz w:val="24"/>
          <w:szCs w:val="24"/>
        </w:rPr>
        <w:t xml:space="preserve"> </w:t>
      </w:r>
      <w:r w:rsidR="00AE3F25">
        <w:rPr>
          <w:rFonts w:eastAsiaTheme="minorEastAsia" w:cstheme="minorHAnsi"/>
          <w:sz w:val="24"/>
          <w:szCs w:val="24"/>
        </w:rPr>
        <w:t>can be</w:t>
      </w:r>
      <w:r w:rsidR="0009678F" w:rsidRPr="00FE3E1F">
        <w:rPr>
          <w:rFonts w:eastAsiaTheme="minorEastAsia" w:cstheme="minorHAnsi"/>
          <w:sz w:val="24"/>
          <w:szCs w:val="24"/>
        </w:rPr>
        <w:t xml:space="preserve"> defined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oMath>
      <w:r w:rsidR="0009678F" w:rsidRPr="00FE3E1F">
        <w:rPr>
          <w:rFonts w:eastAsiaTheme="minorEastAsia" w:cstheme="minorHAnsi"/>
          <w:sz w:val="24"/>
          <w:szCs w:val="24"/>
        </w:rPr>
        <w:t xml:space="preserve">  </w:t>
      </w:r>
      <w:r w:rsidR="0009678F" w:rsidRPr="00FE3E1F">
        <w:rPr>
          <w:rFonts w:cstheme="minorHAnsi"/>
          <w:sz w:val="24"/>
          <w:szCs w:val="24"/>
        </w:rPr>
        <w:t>per</w:t>
      </w:r>
      <w:r w:rsidR="002E419C" w:rsidRPr="00FE3E1F">
        <w:rPr>
          <w:rFonts w:cstheme="minorHAnsi"/>
          <w:sz w:val="24"/>
          <w:szCs w:val="24"/>
        </w:rPr>
        <w:t xml:space="preserve"> area of domain A and become</w:t>
      </w:r>
      <w:r>
        <w:rPr>
          <w:rFonts w:cstheme="minorHAnsi"/>
          <w:sz w:val="24"/>
          <w:szCs w:val="24"/>
        </w:rPr>
        <w:t>s</w:t>
      </w:r>
      <w:r w:rsidR="0009678F" w:rsidRPr="00FE3E1F">
        <w:rPr>
          <w:rFonts w:cstheme="minorHAnsi"/>
          <w:sz w:val="24"/>
          <w:szCs w:val="24"/>
        </w:rPr>
        <w:t>, using (3) and (4)</w:t>
      </w:r>
      <w:r w:rsidR="0009678F" w:rsidRPr="00FE3E1F">
        <w:rPr>
          <w:rFonts w:eastAsiaTheme="minorEastAsia" w:cs="Times New Roman"/>
          <w:sz w:val="24"/>
          <w:szCs w:val="24"/>
        </w:rPr>
        <w:t>:</w:t>
      </w:r>
      <w:r w:rsidR="0009678F" w:rsidRPr="00FE3E1F">
        <w:rPr>
          <w:rFonts w:cs="Times New Roman"/>
          <w:sz w:val="24"/>
          <w:szCs w:val="24"/>
        </w:rPr>
        <w:t xml:space="preserve"> </w:t>
      </w:r>
    </w:p>
    <w:p w14:paraId="35B4C59D" w14:textId="77777777" w:rsidR="0009678F" w:rsidRPr="00FE3E1F" w:rsidRDefault="0009678F" w:rsidP="0009678F">
      <w:pPr>
        <w:rPr>
          <w:rFonts w:cstheme="minorHAnsi"/>
          <w:sz w:val="24"/>
          <w:szCs w:val="24"/>
        </w:rPr>
      </w:pPr>
    </w:p>
    <w:p w14:paraId="730DF013" w14:textId="70D6E7C9" w:rsidR="0009678F" w:rsidRPr="00FE3E1F" w:rsidRDefault="0009678F" w:rsidP="0009678F">
      <w:pPr>
        <w:ind w:firstLine="708"/>
        <w:rPr>
          <w:rFonts w:cs="Times New Roman"/>
          <w:sz w:val="24"/>
          <w:szCs w:val="24"/>
        </w:rPr>
      </w:pP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cs="Times New Roman"/>
                <w:sz w:val="24"/>
                <w:szCs w:val="24"/>
              </w:rPr>
              <m:t>j</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A</m:t>
                </m:r>
              </m:sub>
            </m:sSub>
          </m:den>
        </m:f>
        <m:r>
          <w:rPr>
            <w:rFonts w:asci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A,j</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den>
        </m:f>
        <m:d>
          <m:dPr>
            <m:ctrlPr>
              <w:rPr>
                <w:rFonts w:ascii="Cambria Math" w:hAnsi="Cambria Math" w:cs="Times New Roman"/>
                <w:i/>
                <w:sz w:val="24"/>
                <w:szCs w:val="24"/>
              </w:rPr>
            </m:ctrlPr>
          </m:dPr>
          <m:e>
            <m:r>
              <w:rPr>
                <w:rFonts w:ascii="Cambria Math" w:cs="Times New Roman"/>
                <w:sz w:val="24"/>
                <w:szCs w:val="24"/>
              </w:rPr>
              <m:t>1</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e>
        </m:d>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oMath>
      <w:r w:rsidRPr="00FE3E1F">
        <w:rPr>
          <w:rFonts w:eastAsiaTheme="minorEastAsia" w:cs="Times New Roman"/>
          <w:sz w:val="24"/>
          <w:szCs w:val="24"/>
        </w:rPr>
        <w:t xml:space="preserve">  </w:t>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(7)</w:t>
      </w:r>
    </w:p>
    <w:p w14:paraId="4DFF5F9B" w14:textId="78BFF326" w:rsidR="0009678F" w:rsidRPr="00FE3E1F" w:rsidRDefault="0009678F" w:rsidP="00B942D7">
      <w:pPr>
        <w:rPr>
          <w:rFonts w:cs="Times New Roman"/>
          <w:sz w:val="24"/>
          <w:szCs w:val="24"/>
        </w:rPr>
      </w:pPr>
    </w:p>
    <w:p w14:paraId="0B840884" w14:textId="4B83F966" w:rsidR="00FF0FCC" w:rsidRPr="00FE3E1F" w:rsidRDefault="00A55C2B" w:rsidP="00F1046C">
      <w:pPr>
        <w:rPr>
          <w:rFonts w:cs="Times New Roman"/>
          <w:sz w:val="24"/>
          <w:szCs w:val="24"/>
        </w:rPr>
      </w:pPr>
      <w:r w:rsidRPr="00FE3E1F">
        <w:rPr>
          <w:rFonts w:cs="Times New Roman"/>
          <w:sz w:val="24"/>
          <w:szCs w:val="24"/>
        </w:rPr>
        <w:t>The value of this parameter depends only on the stochastic parameters characterizing the aquifer heterogeneity.</w:t>
      </w:r>
      <w:r w:rsidR="00DD62E4" w:rsidRPr="00FE3E1F">
        <w:rPr>
          <w:rFonts w:cs="Times New Roman"/>
          <w:sz w:val="24"/>
          <w:szCs w:val="24"/>
        </w:rPr>
        <w:t xml:space="preserve"> </w:t>
      </w:r>
      <w:r w:rsidR="00F1046C" w:rsidRPr="00FE3E1F">
        <w:rPr>
          <w:rFonts w:cs="Times New Roman"/>
          <w:sz w:val="24"/>
          <w:szCs w:val="24"/>
        </w:rPr>
        <w:t xml:space="preserve">The shifted volume </w:t>
      </w:r>
      <w:r w:rsidR="00285CF2"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oMath>
      <w:r w:rsidR="00285CF2" w:rsidRPr="00FE3E1F">
        <w:rPr>
          <w:rFonts w:eastAsiaTheme="minorEastAsia" w:cs="Times New Roman"/>
          <w:sz w:val="24"/>
          <w:szCs w:val="24"/>
        </w:rPr>
        <w:t xml:space="preserve"> </w:t>
      </w:r>
      <w:r w:rsidR="00F1046C" w:rsidRPr="00FE3E1F">
        <w:rPr>
          <w:rFonts w:cs="Times New Roman"/>
          <w:sz w:val="24"/>
          <w:szCs w:val="24"/>
        </w:rPr>
        <w:t xml:space="preserve">grows with </w:t>
      </w:r>
      <w:r w:rsidR="00285CF2" w:rsidRPr="00FE3E1F">
        <w:rPr>
          <w:rFonts w:cs="Times New Roman"/>
          <w:sz w:val="24"/>
          <w:szCs w:val="24"/>
        </w:rPr>
        <w:t xml:space="preserve">the average traveled distance </w:t>
      </w:r>
      <w:r w:rsidR="00285CF2" w:rsidRPr="007D1A42">
        <w:rPr>
          <w:rFonts w:cstheme="minorHAnsi"/>
          <w:i/>
          <w:iCs/>
          <w:sz w:val="24"/>
          <w:szCs w:val="24"/>
        </w:rPr>
        <w:t>∆</w:t>
      </w:r>
      <w:r w:rsidR="00285CF2" w:rsidRPr="007D1A42">
        <w:rPr>
          <w:rFonts w:cs="Times New Roman"/>
          <w:i/>
          <w:iCs/>
          <w:sz w:val="24"/>
          <w:szCs w:val="24"/>
        </w:rPr>
        <w:t>S</w:t>
      </w:r>
      <w:r w:rsidR="00285CF2" w:rsidRPr="007D1A42">
        <w:rPr>
          <w:rFonts w:cs="Times New Roman"/>
          <w:i/>
          <w:iCs/>
          <w:sz w:val="24"/>
          <w:szCs w:val="24"/>
          <w:vertAlign w:val="subscript"/>
        </w:rPr>
        <w:t>∆T</w:t>
      </w:r>
      <w:r w:rsidR="00285CF2" w:rsidRPr="00FE3E1F">
        <w:rPr>
          <w:rFonts w:cs="Times New Roman"/>
          <w:sz w:val="24"/>
          <w:szCs w:val="24"/>
        </w:rPr>
        <w:t>, leading to:</w:t>
      </w:r>
    </w:p>
    <w:p w14:paraId="4270FF25" w14:textId="77777777" w:rsidR="00FF0FCC" w:rsidRPr="00FE3E1F" w:rsidRDefault="00FF0FCC" w:rsidP="00F1046C">
      <w:pPr>
        <w:rPr>
          <w:rFonts w:cs="Times New Roman"/>
          <w:sz w:val="24"/>
          <w:szCs w:val="24"/>
        </w:rPr>
      </w:pPr>
    </w:p>
    <w:p w14:paraId="0D8CFBA3" w14:textId="0C21A5A3" w:rsidR="00FF0FCC" w:rsidRPr="00FE3E1F" w:rsidRDefault="00FF0FCC" w:rsidP="00FF0FCC">
      <w:pPr>
        <w:ind w:firstLine="708"/>
        <w:rPr>
          <w:rFonts w:cs="Times New Roman"/>
          <w:sz w:val="24"/>
          <w:szCs w:val="24"/>
        </w:rPr>
      </w:pP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j</m:t>
            </m:r>
          </m:sub>
        </m:sSub>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Pr="00FE3E1F">
        <w:rPr>
          <w:rFonts w:eastAsiaTheme="minorEastAsia"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(8)</w:t>
      </w:r>
    </w:p>
    <w:p w14:paraId="09DF705A" w14:textId="749E62B8" w:rsidR="00FF0FCC" w:rsidRPr="00FE3E1F" w:rsidRDefault="00FF0FCC" w:rsidP="00FF0FCC">
      <w:pPr>
        <w:ind w:firstLine="708"/>
        <w:rPr>
          <w:rFonts w:cs="Times New Roman"/>
          <w:sz w:val="24"/>
          <w:szCs w:val="24"/>
        </w:rPr>
      </w:pPr>
    </w:p>
    <w:p w14:paraId="4DD3225F" w14:textId="7B39DBF2" w:rsidR="000F2048" w:rsidRDefault="00601813" w:rsidP="00B942D7">
      <w:pPr>
        <w:rPr>
          <w:rFonts w:cs="Times New Roman"/>
          <w:sz w:val="24"/>
          <w:szCs w:val="24"/>
        </w:rPr>
      </w:pPr>
      <w:r w:rsidRPr="00FE3E1F">
        <w:rPr>
          <w:rFonts w:cs="Times New Roman"/>
          <w:sz w:val="24"/>
          <w:szCs w:val="24"/>
        </w:rPr>
        <w:t xml:space="preserve">Figure 3 shows </w:t>
      </w:r>
      <w:r w:rsidR="005D3150" w:rsidRPr="00FE3E1F">
        <w:rPr>
          <w:rFonts w:cs="Times New Roman"/>
          <w:sz w:val="24"/>
          <w:szCs w:val="24"/>
        </w:rPr>
        <w:t xml:space="preserve">the </w:t>
      </w:r>
      <w:r w:rsidR="00047642" w:rsidRPr="00FE3E1F">
        <w:rPr>
          <w:rFonts w:cs="Times New Roman"/>
          <w:sz w:val="24"/>
          <w:szCs w:val="24"/>
        </w:rPr>
        <w:t>basic scheme</w:t>
      </w:r>
      <w:r w:rsidR="005D3150" w:rsidRPr="00FE3E1F">
        <w:rPr>
          <w:rFonts w:cs="Times New Roman"/>
          <w:sz w:val="24"/>
          <w:szCs w:val="24"/>
        </w:rPr>
        <w:t xml:space="preserve"> of mechanical dispersion</w:t>
      </w:r>
      <w:r w:rsidR="004F1A7A">
        <w:rPr>
          <w:rFonts w:cs="Times New Roman"/>
          <w:sz w:val="24"/>
          <w:szCs w:val="24"/>
        </w:rPr>
        <w:t xml:space="preserve"> </w:t>
      </w:r>
      <w:r w:rsidR="00562027">
        <w:rPr>
          <w:rFonts w:cs="Times New Roman"/>
          <w:sz w:val="24"/>
          <w:szCs w:val="24"/>
        </w:rPr>
        <w:t xml:space="preserve">as follows </w:t>
      </w:r>
      <w:r w:rsidR="001E2C44">
        <w:rPr>
          <w:rFonts w:cs="Times New Roman"/>
          <w:sz w:val="24"/>
          <w:szCs w:val="24"/>
        </w:rPr>
        <w:t>from</w:t>
      </w:r>
      <w:r w:rsidR="004F1A7A">
        <w:rPr>
          <w:rFonts w:cs="Times New Roman"/>
          <w:sz w:val="24"/>
          <w:szCs w:val="24"/>
        </w:rPr>
        <w:t xml:space="preserve"> ATP</w:t>
      </w:r>
      <w:r w:rsidRPr="00FE3E1F">
        <w:rPr>
          <w:rFonts w:cs="Times New Roman"/>
          <w:sz w:val="24"/>
          <w:szCs w:val="24"/>
        </w:rPr>
        <w:t xml:space="preserve"> </w:t>
      </w:r>
      <w:r w:rsidR="000815F1">
        <w:rPr>
          <w:rFonts w:cs="Times New Roman"/>
          <w:sz w:val="24"/>
          <w:szCs w:val="24"/>
        </w:rPr>
        <w:t xml:space="preserve">to determine a description for the mass flux </w:t>
      </w:r>
      <w:r w:rsidR="00047642" w:rsidRPr="00FE3E1F">
        <w:rPr>
          <w:rFonts w:cs="Times New Roman"/>
          <w:sz w:val="24"/>
          <w:szCs w:val="24"/>
        </w:rPr>
        <w:t>in modeling</w:t>
      </w:r>
      <w:r w:rsidR="007463FF" w:rsidRPr="00FE3E1F">
        <w:rPr>
          <w:rFonts w:cs="Times New Roman"/>
          <w:sz w:val="24"/>
          <w:szCs w:val="24"/>
        </w:rPr>
        <w:t>.</w:t>
      </w:r>
      <w:r w:rsidR="00510F7C" w:rsidRPr="00FE3E1F">
        <w:rPr>
          <w:rFonts w:cs="Times New Roman"/>
          <w:sz w:val="24"/>
          <w:szCs w:val="24"/>
        </w:rPr>
        <w:t xml:space="preserve"> </w:t>
      </w:r>
      <w:r w:rsidR="00F554CD">
        <w:rPr>
          <w:rFonts w:cs="Times New Roman"/>
          <w:sz w:val="24"/>
          <w:szCs w:val="24"/>
        </w:rPr>
        <w:t>Though figure 3 depicts a situation of a plume front (figure 1, top)</w:t>
      </w:r>
      <w:r w:rsidR="00F617C1">
        <w:rPr>
          <w:rFonts w:cs="Times New Roman"/>
          <w:sz w:val="24"/>
          <w:szCs w:val="24"/>
        </w:rPr>
        <w:t>,</w:t>
      </w:r>
      <w:r w:rsidR="00F554CD">
        <w:rPr>
          <w:rFonts w:cs="Times New Roman"/>
          <w:sz w:val="24"/>
          <w:szCs w:val="24"/>
        </w:rPr>
        <w:t xml:space="preserve"> the results of the following analysis are the same for a plume tail.</w:t>
      </w:r>
    </w:p>
    <w:p w14:paraId="29E883AD" w14:textId="77777777" w:rsidR="00F617C1" w:rsidRDefault="00F617C1" w:rsidP="00B942D7">
      <w:pPr>
        <w:rPr>
          <w:rFonts w:cs="Times New Roman"/>
          <w:sz w:val="24"/>
          <w:szCs w:val="24"/>
        </w:rPr>
      </w:pPr>
    </w:p>
    <w:p w14:paraId="76E96932" w14:textId="581C3968" w:rsidR="00562027" w:rsidRDefault="00562027" w:rsidP="00B942D7">
      <w:pPr>
        <w:rPr>
          <w:rFonts w:cs="Times New Roman"/>
          <w:sz w:val="24"/>
          <w:szCs w:val="24"/>
        </w:rPr>
      </w:pPr>
      <w:r>
        <w:rPr>
          <w:rFonts w:cs="Times New Roman"/>
          <w:sz w:val="24"/>
          <w:szCs w:val="24"/>
        </w:rPr>
        <w:t>In addition to the transport by advection at average velocity</w:t>
      </w:r>
      <w:r w:rsidRPr="00FE3E1F">
        <w:rPr>
          <w:rFonts w:cs="Times New Roman"/>
          <w:sz w:val="24"/>
          <w:szCs w:val="24"/>
        </w:rPr>
        <w:t xml:space="preserve"> (figure 3, bottom)</w:t>
      </w:r>
      <w:r w:rsidR="00C22CB2" w:rsidRPr="00FE3E1F">
        <w:rPr>
          <w:rFonts w:cs="Times New Roman"/>
          <w:sz w:val="24"/>
          <w:szCs w:val="24"/>
        </w:rPr>
        <w:t>, m</w:t>
      </w:r>
      <w:r w:rsidR="007D487D" w:rsidRPr="00FE3E1F">
        <w:rPr>
          <w:rFonts w:cs="Times New Roman"/>
          <w:sz w:val="24"/>
          <w:szCs w:val="24"/>
        </w:rPr>
        <w:t xml:space="preserve">echanical dispersion generates </w:t>
      </w:r>
      <w:r w:rsidR="009D0284" w:rsidRPr="00FE3E1F">
        <w:rPr>
          <w:rFonts w:cs="Times New Roman"/>
          <w:sz w:val="24"/>
          <w:szCs w:val="24"/>
        </w:rPr>
        <w:t xml:space="preserve">shifts </w:t>
      </w:r>
      <w:r>
        <w:rPr>
          <w:rFonts w:cs="Times New Roman"/>
          <w:sz w:val="24"/>
          <w:szCs w:val="24"/>
        </w:rPr>
        <w:t>of</w:t>
      </w:r>
      <w:r w:rsidR="009D0284" w:rsidRPr="00FE3E1F">
        <w:rPr>
          <w:rFonts w:cs="Times New Roman"/>
          <w:sz w:val="24"/>
          <w:szCs w:val="24"/>
        </w:rPr>
        <w:t xml:space="preserve"> </w:t>
      </w:r>
      <w:r w:rsidR="001A69D9" w:rsidRPr="00FE3E1F">
        <w:rPr>
          <w:rFonts w:cs="Times New Roman"/>
          <w:sz w:val="24"/>
          <w:szCs w:val="24"/>
        </w:rPr>
        <w:t xml:space="preserve">equal </w:t>
      </w:r>
      <w:r w:rsidR="007D487D" w:rsidRPr="00FE3E1F">
        <w:rPr>
          <w:rFonts w:cs="Times New Roman"/>
          <w:sz w:val="24"/>
          <w:szCs w:val="24"/>
        </w:rPr>
        <w:t>volume</w:t>
      </w:r>
      <w:r w:rsidR="008107DF" w:rsidRPr="00FE3E1F">
        <w:rPr>
          <w:rFonts w:cs="Times New Roman"/>
          <w:sz w:val="24"/>
          <w:szCs w:val="24"/>
        </w:rPr>
        <w:t>s</w:t>
      </w:r>
      <w:r w:rsidR="007D487D" w:rsidRPr="00FE3E1F">
        <w:rPr>
          <w:rFonts w:cs="Times New Roman"/>
          <w:sz w:val="24"/>
          <w:szCs w:val="24"/>
        </w:rPr>
        <w:t xml:space="preserve"> </w:t>
      </w:r>
      <w:r w:rsidR="008107DF" w:rsidRPr="00FE3E1F">
        <w:rPr>
          <w:rFonts w:cs="Times New Roman"/>
          <w:sz w:val="24"/>
          <w:szCs w:val="24"/>
        </w:rPr>
        <w:t>of</w:t>
      </w:r>
      <w:r w:rsidR="00C22CB2" w:rsidRPr="00FE3E1F">
        <w:rPr>
          <w:rFonts w:cs="Times New Roman"/>
          <w:sz w:val="24"/>
          <w:szCs w:val="24"/>
        </w:rPr>
        <w:t xml:space="preserve"> drift and reflux</w:t>
      </w:r>
      <w:r w:rsidR="007D487D" w:rsidRPr="00FE3E1F">
        <w:rPr>
          <w:rFonts w:cs="Times New Roman"/>
          <w:sz w:val="24"/>
          <w:szCs w:val="24"/>
        </w:rPr>
        <w:t xml:space="preserve"> across a cell boundary</w:t>
      </w:r>
      <w:r w:rsidR="006116FF" w:rsidRPr="00FE3E1F">
        <w:rPr>
          <w:rFonts w:cs="Times New Roman"/>
          <w:sz w:val="24"/>
          <w:szCs w:val="24"/>
        </w:rPr>
        <w:t>,</w:t>
      </w:r>
      <w:r w:rsidR="007D487D" w:rsidRPr="00FE3E1F">
        <w:rPr>
          <w:rFonts w:cs="Times New Roman"/>
          <w:sz w:val="24"/>
          <w:szCs w:val="24"/>
        </w:rPr>
        <w:t xml:space="preserve"> comparable to </w:t>
      </w:r>
      <w:r w:rsidR="00C22CB2" w:rsidRPr="00FE3E1F">
        <w:rPr>
          <w:rFonts w:cs="Times New Roman"/>
          <w:sz w:val="24"/>
          <w:szCs w:val="24"/>
        </w:rPr>
        <w:t xml:space="preserve">those </w:t>
      </w:r>
      <w:r w:rsidR="000971BB" w:rsidRPr="00FE3E1F">
        <w:rPr>
          <w:rFonts w:cs="Times New Roman"/>
          <w:sz w:val="24"/>
          <w:szCs w:val="24"/>
        </w:rPr>
        <w:t>across</w:t>
      </w:r>
      <w:r w:rsidR="00C22CB2" w:rsidRPr="00FE3E1F">
        <w:rPr>
          <w:rFonts w:cs="Times New Roman"/>
          <w:sz w:val="24"/>
          <w:szCs w:val="24"/>
        </w:rPr>
        <w:t xml:space="preserve"> </w:t>
      </w:r>
      <w:r w:rsidR="007D487D" w:rsidRPr="00FE3E1F">
        <w:rPr>
          <w:rFonts w:cs="Times New Roman"/>
          <w:sz w:val="24"/>
          <w:szCs w:val="24"/>
        </w:rPr>
        <w:t xml:space="preserve">the boundary of </w:t>
      </w:r>
      <w:r w:rsidR="006116FF" w:rsidRPr="00FE3E1F">
        <w:rPr>
          <w:rFonts w:cs="Times New Roman"/>
          <w:sz w:val="24"/>
          <w:szCs w:val="24"/>
        </w:rPr>
        <w:t xml:space="preserve">a </w:t>
      </w:r>
      <w:r w:rsidR="007D487D" w:rsidRPr="00FE3E1F">
        <w:rPr>
          <w:rFonts w:cs="Times New Roman"/>
          <w:sz w:val="24"/>
          <w:szCs w:val="24"/>
        </w:rPr>
        <w:t xml:space="preserve">domain A in figure 2. </w:t>
      </w:r>
      <w:r w:rsidR="00510F7C" w:rsidRPr="00FE3E1F">
        <w:rPr>
          <w:rFonts w:cs="Times New Roman"/>
          <w:sz w:val="24"/>
          <w:szCs w:val="24"/>
        </w:rPr>
        <w:t xml:space="preserve">The grey scale </w:t>
      </w:r>
      <w:r w:rsidR="006116FF" w:rsidRPr="00FE3E1F">
        <w:rPr>
          <w:rFonts w:cs="Times New Roman"/>
          <w:sz w:val="24"/>
          <w:szCs w:val="24"/>
        </w:rPr>
        <w:t xml:space="preserve">in figure 3 </w:t>
      </w:r>
      <w:r w:rsidR="00510F7C" w:rsidRPr="00FE3E1F">
        <w:rPr>
          <w:rFonts w:cs="Times New Roman"/>
          <w:sz w:val="24"/>
          <w:szCs w:val="24"/>
        </w:rPr>
        <w:t>indicates the concentration descending from left to right</w:t>
      </w:r>
      <w:r w:rsidR="000971BB" w:rsidRPr="00FE3E1F">
        <w:rPr>
          <w:rFonts w:cs="Times New Roman"/>
          <w:sz w:val="24"/>
          <w:szCs w:val="24"/>
        </w:rPr>
        <w:t xml:space="preserve"> as interpolated</w:t>
      </w:r>
      <w:r w:rsidR="00047642" w:rsidRPr="00FE3E1F">
        <w:rPr>
          <w:rFonts w:cs="Times New Roman"/>
          <w:sz w:val="24"/>
          <w:szCs w:val="24"/>
        </w:rPr>
        <w:t xml:space="preserve"> </w:t>
      </w:r>
      <w:r w:rsidR="000971BB" w:rsidRPr="00FE3E1F">
        <w:rPr>
          <w:rFonts w:cs="Times New Roman"/>
          <w:sz w:val="24"/>
          <w:szCs w:val="24"/>
        </w:rPr>
        <w:t xml:space="preserve">in </w:t>
      </w:r>
      <w:r w:rsidR="00047642" w:rsidRPr="00FE3E1F">
        <w:rPr>
          <w:rFonts w:cs="Times New Roman"/>
          <w:sz w:val="24"/>
          <w:szCs w:val="24"/>
        </w:rPr>
        <w:t>between the calculation nodes</w:t>
      </w:r>
      <w:r w:rsidR="00641E6C" w:rsidRPr="00FE3E1F">
        <w:rPr>
          <w:rFonts w:cs="Times New Roman"/>
          <w:sz w:val="24"/>
          <w:szCs w:val="24"/>
        </w:rPr>
        <w:t xml:space="preserve"> in </w:t>
      </w:r>
      <w:r>
        <w:rPr>
          <w:rFonts w:cs="Times New Roman"/>
          <w:sz w:val="24"/>
          <w:szCs w:val="24"/>
        </w:rPr>
        <w:t>the two</w:t>
      </w:r>
      <w:r w:rsidR="00641E6C" w:rsidRPr="00FE3E1F">
        <w:rPr>
          <w:rFonts w:cs="Times New Roman"/>
          <w:sz w:val="24"/>
          <w:szCs w:val="24"/>
        </w:rPr>
        <w:t xml:space="preserve"> cells</w:t>
      </w:r>
      <w:r w:rsidR="00510F7C" w:rsidRPr="00FE3E1F">
        <w:rPr>
          <w:rFonts w:cs="Times New Roman"/>
          <w:sz w:val="24"/>
          <w:szCs w:val="24"/>
        </w:rPr>
        <w:t>.</w:t>
      </w:r>
      <w:r w:rsidR="000971BB" w:rsidRPr="00FE3E1F">
        <w:rPr>
          <w:rFonts w:cs="Times New Roman"/>
          <w:sz w:val="24"/>
          <w:szCs w:val="24"/>
        </w:rPr>
        <w:t xml:space="preserve"> The volume</w:t>
      </w:r>
      <w:r>
        <w:rPr>
          <w:rFonts w:cs="Times New Roman"/>
          <w:sz w:val="24"/>
          <w:szCs w:val="24"/>
        </w:rPr>
        <w:t xml:space="preserve">s and </w:t>
      </w:r>
      <w:r w:rsidR="000971BB" w:rsidRPr="00FE3E1F">
        <w:rPr>
          <w:rFonts w:cs="Times New Roman"/>
          <w:sz w:val="24"/>
          <w:szCs w:val="24"/>
        </w:rPr>
        <w:t>s</w:t>
      </w:r>
      <w:r>
        <w:rPr>
          <w:rFonts w:cs="Times New Roman"/>
          <w:sz w:val="24"/>
          <w:szCs w:val="24"/>
        </w:rPr>
        <w:t>hifts</w:t>
      </w:r>
      <w:r w:rsidR="000971BB" w:rsidRPr="00FE3E1F">
        <w:rPr>
          <w:rFonts w:cs="Times New Roman"/>
          <w:sz w:val="24"/>
          <w:szCs w:val="24"/>
        </w:rPr>
        <w:t xml:space="preserve"> are represented by </w:t>
      </w:r>
      <w:r>
        <w:rPr>
          <w:rFonts w:cs="Times New Roman"/>
          <w:sz w:val="24"/>
          <w:szCs w:val="24"/>
        </w:rPr>
        <w:t xml:space="preserve">the </w:t>
      </w:r>
      <w:r w:rsidR="000971BB" w:rsidRPr="00FE3E1F">
        <w:rPr>
          <w:rFonts w:cs="Times New Roman"/>
          <w:sz w:val="24"/>
          <w:szCs w:val="24"/>
        </w:rPr>
        <w:t>rectangles</w:t>
      </w:r>
      <w:r>
        <w:rPr>
          <w:rFonts w:cs="Times New Roman"/>
          <w:sz w:val="24"/>
          <w:szCs w:val="24"/>
        </w:rPr>
        <w:t xml:space="preserve"> and arrows respectively</w:t>
      </w:r>
      <w:r w:rsidR="000971BB" w:rsidRPr="00FE3E1F">
        <w:rPr>
          <w:rFonts w:cs="Times New Roman"/>
          <w:sz w:val="24"/>
          <w:szCs w:val="24"/>
        </w:rPr>
        <w:t xml:space="preserve">. </w:t>
      </w:r>
    </w:p>
    <w:p w14:paraId="17235FA6" w14:textId="12E667E9" w:rsidR="000971BB" w:rsidRDefault="00562027" w:rsidP="00B942D7">
      <w:pPr>
        <w:rPr>
          <w:rFonts w:cs="Times New Roman"/>
          <w:sz w:val="24"/>
          <w:szCs w:val="24"/>
        </w:rPr>
      </w:pPr>
      <w:r>
        <w:rPr>
          <w:rFonts w:cs="Times New Roman"/>
          <w:sz w:val="24"/>
          <w:szCs w:val="24"/>
        </w:rPr>
        <w:t xml:space="preserve">In </w:t>
      </w:r>
      <w:r w:rsidRPr="00FE3E1F">
        <w:rPr>
          <w:rFonts w:cs="Times New Roman"/>
          <w:sz w:val="24"/>
          <w:szCs w:val="24"/>
        </w:rPr>
        <w:t>figure 3, middle</w:t>
      </w:r>
      <w:r>
        <w:rPr>
          <w:rFonts w:cs="Times New Roman"/>
          <w:sz w:val="24"/>
          <w:szCs w:val="24"/>
        </w:rPr>
        <w:t xml:space="preserve"> picture, t</w:t>
      </w:r>
      <w:r w:rsidR="00C47677" w:rsidRPr="00FE3E1F">
        <w:rPr>
          <w:rFonts w:cs="Times New Roman"/>
          <w:sz w:val="24"/>
          <w:szCs w:val="24"/>
        </w:rPr>
        <w:t>he</w:t>
      </w:r>
      <w:r w:rsidR="00C22CB2" w:rsidRPr="00FE3E1F">
        <w:rPr>
          <w:rFonts w:cs="Times New Roman"/>
          <w:sz w:val="24"/>
          <w:szCs w:val="24"/>
        </w:rPr>
        <w:t xml:space="preserve"> </w:t>
      </w:r>
      <w:r w:rsidR="00E7447B" w:rsidRPr="00FE3E1F">
        <w:rPr>
          <w:rFonts w:cs="Times New Roman"/>
          <w:sz w:val="24"/>
          <w:szCs w:val="24"/>
        </w:rPr>
        <w:t xml:space="preserve">downstream </w:t>
      </w:r>
      <w:r w:rsidR="00C47677" w:rsidRPr="00FE3E1F">
        <w:rPr>
          <w:rFonts w:cs="Times New Roman"/>
          <w:sz w:val="24"/>
          <w:szCs w:val="24"/>
        </w:rPr>
        <w:t>cell</w:t>
      </w:r>
      <w:r w:rsidR="000F2048">
        <w:rPr>
          <w:rFonts w:cs="Times New Roman"/>
          <w:sz w:val="24"/>
          <w:szCs w:val="24"/>
        </w:rPr>
        <w:t xml:space="preserve"> (at right)</w:t>
      </w:r>
      <w:r w:rsidR="00C22CB2" w:rsidRPr="00FE3E1F">
        <w:rPr>
          <w:rFonts w:cs="Times New Roman"/>
          <w:sz w:val="24"/>
          <w:szCs w:val="24"/>
        </w:rPr>
        <w:t xml:space="preserve"> </w:t>
      </w:r>
      <w:r w:rsidR="00546FBC">
        <w:rPr>
          <w:rFonts w:cs="Times New Roman"/>
          <w:sz w:val="24"/>
          <w:szCs w:val="24"/>
        </w:rPr>
        <w:t>“</w:t>
      </w:r>
      <w:r w:rsidR="000F2048">
        <w:rPr>
          <w:rFonts w:cs="Times New Roman"/>
          <w:sz w:val="24"/>
          <w:szCs w:val="24"/>
        </w:rPr>
        <w:t>imports</w:t>
      </w:r>
      <w:r w:rsidR="00546FBC">
        <w:rPr>
          <w:rFonts w:cs="Times New Roman"/>
          <w:sz w:val="24"/>
          <w:szCs w:val="24"/>
        </w:rPr>
        <w:t>”</w:t>
      </w:r>
      <w:r>
        <w:rPr>
          <w:rFonts w:cs="Times New Roman"/>
          <w:sz w:val="24"/>
          <w:szCs w:val="24"/>
        </w:rPr>
        <w:t xml:space="preserve"> </w:t>
      </w:r>
      <w:r w:rsidR="00C47677" w:rsidRPr="00FE3E1F">
        <w:rPr>
          <w:rFonts w:cs="Times New Roman"/>
          <w:sz w:val="24"/>
          <w:szCs w:val="24"/>
        </w:rPr>
        <w:t xml:space="preserve">mass </w:t>
      </w:r>
      <w:r w:rsidR="000F2048">
        <w:rPr>
          <w:rFonts w:cs="Times New Roman"/>
          <w:sz w:val="24"/>
          <w:szCs w:val="24"/>
        </w:rPr>
        <w:t xml:space="preserve">from the upstream cell </w:t>
      </w:r>
      <w:r w:rsidR="00C47677" w:rsidRPr="00FE3E1F">
        <w:rPr>
          <w:rFonts w:cs="Times New Roman"/>
          <w:sz w:val="24"/>
          <w:szCs w:val="24"/>
        </w:rPr>
        <w:t>and</w:t>
      </w:r>
      <w:r w:rsidR="00C22CB2" w:rsidRPr="00FE3E1F">
        <w:rPr>
          <w:rFonts w:cs="Times New Roman"/>
          <w:sz w:val="24"/>
          <w:szCs w:val="24"/>
        </w:rPr>
        <w:t xml:space="preserve"> </w:t>
      </w:r>
      <w:r w:rsidR="000F2048">
        <w:rPr>
          <w:rFonts w:cs="Times New Roman"/>
          <w:sz w:val="24"/>
          <w:szCs w:val="24"/>
        </w:rPr>
        <w:t xml:space="preserve">vice versa </w:t>
      </w:r>
      <w:r w:rsidR="00546FBC">
        <w:rPr>
          <w:rFonts w:cs="Times New Roman"/>
          <w:sz w:val="24"/>
          <w:szCs w:val="24"/>
        </w:rPr>
        <w:t>“</w:t>
      </w:r>
      <w:r w:rsidR="000F2048">
        <w:rPr>
          <w:rFonts w:cs="Times New Roman"/>
          <w:sz w:val="24"/>
          <w:szCs w:val="24"/>
        </w:rPr>
        <w:t>exports</w:t>
      </w:r>
      <w:r w:rsidR="00546FBC">
        <w:rPr>
          <w:rFonts w:cs="Times New Roman"/>
          <w:sz w:val="24"/>
          <w:szCs w:val="24"/>
        </w:rPr>
        <w:t>”</w:t>
      </w:r>
      <w:r w:rsidR="00C47677" w:rsidRPr="00FE3E1F">
        <w:rPr>
          <w:rFonts w:cs="Times New Roman"/>
          <w:sz w:val="24"/>
          <w:szCs w:val="24"/>
        </w:rPr>
        <w:t xml:space="preserve"> mass by the reflux. </w:t>
      </w:r>
      <w:r w:rsidR="00A76B32" w:rsidRPr="00FE3E1F">
        <w:rPr>
          <w:rFonts w:cs="Times New Roman"/>
          <w:sz w:val="24"/>
          <w:szCs w:val="24"/>
        </w:rPr>
        <w:t xml:space="preserve">The reverse occurs in the </w:t>
      </w:r>
      <w:r w:rsidR="00E7447B" w:rsidRPr="00FE3E1F">
        <w:rPr>
          <w:rFonts w:cs="Times New Roman"/>
          <w:sz w:val="24"/>
          <w:szCs w:val="24"/>
        </w:rPr>
        <w:t xml:space="preserve">upstream </w:t>
      </w:r>
      <w:r w:rsidR="00A76B32" w:rsidRPr="00FE3E1F">
        <w:rPr>
          <w:rFonts w:cs="Times New Roman"/>
          <w:sz w:val="24"/>
          <w:szCs w:val="24"/>
        </w:rPr>
        <w:t xml:space="preserve">cell. </w:t>
      </w:r>
      <w:r w:rsidR="000802A0">
        <w:rPr>
          <w:rFonts w:cs="Times New Roman"/>
          <w:sz w:val="24"/>
          <w:szCs w:val="24"/>
        </w:rPr>
        <w:t>So</w:t>
      </w:r>
      <w:r w:rsidR="000971BB" w:rsidRPr="00FE3E1F">
        <w:rPr>
          <w:rFonts w:cs="Times New Roman"/>
          <w:sz w:val="24"/>
          <w:szCs w:val="24"/>
        </w:rPr>
        <w:t>,</w:t>
      </w:r>
      <w:r w:rsidR="00F750BE">
        <w:rPr>
          <w:rFonts w:cs="Times New Roman"/>
          <w:sz w:val="24"/>
          <w:szCs w:val="24"/>
        </w:rPr>
        <w:t xml:space="preserve"> </w:t>
      </w:r>
      <w:r w:rsidR="00546FBC">
        <w:rPr>
          <w:rFonts w:cstheme="minorHAnsi"/>
          <w:bCs/>
          <w:sz w:val="24"/>
          <w:szCs w:val="24"/>
        </w:rPr>
        <w:t>in addition to</w:t>
      </w:r>
      <w:r w:rsidR="00F750BE">
        <w:rPr>
          <w:rFonts w:cstheme="minorHAnsi"/>
          <w:bCs/>
          <w:sz w:val="24"/>
          <w:szCs w:val="24"/>
        </w:rPr>
        <w:t xml:space="preserve"> advection,</w:t>
      </w:r>
      <w:r w:rsidR="00546FBC">
        <w:rPr>
          <w:rFonts w:cstheme="minorHAnsi"/>
          <w:bCs/>
          <w:sz w:val="24"/>
          <w:szCs w:val="24"/>
        </w:rPr>
        <w:t xml:space="preserve"> mechanical dispersion causes </w:t>
      </w:r>
      <w:r w:rsidR="000F2048">
        <w:rPr>
          <w:rFonts w:cstheme="minorHAnsi"/>
          <w:bCs/>
          <w:sz w:val="24"/>
          <w:szCs w:val="24"/>
        </w:rPr>
        <w:t xml:space="preserve">gain </w:t>
      </w:r>
      <w:r w:rsidR="00546FBC">
        <w:rPr>
          <w:rFonts w:cstheme="minorHAnsi"/>
          <w:bCs/>
          <w:sz w:val="24"/>
          <w:szCs w:val="24"/>
        </w:rPr>
        <w:t>of</w:t>
      </w:r>
      <w:r w:rsidR="000802A0" w:rsidRPr="00FE3E1F">
        <w:rPr>
          <w:rFonts w:cs="Times New Roman"/>
          <w:sz w:val="24"/>
          <w:szCs w:val="24"/>
        </w:rPr>
        <w:t xml:space="preserve"> mass</w:t>
      </w:r>
      <w:r w:rsidR="000802A0">
        <w:rPr>
          <w:rFonts w:cstheme="minorHAnsi"/>
          <w:bCs/>
          <w:sz w:val="24"/>
          <w:szCs w:val="24"/>
        </w:rPr>
        <w:t xml:space="preserve"> </w:t>
      </w:r>
      <w:r w:rsidR="000971BB" w:rsidRPr="00FE3E1F">
        <w:rPr>
          <w:rFonts w:cs="Times New Roman"/>
          <w:sz w:val="24"/>
          <w:szCs w:val="24"/>
        </w:rPr>
        <w:t xml:space="preserve">at </w:t>
      </w:r>
      <w:r w:rsidR="00546FBC">
        <w:rPr>
          <w:rFonts w:cs="Times New Roman"/>
          <w:sz w:val="24"/>
          <w:szCs w:val="24"/>
        </w:rPr>
        <w:t>the</w:t>
      </w:r>
      <w:r w:rsidR="000971BB" w:rsidRPr="00FE3E1F">
        <w:rPr>
          <w:rFonts w:cs="Times New Roman"/>
          <w:sz w:val="24"/>
          <w:szCs w:val="24"/>
        </w:rPr>
        <w:t xml:space="preserve"> upstream boundary and loss</w:t>
      </w:r>
      <w:r w:rsidR="00546FBC">
        <w:rPr>
          <w:rFonts w:cs="Times New Roman"/>
          <w:sz w:val="24"/>
          <w:szCs w:val="24"/>
        </w:rPr>
        <w:t xml:space="preserve"> of</w:t>
      </w:r>
      <w:r w:rsidR="000971BB" w:rsidRPr="00FE3E1F">
        <w:rPr>
          <w:rFonts w:cs="Times New Roman"/>
          <w:sz w:val="24"/>
          <w:szCs w:val="24"/>
        </w:rPr>
        <w:t xml:space="preserve"> mass at </w:t>
      </w:r>
      <w:r w:rsidR="00546FBC">
        <w:rPr>
          <w:rFonts w:cs="Times New Roman"/>
          <w:sz w:val="24"/>
          <w:szCs w:val="24"/>
        </w:rPr>
        <w:t>the</w:t>
      </w:r>
      <w:r w:rsidR="000971BB" w:rsidRPr="00FE3E1F">
        <w:rPr>
          <w:rFonts w:cs="Times New Roman"/>
          <w:sz w:val="24"/>
          <w:szCs w:val="24"/>
        </w:rPr>
        <w:t xml:space="preserve"> downstream boundary</w:t>
      </w:r>
      <w:r w:rsidR="00546FBC">
        <w:rPr>
          <w:rFonts w:cs="Times New Roman"/>
          <w:sz w:val="24"/>
          <w:szCs w:val="24"/>
        </w:rPr>
        <w:t xml:space="preserve"> of a cell</w:t>
      </w:r>
      <w:r w:rsidR="000971BB" w:rsidRPr="00FE3E1F">
        <w:rPr>
          <w:rFonts w:cs="Times New Roman"/>
          <w:sz w:val="24"/>
          <w:szCs w:val="24"/>
        </w:rPr>
        <w:t>.</w:t>
      </w:r>
    </w:p>
    <w:p w14:paraId="540647FE" w14:textId="5599AF20" w:rsidR="000F2048" w:rsidRDefault="00887C23" w:rsidP="00B942D7">
      <w:pPr>
        <w:rPr>
          <w:rFonts w:cs="Times New Roman"/>
          <w:sz w:val="24"/>
          <w:szCs w:val="24"/>
        </w:rPr>
      </w:pPr>
      <w:r>
        <w:rPr>
          <w:rFonts w:cs="Times New Roman"/>
          <w:sz w:val="24"/>
          <w:szCs w:val="24"/>
        </w:rPr>
        <w:t>To determine the mass flux by the shifted volumes, f</w:t>
      </w:r>
      <w:r w:rsidR="000F2048">
        <w:rPr>
          <w:rFonts w:cs="Times New Roman"/>
          <w:sz w:val="24"/>
          <w:szCs w:val="24"/>
        </w:rPr>
        <w:t>igure 3</w:t>
      </w:r>
      <w:r w:rsidR="00FB46DC">
        <w:rPr>
          <w:rFonts w:cs="Times New Roman"/>
          <w:sz w:val="24"/>
          <w:szCs w:val="24"/>
        </w:rPr>
        <w:t>,</w:t>
      </w:r>
      <w:r w:rsidR="000F2048">
        <w:rPr>
          <w:rFonts w:cs="Times New Roman"/>
          <w:sz w:val="24"/>
          <w:szCs w:val="24"/>
        </w:rPr>
        <w:t xml:space="preserve"> top</w:t>
      </w:r>
      <w:r w:rsidR="00FB46DC">
        <w:rPr>
          <w:rFonts w:cs="Times New Roman"/>
          <w:sz w:val="24"/>
          <w:szCs w:val="24"/>
        </w:rPr>
        <w:t xml:space="preserve"> shows</w:t>
      </w:r>
      <w:r w:rsidR="000F2048">
        <w:rPr>
          <w:rFonts w:cs="Times New Roman"/>
          <w:sz w:val="24"/>
          <w:szCs w:val="24"/>
        </w:rPr>
        <w:t xml:space="preserve"> the</w:t>
      </w:r>
      <w:r w:rsidR="00FB46DC">
        <w:rPr>
          <w:rFonts w:cs="Times New Roman"/>
          <w:sz w:val="24"/>
          <w:szCs w:val="24"/>
        </w:rPr>
        <w:t xml:space="preserve"> shifts in the concentration gradient </w:t>
      </w:r>
      <w:proofErr w:type="gramStart"/>
      <w:r w:rsidR="00BE76E4">
        <w:rPr>
          <w:rFonts w:cs="Times New Roman"/>
          <w:sz w:val="24"/>
          <w:szCs w:val="24"/>
        </w:rPr>
        <w:t>as a result of</w:t>
      </w:r>
      <w:proofErr w:type="gramEnd"/>
      <w:r w:rsidR="00FB46DC">
        <w:rPr>
          <w:rFonts w:cs="Times New Roman"/>
          <w:sz w:val="24"/>
          <w:szCs w:val="24"/>
        </w:rPr>
        <w:t xml:space="preserve"> the drift </w:t>
      </w:r>
      <w:r w:rsidR="002C5732">
        <w:rPr>
          <w:rFonts w:cs="Times New Roman"/>
          <w:sz w:val="24"/>
          <w:szCs w:val="24"/>
        </w:rPr>
        <w:t xml:space="preserve">(black) </w:t>
      </w:r>
      <w:r w:rsidR="00FB46DC">
        <w:rPr>
          <w:rFonts w:cs="Times New Roman"/>
          <w:sz w:val="24"/>
          <w:szCs w:val="24"/>
        </w:rPr>
        <w:t>and reflux</w:t>
      </w:r>
      <w:r w:rsidR="002C5732">
        <w:rPr>
          <w:rFonts w:cs="Times New Roman"/>
          <w:sz w:val="24"/>
          <w:szCs w:val="24"/>
        </w:rPr>
        <w:t xml:space="preserve"> (light grey)</w:t>
      </w:r>
      <w:r w:rsidR="00FB46DC">
        <w:rPr>
          <w:rFonts w:cs="Times New Roman"/>
          <w:sz w:val="24"/>
          <w:szCs w:val="24"/>
        </w:rPr>
        <w:t xml:space="preserve">. </w:t>
      </w:r>
    </w:p>
    <w:p w14:paraId="7661EC97" w14:textId="77777777" w:rsidR="00E83896" w:rsidRDefault="00E83896" w:rsidP="00B942D7">
      <w:pPr>
        <w:rPr>
          <w:rFonts w:cs="Times New Roman"/>
          <w:sz w:val="24"/>
          <w:szCs w:val="24"/>
        </w:rPr>
      </w:pPr>
    </w:p>
    <w:p w14:paraId="69E3DFB3" w14:textId="77777777" w:rsidR="00E83896" w:rsidRDefault="00E83896" w:rsidP="00E83896">
      <w:pPr>
        <w:rPr>
          <w:rFonts w:cs="Times New Roman"/>
          <w:sz w:val="24"/>
          <w:szCs w:val="24"/>
        </w:rPr>
      </w:pPr>
      <w:r>
        <w:rPr>
          <w:rFonts w:cs="Times New Roman"/>
          <w:sz w:val="24"/>
          <w:szCs w:val="24"/>
        </w:rPr>
        <w:t>Next, consider mechanical dispersion d</w:t>
      </w:r>
      <w:r w:rsidRPr="00FE3E1F">
        <w:rPr>
          <w:rFonts w:cs="Times New Roman"/>
          <w:sz w:val="24"/>
          <w:szCs w:val="24"/>
        </w:rPr>
        <w:t>uring</w:t>
      </w:r>
      <w:r>
        <w:rPr>
          <w:rFonts w:cs="Times New Roman"/>
          <w:sz w:val="24"/>
          <w:szCs w:val="24"/>
        </w:rPr>
        <w:t xml:space="preserve"> an arbitrary</w:t>
      </w:r>
      <w:r w:rsidRPr="00FE3E1F">
        <w:rPr>
          <w:rFonts w:cs="Times New Roman"/>
          <w:sz w:val="24"/>
          <w:szCs w:val="24"/>
        </w:rPr>
        <w:t xml:space="preserve"> time step </w:t>
      </w:r>
      <w:r w:rsidRPr="007D1A42">
        <w:rPr>
          <w:rFonts w:cstheme="minorHAnsi"/>
          <w:i/>
          <w:iCs/>
          <w:sz w:val="24"/>
          <w:szCs w:val="24"/>
        </w:rPr>
        <w:t>∆</w:t>
      </w:r>
      <w:r w:rsidRPr="007D1A42">
        <w:rPr>
          <w:rFonts w:cs="Times New Roman"/>
          <w:i/>
          <w:iCs/>
          <w:sz w:val="24"/>
          <w:szCs w:val="24"/>
        </w:rPr>
        <w:t>T</w:t>
      </w:r>
      <w:r w:rsidRPr="002C5732">
        <w:rPr>
          <w:rFonts w:cs="Times New Roman"/>
          <w:sz w:val="24"/>
          <w:szCs w:val="24"/>
        </w:rPr>
        <w:t xml:space="preserve"> in addition</w:t>
      </w:r>
      <w:r>
        <w:rPr>
          <w:rFonts w:cstheme="minorHAnsi"/>
          <w:bCs/>
          <w:sz w:val="24"/>
          <w:szCs w:val="24"/>
        </w:rPr>
        <w:t xml:space="preserve"> to the result of advection. I</w:t>
      </w:r>
      <w:r>
        <w:rPr>
          <w:rFonts w:cs="Times New Roman"/>
          <w:sz w:val="24"/>
          <w:szCs w:val="24"/>
        </w:rPr>
        <w:t>n figure 3, t</w:t>
      </w:r>
      <w:r>
        <w:rPr>
          <w:rFonts w:cstheme="minorHAnsi"/>
          <w:bCs/>
          <w:sz w:val="24"/>
          <w:szCs w:val="24"/>
        </w:rPr>
        <w:t>he</w:t>
      </w:r>
      <w:r w:rsidRPr="00FE3E1F">
        <w:rPr>
          <w:rFonts w:cs="Times New Roman"/>
          <w:sz w:val="24"/>
          <w:szCs w:val="24"/>
        </w:rPr>
        <w:t xml:space="preserve"> volume</w:t>
      </w:r>
      <w:r>
        <w:rPr>
          <w:rFonts w:cs="Times New Roman"/>
          <w:sz w:val="24"/>
          <w:szCs w:val="24"/>
        </w:rPr>
        <w:t>s of drift and reflux are</w:t>
      </w:r>
      <w:r w:rsidRPr="00FE3E1F">
        <w:rPr>
          <w:rFonts w:cstheme="minorHAnsi"/>
          <w:bCs/>
          <w:sz w:val="24"/>
          <w:szCs w:val="24"/>
        </w:rPr>
        <w:t xml:space="preserve"> </w:t>
      </w:r>
      <w:r w:rsidRPr="00FE3E1F">
        <w:rPr>
          <w:rFonts w:cs="Times New Roman"/>
          <w:sz w:val="24"/>
          <w:szCs w:val="24"/>
        </w:rPr>
        <w:t xml:space="preserve">shifted over </w:t>
      </w:r>
      <w:r>
        <w:rPr>
          <w:rFonts w:cs="Times New Roman"/>
          <w:sz w:val="24"/>
          <w:szCs w:val="24"/>
        </w:rPr>
        <w:t>a</w:t>
      </w:r>
      <w:r w:rsidRPr="00FE3E1F">
        <w:rPr>
          <w:rFonts w:cs="Times New Roman"/>
          <w:sz w:val="24"/>
          <w:szCs w:val="24"/>
        </w:rPr>
        <w:t xml:space="preserve"> spread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Calibri"/>
                <w:sz w:val="24"/>
                <w:szCs w:val="24"/>
              </w:rPr>
              <m:t>∆</m:t>
            </m:r>
            <m:r>
              <w:rPr>
                <w:rFonts w:ascii="Cambria Math" w:cs="Times New Roman"/>
                <w:sz w:val="24"/>
                <w:szCs w:val="24"/>
              </w:rPr>
              <m:t>T,j,k</m:t>
            </m:r>
          </m:sub>
        </m:sSub>
      </m:oMath>
      <w:r w:rsidRPr="00FE3E1F">
        <w:rPr>
          <w:rFonts w:eastAsiaTheme="minorEastAsia" w:cs="Times New Roman"/>
          <w:sz w:val="24"/>
          <w:szCs w:val="24"/>
        </w:rPr>
        <w:t xml:space="preserve"> </w:t>
      </w:r>
      <w:r w:rsidRPr="00FE3E1F">
        <w:rPr>
          <w:rFonts w:cs="Times New Roman"/>
          <w:sz w:val="24"/>
          <w:szCs w:val="24"/>
        </w:rPr>
        <w:t xml:space="preserve"> where</w:t>
      </w:r>
      <w:r>
        <w:rPr>
          <w:rFonts w:cs="Times New Roman"/>
          <w:sz w:val="24"/>
          <w:szCs w:val="24"/>
        </w:rPr>
        <w:t xml:space="preserve"> the index</w:t>
      </w:r>
      <w:r w:rsidRPr="00FE3E1F">
        <w:rPr>
          <w:rFonts w:cs="Times New Roman"/>
          <w:sz w:val="24"/>
          <w:szCs w:val="24"/>
        </w:rPr>
        <w:t xml:space="preserve"> </w:t>
      </w:r>
      <w:r w:rsidRPr="00145D66">
        <w:rPr>
          <w:rFonts w:cs="Times New Roman"/>
          <w:i/>
          <w:iCs/>
          <w:sz w:val="24"/>
          <w:szCs w:val="24"/>
        </w:rPr>
        <w:t>k</w:t>
      </w:r>
      <w:r w:rsidRPr="00FE3E1F">
        <w:rPr>
          <w:rFonts w:cs="Times New Roman"/>
          <w:sz w:val="24"/>
          <w:szCs w:val="24"/>
        </w:rPr>
        <w:t xml:space="preserve"> </w:t>
      </w:r>
      <w:r>
        <w:rPr>
          <w:rFonts w:cs="Times New Roman"/>
          <w:sz w:val="24"/>
          <w:szCs w:val="24"/>
        </w:rPr>
        <w:t>points at</w:t>
      </w:r>
      <w:r w:rsidRPr="00FE3E1F">
        <w:rPr>
          <w:rFonts w:cs="Times New Roman"/>
          <w:sz w:val="24"/>
          <w:szCs w:val="24"/>
        </w:rPr>
        <w:t xml:space="preserve"> the drift (</w:t>
      </w:r>
      <w:r w:rsidRPr="00081F1D">
        <w:rPr>
          <w:rFonts w:cs="Times New Roman"/>
          <w:i/>
          <w:iCs/>
          <w:sz w:val="24"/>
          <w:szCs w:val="24"/>
        </w:rPr>
        <w:t>dr</w:t>
      </w:r>
      <w:r w:rsidRPr="00FE3E1F">
        <w:rPr>
          <w:rFonts w:cs="Times New Roman"/>
          <w:sz w:val="24"/>
          <w:szCs w:val="24"/>
        </w:rPr>
        <w:t>) or the reflux (</w:t>
      </w:r>
      <w:r w:rsidRPr="00081F1D">
        <w:rPr>
          <w:rFonts w:cs="Times New Roman"/>
          <w:i/>
          <w:iCs/>
          <w:sz w:val="24"/>
          <w:szCs w:val="24"/>
        </w:rPr>
        <w:t>r</w:t>
      </w:r>
      <w:r>
        <w:rPr>
          <w:rFonts w:cs="Times New Roman"/>
          <w:i/>
          <w:iCs/>
          <w:sz w:val="24"/>
          <w:szCs w:val="24"/>
        </w:rPr>
        <w:t>ef</w:t>
      </w:r>
      <w:r w:rsidRPr="00FE3E1F">
        <w:rPr>
          <w:rFonts w:cs="Times New Roman"/>
          <w:sz w:val="24"/>
          <w:szCs w:val="24"/>
        </w:rPr>
        <w:t>). The concentration</w:t>
      </w:r>
      <w:r>
        <w:rPr>
          <w:rFonts w:cs="Times New Roman"/>
          <w:sz w:val="24"/>
          <w:szCs w:val="24"/>
        </w:rPr>
        <w:t xml:space="preserve"> </w:t>
      </w:r>
      <w:r w:rsidRPr="00FE3E1F">
        <w:rPr>
          <w:rFonts w:cs="Times New Roman"/>
          <w:sz w:val="24"/>
          <w:szCs w:val="24"/>
        </w:rPr>
        <w:t xml:space="preserve">is shifted </w:t>
      </w:r>
      <w:r>
        <w:rPr>
          <w:rFonts w:cs="Times New Roman"/>
          <w:sz w:val="24"/>
          <w:szCs w:val="24"/>
        </w:rPr>
        <w:t xml:space="preserve">upward and downward </w:t>
      </w:r>
      <w:r w:rsidRPr="00FE3E1F">
        <w:rPr>
          <w:rFonts w:cs="Times New Roman"/>
          <w:sz w:val="24"/>
          <w:szCs w:val="24"/>
        </w:rPr>
        <w:t>accordingly in figure 3, top.</w:t>
      </w:r>
      <w:r>
        <w:rPr>
          <w:rFonts w:cs="Times New Roman"/>
          <w:sz w:val="24"/>
          <w:szCs w:val="24"/>
        </w:rPr>
        <w:t xml:space="preserve"> The gradient of the concentration does not change due to the shifts.</w:t>
      </w:r>
    </w:p>
    <w:p w14:paraId="10A3759E" w14:textId="77777777" w:rsidR="00E83896" w:rsidRPr="00FE3E1F" w:rsidRDefault="00E83896" w:rsidP="00B942D7">
      <w:pPr>
        <w:rPr>
          <w:rFonts w:cs="Times New Roman"/>
          <w:sz w:val="24"/>
          <w:szCs w:val="24"/>
        </w:rPr>
      </w:pPr>
    </w:p>
    <w:p w14:paraId="1654FE7D" w14:textId="01EC21CD" w:rsidR="00A76B32" w:rsidRPr="00FE3E1F" w:rsidRDefault="006C7326" w:rsidP="00B942D7">
      <w:pPr>
        <w:rPr>
          <w:rFonts w:cs="Times New Roman"/>
          <w:sz w:val="24"/>
          <w:szCs w:val="24"/>
        </w:rPr>
      </w:pPr>
      <w:r w:rsidRPr="00FE3E1F">
        <w:rPr>
          <w:noProof/>
        </w:rPr>
        <w:drawing>
          <wp:inline distT="0" distB="0" distL="0" distR="0" wp14:anchorId="2C076C58" wp14:editId="735AC7DD">
            <wp:extent cx="3947160" cy="2549517"/>
            <wp:effectExtent l="0" t="0" r="0" b="0"/>
            <wp:docPr id="4748717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7245" cy="2556031"/>
                    </a:xfrm>
                    <a:prstGeom prst="rect">
                      <a:avLst/>
                    </a:prstGeom>
                    <a:noFill/>
                    <a:ln>
                      <a:noFill/>
                    </a:ln>
                  </pic:spPr>
                </pic:pic>
              </a:graphicData>
            </a:graphic>
          </wp:inline>
        </w:drawing>
      </w:r>
    </w:p>
    <w:p w14:paraId="29D961F2" w14:textId="0F2972D1" w:rsidR="007557B8" w:rsidRPr="00FE3E1F" w:rsidRDefault="00BF641A" w:rsidP="00A82981">
      <w:pPr>
        <w:rPr>
          <w:rFonts w:cstheme="minorHAnsi"/>
          <w:sz w:val="24"/>
          <w:szCs w:val="24"/>
        </w:rPr>
      </w:pPr>
      <w:r w:rsidRPr="00FE3E1F">
        <w:rPr>
          <w:rFonts w:cstheme="minorHAnsi"/>
          <w:b/>
          <w:sz w:val="24"/>
          <w:szCs w:val="24"/>
        </w:rPr>
        <w:t>Figure 3.</w:t>
      </w:r>
      <w:r w:rsidR="000D3482">
        <w:rPr>
          <w:rFonts w:cstheme="minorHAnsi"/>
          <w:b/>
          <w:sz w:val="24"/>
          <w:szCs w:val="24"/>
        </w:rPr>
        <w:t xml:space="preserve"> </w:t>
      </w:r>
      <w:r w:rsidR="00A82981" w:rsidRPr="00FE3E1F">
        <w:rPr>
          <w:rFonts w:cstheme="minorHAnsi"/>
          <w:bCs/>
          <w:sz w:val="24"/>
          <w:szCs w:val="24"/>
        </w:rPr>
        <w:t xml:space="preserve">Vertical section. </w:t>
      </w:r>
      <w:r w:rsidR="00FF68FB" w:rsidRPr="00FE3E1F">
        <w:rPr>
          <w:rFonts w:cstheme="minorHAnsi"/>
          <w:bCs/>
          <w:sz w:val="24"/>
          <w:szCs w:val="24"/>
        </w:rPr>
        <w:t>Impact of m</w:t>
      </w:r>
      <w:r w:rsidR="00A82981" w:rsidRPr="00FE3E1F">
        <w:rPr>
          <w:rFonts w:cstheme="minorHAnsi"/>
          <w:bCs/>
          <w:sz w:val="24"/>
          <w:szCs w:val="24"/>
        </w:rPr>
        <w:t>echanical dispersion</w:t>
      </w:r>
      <w:r w:rsidR="00FF68FB" w:rsidRPr="00FE3E1F">
        <w:rPr>
          <w:rFonts w:cstheme="minorHAnsi"/>
          <w:bCs/>
          <w:sz w:val="24"/>
          <w:szCs w:val="24"/>
        </w:rPr>
        <w:t xml:space="preserve"> (middle)</w:t>
      </w:r>
      <w:r w:rsidR="00510F7C" w:rsidRPr="00FE3E1F">
        <w:rPr>
          <w:rFonts w:cstheme="minorHAnsi"/>
          <w:bCs/>
          <w:sz w:val="24"/>
          <w:szCs w:val="24"/>
        </w:rPr>
        <w:t xml:space="preserve"> in addition to advective transport (bottom)</w:t>
      </w:r>
      <w:r w:rsidR="00FF68FB" w:rsidRPr="00FE3E1F">
        <w:rPr>
          <w:rFonts w:cstheme="minorHAnsi"/>
          <w:bCs/>
          <w:sz w:val="24"/>
          <w:szCs w:val="24"/>
        </w:rPr>
        <w:t>.</w:t>
      </w:r>
      <w:r w:rsidR="00583A97" w:rsidRPr="00FE3E1F">
        <w:rPr>
          <w:rFonts w:cstheme="minorHAnsi"/>
          <w:bCs/>
          <w:sz w:val="24"/>
          <w:szCs w:val="24"/>
        </w:rPr>
        <w:t xml:space="preserve"> </w:t>
      </w:r>
      <w:r w:rsidR="00FF68FB" w:rsidRPr="00FE3E1F">
        <w:rPr>
          <w:rFonts w:cstheme="minorHAnsi"/>
          <w:bCs/>
          <w:sz w:val="24"/>
          <w:szCs w:val="24"/>
        </w:rPr>
        <w:t>The</w:t>
      </w:r>
      <w:r w:rsidR="00510F7C" w:rsidRPr="00FE3E1F">
        <w:rPr>
          <w:rFonts w:cstheme="minorHAnsi"/>
          <w:bCs/>
          <w:sz w:val="24"/>
          <w:szCs w:val="24"/>
        </w:rPr>
        <w:t xml:space="preserve"> grey scale</w:t>
      </w:r>
      <w:r w:rsidR="003A1B6C" w:rsidRPr="00FE3E1F">
        <w:rPr>
          <w:rFonts w:cstheme="minorHAnsi"/>
          <w:bCs/>
          <w:sz w:val="24"/>
          <w:szCs w:val="24"/>
        </w:rPr>
        <w:t xml:space="preserve"> descending from left to right</w:t>
      </w:r>
      <w:r w:rsidR="00646A62">
        <w:rPr>
          <w:rFonts w:cstheme="minorHAnsi"/>
          <w:bCs/>
          <w:sz w:val="24"/>
          <w:szCs w:val="24"/>
        </w:rPr>
        <w:t xml:space="preserve"> in the direction of flow </w:t>
      </w:r>
      <w:r w:rsidR="00FF68FB" w:rsidRPr="00FE3E1F">
        <w:rPr>
          <w:rFonts w:cstheme="minorHAnsi"/>
          <w:bCs/>
          <w:sz w:val="24"/>
          <w:szCs w:val="24"/>
        </w:rPr>
        <w:t>represents the concentration</w:t>
      </w:r>
      <w:r w:rsidR="00510F7C" w:rsidRPr="00FE3E1F">
        <w:rPr>
          <w:rFonts w:cstheme="minorHAnsi"/>
          <w:bCs/>
          <w:sz w:val="24"/>
          <w:szCs w:val="24"/>
        </w:rPr>
        <w:t xml:space="preserve"> </w:t>
      </w:r>
      <w:r w:rsidR="000971BB" w:rsidRPr="00FE3E1F">
        <w:rPr>
          <w:rFonts w:cstheme="minorHAnsi"/>
          <w:bCs/>
          <w:sz w:val="24"/>
          <w:szCs w:val="24"/>
        </w:rPr>
        <w:t xml:space="preserve">interpolated in </w:t>
      </w:r>
      <w:r w:rsidR="00510F7C" w:rsidRPr="00FE3E1F">
        <w:rPr>
          <w:rFonts w:cstheme="minorHAnsi"/>
          <w:bCs/>
          <w:sz w:val="24"/>
          <w:szCs w:val="24"/>
        </w:rPr>
        <w:t>between calculation nodes (circles)</w:t>
      </w:r>
      <w:r w:rsidR="00A82981" w:rsidRPr="00FE3E1F">
        <w:rPr>
          <w:rFonts w:cstheme="minorHAnsi"/>
          <w:bCs/>
          <w:sz w:val="24"/>
          <w:szCs w:val="24"/>
        </w:rPr>
        <w:t>.</w:t>
      </w:r>
      <w:r w:rsidR="007557B8" w:rsidRPr="00FE3E1F">
        <w:rPr>
          <w:rFonts w:cstheme="minorHAnsi"/>
          <w:sz w:val="24"/>
          <w:szCs w:val="24"/>
        </w:rPr>
        <w:t xml:space="preserve"> </w:t>
      </w:r>
      <w:r w:rsidR="00646A62">
        <w:rPr>
          <w:rFonts w:cstheme="minorHAnsi"/>
          <w:sz w:val="24"/>
          <w:szCs w:val="24"/>
        </w:rPr>
        <w:t xml:space="preserve">After a </w:t>
      </w:r>
      <w:proofErr w:type="gramStart"/>
      <w:r w:rsidR="00646A62">
        <w:rPr>
          <w:rFonts w:cstheme="minorHAnsi"/>
          <w:sz w:val="24"/>
          <w:szCs w:val="24"/>
        </w:rPr>
        <w:t>time</w:t>
      </w:r>
      <w:proofErr w:type="gramEnd"/>
      <w:r w:rsidR="00646A62">
        <w:rPr>
          <w:rFonts w:cstheme="minorHAnsi"/>
          <w:sz w:val="24"/>
          <w:szCs w:val="24"/>
        </w:rPr>
        <w:t xml:space="preserve"> step </w:t>
      </w:r>
      <w:r w:rsidR="00646A62" w:rsidRPr="007D1A42">
        <w:rPr>
          <w:rFonts w:cstheme="minorHAnsi"/>
          <w:i/>
          <w:iCs/>
          <w:sz w:val="24"/>
          <w:szCs w:val="24"/>
        </w:rPr>
        <w:t>∆T</w:t>
      </w:r>
      <w:r w:rsidR="00646A62">
        <w:rPr>
          <w:rFonts w:cstheme="minorHAnsi"/>
          <w:sz w:val="24"/>
          <w:szCs w:val="24"/>
        </w:rPr>
        <w:t>, t</w:t>
      </w:r>
      <w:r w:rsidR="00C97AF6" w:rsidRPr="00FE3E1F">
        <w:rPr>
          <w:rFonts w:cstheme="minorHAnsi"/>
          <w:bCs/>
          <w:sz w:val="24"/>
          <w:szCs w:val="24"/>
        </w:rPr>
        <w:t>he volumes of drift and reflux are</w:t>
      </w:r>
      <w:r w:rsidR="000D3482">
        <w:rPr>
          <w:rFonts w:cstheme="minorHAnsi"/>
          <w:bCs/>
          <w:sz w:val="24"/>
          <w:szCs w:val="24"/>
        </w:rPr>
        <w:t>, relatively to the result of advection,</w:t>
      </w:r>
      <w:r w:rsidR="00C97AF6" w:rsidRPr="00FE3E1F">
        <w:rPr>
          <w:rFonts w:cstheme="minorHAnsi"/>
          <w:bCs/>
          <w:sz w:val="24"/>
          <w:szCs w:val="24"/>
        </w:rPr>
        <w:t xml:space="preserve"> shifted across the cell boundary</w:t>
      </w:r>
      <w:r w:rsidR="00646A62">
        <w:rPr>
          <w:rFonts w:cstheme="minorHAnsi"/>
          <w:bCs/>
          <w:sz w:val="24"/>
          <w:szCs w:val="24"/>
        </w:rPr>
        <w:t xml:space="preserve"> </w:t>
      </w:r>
      <w:r w:rsidR="00C97AF6" w:rsidRPr="00FE3E1F">
        <w:rPr>
          <w:rFonts w:cstheme="minorHAnsi"/>
          <w:bCs/>
          <w:sz w:val="24"/>
          <w:szCs w:val="24"/>
        </w:rPr>
        <w:t>causing</w:t>
      </w:r>
      <w:r w:rsidR="000D3482">
        <w:rPr>
          <w:rFonts w:cstheme="minorHAnsi"/>
          <w:bCs/>
          <w:sz w:val="24"/>
          <w:szCs w:val="24"/>
        </w:rPr>
        <w:t xml:space="preserve"> </w:t>
      </w:r>
      <w:r w:rsidR="00C97AF6" w:rsidRPr="00FE3E1F">
        <w:rPr>
          <w:rFonts w:cstheme="minorHAnsi"/>
          <w:bCs/>
          <w:sz w:val="24"/>
          <w:szCs w:val="24"/>
        </w:rPr>
        <w:t>import and export of mass in the downstream cell</w:t>
      </w:r>
      <w:r w:rsidR="000D3482">
        <w:rPr>
          <w:rFonts w:cstheme="minorHAnsi"/>
          <w:bCs/>
          <w:sz w:val="24"/>
          <w:szCs w:val="24"/>
        </w:rPr>
        <w:t xml:space="preserve"> in addition to advection</w:t>
      </w:r>
      <w:r w:rsidR="00C97AF6" w:rsidRPr="00FE3E1F">
        <w:rPr>
          <w:rFonts w:cstheme="minorHAnsi"/>
          <w:bCs/>
          <w:sz w:val="24"/>
          <w:szCs w:val="24"/>
        </w:rPr>
        <w:t>.</w:t>
      </w:r>
    </w:p>
    <w:p w14:paraId="7D9F2F86" w14:textId="77777777" w:rsidR="007557B8" w:rsidRPr="00FE3E1F" w:rsidRDefault="007557B8" w:rsidP="00B942D7">
      <w:pPr>
        <w:rPr>
          <w:rFonts w:cstheme="minorHAnsi"/>
          <w:sz w:val="24"/>
          <w:szCs w:val="24"/>
        </w:rPr>
      </w:pPr>
    </w:p>
    <w:p w14:paraId="234921CC" w14:textId="61DD6FBE" w:rsidR="00317083" w:rsidRPr="00FE3E1F" w:rsidRDefault="00F70934" w:rsidP="00B942D7">
      <w:pPr>
        <w:rPr>
          <w:rFonts w:cs="Times New Roman"/>
          <w:sz w:val="24"/>
          <w:szCs w:val="24"/>
        </w:rPr>
      </w:pPr>
      <w:r w:rsidRPr="00FE3E1F">
        <w:rPr>
          <w:rFonts w:cs="Times New Roman"/>
          <w:sz w:val="24"/>
          <w:szCs w:val="24"/>
        </w:rPr>
        <w:t>The downstream cell gains mass</w:t>
      </w:r>
      <w:r w:rsidR="00E860E8">
        <w:rPr>
          <w:rFonts w:cstheme="minorHAnsi"/>
          <w:bCs/>
          <w:sz w:val="24"/>
          <w:szCs w:val="24"/>
        </w:rPr>
        <w:t>,</w:t>
      </w:r>
      <w:r w:rsidR="00E860E8" w:rsidRPr="00FE3E1F">
        <w:rPr>
          <w:rFonts w:cstheme="minorHAnsi"/>
          <w:bCs/>
          <w:sz w:val="24"/>
          <w:szCs w:val="24"/>
        </w:rPr>
        <w:t xml:space="preserve"> </w:t>
      </w:r>
      <w:r w:rsidRPr="00FE3E1F">
        <w:rPr>
          <w:rFonts w:cs="Times New Roman"/>
          <w:sz w:val="24"/>
          <w:szCs w:val="24"/>
        </w:rPr>
        <w:t>from the shift of the drift in direction of the flow (positive) and the increase of the concentration (positive) leading to a positive mass flux</w:t>
      </w:r>
      <w:r w:rsidR="00E64852">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Calibri"/>
                <w:sz w:val="24"/>
                <w:szCs w:val="24"/>
              </w:rPr>
              <m:t>∆</m:t>
            </m:r>
            <m:r>
              <w:rPr>
                <w:rFonts w:ascii="Cambria Math" w:cs="Times New Roman"/>
                <w:sz w:val="24"/>
                <w:szCs w:val="24"/>
              </w:rPr>
              <m:t>T,j,dr</m:t>
            </m:r>
          </m:sub>
        </m:sSub>
      </m:oMath>
      <w:r w:rsidR="00E64852">
        <w:rPr>
          <w:rFonts w:cs="Times New Roman"/>
          <w:sz w:val="24"/>
          <w:szCs w:val="24"/>
        </w:rPr>
        <w:t>)</w:t>
      </w:r>
      <w:r w:rsidRPr="00FE3E1F">
        <w:rPr>
          <w:rFonts w:cs="Times New Roman"/>
          <w:sz w:val="24"/>
          <w:szCs w:val="24"/>
        </w:rPr>
        <w:t xml:space="preserve">. The downstream cell </w:t>
      </w:r>
      <w:proofErr w:type="gramStart"/>
      <w:r w:rsidRPr="00FE3E1F">
        <w:rPr>
          <w:rFonts w:cs="Times New Roman"/>
          <w:sz w:val="24"/>
          <w:szCs w:val="24"/>
        </w:rPr>
        <w:t>looses</w:t>
      </w:r>
      <w:proofErr w:type="gramEnd"/>
      <w:r w:rsidRPr="00FE3E1F">
        <w:rPr>
          <w:rFonts w:cs="Times New Roman"/>
          <w:sz w:val="24"/>
          <w:szCs w:val="24"/>
        </w:rPr>
        <w:t xml:space="preserve"> mass</w:t>
      </w:r>
      <w:r w:rsidR="00E860E8" w:rsidRPr="00FE3E1F">
        <w:rPr>
          <w:rFonts w:cstheme="minorHAnsi"/>
          <w:bCs/>
          <w:sz w:val="24"/>
          <w:szCs w:val="24"/>
        </w:rPr>
        <w:t xml:space="preserve"> </w:t>
      </w:r>
      <w:r w:rsidRPr="00FE3E1F">
        <w:rPr>
          <w:rFonts w:cs="Times New Roman"/>
          <w:sz w:val="24"/>
          <w:szCs w:val="24"/>
        </w:rPr>
        <w:t>from the shift of the reflux in direction opposite to that of the flow (negative) and the decrease of the concentration (negative) leading to a positive mass flux</w:t>
      </w:r>
      <w:r w:rsidR="00E64852">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Calibri"/>
                <w:sz w:val="24"/>
                <w:szCs w:val="24"/>
              </w:rPr>
              <m:t>∆</m:t>
            </m:r>
            <m:r>
              <w:rPr>
                <w:rFonts w:ascii="Cambria Math" w:cs="Times New Roman"/>
                <w:sz w:val="24"/>
                <w:szCs w:val="24"/>
              </w:rPr>
              <m:t>T,j,ref</m:t>
            </m:r>
          </m:sub>
        </m:sSub>
      </m:oMath>
      <w:r w:rsidR="00E64852">
        <w:rPr>
          <w:rFonts w:cs="Times New Roman"/>
          <w:sz w:val="24"/>
          <w:szCs w:val="24"/>
        </w:rPr>
        <w:t>)</w:t>
      </w:r>
      <w:r w:rsidR="009874E5">
        <w:rPr>
          <w:rFonts w:cs="Times New Roman"/>
          <w:sz w:val="24"/>
          <w:szCs w:val="24"/>
        </w:rPr>
        <w:t>. The</w:t>
      </w:r>
      <w:r w:rsidR="009A0FAB">
        <w:rPr>
          <w:rFonts w:cs="Times New Roman"/>
          <w:sz w:val="24"/>
          <w:szCs w:val="24"/>
        </w:rPr>
        <w:t xml:space="preserve"> total mass flux </w:t>
      </w:r>
      <w:r w:rsidR="009874E5">
        <w:rPr>
          <w:rFonts w:cs="Times New Roman"/>
          <w:sz w:val="24"/>
          <w:szCs w:val="24"/>
        </w:rPr>
        <w:t>across the boundary becomes equal to</w:t>
      </w:r>
      <w:r w:rsidR="009A0FAB">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Calibri"/>
                    <w:sz w:val="24"/>
                    <w:szCs w:val="24"/>
                  </w:rPr>
                  <m:t>∆</m:t>
                </m:r>
                <m:r>
                  <w:rPr>
                    <w:rFonts w:ascii="Cambria Math" w:cs="Times New Roman"/>
                    <w:sz w:val="24"/>
                    <w:szCs w:val="24"/>
                  </w:rPr>
                  <m:t>T,j,dr</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Calibri"/>
                    <w:sz w:val="24"/>
                    <w:szCs w:val="24"/>
                  </w:rPr>
                  <m:t>∆</m:t>
                </m:r>
                <m:r>
                  <w:rPr>
                    <w:rFonts w:ascii="Cambria Math" w:cs="Times New Roman"/>
                    <w:sz w:val="24"/>
                    <w:szCs w:val="24"/>
                  </w:rPr>
                  <m:t>T,j,ref</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Calibri"/>
                    <w:sz w:val="24"/>
                    <w:szCs w:val="24"/>
                  </w:rPr>
                  <m:t>∆</m:t>
                </m:r>
                <m:r>
                  <w:rPr>
                    <w:rFonts w:ascii="Cambria Math" w:cs="Times New Roman"/>
                    <w:sz w:val="24"/>
                    <w:szCs w:val="24"/>
                  </w:rPr>
                  <m:t>T,j</m:t>
                </m:r>
              </m:sub>
            </m:sSub>
          </m:e>
        </m:d>
      </m:oMath>
      <w:r w:rsidR="009A0FAB">
        <w:rPr>
          <w:rFonts w:cs="Times New Roman"/>
          <w:sz w:val="24"/>
          <w:szCs w:val="24"/>
        </w:rPr>
        <w:t>)</w:t>
      </w:r>
      <w:r w:rsidRPr="00FE3E1F">
        <w:rPr>
          <w:rFonts w:cs="Times New Roman"/>
          <w:sz w:val="24"/>
          <w:szCs w:val="24"/>
        </w:rPr>
        <w:t xml:space="preserve">. </w:t>
      </w:r>
      <w:r w:rsidR="00372C3B" w:rsidRPr="00FE3E1F">
        <w:rPr>
          <w:rFonts w:cs="Times New Roman"/>
          <w:sz w:val="24"/>
          <w:szCs w:val="24"/>
        </w:rPr>
        <w:t xml:space="preserve">The </w:t>
      </w:r>
      <w:r w:rsidR="009A0DF7">
        <w:rPr>
          <w:rFonts w:cs="Times New Roman"/>
          <w:sz w:val="24"/>
          <w:szCs w:val="24"/>
        </w:rPr>
        <w:t xml:space="preserve">concentration difference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Calibri"/>
                <w:sz w:val="24"/>
                <w:szCs w:val="24"/>
              </w:rPr>
              <m:t>∆</m:t>
            </m:r>
            <m:r>
              <w:rPr>
                <w:rFonts w:ascii="Cambria Math" w:cs="Times New Roman"/>
                <w:sz w:val="24"/>
                <w:szCs w:val="24"/>
              </w:rPr>
              <m:t>T,j</m:t>
            </m:r>
          </m:sub>
        </m:sSub>
      </m:oMath>
      <w:r w:rsidR="009A0DF7">
        <w:rPr>
          <w:rFonts w:eastAsiaTheme="minorEastAsia" w:cs="Times New Roman"/>
          <w:sz w:val="24"/>
          <w:szCs w:val="24"/>
        </w:rPr>
        <w:t xml:space="preserve"> </w:t>
      </w:r>
      <w:r w:rsidR="009A0FAB">
        <w:rPr>
          <w:rFonts w:cs="Times New Roman"/>
          <w:sz w:val="24"/>
          <w:szCs w:val="24"/>
        </w:rPr>
        <w:t xml:space="preserve">follows </w:t>
      </w:r>
      <w:r w:rsidR="002078C3">
        <w:rPr>
          <w:rFonts w:cs="Times New Roman"/>
          <w:sz w:val="24"/>
          <w:szCs w:val="24"/>
        </w:rPr>
        <w:t xml:space="preserve">directly </w:t>
      </w:r>
      <w:r w:rsidR="009A0FAB">
        <w:rPr>
          <w:rFonts w:cs="Times New Roman"/>
          <w:sz w:val="24"/>
          <w:szCs w:val="24"/>
        </w:rPr>
        <w:t>from</w:t>
      </w:r>
      <w:r w:rsidR="009A0FAB">
        <w:rPr>
          <w:rFonts w:eastAsiaTheme="minorEastAsia" w:cs="Times New Roman"/>
          <w:sz w:val="24"/>
          <w:szCs w:val="24"/>
        </w:rPr>
        <w:t xml:space="preserve"> t</w:t>
      </w:r>
      <w:r w:rsidR="009A0FAB" w:rsidRPr="00FE3E1F">
        <w:rPr>
          <w:rFonts w:eastAsiaTheme="minorEastAsia" w:cs="Times New Roman"/>
          <w:sz w:val="24"/>
          <w:szCs w:val="24"/>
        </w:rPr>
        <w:t xml:space="preserve">he </w:t>
      </w:r>
      <w:r w:rsidR="009A0FAB">
        <w:rPr>
          <w:rFonts w:eastAsiaTheme="minorEastAsia" w:cs="Times New Roman"/>
          <w:sz w:val="24"/>
          <w:szCs w:val="24"/>
        </w:rPr>
        <w:t>concentration gradient</w:t>
      </w:r>
      <w:r w:rsidR="009A0FAB" w:rsidRPr="00FE3E1F">
        <w:rPr>
          <w:rFonts w:eastAsiaTheme="minorEastAsia" w:cs="Times New Roman"/>
          <w:sz w:val="24"/>
          <w:szCs w:val="24"/>
        </w:rPr>
        <w:t xml:space="preserve"> between two calculation nodes</w:t>
      </w:r>
      <w:r w:rsidR="00F27F07">
        <w:rPr>
          <w:rFonts w:eastAsiaTheme="minorEastAsia"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nodes</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nodes</m:t>
                </m:r>
              </m:sub>
            </m:sSub>
          </m:den>
        </m:f>
      </m:oMath>
      <w:r w:rsidR="009E31AD">
        <w:rPr>
          <w:rFonts w:eastAsiaTheme="minorEastAsia" w:cs="Times New Roman"/>
          <w:sz w:val="24"/>
          <w:szCs w:val="24"/>
        </w:rPr>
        <w:t xml:space="preserve"> and the spread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Calibri"/>
                <w:sz w:val="24"/>
                <w:szCs w:val="24"/>
              </w:rPr>
              <m:t>∆</m:t>
            </m:r>
            <m:r>
              <w:rPr>
                <w:rFonts w:ascii="Cambria Math" w:cs="Times New Roman"/>
                <w:sz w:val="24"/>
                <w:szCs w:val="24"/>
              </w:rPr>
              <m:t>T,j</m:t>
            </m:r>
          </m:sub>
        </m:sSub>
      </m:oMath>
      <w:r w:rsidR="00F27F07">
        <w:rPr>
          <w:rFonts w:eastAsiaTheme="minorEastAsia" w:cs="Times New Roman"/>
          <w:sz w:val="24"/>
          <w:szCs w:val="24"/>
        </w:rPr>
        <w:t xml:space="preserve">. </w:t>
      </w:r>
      <w:r w:rsidR="009E31AD">
        <w:rPr>
          <w:rFonts w:cs="Times New Roman"/>
          <w:sz w:val="24"/>
          <w:szCs w:val="24"/>
        </w:rPr>
        <w:t>Then</w:t>
      </w:r>
      <w:r w:rsidR="001A69D9" w:rsidRPr="00FE3E1F">
        <w:rPr>
          <w:rFonts w:eastAsiaTheme="minorEastAsia" w:cs="Times New Roman"/>
          <w:sz w:val="24"/>
          <w:szCs w:val="24"/>
        </w:rPr>
        <w:t>, t</w:t>
      </w:r>
      <w:r w:rsidR="001F1700" w:rsidRPr="00FE3E1F">
        <w:rPr>
          <w:rFonts w:eastAsiaTheme="minorEastAsia" w:cs="Times New Roman"/>
          <w:sz w:val="24"/>
          <w:szCs w:val="24"/>
        </w:rPr>
        <w:t>h</w:t>
      </w:r>
      <w:r w:rsidR="00A76B32" w:rsidRPr="00FE3E1F">
        <w:rPr>
          <w:rFonts w:eastAsiaTheme="minorEastAsia" w:cs="Times New Roman"/>
          <w:sz w:val="24"/>
          <w:szCs w:val="24"/>
        </w:rPr>
        <w:t>e</w:t>
      </w:r>
      <w:r w:rsidR="001F1700" w:rsidRPr="00FE3E1F">
        <w:rPr>
          <w:rFonts w:eastAsiaTheme="minorEastAsia" w:cs="Times New Roman"/>
          <w:sz w:val="24"/>
          <w:szCs w:val="24"/>
        </w:rPr>
        <w:t xml:space="preserve"> shifted mass</w:t>
      </w:r>
      <w:r w:rsidR="00C47677" w:rsidRPr="00FE3E1F">
        <w:rPr>
          <w:rFonts w:eastAsiaTheme="minorEastAsia" w:cs="Times New Roman"/>
          <w:sz w:val="24"/>
          <w:szCs w:val="24"/>
        </w:rPr>
        <w:t xml:space="preserve"> </w:t>
      </w:r>
      <w:r w:rsidR="009A0FAB">
        <w:rPr>
          <w:rFonts w:eastAsiaTheme="minorEastAsia"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∆T,j</m:t>
            </m:r>
          </m:sub>
        </m:sSub>
      </m:oMath>
      <w:r w:rsidR="009A0FAB" w:rsidRPr="00FE3E1F">
        <w:rPr>
          <w:rFonts w:eastAsiaTheme="minorEastAsia" w:cs="Times New Roman"/>
          <w:sz w:val="24"/>
          <w:szCs w:val="24"/>
        </w:rPr>
        <w:t xml:space="preserve"> </w:t>
      </w:r>
      <w:r w:rsidR="009A0FAB">
        <w:rPr>
          <w:rFonts w:eastAsiaTheme="minorEastAsia" w:cs="Times New Roman"/>
          <w:sz w:val="24"/>
          <w:szCs w:val="24"/>
        </w:rPr>
        <w:t>across the cell boundary in time step</w:t>
      </w:r>
      <w:r w:rsidR="009A0FAB" w:rsidRPr="00FE3E1F">
        <w:rPr>
          <w:rFonts w:cs="Times New Roman"/>
          <w:sz w:val="24"/>
          <w:szCs w:val="24"/>
        </w:rPr>
        <w:t xml:space="preserve"> </w:t>
      </w:r>
      <w:r w:rsidR="009A0FAB" w:rsidRPr="007D1A42">
        <w:rPr>
          <w:rFonts w:cstheme="minorHAnsi"/>
          <w:i/>
          <w:iCs/>
          <w:sz w:val="24"/>
          <w:szCs w:val="24"/>
        </w:rPr>
        <w:t>∆</w:t>
      </w:r>
      <w:r w:rsidR="009A0FAB" w:rsidRPr="007D1A42">
        <w:rPr>
          <w:rFonts w:cs="Times New Roman"/>
          <w:i/>
          <w:iCs/>
          <w:sz w:val="24"/>
          <w:szCs w:val="24"/>
        </w:rPr>
        <w:t>T</w:t>
      </w:r>
      <w:r w:rsidR="009A0FAB" w:rsidRPr="002C5732">
        <w:rPr>
          <w:rFonts w:cs="Times New Roman"/>
          <w:sz w:val="24"/>
          <w:szCs w:val="24"/>
        </w:rPr>
        <w:t xml:space="preserve"> </w:t>
      </w:r>
      <w:r w:rsidR="009A0FAB">
        <w:rPr>
          <w:rFonts w:cs="Times New Roman"/>
          <w:sz w:val="24"/>
          <w:szCs w:val="24"/>
        </w:rPr>
        <w:t>become</w:t>
      </w:r>
      <w:r w:rsidR="001E7FDC">
        <w:rPr>
          <w:rFonts w:eastAsiaTheme="minorEastAsia" w:cs="Times New Roman"/>
          <w:sz w:val="24"/>
          <w:szCs w:val="24"/>
        </w:rPr>
        <w:t>s</w:t>
      </w:r>
      <w:r w:rsidR="001F1700" w:rsidRPr="00FE3E1F">
        <w:rPr>
          <w:rFonts w:cs="Times New Roman"/>
          <w:sz w:val="24"/>
          <w:szCs w:val="24"/>
        </w:rPr>
        <w:t>:</w:t>
      </w:r>
    </w:p>
    <w:bookmarkEnd w:id="179"/>
    <w:p w14:paraId="7FB03DC1" w14:textId="77777777" w:rsidR="00F569C0" w:rsidRPr="00FE3E1F" w:rsidRDefault="00F569C0" w:rsidP="00F569C0">
      <w:pPr>
        <w:rPr>
          <w:rFonts w:eastAsiaTheme="minorEastAsia" w:cstheme="minorHAnsi"/>
          <w:sz w:val="24"/>
          <w:szCs w:val="24"/>
        </w:rPr>
      </w:pPr>
    </w:p>
    <w:p w14:paraId="4A90EC1D" w14:textId="63DD8DE6" w:rsidR="00F569C0" w:rsidRPr="00FE3E1F" w:rsidRDefault="00000000" w:rsidP="00F569C0">
      <w:pPr>
        <w:ind w:firstLine="708"/>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Calibri"/>
                <w:sz w:val="24"/>
                <w:szCs w:val="24"/>
              </w:rPr>
              <m:t>∆</m:t>
            </m:r>
            <m:r>
              <w:rPr>
                <w:rFonts w:ascii="Cambria Math" w:cs="Times New Roman"/>
                <w:sz w:val="24"/>
                <w:szCs w:val="24"/>
              </w:rPr>
              <m:t>T,j</m:t>
            </m:r>
          </m:sub>
        </m:sSub>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nodes</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nodes</m:t>
                </m:r>
              </m:sub>
            </m:sSub>
          </m:den>
        </m:f>
      </m:oMath>
      <w:r w:rsidR="00F569C0" w:rsidRPr="00FE3E1F">
        <w:rPr>
          <w:rFonts w:cs="Times New Roman"/>
          <w:sz w:val="24"/>
          <w:szCs w:val="24"/>
        </w:rPr>
        <w:tab/>
      </w:r>
      <w:r w:rsidR="00A76B32" w:rsidRPr="00FE3E1F">
        <w:rPr>
          <w:rFonts w:cs="Times New Roman"/>
          <w:sz w:val="24"/>
          <w:szCs w:val="24"/>
        </w:rPr>
        <w:tab/>
      </w:r>
      <w:r w:rsidR="00A76B32" w:rsidRPr="00FE3E1F">
        <w:rPr>
          <w:rFonts w:cs="Times New Roman"/>
          <w:sz w:val="24"/>
          <w:szCs w:val="24"/>
        </w:rPr>
        <w:tab/>
      </w:r>
      <w:r w:rsidR="00F569C0" w:rsidRPr="00FE3E1F">
        <w:rPr>
          <w:rFonts w:cs="Times New Roman"/>
          <w:sz w:val="24"/>
          <w:szCs w:val="24"/>
        </w:rPr>
        <w:tab/>
        <w:t>(9)</w:t>
      </w:r>
    </w:p>
    <w:p w14:paraId="273E1458" w14:textId="34BEE862" w:rsidR="00F569C0" w:rsidRPr="00FE3E1F" w:rsidRDefault="00F569C0" w:rsidP="00F569C0">
      <w:pPr>
        <w:ind w:firstLine="708"/>
        <w:rPr>
          <w:rFonts w:cstheme="minorHAnsi"/>
          <w:sz w:val="24"/>
          <w:szCs w:val="24"/>
        </w:rPr>
      </w:pPr>
      <w:r w:rsidRPr="00FE3E1F">
        <w:rPr>
          <w:rFonts w:cs="Times New Roman"/>
          <w:sz w:val="24"/>
          <w:szCs w:val="24"/>
        </w:rPr>
        <w:tab/>
      </w:r>
    </w:p>
    <w:p w14:paraId="1B884585" w14:textId="5CA6A70D" w:rsidR="00AF7794" w:rsidRPr="00FE3E1F" w:rsidRDefault="00920460" w:rsidP="00AF7794">
      <w:pPr>
        <w:rPr>
          <w:rFonts w:cs="Times New Roman"/>
          <w:sz w:val="24"/>
          <w:szCs w:val="24"/>
        </w:rPr>
      </w:pPr>
      <w:r w:rsidRPr="00FE3E1F">
        <w:rPr>
          <w:rFonts w:eastAsiaTheme="minorEastAsia" w:cs="Times New Roman"/>
          <w:sz w:val="24"/>
          <w:szCs w:val="24"/>
        </w:rPr>
        <w:t>T</w:t>
      </w:r>
      <w:r w:rsidRPr="00FE3E1F">
        <w:rPr>
          <w:rFonts w:cs="Times New Roman"/>
          <w:sz w:val="24"/>
          <w:szCs w:val="24"/>
        </w:rPr>
        <w:t xml:space="preserve">he spread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Calibri"/>
                <w:sz w:val="24"/>
                <w:szCs w:val="24"/>
              </w:rPr>
              <m:t>∆</m:t>
            </m:r>
            <m:r>
              <w:rPr>
                <w:rFonts w:ascii="Cambria Math" w:cs="Times New Roman"/>
                <w:sz w:val="24"/>
                <w:szCs w:val="24"/>
              </w:rPr>
              <m:t>T,j</m:t>
            </m:r>
          </m:sub>
        </m:sSub>
      </m:oMath>
      <w:r w:rsidRPr="00FE3E1F">
        <w:rPr>
          <w:rFonts w:eastAsiaTheme="minorEastAsia" w:cs="Times New Roman"/>
          <w:sz w:val="24"/>
          <w:szCs w:val="24"/>
        </w:rPr>
        <w:t xml:space="preserve"> </w:t>
      </w:r>
      <w:r w:rsidRPr="00FE3E1F">
        <w:rPr>
          <w:rFonts w:cs="Times New Roman"/>
          <w:sz w:val="24"/>
          <w:szCs w:val="24"/>
        </w:rPr>
        <w:t xml:space="preserve">over time step </w:t>
      </w:r>
      <w:r w:rsidRPr="00FE3E1F">
        <w:rPr>
          <w:rFonts w:cstheme="minorHAnsi"/>
          <w:sz w:val="24"/>
          <w:szCs w:val="24"/>
        </w:rPr>
        <w:t>∆</w:t>
      </w:r>
      <w:r w:rsidRPr="00FE3E1F">
        <w:rPr>
          <w:rFonts w:cs="Times New Roman"/>
          <w:sz w:val="24"/>
          <w:szCs w:val="24"/>
        </w:rPr>
        <w:t xml:space="preserve">T </w:t>
      </w:r>
      <w:r w:rsidR="00306216" w:rsidRPr="00FE3E1F">
        <w:rPr>
          <w:rFonts w:cs="Times New Roman"/>
          <w:sz w:val="24"/>
          <w:szCs w:val="24"/>
        </w:rPr>
        <w:t>is derived from</w:t>
      </w:r>
      <w:r w:rsidR="006907F8" w:rsidRPr="00FE3E1F">
        <w:rPr>
          <w:rFonts w:cs="Times New Roman"/>
          <w:sz w:val="24"/>
          <w:szCs w:val="24"/>
        </w:rPr>
        <w:t xml:space="preserve"> </w:t>
      </w:r>
      <w:r w:rsidR="00317F2A" w:rsidRPr="00FE3E1F">
        <w:rPr>
          <w:rFonts w:cs="Times New Roman"/>
          <w:sz w:val="24"/>
          <w:szCs w:val="24"/>
        </w:rPr>
        <w:t xml:space="preserve">the spread </w:t>
      </w:r>
      <w:r w:rsidR="00306216" w:rsidRPr="00FE3E1F">
        <w:rPr>
          <w:rFonts w:cs="Times New Roman"/>
          <w:sz w:val="24"/>
          <w:szCs w:val="24"/>
        </w:rPr>
        <w:t xml:space="preserve">in domain A </w:t>
      </w:r>
      <w:r w:rsidR="00317F2A" w:rsidRPr="00FE3E1F">
        <w:rPr>
          <w:rFonts w:cs="Times New Roman"/>
          <w:sz w:val="24"/>
          <w:szCs w:val="24"/>
        </w:rPr>
        <w:t xml:space="preserve">in </w:t>
      </w:r>
      <w:r w:rsidRPr="00FE3E1F">
        <w:rPr>
          <w:rFonts w:cs="Times New Roman"/>
          <w:sz w:val="24"/>
          <w:szCs w:val="24"/>
        </w:rPr>
        <w:t>(</w:t>
      </w:r>
      <w:r w:rsidR="00953338" w:rsidRPr="00FE3E1F">
        <w:rPr>
          <w:rFonts w:cs="Times New Roman"/>
          <w:sz w:val="24"/>
          <w:szCs w:val="24"/>
        </w:rPr>
        <w:t>1</w:t>
      </w:r>
      <w:r w:rsidRPr="00FE3E1F">
        <w:rPr>
          <w:rFonts w:cs="Times New Roman"/>
          <w:sz w:val="24"/>
          <w:szCs w:val="24"/>
        </w:rPr>
        <w:t>)</w:t>
      </w:r>
      <w:r w:rsidR="006907F8" w:rsidRPr="00FE3E1F">
        <w:rPr>
          <w:rFonts w:cs="Times New Roman"/>
          <w:sz w:val="24"/>
          <w:szCs w:val="24"/>
        </w:rPr>
        <w:t xml:space="preserve"> </w:t>
      </w:r>
      <w:r w:rsidR="00D52EA5">
        <w:rPr>
          <w:rFonts w:cs="Times New Roman"/>
          <w:sz w:val="24"/>
          <w:szCs w:val="24"/>
        </w:rPr>
        <w:t xml:space="preserve">using the </w:t>
      </w:r>
      <w:r w:rsidR="00306216" w:rsidRPr="00FE3E1F">
        <w:rPr>
          <w:rFonts w:cs="Times New Roman"/>
          <w:sz w:val="24"/>
          <w:szCs w:val="24"/>
        </w:rPr>
        <w:t xml:space="preserve"> </w:t>
      </w:r>
      <w:r w:rsidR="006907F8" w:rsidRPr="00FE3E1F">
        <w:rPr>
          <w:rFonts w:cs="Times New Roman"/>
          <w:sz w:val="24"/>
          <w:szCs w:val="24"/>
        </w:rPr>
        <w:t>linear grow</w:t>
      </w:r>
      <w:r w:rsidR="00306216" w:rsidRPr="00FE3E1F">
        <w:rPr>
          <w:rFonts w:cs="Times New Roman"/>
          <w:sz w:val="24"/>
          <w:szCs w:val="24"/>
        </w:rPr>
        <w:t>th</w:t>
      </w:r>
      <w:r w:rsidR="00317F2A" w:rsidRPr="00FE3E1F">
        <w:rPr>
          <w:rFonts w:cs="Times New Roman"/>
          <w:sz w:val="24"/>
          <w:szCs w:val="24"/>
        </w:rPr>
        <w:t xml:space="preserve"> with the traveled distance </w:t>
      </w:r>
      <m:oMath>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00306216" w:rsidRPr="00FE3E1F">
        <w:rPr>
          <w:rFonts w:eastAsiaTheme="minorEastAsia" w:cs="Times New Roman"/>
          <w:sz w:val="24"/>
          <w:szCs w:val="24"/>
        </w:rPr>
        <w:t xml:space="preserve"> </w:t>
      </w:r>
      <w:r w:rsidR="00B319DA">
        <w:rPr>
          <w:rFonts w:eastAsiaTheme="minorEastAsia" w:cs="Times New Roman"/>
          <w:sz w:val="24"/>
          <w:szCs w:val="24"/>
        </w:rPr>
        <w:t>over</w:t>
      </w:r>
      <w:r w:rsidR="00D52EA5">
        <w:rPr>
          <w:rFonts w:eastAsiaTheme="minorEastAsia" w:cs="Times New Roman"/>
          <w:sz w:val="24"/>
          <w:szCs w:val="24"/>
        </w:rPr>
        <w:t xml:space="preserve"> the length of domain A</w:t>
      </w:r>
      <w:r w:rsidR="00306216" w:rsidRPr="00FE3E1F">
        <w:rPr>
          <w:rFonts w:eastAsiaTheme="minorEastAsia" w:cs="Times New Roman"/>
          <w:sz w:val="24"/>
          <w:szCs w:val="24"/>
        </w:rPr>
        <w:t xml:space="preserve"> </w:t>
      </w:r>
      <w:r w:rsidR="00306216" w:rsidRPr="007D1A42">
        <w:rPr>
          <w:rFonts w:eastAsiaTheme="minorEastAsia" w:cs="Times New Roman"/>
          <w:i/>
          <w:iCs/>
          <w:sz w:val="24"/>
          <w:szCs w:val="24"/>
        </w:rPr>
        <w:t>L</w:t>
      </w:r>
      <w:r w:rsidR="00306216" w:rsidRPr="007D1A42">
        <w:rPr>
          <w:rFonts w:eastAsiaTheme="minorEastAsia" w:cs="Times New Roman"/>
          <w:i/>
          <w:iCs/>
          <w:sz w:val="24"/>
          <w:szCs w:val="24"/>
          <w:vertAlign w:val="subscript"/>
        </w:rPr>
        <w:t>A</w:t>
      </w:r>
      <w:r w:rsidR="00306216" w:rsidRPr="00FE3E1F">
        <w:rPr>
          <w:rFonts w:eastAsiaTheme="minorEastAsia" w:cs="Times New Roman"/>
          <w:sz w:val="24"/>
          <w:szCs w:val="24"/>
        </w:rPr>
        <w:t>:</w:t>
      </w:r>
    </w:p>
    <w:p w14:paraId="0E0F3457" w14:textId="77777777" w:rsidR="00AF7794" w:rsidRPr="00FE3E1F" w:rsidRDefault="00AF7794" w:rsidP="00AF7794">
      <w:pPr>
        <w:rPr>
          <w:rFonts w:cs="Times New Roman"/>
          <w:sz w:val="24"/>
          <w:szCs w:val="24"/>
        </w:rPr>
      </w:pPr>
    </w:p>
    <w:p w14:paraId="5253730D" w14:textId="2425F49D" w:rsidR="00AF7794" w:rsidRPr="00FE3E1F" w:rsidRDefault="00AF7794" w:rsidP="009D6FBF">
      <w:pPr>
        <w:ind w:firstLine="708"/>
        <w:rPr>
          <w:rFonts w:cs="Times New Roman"/>
          <w:sz w:val="24"/>
          <w:szCs w:val="24"/>
        </w:rPr>
      </w:pPr>
      <w:r w:rsidRPr="00FE3E1F">
        <w:rPr>
          <w:rFonts w:cs="Times New Roman"/>
          <w:sz w:val="24"/>
          <w:szCs w:val="24"/>
        </w:rPr>
        <w:t xml:space="preserve">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Times New Roman"/>
                <w:sz w:val="24"/>
                <w:szCs w:val="24"/>
              </w:rPr>
              <m:t>∆T</m:t>
            </m:r>
            <m:r>
              <w:rPr>
                <w:rFonts w:ascii="Cambria Math" w:cs="Times New Roman"/>
                <w:sz w:val="24"/>
                <w:szCs w:val="24"/>
              </w:rPr>
              <m:t>,j</m:t>
            </m:r>
          </m:sub>
        </m:sSub>
        <m: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den>
        </m:f>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Times New Roman"/>
                <w:sz w:val="24"/>
                <w:szCs w:val="24"/>
              </w:rPr>
              <m:t>A</m:t>
            </m:r>
            <m:r>
              <w:rPr>
                <w:rFonts w:ascii="Cambria Math" w:cs="Times New Roman"/>
                <w:sz w:val="24"/>
                <w:szCs w:val="24"/>
              </w:rPr>
              <m:t>,j</m:t>
            </m:r>
          </m:sub>
        </m:sSub>
      </m:oMath>
      <w:r w:rsidR="009D6FBF" w:rsidRPr="00FE3E1F">
        <w:rPr>
          <w:rFonts w:eastAsiaTheme="minorEastAsia" w:cs="Times New Roman"/>
          <w:sz w:val="24"/>
          <w:szCs w:val="24"/>
        </w:rPr>
        <w:tab/>
      </w:r>
      <w:r w:rsidR="009D6FBF" w:rsidRPr="00FE3E1F">
        <w:rPr>
          <w:rFonts w:eastAsiaTheme="minorEastAsia" w:cs="Times New Roman"/>
          <w:sz w:val="24"/>
          <w:szCs w:val="24"/>
        </w:rPr>
        <w:tab/>
      </w:r>
      <w:r w:rsidR="009D6FBF" w:rsidRPr="00FE3E1F">
        <w:rPr>
          <w:rFonts w:cs="Times New Roman"/>
          <w:sz w:val="24"/>
          <w:szCs w:val="24"/>
        </w:rPr>
        <w:tab/>
      </w:r>
      <w:r w:rsidR="009D6FBF" w:rsidRPr="00FE3E1F">
        <w:rPr>
          <w:rFonts w:cs="Times New Roman"/>
          <w:sz w:val="24"/>
          <w:szCs w:val="24"/>
        </w:rPr>
        <w:tab/>
      </w:r>
      <w:r w:rsidR="009D6FBF" w:rsidRPr="00FE3E1F">
        <w:rPr>
          <w:rFonts w:cs="Times New Roman"/>
          <w:sz w:val="24"/>
          <w:szCs w:val="24"/>
        </w:rPr>
        <w:tab/>
      </w:r>
      <w:r w:rsidR="009D6FBF" w:rsidRPr="00FE3E1F">
        <w:rPr>
          <w:rFonts w:cs="Times New Roman"/>
          <w:sz w:val="24"/>
          <w:szCs w:val="24"/>
        </w:rPr>
        <w:tab/>
        <w:t>(10)</w:t>
      </w:r>
    </w:p>
    <w:p w14:paraId="7F345DC9" w14:textId="77777777" w:rsidR="00601813" w:rsidRPr="00FE3E1F" w:rsidRDefault="00601813" w:rsidP="0000338D">
      <w:pPr>
        <w:rPr>
          <w:rFonts w:cstheme="minorHAnsi"/>
          <w:sz w:val="24"/>
          <w:szCs w:val="24"/>
        </w:rPr>
      </w:pPr>
    </w:p>
    <w:p w14:paraId="6B6A8C38" w14:textId="690F7CCB" w:rsidR="0023299E" w:rsidRPr="00FE3E1F" w:rsidRDefault="0079099B" w:rsidP="0000338D">
      <w:pPr>
        <w:rPr>
          <w:rFonts w:cstheme="minorHAnsi"/>
          <w:sz w:val="24"/>
          <w:szCs w:val="24"/>
        </w:rPr>
      </w:pPr>
      <w:r w:rsidRPr="00FE3E1F">
        <w:rPr>
          <w:rFonts w:cstheme="minorHAnsi"/>
          <w:sz w:val="24"/>
          <w:szCs w:val="24"/>
        </w:rPr>
        <w:t xml:space="preserve">For time step </w:t>
      </w:r>
      <w:r w:rsidRPr="00FE3E1F">
        <w:rPr>
          <w:rFonts w:cs="Times New Roman"/>
          <w:sz w:val="24"/>
          <w:szCs w:val="24"/>
        </w:rPr>
        <w:t>∆T</w:t>
      </w:r>
      <w:r w:rsidR="00DB11D0" w:rsidRPr="00FE3E1F">
        <w:rPr>
          <w:rFonts w:cstheme="minorHAnsi"/>
          <w:sz w:val="24"/>
          <w:szCs w:val="24"/>
        </w:rPr>
        <w:t xml:space="preserve"> and</w:t>
      </w:r>
      <w:r w:rsidR="00AA6860" w:rsidRPr="00FE3E1F">
        <w:rPr>
          <w:rFonts w:cstheme="minorHAnsi"/>
          <w:sz w:val="24"/>
          <w:szCs w:val="24"/>
        </w:rPr>
        <w:t xml:space="preserve"> </w:t>
      </w:r>
      <w:r w:rsidR="00DB11D0" w:rsidRPr="00FE3E1F">
        <w:rPr>
          <w:rFonts w:cstheme="minorHAnsi"/>
          <w:sz w:val="24"/>
          <w:szCs w:val="24"/>
        </w:rPr>
        <w:t>u</w:t>
      </w:r>
      <w:r w:rsidR="00AA6860" w:rsidRPr="00FE3E1F">
        <w:rPr>
          <w:rFonts w:cstheme="minorHAnsi"/>
          <w:sz w:val="24"/>
          <w:szCs w:val="24"/>
        </w:rPr>
        <w:t xml:space="preserve">sing </w:t>
      </w:r>
      <m:oMath>
        <m:sSub>
          <m:sSubPr>
            <m:ctrlPr>
              <w:rPr>
                <w:rFonts w:ascii="Cambria Math" w:hAnsi="Cambria Math" w:cs="Times New Roman"/>
                <w:i/>
                <w:sz w:val="24"/>
                <w:szCs w:val="24"/>
              </w:rPr>
            </m:ctrlPr>
          </m:sSubPr>
          <m:e>
            <m:r>
              <w:rPr>
                <w:rFonts w:ascii="Cambria Math" w:cs="Times New Roman"/>
                <w:sz w:val="24"/>
                <w:szCs w:val="24"/>
              </w:rPr>
              <m:t>u</m:t>
            </m:r>
          </m:e>
          <m:sub>
            <m:r>
              <w:rPr>
                <w:rFonts w:ascii="Cambria Math" w:cs="Times New Roman"/>
                <w:sz w:val="24"/>
                <w:szCs w:val="24"/>
              </w:rPr>
              <m:t>a</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w:r w:rsidR="007111ED" w:rsidRPr="00FE3E1F">
        <w:rPr>
          <w:rFonts w:eastAsiaTheme="minorEastAsia" w:cs="Times New Roman"/>
          <w:sz w:val="24"/>
          <w:szCs w:val="24"/>
        </w:rPr>
        <w:t xml:space="preserve">, </w:t>
      </w:r>
      <w:r w:rsidRPr="00FE3E1F">
        <w:rPr>
          <w:rFonts w:cstheme="minorHAnsi"/>
          <w:sz w:val="24"/>
          <w:szCs w:val="24"/>
        </w:rPr>
        <w:t>the</w:t>
      </w:r>
      <w:r w:rsidR="0023299E" w:rsidRPr="00FE3E1F">
        <w:rPr>
          <w:rFonts w:cstheme="minorHAnsi"/>
          <w:sz w:val="24"/>
          <w:szCs w:val="24"/>
        </w:rPr>
        <w:t xml:space="preserve"> dispersive mass flux</w:t>
      </w:r>
      <w:r w:rsidRPr="00FE3E1F">
        <w:rPr>
          <w:rFonts w:cstheme="minorHAnsi"/>
          <w:sz w:val="24"/>
          <w:szCs w:val="24"/>
        </w:rPr>
        <w:t xml:space="preserve"> in the aquifer</w:t>
      </w:r>
      <w:r w:rsidR="00E434B9" w:rsidRPr="00FE3E1F">
        <w:rPr>
          <w:rFonts w:cstheme="minorHAnsi"/>
          <w:sz w:val="24"/>
          <w:szCs w:val="24"/>
        </w:rPr>
        <w:t xml:space="preserve"> </w:t>
      </w:r>
      <w:r w:rsidR="0023299E" w:rsidRPr="00FE3E1F">
        <w:rPr>
          <w:rFonts w:cstheme="minorHAnsi"/>
          <w:sz w:val="24"/>
          <w:szCs w:val="24"/>
        </w:rPr>
        <w:t xml:space="preserve">becomes, </w:t>
      </w:r>
    </w:p>
    <w:p w14:paraId="2F0C74AF" w14:textId="77777777" w:rsidR="00E434B9" w:rsidRPr="00FE3E1F" w:rsidRDefault="00E434B9" w:rsidP="0000338D">
      <w:pPr>
        <w:rPr>
          <w:rFonts w:cstheme="minorHAnsi"/>
          <w:sz w:val="24"/>
          <w:szCs w:val="24"/>
        </w:rPr>
      </w:pPr>
    </w:p>
    <w:p w14:paraId="48F066B6" w14:textId="7F70E6C2" w:rsidR="0023299E" w:rsidRPr="00FE3E1F" w:rsidRDefault="00000000" w:rsidP="0023299E">
      <w:pPr>
        <w:ind w:firstLine="708"/>
        <w:rPr>
          <w:rFonts w:cs="Times New Roman"/>
          <w:sz w:val="24"/>
          <w:szCs w:val="24"/>
        </w:rPr>
      </w:pPr>
      <m:oMath>
        <m:sSub>
          <m:sSubPr>
            <m:ctrlPr>
              <w:rPr>
                <w:rFonts w:ascii="Cambria Math" w:hAnsi="Cambria Math" w:cs="Times New Roman"/>
                <w:i/>
                <w:sz w:val="24"/>
                <w:szCs w:val="24"/>
              </w:rPr>
            </m:ctrlPr>
          </m:sSubPr>
          <m:e>
            <m:r>
              <w:rPr>
                <w:rFonts w:ascii="Cambria Math" w:cs="Times New Roman"/>
                <w:sz w:val="24"/>
                <w:szCs w:val="24"/>
              </w:rPr>
              <m:t>F</m:t>
            </m:r>
          </m:e>
          <m:sub>
            <m:r>
              <w:rPr>
                <w:rFonts w:ascii="Cambria Math" w:hAnsi="Cambria Math" w:cs="Calibri"/>
                <w:sz w:val="24"/>
                <w:szCs w:val="24"/>
              </w:rPr>
              <m:t>∆</m:t>
            </m:r>
            <m:r>
              <w:rPr>
                <w:rFonts w:ascii="Cambria Math" w:cs="Times New Roman"/>
                <w:sz w:val="24"/>
                <w:szCs w:val="24"/>
              </w:rPr>
              <m:t>T,j</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∆T,j</m:t>
                </m:r>
              </m:sub>
            </m:sSub>
          </m:num>
          <m:den>
            <m:r>
              <w:rPr>
                <w:rFonts w:ascii="Cambria Math" w:hAnsi="Cambria Math" w:cs="Calibri"/>
                <w:sz w:val="24"/>
                <w:szCs w:val="24"/>
              </w:rPr>
              <m:t>∆</m:t>
            </m:r>
            <m:r>
              <w:rPr>
                <w:rFonts w:ascii="Cambria Math" w:cs="Times New Roman"/>
                <w:sz w:val="24"/>
                <w:szCs w:val="24"/>
              </w:rPr>
              <m:t>T</m:t>
            </m:r>
          </m:den>
        </m:f>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nodes</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nodes</m:t>
                </m:r>
              </m:sub>
            </m:sSub>
          </m:den>
        </m:f>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u</m:t>
            </m:r>
          </m:e>
          <m:sub>
            <m:r>
              <w:rPr>
                <w:rFonts w:ascii="Cambria Math" w:cs="Times New Roman"/>
                <w:sz w:val="24"/>
                <w:szCs w:val="24"/>
              </w:rPr>
              <m:t>a</m:t>
            </m:r>
          </m:sub>
        </m:sSub>
      </m:oMath>
      <w:r w:rsidR="0023299E" w:rsidRPr="00FE3E1F">
        <w:rPr>
          <w:rFonts w:cs="Times New Roman"/>
          <w:sz w:val="24"/>
          <w:szCs w:val="24"/>
        </w:rPr>
        <w:tab/>
      </w:r>
      <w:r w:rsidR="0023299E" w:rsidRPr="00FE3E1F">
        <w:rPr>
          <w:rFonts w:cs="Times New Roman"/>
          <w:sz w:val="24"/>
          <w:szCs w:val="24"/>
        </w:rPr>
        <w:tab/>
      </w:r>
      <w:r w:rsidR="0023299E" w:rsidRPr="00FE3E1F">
        <w:rPr>
          <w:rFonts w:cs="Times New Roman"/>
          <w:sz w:val="24"/>
          <w:szCs w:val="24"/>
        </w:rPr>
        <w:tab/>
      </w:r>
      <w:r w:rsidR="0023299E" w:rsidRPr="00FE3E1F">
        <w:rPr>
          <w:rFonts w:cs="Times New Roman"/>
          <w:sz w:val="24"/>
          <w:szCs w:val="24"/>
        </w:rPr>
        <w:tab/>
        <w:t>(1</w:t>
      </w:r>
      <w:r w:rsidR="00CF6318" w:rsidRPr="00FE3E1F">
        <w:rPr>
          <w:rFonts w:cs="Times New Roman"/>
          <w:sz w:val="24"/>
          <w:szCs w:val="24"/>
        </w:rPr>
        <w:t>1</w:t>
      </w:r>
      <w:r w:rsidR="0023299E" w:rsidRPr="00FE3E1F">
        <w:rPr>
          <w:rFonts w:cs="Times New Roman"/>
          <w:sz w:val="24"/>
          <w:szCs w:val="24"/>
        </w:rPr>
        <w:t>)</w:t>
      </w:r>
    </w:p>
    <w:p w14:paraId="2536F8B8" w14:textId="77777777" w:rsidR="0023299E" w:rsidRPr="00FE3E1F" w:rsidRDefault="0023299E" w:rsidP="0000338D">
      <w:pPr>
        <w:rPr>
          <w:rFonts w:cstheme="minorHAnsi"/>
          <w:sz w:val="24"/>
          <w:szCs w:val="24"/>
        </w:rPr>
      </w:pPr>
    </w:p>
    <w:p w14:paraId="269FA773" w14:textId="763C5B00" w:rsidR="00F1046C" w:rsidRPr="00FE3E1F" w:rsidRDefault="00C44C36" w:rsidP="00F1046C">
      <w:pPr>
        <w:rPr>
          <w:rFonts w:cs="Times New Roman"/>
          <w:sz w:val="24"/>
          <w:szCs w:val="24"/>
        </w:rPr>
      </w:pPr>
      <w:r w:rsidRPr="00FE3E1F">
        <w:rPr>
          <w:rFonts w:cstheme="minorHAnsi"/>
          <w:sz w:val="24"/>
          <w:szCs w:val="24"/>
        </w:rPr>
        <w:t>In which</w:t>
      </w:r>
      <w:r w:rsidR="00561345" w:rsidRPr="00FE3E1F">
        <w:rPr>
          <w:rFonts w:cstheme="minorHAns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00561345" w:rsidRPr="00FE3E1F">
        <w:rPr>
          <w:rFonts w:eastAsiaTheme="minorEastAsia" w:cstheme="minorHAnsi"/>
          <w:sz w:val="24"/>
          <w:szCs w:val="24"/>
        </w:rPr>
        <w:t xml:space="preserve"> is defined as</w:t>
      </w:r>
      <w:r w:rsidR="00F1046C" w:rsidRPr="00FE3E1F">
        <w:rPr>
          <w:rFonts w:cstheme="minorHAnsi"/>
          <w:sz w:val="24"/>
          <w:szCs w:val="24"/>
        </w:rPr>
        <w:t xml:space="preserve"> the </w:t>
      </w:r>
      <w:r w:rsidR="006D22A1" w:rsidRPr="00FE3E1F">
        <w:rPr>
          <w:rFonts w:cstheme="minorHAnsi"/>
          <w:i/>
          <w:iCs/>
          <w:sz w:val="24"/>
          <w:szCs w:val="24"/>
        </w:rPr>
        <w:t>dis</w:t>
      </w:r>
      <w:r w:rsidRPr="00FE3E1F">
        <w:rPr>
          <w:rFonts w:cstheme="minorHAnsi"/>
          <w:i/>
          <w:iCs/>
          <w:sz w:val="24"/>
          <w:szCs w:val="24"/>
        </w:rPr>
        <w:t>p</w:t>
      </w:r>
      <w:r w:rsidR="006D22A1" w:rsidRPr="00FE3E1F">
        <w:rPr>
          <w:rFonts w:cstheme="minorHAnsi"/>
          <w:i/>
          <w:iCs/>
          <w:sz w:val="24"/>
          <w:szCs w:val="24"/>
        </w:rPr>
        <w:t>ers</w:t>
      </w:r>
      <w:r w:rsidR="00F1046C" w:rsidRPr="00FE3E1F">
        <w:rPr>
          <w:rFonts w:cstheme="minorHAnsi"/>
          <w:i/>
          <w:iCs/>
          <w:sz w:val="24"/>
          <w:szCs w:val="24"/>
        </w:rPr>
        <w:t>ive volume shift</w:t>
      </w:r>
      <w:r w:rsidRPr="00FE3E1F">
        <w:rPr>
          <w:rFonts w:eastAsiaTheme="minorEastAsia" w:cstheme="minorHAnsi"/>
          <w:sz w:val="24"/>
          <w:szCs w:val="24"/>
        </w:rPr>
        <w:t xml:space="preserve"> </w:t>
      </w:r>
      <w:r w:rsidR="001E7C2F" w:rsidRPr="00FE3E1F">
        <w:rPr>
          <w:rFonts w:eastAsiaTheme="minorEastAsia" w:cstheme="minorHAnsi"/>
          <w:sz w:val="24"/>
          <w:szCs w:val="24"/>
        </w:rPr>
        <w:t xml:space="preserve">given </w:t>
      </w:r>
      <w:r w:rsidRPr="00FE3E1F">
        <w:rPr>
          <w:rFonts w:eastAsiaTheme="minorEastAsia" w:cstheme="minorHAnsi"/>
          <w:sz w:val="24"/>
          <w:szCs w:val="24"/>
        </w:rPr>
        <w:t>by</w:t>
      </w:r>
      <w:r w:rsidR="00F1046C" w:rsidRPr="00FE3E1F">
        <w:rPr>
          <w:rFonts w:eastAsiaTheme="minorEastAsia" w:cstheme="minorHAnsi"/>
          <w:sz w:val="24"/>
          <w:szCs w:val="24"/>
        </w:rPr>
        <w:t xml:space="preserve">: </w:t>
      </w:r>
      <w:r w:rsidR="00F1046C" w:rsidRPr="00FE3E1F">
        <w:rPr>
          <w:rFonts w:cstheme="minorHAnsi"/>
          <w:sz w:val="24"/>
          <w:szCs w:val="24"/>
        </w:rPr>
        <w:t xml:space="preserve"> </w:t>
      </w:r>
      <w:r w:rsidR="00F1046C" w:rsidRPr="00FE3E1F">
        <w:rPr>
          <w:rFonts w:cs="Times New Roman"/>
          <w:sz w:val="24"/>
          <w:szCs w:val="24"/>
        </w:rPr>
        <w:t xml:space="preserve"> </w:t>
      </w:r>
    </w:p>
    <w:p w14:paraId="55E7C111" w14:textId="77777777" w:rsidR="00F1046C" w:rsidRPr="00FE3E1F" w:rsidRDefault="00F1046C" w:rsidP="00F1046C">
      <w:pPr>
        <w:rPr>
          <w:rFonts w:cs="Times New Roman"/>
          <w:sz w:val="24"/>
          <w:szCs w:val="24"/>
        </w:rPr>
      </w:pPr>
    </w:p>
    <w:p w14:paraId="36E67E4C" w14:textId="44070A54" w:rsidR="00F1046C" w:rsidRPr="00FE3E1F" w:rsidRDefault="00000000" w:rsidP="00F1046C">
      <w:pPr>
        <w:ind w:firstLine="708"/>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j</m:t>
            </m:r>
          </m:sub>
        </m:sSub>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00F1046C" w:rsidRPr="00FE3E1F">
        <w:rPr>
          <w:rFonts w:eastAsiaTheme="minorEastAsia" w:cs="Times New Roman"/>
          <w:sz w:val="24"/>
          <w:szCs w:val="24"/>
        </w:rPr>
        <w:t xml:space="preserve">  </w:t>
      </w:r>
      <w:r w:rsidR="00F1046C" w:rsidRPr="00FE3E1F">
        <w:rPr>
          <w:rFonts w:eastAsiaTheme="minorEastAsia" w:cs="Times New Roman"/>
          <w:sz w:val="24"/>
          <w:szCs w:val="24"/>
        </w:rPr>
        <w:tab/>
      </w:r>
      <w:r w:rsidR="00F1046C" w:rsidRPr="00FE3E1F">
        <w:rPr>
          <w:rFonts w:cstheme="minorHAnsi"/>
          <w:sz w:val="24"/>
          <w:szCs w:val="24"/>
        </w:rPr>
        <w:tab/>
      </w:r>
      <w:r w:rsidR="00F1046C" w:rsidRPr="00FE3E1F">
        <w:rPr>
          <w:rFonts w:cstheme="minorHAnsi"/>
          <w:sz w:val="24"/>
          <w:szCs w:val="24"/>
        </w:rPr>
        <w:tab/>
      </w:r>
      <w:r w:rsidR="00F1046C" w:rsidRPr="00FE3E1F">
        <w:rPr>
          <w:rFonts w:cstheme="minorHAnsi"/>
          <w:sz w:val="24"/>
          <w:szCs w:val="24"/>
        </w:rPr>
        <w:tab/>
      </w:r>
      <w:r w:rsidR="00F1046C" w:rsidRPr="00FE3E1F">
        <w:rPr>
          <w:rFonts w:cstheme="minorHAnsi"/>
          <w:sz w:val="24"/>
          <w:szCs w:val="24"/>
        </w:rPr>
        <w:tab/>
      </w:r>
      <w:r w:rsidR="00F1046C" w:rsidRPr="00FE3E1F">
        <w:rPr>
          <w:rFonts w:cstheme="minorHAnsi"/>
          <w:sz w:val="24"/>
          <w:szCs w:val="24"/>
        </w:rPr>
        <w:tab/>
        <w:t>(</w:t>
      </w:r>
      <w:r w:rsidR="006F745B" w:rsidRPr="00FE3E1F">
        <w:rPr>
          <w:rFonts w:cstheme="minorHAnsi"/>
          <w:sz w:val="24"/>
          <w:szCs w:val="24"/>
        </w:rPr>
        <w:t>12</w:t>
      </w:r>
      <w:r w:rsidR="00F1046C" w:rsidRPr="00FE3E1F">
        <w:rPr>
          <w:rFonts w:cstheme="minorHAnsi"/>
          <w:sz w:val="24"/>
          <w:szCs w:val="24"/>
        </w:rPr>
        <w:t>)</w:t>
      </w:r>
    </w:p>
    <w:p w14:paraId="4387EA46" w14:textId="77777777" w:rsidR="00F1046C" w:rsidRPr="00FE3E1F" w:rsidRDefault="00F1046C" w:rsidP="00F1046C">
      <w:pPr>
        <w:rPr>
          <w:rFonts w:cs="Times New Roman"/>
          <w:sz w:val="24"/>
          <w:szCs w:val="24"/>
        </w:rPr>
      </w:pPr>
    </w:p>
    <w:p w14:paraId="0FACA9DB" w14:textId="22892854" w:rsidR="007059A4" w:rsidRPr="00FE3E1F" w:rsidRDefault="009B0072">
      <w:pPr>
        <w:rPr>
          <w:rFonts w:cstheme="minorHAnsi"/>
          <w:b/>
          <w:sz w:val="28"/>
          <w:szCs w:val="28"/>
        </w:rPr>
      </w:pPr>
      <w:r w:rsidRPr="00FE3E1F">
        <w:rPr>
          <w:rFonts w:cs="Times New Roman"/>
          <w:sz w:val="24"/>
          <w:szCs w:val="24"/>
        </w:rPr>
        <w:t xml:space="preserve">which differs from </w:t>
      </w:r>
      <w:r w:rsidR="00517CEE" w:rsidRPr="00FE3E1F">
        <w:rPr>
          <w:rFonts w:cs="Times New Roman"/>
          <w:sz w:val="24"/>
          <w:szCs w:val="24"/>
        </w:rPr>
        <w:t xml:space="preserve">and replaces </w:t>
      </w:r>
      <w:r w:rsidRPr="00FE3E1F">
        <w:rPr>
          <w:rFonts w:cs="Times New Roman"/>
          <w:sz w:val="24"/>
          <w:szCs w:val="24"/>
        </w:rPr>
        <w:t xml:space="preserve">the description given in </w:t>
      </w:r>
      <w:r w:rsidR="00285CF2" w:rsidRPr="00FE3E1F">
        <w:rPr>
          <w:rFonts w:cs="Times New Roman"/>
          <w:sz w:val="24"/>
          <w:szCs w:val="24"/>
        </w:rPr>
        <w:t>(</w:t>
      </w:r>
      <w:r w:rsidRPr="00FE3E1F">
        <w:rPr>
          <w:rFonts w:cs="Times New Roman"/>
          <w:sz w:val="24"/>
          <w:szCs w:val="24"/>
        </w:rPr>
        <w:t>De Lange 2020</w:t>
      </w:r>
      <w:r w:rsidR="00285CF2" w:rsidRPr="00FE3E1F">
        <w:rPr>
          <w:rFonts w:cs="Times New Roman"/>
          <w:sz w:val="24"/>
          <w:szCs w:val="24"/>
        </w:rPr>
        <w:t>)</w:t>
      </w:r>
      <w:r w:rsidRPr="00FE3E1F">
        <w:rPr>
          <w:rFonts w:cs="Times New Roman"/>
          <w:sz w:val="24"/>
          <w:szCs w:val="24"/>
        </w:rPr>
        <w:t xml:space="preserve">. </w:t>
      </w:r>
      <w:r w:rsidR="009F0D29" w:rsidRPr="00FE3E1F">
        <w:rPr>
          <w:rFonts w:cs="Times New Roman"/>
          <w:sz w:val="24"/>
          <w:szCs w:val="24"/>
        </w:rPr>
        <w:t xml:space="preserve">Apart from the traveled distance </w:t>
      </w:r>
      <m:oMath>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009F0D29" w:rsidRPr="00FE3E1F">
        <w:rPr>
          <w:rFonts w:eastAsiaTheme="minorEastAsia" w:cs="Times New Roman"/>
          <w:sz w:val="24"/>
          <w:szCs w:val="24"/>
        </w:rPr>
        <w:t xml:space="preserve"> in (10)</w:t>
      </w:r>
      <w:r w:rsidR="00D52EA5">
        <w:rPr>
          <w:rFonts w:eastAsiaTheme="minorEastAsia" w:cs="Times New Roman"/>
          <w:sz w:val="24"/>
          <w:szCs w:val="24"/>
        </w:rPr>
        <w:t xml:space="preserve"> that comes from the numerical model</w:t>
      </w:r>
      <w:r w:rsidR="007D7B42" w:rsidRPr="00FE3E1F">
        <w:rPr>
          <w:rFonts w:eastAsiaTheme="minorEastAsia" w:cs="Times New Roman"/>
          <w:sz w:val="24"/>
          <w:szCs w:val="24"/>
        </w:rPr>
        <w:t>,</w:t>
      </w:r>
      <w:r w:rsidR="009F0D29" w:rsidRPr="00FE3E1F">
        <w:rPr>
          <w:rFonts w:cstheme="minorHAns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009F0D29" w:rsidRPr="00FE3E1F">
        <w:rPr>
          <w:rFonts w:eastAsiaTheme="minorEastAsia" w:cstheme="minorHAnsi"/>
          <w:sz w:val="24"/>
          <w:szCs w:val="24"/>
        </w:rPr>
        <w:t xml:space="preserve"> is determined only by stochastic properties for the aquifer heterogeneity. </w:t>
      </w:r>
      <w:r w:rsidR="008358AF" w:rsidRPr="00FE3E1F">
        <w:rPr>
          <w:rFonts w:cs="Times New Roman"/>
          <w:sz w:val="24"/>
          <w:szCs w:val="24"/>
        </w:rPr>
        <w:t>The dispersive mass flux</w:t>
      </w:r>
      <w:r w:rsidR="00123E26" w:rsidRPr="00FE3E1F">
        <w:rPr>
          <w:rFonts w:cs="Times New Roman"/>
          <w:sz w:val="24"/>
          <w:szCs w:val="24"/>
        </w:rPr>
        <w:t xml:space="preserve"> </w:t>
      </w:r>
      <w:r w:rsidR="0079099B" w:rsidRPr="00FE3E1F">
        <w:rPr>
          <w:rFonts w:cs="Times New Roman"/>
          <w:sz w:val="24"/>
          <w:szCs w:val="24"/>
        </w:rPr>
        <w:t xml:space="preserve">in </w:t>
      </w:r>
      <w:r w:rsidR="00123E26" w:rsidRPr="00FE3E1F">
        <w:rPr>
          <w:rFonts w:cs="Times New Roman"/>
          <w:sz w:val="24"/>
          <w:szCs w:val="24"/>
        </w:rPr>
        <w:t>(1</w:t>
      </w:r>
      <w:r w:rsidR="006D22A1" w:rsidRPr="00FE3E1F">
        <w:rPr>
          <w:rFonts w:cs="Times New Roman"/>
          <w:sz w:val="24"/>
          <w:szCs w:val="24"/>
        </w:rPr>
        <w:t>1</w:t>
      </w:r>
      <w:r w:rsidR="00123E26" w:rsidRPr="00FE3E1F">
        <w:rPr>
          <w:rFonts w:cs="Times New Roman"/>
          <w:sz w:val="24"/>
          <w:szCs w:val="24"/>
        </w:rPr>
        <w:t xml:space="preserve">) is </w:t>
      </w:r>
      <w:r w:rsidR="0079099B" w:rsidRPr="00FE3E1F">
        <w:rPr>
          <w:rFonts w:cs="Times New Roman"/>
          <w:sz w:val="24"/>
          <w:szCs w:val="24"/>
        </w:rPr>
        <w:t>comparable</w:t>
      </w:r>
      <w:r w:rsidR="00123E26" w:rsidRPr="00FE3E1F">
        <w:rPr>
          <w:rFonts w:cs="Times New Roman"/>
          <w:sz w:val="24"/>
          <w:szCs w:val="24"/>
        </w:rPr>
        <w:t xml:space="preserve"> to the term describing mechanical dispersion in the classic PDE</w:t>
      </w:r>
      <w:r w:rsidR="000A750E" w:rsidRPr="00FE3E1F">
        <w:rPr>
          <w:rFonts w:cs="Times New Roman"/>
          <w:sz w:val="24"/>
          <w:szCs w:val="24"/>
        </w:rPr>
        <w:t xml:space="preserve"> used in modeling</w:t>
      </w:r>
      <w:r w:rsidR="00036F96" w:rsidRPr="00FE3E1F">
        <w:rPr>
          <w:rFonts w:cs="Times New Roman"/>
          <w:sz w:val="24"/>
          <w:szCs w:val="24"/>
        </w:rPr>
        <w:t xml:space="preserve"> (</w:t>
      </w:r>
      <w:r w:rsidR="00036F96" w:rsidRPr="00FE3E1F">
        <w:rPr>
          <w:rFonts w:cs="Times New Roman"/>
          <w:sz w:val="24"/>
          <w:szCs w:val="24"/>
          <w:highlight w:val="yellow"/>
        </w:rPr>
        <w:t>REF</w:t>
      </w:r>
      <w:r w:rsidR="00036F96" w:rsidRPr="00FE3E1F">
        <w:rPr>
          <w:rFonts w:cs="Times New Roman"/>
          <w:sz w:val="24"/>
          <w:szCs w:val="24"/>
        </w:rPr>
        <w:t>)</w:t>
      </w:r>
      <w:r w:rsidR="00123E26" w:rsidRPr="00FE3E1F">
        <w:rPr>
          <w:rFonts w:eastAsiaTheme="minorEastAsia" w:cstheme="minorHAnsi"/>
          <w:sz w:val="24"/>
          <w:szCs w:val="24"/>
        </w:rPr>
        <w:t xml:space="preserve">. </w:t>
      </w:r>
    </w:p>
    <w:p w14:paraId="2035A5D8" w14:textId="77777777" w:rsidR="001D7CD0" w:rsidRPr="00FE3E1F" w:rsidRDefault="001D7CD0" w:rsidP="00635F55">
      <w:pPr>
        <w:rPr>
          <w:rFonts w:cstheme="minorHAnsi"/>
          <w:bCs/>
          <w:iCs/>
          <w:sz w:val="24"/>
          <w:szCs w:val="24"/>
        </w:rPr>
      </w:pPr>
    </w:p>
    <w:p w14:paraId="63EA474C" w14:textId="4F2572BD" w:rsidR="002F1655" w:rsidRPr="00FE3E1F" w:rsidRDefault="002F1655" w:rsidP="00635F55">
      <w:pPr>
        <w:rPr>
          <w:rFonts w:cstheme="minorHAnsi"/>
          <w:bCs/>
          <w:iCs/>
          <w:sz w:val="24"/>
          <w:szCs w:val="24"/>
          <w:u w:val="single"/>
        </w:rPr>
      </w:pPr>
      <w:r w:rsidRPr="00FE3E1F">
        <w:rPr>
          <w:rFonts w:cstheme="minorHAnsi"/>
          <w:bCs/>
          <w:iCs/>
          <w:sz w:val="24"/>
          <w:szCs w:val="24"/>
          <w:u w:val="single"/>
        </w:rPr>
        <w:t>Equations for modeling</w:t>
      </w:r>
    </w:p>
    <w:p w14:paraId="2911DE21" w14:textId="06A8A7F9" w:rsidR="00C74F29" w:rsidRPr="00FE3E1F" w:rsidRDefault="00C74F29" w:rsidP="00635F55">
      <w:pPr>
        <w:rPr>
          <w:rFonts w:cs="Times New Roman"/>
          <w:sz w:val="24"/>
          <w:szCs w:val="24"/>
        </w:rPr>
      </w:pPr>
      <w:r w:rsidRPr="00FE3E1F">
        <w:rPr>
          <w:rFonts w:cstheme="minorHAnsi"/>
          <w:bCs/>
          <w:sz w:val="24"/>
          <w:szCs w:val="24"/>
        </w:rPr>
        <w:t>In</w:t>
      </w:r>
      <w:r w:rsidR="002260FD" w:rsidRPr="00FE3E1F">
        <w:rPr>
          <w:rFonts w:cstheme="minorHAnsi"/>
          <w:bCs/>
          <w:sz w:val="24"/>
          <w:szCs w:val="24"/>
        </w:rPr>
        <w:t xml:space="preserve"> the </w:t>
      </w:r>
      <w:r w:rsidR="004F7B28" w:rsidRPr="00FE3E1F">
        <w:rPr>
          <w:rFonts w:cstheme="minorHAnsi"/>
          <w:bCs/>
          <w:sz w:val="24"/>
          <w:szCs w:val="24"/>
        </w:rPr>
        <w:t>demonstration</w:t>
      </w:r>
      <w:r w:rsidR="009E74DD" w:rsidRPr="00FE3E1F">
        <w:rPr>
          <w:rFonts w:cstheme="minorHAnsi"/>
          <w:bCs/>
          <w:sz w:val="24"/>
          <w:szCs w:val="24"/>
        </w:rPr>
        <w:t xml:space="preserve"> following</w:t>
      </w:r>
      <w:r w:rsidR="002260FD" w:rsidRPr="00FE3E1F">
        <w:rPr>
          <w:rFonts w:cstheme="minorHAnsi"/>
          <w:bCs/>
          <w:sz w:val="24"/>
          <w:szCs w:val="24"/>
        </w:rPr>
        <w:t>,</w:t>
      </w:r>
      <w:r w:rsidR="00635F55" w:rsidRPr="00FE3E1F">
        <w:rPr>
          <w:rFonts w:cstheme="minorHAnsi"/>
          <w:bCs/>
          <w:sz w:val="24"/>
          <w:szCs w:val="24"/>
        </w:rPr>
        <w:t xml:space="preserve"> </w:t>
      </w:r>
      <w:r w:rsidRPr="00FE3E1F">
        <w:rPr>
          <w:rFonts w:cstheme="minorHAnsi"/>
          <w:bCs/>
          <w:sz w:val="24"/>
          <w:szCs w:val="24"/>
        </w:rPr>
        <w:t>mechanical dispersion is computed</w:t>
      </w:r>
      <w:r w:rsidR="00635F55" w:rsidRPr="00FE3E1F">
        <w:rPr>
          <w:rFonts w:cstheme="minorHAnsi"/>
          <w:bCs/>
          <w:sz w:val="24"/>
          <w:szCs w:val="24"/>
        </w:rPr>
        <w:t xml:space="preserve"> in a Lagrangian framework</w:t>
      </w:r>
      <w:r w:rsidR="001D7CD0" w:rsidRPr="00FE3E1F">
        <w:rPr>
          <w:rFonts w:cstheme="minorHAnsi"/>
          <w:bCs/>
          <w:sz w:val="24"/>
          <w:szCs w:val="24"/>
        </w:rPr>
        <w:t xml:space="preserve"> (Bear 1979, p599)</w:t>
      </w:r>
      <w:r w:rsidR="00635F55" w:rsidRPr="00FE3E1F">
        <w:rPr>
          <w:rFonts w:cstheme="minorHAnsi"/>
          <w:bCs/>
          <w:sz w:val="24"/>
          <w:szCs w:val="24"/>
        </w:rPr>
        <w:t xml:space="preserve">, </w:t>
      </w:r>
      <w:r w:rsidR="006A56DE">
        <w:rPr>
          <w:rFonts w:cstheme="minorHAnsi"/>
          <w:bCs/>
          <w:sz w:val="24"/>
          <w:szCs w:val="24"/>
        </w:rPr>
        <w:t>that is</w:t>
      </w:r>
      <w:r w:rsidR="00635F55" w:rsidRPr="00FE3E1F">
        <w:rPr>
          <w:rFonts w:cstheme="minorHAnsi"/>
          <w:bCs/>
          <w:sz w:val="24"/>
          <w:szCs w:val="24"/>
        </w:rPr>
        <w:t xml:space="preserve"> for a </w:t>
      </w:r>
      <w:r w:rsidR="006A56DE">
        <w:rPr>
          <w:rFonts w:cstheme="minorHAnsi"/>
          <w:bCs/>
          <w:sz w:val="24"/>
          <w:szCs w:val="24"/>
        </w:rPr>
        <w:t>chain of</w:t>
      </w:r>
      <w:r w:rsidR="002260FD" w:rsidRPr="00FE3E1F">
        <w:rPr>
          <w:rFonts w:cstheme="minorHAnsi"/>
          <w:bCs/>
          <w:sz w:val="24"/>
          <w:szCs w:val="24"/>
        </w:rPr>
        <w:t xml:space="preserve"> </w:t>
      </w:r>
      <w:r w:rsidR="00635F55" w:rsidRPr="00FE3E1F">
        <w:rPr>
          <w:rFonts w:cstheme="minorHAnsi"/>
          <w:bCs/>
          <w:sz w:val="24"/>
          <w:szCs w:val="24"/>
        </w:rPr>
        <w:t xml:space="preserve">cells moving with average </w:t>
      </w:r>
      <w:r w:rsidR="002260FD" w:rsidRPr="00FE3E1F">
        <w:rPr>
          <w:rFonts w:cstheme="minorHAnsi"/>
          <w:bCs/>
          <w:sz w:val="24"/>
          <w:szCs w:val="24"/>
        </w:rPr>
        <w:t xml:space="preserve">aquifer </w:t>
      </w:r>
      <w:r w:rsidR="00635F55" w:rsidRPr="00FE3E1F">
        <w:rPr>
          <w:rFonts w:cstheme="minorHAnsi"/>
          <w:bCs/>
          <w:sz w:val="24"/>
          <w:szCs w:val="24"/>
        </w:rPr>
        <w:t xml:space="preserve">velocity </w:t>
      </w:r>
      <w:proofErr w:type="spellStart"/>
      <w:r w:rsidR="00635F55" w:rsidRPr="00FE3E1F">
        <w:rPr>
          <w:rFonts w:cstheme="minorHAnsi"/>
          <w:bCs/>
          <w:i/>
          <w:iCs/>
          <w:sz w:val="24"/>
          <w:szCs w:val="24"/>
        </w:rPr>
        <w:t>u</w:t>
      </w:r>
      <w:r w:rsidR="00635F55" w:rsidRPr="00FE3E1F">
        <w:rPr>
          <w:rFonts w:cstheme="minorHAnsi"/>
          <w:bCs/>
          <w:i/>
          <w:iCs/>
          <w:sz w:val="24"/>
          <w:szCs w:val="24"/>
          <w:vertAlign w:val="subscript"/>
        </w:rPr>
        <w:t>a</w:t>
      </w:r>
      <w:proofErr w:type="spellEnd"/>
      <w:r w:rsidR="00635F55" w:rsidRPr="00FE3E1F">
        <w:rPr>
          <w:rFonts w:cstheme="minorHAnsi"/>
          <w:bCs/>
          <w:i/>
          <w:iCs/>
          <w:sz w:val="24"/>
          <w:szCs w:val="24"/>
        </w:rPr>
        <w:t>.</w:t>
      </w:r>
      <w:r w:rsidR="00CC07C8" w:rsidRPr="00FE3E1F">
        <w:rPr>
          <w:rFonts w:cstheme="minorHAnsi"/>
          <w:bCs/>
          <w:sz w:val="24"/>
          <w:szCs w:val="24"/>
        </w:rPr>
        <w:t xml:space="preserve"> </w:t>
      </w:r>
    </w:p>
    <w:p w14:paraId="3FA22285" w14:textId="77777777" w:rsidR="00635F55" w:rsidRPr="00FE3E1F" w:rsidRDefault="00635F55" w:rsidP="00635F55">
      <w:pPr>
        <w:rPr>
          <w:rFonts w:eastAsia="Times New Roman" w:cstheme="minorHAnsi"/>
          <w:sz w:val="24"/>
          <w:szCs w:val="24"/>
        </w:rPr>
      </w:pPr>
      <w:r w:rsidRPr="00FE3E1F">
        <w:rPr>
          <w:noProof/>
        </w:rPr>
        <w:drawing>
          <wp:inline distT="0" distB="0" distL="0" distR="0" wp14:anchorId="5BEF803E" wp14:editId="16619210">
            <wp:extent cx="3271157" cy="972034"/>
            <wp:effectExtent l="0" t="0" r="5715" b="0"/>
            <wp:docPr id="16872481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349" cy="973577"/>
                    </a:xfrm>
                    <a:prstGeom prst="rect">
                      <a:avLst/>
                    </a:prstGeom>
                    <a:noFill/>
                    <a:ln>
                      <a:noFill/>
                    </a:ln>
                  </pic:spPr>
                </pic:pic>
              </a:graphicData>
            </a:graphic>
          </wp:inline>
        </w:drawing>
      </w:r>
    </w:p>
    <w:p w14:paraId="4A1327ED" w14:textId="1488FCE9" w:rsidR="00635F55" w:rsidRPr="00FE3E1F" w:rsidRDefault="00635F55" w:rsidP="00635F55">
      <w:pPr>
        <w:rPr>
          <w:rFonts w:cs="Times New Roman"/>
          <w:sz w:val="24"/>
          <w:szCs w:val="24"/>
        </w:rPr>
      </w:pPr>
      <w:r w:rsidRPr="00FE3E1F">
        <w:rPr>
          <w:rFonts w:eastAsia="Times New Roman" w:cstheme="minorHAnsi"/>
          <w:b/>
          <w:bCs/>
          <w:sz w:val="24"/>
          <w:szCs w:val="24"/>
        </w:rPr>
        <w:t xml:space="preserve">Figure </w:t>
      </w:r>
      <w:r w:rsidR="007557B8" w:rsidRPr="00FE3E1F">
        <w:rPr>
          <w:rFonts w:eastAsia="Times New Roman" w:cstheme="minorHAnsi"/>
          <w:b/>
          <w:bCs/>
          <w:sz w:val="24"/>
          <w:szCs w:val="24"/>
        </w:rPr>
        <w:t>4</w:t>
      </w:r>
      <w:r w:rsidRPr="00FE3E1F">
        <w:rPr>
          <w:rFonts w:eastAsia="Times New Roman" w:cstheme="minorHAnsi"/>
          <w:sz w:val="24"/>
          <w:szCs w:val="24"/>
        </w:rPr>
        <w:t xml:space="preserve">  Vertical section. Mass exchange across</w:t>
      </w:r>
      <w:r w:rsidR="001F6EF9" w:rsidRPr="00FE3E1F">
        <w:rPr>
          <w:rFonts w:eastAsia="Times New Roman" w:cstheme="minorHAnsi"/>
          <w:sz w:val="24"/>
          <w:szCs w:val="24"/>
        </w:rPr>
        <w:t xml:space="preserve"> the</w:t>
      </w:r>
      <w:r w:rsidRPr="00FE3E1F">
        <w:rPr>
          <w:rFonts w:eastAsia="Times New Roman" w:cstheme="minorHAnsi"/>
          <w:sz w:val="24"/>
          <w:szCs w:val="24"/>
        </w:rPr>
        <w:t xml:space="preserve"> boundaries</w:t>
      </w:r>
      <w:r w:rsidR="001F6EF9" w:rsidRPr="00FE3E1F">
        <w:rPr>
          <w:rFonts w:eastAsia="Times New Roman" w:cstheme="minorHAnsi"/>
          <w:sz w:val="24"/>
          <w:szCs w:val="24"/>
        </w:rPr>
        <w:t xml:space="preserve"> of a cell moving with average aquifer velocity</w:t>
      </w:r>
      <w:r w:rsidRPr="00FE3E1F">
        <w:rPr>
          <w:rFonts w:eastAsia="Times New Roman" w:cstheme="minorHAnsi"/>
          <w:sz w:val="24"/>
          <w:szCs w:val="24"/>
        </w:rPr>
        <w:t>.</w:t>
      </w:r>
    </w:p>
    <w:p w14:paraId="6493E08A" w14:textId="77777777" w:rsidR="00635F55" w:rsidRPr="00FE3E1F" w:rsidRDefault="00635F55" w:rsidP="00635F55">
      <w:pPr>
        <w:rPr>
          <w:rFonts w:cstheme="minorHAnsi"/>
          <w:bCs/>
          <w:sz w:val="24"/>
          <w:szCs w:val="24"/>
        </w:rPr>
      </w:pPr>
    </w:p>
    <w:p w14:paraId="086F2C81" w14:textId="1EB1B86D" w:rsidR="005A5968" w:rsidRPr="00FE3E1F" w:rsidRDefault="009E74DD" w:rsidP="00F561D7">
      <w:pPr>
        <w:rPr>
          <w:rFonts w:eastAsiaTheme="minorEastAsia" w:cs="Times New Roman"/>
          <w:sz w:val="24"/>
          <w:szCs w:val="24"/>
        </w:rPr>
      </w:pPr>
      <w:r w:rsidRPr="00FE3E1F">
        <w:rPr>
          <w:rFonts w:cs="Times New Roman"/>
          <w:sz w:val="24"/>
          <w:szCs w:val="24"/>
        </w:rPr>
        <w:t>Figure 4 shows the calculation scheme for a cell</w:t>
      </w:r>
      <w:r w:rsidR="009823F8">
        <w:rPr>
          <w:rFonts w:cs="Times New Roman"/>
          <w:sz w:val="24"/>
          <w:szCs w:val="24"/>
        </w:rPr>
        <w:t xml:space="preserve"> in a Lagrangian fram</w:t>
      </w:r>
      <w:r w:rsidR="0004007E">
        <w:rPr>
          <w:rFonts w:cs="Times New Roman"/>
          <w:sz w:val="24"/>
          <w:szCs w:val="24"/>
        </w:rPr>
        <w:t>e</w:t>
      </w:r>
      <w:r w:rsidR="009823F8">
        <w:rPr>
          <w:rFonts w:cs="Times New Roman"/>
          <w:sz w:val="24"/>
          <w:szCs w:val="24"/>
        </w:rPr>
        <w:t>work</w:t>
      </w:r>
      <w:r w:rsidRPr="00FE3E1F">
        <w:rPr>
          <w:rFonts w:cs="Times New Roman"/>
          <w:sz w:val="24"/>
          <w:szCs w:val="24"/>
        </w:rPr>
        <w:t>. For</w:t>
      </w:r>
      <w:r w:rsidR="00005789" w:rsidRPr="00FE3E1F">
        <w:rPr>
          <w:rFonts w:cs="Times New Roman"/>
          <w:sz w:val="24"/>
          <w:szCs w:val="24"/>
        </w:rPr>
        <w:t xml:space="preserve"> </w:t>
      </w:r>
      <w:r w:rsidR="00CC07C8" w:rsidRPr="00FE3E1F">
        <w:rPr>
          <w:rFonts w:cs="Times New Roman"/>
          <w:sz w:val="24"/>
          <w:szCs w:val="24"/>
        </w:rPr>
        <w:t>each</w:t>
      </w:r>
      <w:r w:rsidR="00005789" w:rsidRPr="00FE3E1F">
        <w:rPr>
          <w:rFonts w:cs="Times New Roman"/>
          <w:sz w:val="24"/>
          <w:szCs w:val="24"/>
        </w:rPr>
        <w:t xml:space="preserve"> boundary of </w:t>
      </w:r>
      <w:r w:rsidRPr="00FE3E1F">
        <w:rPr>
          <w:rFonts w:cs="Times New Roman"/>
          <w:sz w:val="24"/>
          <w:szCs w:val="24"/>
        </w:rPr>
        <w:t>a</w:t>
      </w:r>
      <w:r w:rsidR="00005789" w:rsidRPr="00FE3E1F">
        <w:rPr>
          <w:rFonts w:cs="Times New Roman"/>
          <w:sz w:val="24"/>
          <w:szCs w:val="24"/>
        </w:rPr>
        <w:t xml:space="preserve"> cell</w:t>
      </w:r>
      <w:r w:rsidR="001A40F6" w:rsidRPr="00FE3E1F">
        <w:rPr>
          <w:rFonts w:cs="Times New Roman"/>
          <w:sz w:val="24"/>
          <w:szCs w:val="24"/>
        </w:rPr>
        <w:t xml:space="preserve">, the local concentration </w:t>
      </w:r>
      <w:r w:rsidR="00630F3E" w:rsidRPr="00FE3E1F">
        <w:rPr>
          <w:rFonts w:cs="Times New Roman"/>
          <w:sz w:val="24"/>
          <w:szCs w:val="24"/>
        </w:rPr>
        <w:t>gradient</w:t>
      </w:r>
      <w:r w:rsidR="001A40F6" w:rsidRPr="00FE3E1F">
        <w:rPr>
          <w:rFonts w:cs="Times New Roman"/>
          <w:sz w:val="24"/>
          <w:szCs w:val="24"/>
        </w:rPr>
        <w:t xml:space="preserve"> </w:t>
      </w:r>
      <w:r w:rsidR="00265E6E" w:rsidRPr="00FE3E1F">
        <w:rPr>
          <w:rFonts w:eastAsiaTheme="minorEastAsia" w:cs="Times New Roman"/>
          <w:sz w:val="24"/>
          <w:szCs w:val="24"/>
        </w:rPr>
        <w:t>follow</w:t>
      </w:r>
      <w:r w:rsidR="001A40F6" w:rsidRPr="00FE3E1F">
        <w:rPr>
          <w:rFonts w:cs="Times New Roman"/>
          <w:sz w:val="24"/>
          <w:szCs w:val="24"/>
        </w:rPr>
        <w:t xml:space="preserve">s from the concentrations at the </w:t>
      </w:r>
      <w:r w:rsidRPr="00FE3E1F">
        <w:rPr>
          <w:rFonts w:cs="Times New Roman"/>
          <w:sz w:val="24"/>
          <w:szCs w:val="24"/>
        </w:rPr>
        <w:t>calculation</w:t>
      </w:r>
      <w:r w:rsidR="007510C6" w:rsidRPr="00FE3E1F">
        <w:rPr>
          <w:rFonts w:cs="Times New Roman"/>
          <w:sz w:val="24"/>
          <w:szCs w:val="24"/>
        </w:rPr>
        <w:t xml:space="preserve"> </w:t>
      </w:r>
      <w:r w:rsidR="001A40F6" w:rsidRPr="00FE3E1F">
        <w:rPr>
          <w:rFonts w:cs="Times New Roman"/>
          <w:sz w:val="24"/>
          <w:szCs w:val="24"/>
        </w:rPr>
        <w:t>nodes</w:t>
      </w:r>
      <w:r w:rsidR="00265E6E" w:rsidRPr="00FE3E1F">
        <w:rPr>
          <w:rFonts w:cs="Times New Roman"/>
          <w:sz w:val="24"/>
          <w:szCs w:val="24"/>
        </w:rPr>
        <w:t>.</w:t>
      </w:r>
      <w:r w:rsidR="00CC07C8" w:rsidRPr="00FE3E1F">
        <w:rPr>
          <w:rFonts w:cs="Times New Roman"/>
          <w:sz w:val="24"/>
          <w:szCs w:val="24"/>
        </w:rPr>
        <w:t xml:space="preserve"> </w:t>
      </w:r>
      <w:r w:rsidR="002F5D8E" w:rsidRPr="00FE3E1F">
        <w:rPr>
          <w:rFonts w:cstheme="minorHAnsi"/>
          <w:bCs/>
          <w:sz w:val="24"/>
          <w:szCs w:val="24"/>
        </w:rPr>
        <w:t xml:space="preserve">For </w:t>
      </w:r>
      <w:r w:rsidRPr="00FE3E1F">
        <w:rPr>
          <w:rFonts w:cstheme="minorHAnsi"/>
          <w:bCs/>
          <w:sz w:val="24"/>
          <w:szCs w:val="24"/>
        </w:rPr>
        <w:t>the</w:t>
      </w:r>
      <w:r w:rsidR="002F5D8E" w:rsidRPr="00FE3E1F">
        <w:rPr>
          <w:rFonts w:cstheme="minorHAnsi"/>
          <w:bCs/>
          <w:sz w:val="24"/>
          <w:szCs w:val="24"/>
        </w:rPr>
        <w:t xml:space="preserve"> cell</w:t>
      </w:r>
      <w:r w:rsidRPr="00FE3E1F">
        <w:rPr>
          <w:rFonts w:cstheme="minorHAnsi"/>
          <w:bCs/>
          <w:sz w:val="24"/>
          <w:szCs w:val="24"/>
        </w:rPr>
        <w:t xml:space="preserve"> at the center</w:t>
      </w:r>
      <w:r w:rsidR="00426A99" w:rsidRPr="00FE3E1F">
        <w:rPr>
          <w:rFonts w:cstheme="minorHAnsi"/>
          <w:bCs/>
          <w:sz w:val="24"/>
          <w:szCs w:val="24"/>
        </w:rPr>
        <w:t xml:space="preserve">, the mass exchange </w:t>
      </w:r>
      <w:r w:rsidR="002F5D8E" w:rsidRPr="00FE3E1F">
        <w:rPr>
          <w:rFonts w:eastAsiaTheme="minorEastAsia" w:cs="Times New Roman"/>
          <w:sz w:val="24"/>
          <w:szCs w:val="24"/>
        </w:rPr>
        <w:t xml:space="preserve">over both </w:t>
      </w:r>
      <w:r w:rsidR="0011545E" w:rsidRPr="00FE3E1F">
        <w:rPr>
          <w:rFonts w:eastAsiaTheme="minorEastAsia" w:cs="Times New Roman"/>
          <w:sz w:val="24"/>
          <w:szCs w:val="24"/>
        </w:rPr>
        <w:t xml:space="preserve">cell </w:t>
      </w:r>
      <w:r w:rsidR="002F5D8E" w:rsidRPr="00FE3E1F">
        <w:rPr>
          <w:rFonts w:eastAsiaTheme="minorEastAsia" w:cs="Times New Roman"/>
          <w:sz w:val="24"/>
          <w:szCs w:val="24"/>
        </w:rPr>
        <w:t>boundaries</w:t>
      </w:r>
      <w:r w:rsidR="0011545E" w:rsidRPr="00FE3E1F">
        <w:rPr>
          <w:rFonts w:eastAsiaTheme="minorEastAsia" w:cs="Times New Roman"/>
          <w:sz w:val="24"/>
          <w:szCs w:val="24"/>
        </w:rPr>
        <w:t xml:space="preserve"> becomes</w:t>
      </w:r>
      <w:r w:rsidR="00426A99" w:rsidRPr="00FE3E1F">
        <w:rPr>
          <w:rFonts w:eastAsiaTheme="minorEastAsia" w:cs="Times New Roman"/>
          <w:sz w:val="24"/>
          <w:szCs w:val="24"/>
        </w:rPr>
        <w:t>:</w:t>
      </w:r>
    </w:p>
    <w:p w14:paraId="15FCED5D" w14:textId="77777777" w:rsidR="00244EB6" w:rsidRPr="00FE3E1F" w:rsidRDefault="00244EB6" w:rsidP="00EF1CFA">
      <w:pPr>
        <w:rPr>
          <w:rFonts w:cs="Times New Roman"/>
          <w:sz w:val="24"/>
          <w:szCs w:val="24"/>
        </w:rPr>
      </w:pPr>
    </w:p>
    <w:p w14:paraId="3865B4F2" w14:textId="495B363D" w:rsidR="00244EB6" w:rsidRPr="00FE3E1F" w:rsidRDefault="00244EB6" w:rsidP="00EF1CFA">
      <w:pPr>
        <w:rPr>
          <w:rFonts w:cs="Times New Roman"/>
          <w:sz w:val="24"/>
          <w:szCs w:val="24"/>
        </w:rPr>
      </w:pPr>
      <w:r w:rsidRPr="00FE3E1F">
        <w:rPr>
          <w:rFonts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Calibri"/>
                <w:sz w:val="24"/>
                <w:szCs w:val="24"/>
              </w:rPr>
              <m:t>∆</m:t>
            </m:r>
            <m:r>
              <w:rPr>
                <w:rFonts w:ascii="Cambria Math" w:cs="Times New Roman"/>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i-1,i</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i,i+1</m:t>
                </m:r>
              </m:sub>
            </m:sSub>
          </m:den>
        </m:f>
        <m:r>
          <w:rPr>
            <w:rFonts w:ascii="Cambria Math" w:hAnsi="Cambria Math" w:cs="Times New Roman"/>
            <w:sz w:val="24"/>
            <w:szCs w:val="24"/>
          </w:rPr>
          <m:t>]</m:t>
        </m:r>
      </m:oMath>
      <w:r w:rsidR="007A4068" w:rsidRPr="00FE3E1F">
        <w:rPr>
          <w:rFonts w:cs="Times New Roman"/>
          <w:sz w:val="24"/>
          <w:szCs w:val="24"/>
        </w:rPr>
        <w:tab/>
      </w:r>
      <w:r w:rsidR="007A4068" w:rsidRPr="00FE3E1F">
        <w:rPr>
          <w:rFonts w:cs="Times New Roman"/>
          <w:sz w:val="24"/>
          <w:szCs w:val="24"/>
        </w:rPr>
        <w:tab/>
      </w:r>
      <w:r w:rsidR="00CC07C8" w:rsidRPr="00FE3E1F">
        <w:rPr>
          <w:rFonts w:cs="Times New Roman"/>
          <w:sz w:val="24"/>
          <w:szCs w:val="24"/>
        </w:rPr>
        <w:tab/>
      </w:r>
      <w:r w:rsidR="007A4068" w:rsidRPr="00FE3E1F">
        <w:rPr>
          <w:rFonts w:cs="Times New Roman"/>
          <w:sz w:val="24"/>
          <w:szCs w:val="24"/>
        </w:rPr>
        <w:t>(1</w:t>
      </w:r>
      <w:r w:rsidR="00460040" w:rsidRPr="00FE3E1F">
        <w:rPr>
          <w:rFonts w:cs="Times New Roman"/>
          <w:sz w:val="24"/>
          <w:szCs w:val="24"/>
        </w:rPr>
        <w:t>3</w:t>
      </w:r>
      <w:r w:rsidR="007A4068" w:rsidRPr="00FE3E1F">
        <w:rPr>
          <w:rFonts w:cs="Times New Roman"/>
          <w:sz w:val="24"/>
          <w:szCs w:val="24"/>
        </w:rPr>
        <w:t>)</w:t>
      </w:r>
    </w:p>
    <w:p w14:paraId="6E80ECA1" w14:textId="77777777" w:rsidR="00244EB6" w:rsidRPr="00FE3E1F" w:rsidRDefault="00244EB6" w:rsidP="00EF1CFA">
      <w:pPr>
        <w:rPr>
          <w:rFonts w:cs="Times New Roman"/>
          <w:sz w:val="24"/>
          <w:szCs w:val="24"/>
        </w:rPr>
      </w:pPr>
    </w:p>
    <w:p w14:paraId="0ED9A249" w14:textId="77777777" w:rsidR="00460040" w:rsidRPr="00FE3E1F" w:rsidRDefault="00D71AB9" w:rsidP="00460040">
      <w:pPr>
        <w:rPr>
          <w:rFonts w:cs="Times New Roman"/>
          <w:sz w:val="24"/>
          <w:szCs w:val="24"/>
        </w:rPr>
      </w:pPr>
      <w:r w:rsidRPr="00FE3E1F">
        <w:rPr>
          <w:rFonts w:cstheme="minorHAnsi"/>
          <w:bCs/>
          <w:sz w:val="24"/>
          <w:szCs w:val="24"/>
        </w:rPr>
        <w:t xml:space="preserve">The </w:t>
      </w:r>
      <w:r w:rsidR="00EB3F05" w:rsidRPr="00FE3E1F">
        <w:rPr>
          <w:rFonts w:cs="Times New Roman"/>
          <w:sz w:val="24"/>
          <w:szCs w:val="24"/>
        </w:rPr>
        <w:t xml:space="preserve">concentration </w:t>
      </w:r>
      <w:proofErr w:type="gramStart"/>
      <w:r w:rsidR="00EB3F05" w:rsidRPr="00FE3E1F">
        <w:rPr>
          <w:rFonts w:cs="Times New Roman"/>
          <w:sz w:val="24"/>
          <w:szCs w:val="24"/>
        </w:rPr>
        <w:t>change</w:t>
      </w:r>
      <w:proofErr w:type="gramEnd"/>
      <w:r w:rsidRPr="00FE3E1F">
        <w:rPr>
          <w:rFonts w:cs="Times New Roman"/>
          <w:sz w:val="24"/>
          <w:szCs w:val="24"/>
        </w:rPr>
        <w:t xml:space="preserve"> at the node in the cell</w:t>
      </w:r>
      <w:r w:rsidR="00EB3F05" w:rsidRPr="00FE3E1F">
        <w:rPr>
          <w:rFonts w:cs="Times New Roman"/>
          <w:sz w:val="24"/>
          <w:szCs w:val="24"/>
        </w:rPr>
        <w:t xml:space="preserve"> after </w:t>
      </w:r>
      <w:r w:rsidR="00426A99" w:rsidRPr="00FE3E1F">
        <w:rPr>
          <w:rFonts w:cs="Times New Roman"/>
          <w:sz w:val="24"/>
          <w:szCs w:val="24"/>
        </w:rPr>
        <w:t xml:space="preserve">time step </w:t>
      </w:r>
      <w:r w:rsidR="00426A99" w:rsidRPr="007D1A42">
        <w:rPr>
          <w:rFonts w:cstheme="minorHAnsi"/>
          <w:i/>
          <w:iCs/>
          <w:sz w:val="24"/>
          <w:szCs w:val="24"/>
        </w:rPr>
        <w:t>∆</w:t>
      </w:r>
      <w:r w:rsidR="00426A99" w:rsidRPr="007D1A42">
        <w:rPr>
          <w:rFonts w:cs="Times New Roman"/>
          <w:i/>
          <w:iCs/>
          <w:sz w:val="24"/>
          <w:szCs w:val="24"/>
        </w:rPr>
        <w:t>T</w:t>
      </w:r>
      <w:r w:rsidRPr="00FE3E1F">
        <w:rPr>
          <w:rFonts w:cs="Times New Roman"/>
          <w:sz w:val="24"/>
          <w:szCs w:val="24"/>
        </w:rPr>
        <w:t xml:space="preserve"> follows from averaging</w:t>
      </w:r>
      <w:r w:rsidR="00426A99" w:rsidRPr="00FE3E1F">
        <w:rPr>
          <w:rFonts w:cs="Times New Roman"/>
          <w:sz w:val="24"/>
          <w:szCs w:val="24"/>
        </w:rPr>
        <w:t xml:space="preserve"> </w:t>
      </w:r>
      <w:r w:rsidRPr="00FE3E1F">
        <w:rPr>
          <w:rFonts w:cs="Times New Roman"/>
          <w:sz w:val="24"/>
          <w:szCs w:val="24"/>
        </w:rPr>
        <w:t>the mass change</w:t>
      </w:r>
      <w:r w:rsidR="00426A99" w:rsidRPr="00FE3E1F">
        <w:rPr>
          <w:rFonts w:cs="Times New Roman"/>
          <w:sz w:val="24"/>
          <w:szCs w:val="24"/>
        </w:rPr>
        <w:t xml:space="preserve"> over </w:t>
      </w:r>
      <w:r w:rsidRPr="00FE3E1F">
        <w:rPr>
          <w:rFonts w:cs="Times New Roman"/>
          <w:sz w:val="24"/>
          <w:szCs w:val="24"/>
        </w:rPr>
        <w:t xml:space="preserve">the </w:t>
      </w:r>
      <w:r w:rsidR="00426A99" w:rsidRPr="00FE3E1F">
        <w:rPr>
          <w:rFonts w:cs="Times New Roman"/>
          <w:sz w:val="24"/>
          <w:szCs w:val="24"/>
        </w:rPr>
        <w:t>cell</w:t>
      </w:r>
      <w:r w:rsidRPr="00FE3E1F">
        <w:rPr>
          <w:rFonts w:cs="Times New Roman"/>
          <w:sz w:val="24"/>
          <w:szCs w:val="24"/>
        </w:rPr>
        <w:t xml:space="preserve"> volume</w:t>
      </w:r>
      <w:r w:rsidR="00EB3F05" w:rsidRPr="00FE3E1F">
        <w:rPr>
          <w:rFonts w:cs="Times New Roman"/>
          <w:sz w:val="24"/>
          <w:szCs w:val="24"/>
        </w:rPr>
        <w:t xml:space="preserve">: </w:t>
      </w:r>
    </w:p>
    <w:p w14:paraId="274D5EA2" w14:textId="77777777" w:rsidR="00460040" w:rsidRPr="00FE3E1F" w:rsidRDefault="00460040" w:rsidP="00460040">
      <w:pPr>
        <w:rPr>
          <w:rFonts w:cs="Times New Roman"/>
          <w:sz w:val="24"/>
          <w:szCs w:val="24"/>
        </w:rPr>
      </w:pPr>
    </w:p>
    <w:p w14:paraId="5337F238" w14:textId="7002B49E" w:rsidR="00EF1CFA" w:rsidRPr="00FE3E1F" w:rsidRDefault="0056776E" w:rsidP="00460040">
      <w:pPr>
        <w:ind w:firstLine="708"/>
        <w:rPr>
          <w:rFonts w:cs="Times New Roman"/>
          <w:sz w:val="24"/>
          <w:szCs w:val="24"/>
        </w:rPr>
      </w:pP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t>
            </m:r>
            <m:r>
              <w:rPr>
                <w:rFonts w:ascii="Cambria Math" w:hAnsi="Cambria Math" w:cs="Calibri"/>
                <w:sz w:val="24"/>
                <w:szCs w:val="24"/>
              </w:rPr>
              <m:t>∆</m:t>
            </m:r>
            <m:r>
              <w:rPr>
                <w:rFonts w:ascii="Cambria Math" w:cs="Times New Roman"/>
                <w:sz w:val="24"/>
                <w:szCs w:val="24"/>
              </w:rPr>
              <m:t>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Calibri"/>
                    <w:sz w:val="24"/>
                    <w:szCs w:val="24"/>
                  </w:rPr>
                  <m:t>,∆</m:t>
                </m:r>
                <m:r>
                  <w:rPr>
                    <w:rFonts w:ascii="Cambria Math" w:cs="Times New Roman"/>
                    <w:sz w:val="24"/>
                    <w:szCs w:val="24"/>
                  </w:rPr>
                  <m:t>T,j</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cell</m:t>
                </m:r>
              </m:sub>
            </m:sSub>
          </m:den>
        </m:f>
      </m:oMath>
      <w:r w:rsidRPr="00FE3E1F">
        <w:rPr>
          <w:rFonts w:eastAsiaTheme="minorEastAsia" w:cs="Times New Roman"/>
          <w:sz w:val="24"/>
          <w:szCs w:val="24"/>
        </w:rPr>
        <w:tab/>
      </w:r>
      <w:r w:rsidRPr="00FE3E1F">
        <w:rPr>
          <w:rFonts w:cs="Times New Roman"/>
          <w:sz w:val="24"/>
          <w:szCs w:val="24"/>
        </w:rPr>
        <w:tab/>
      </w:r>
      <w:r w:rsidR="00EF1CFA" w:rsidRPr="00FE3E1F">
        <w:rPr>
          <w:rFonts w:cs="Times New Roman"/>
          <w:sz w:val="24"/>
          <w:szCs w:val="24"/>
        </w:rPr>
        <w:tab/>
      </w:r>
      <w:r w:rsidR="00EF1CFA" w:rsidRPr="00FE3E1F">
        <w:rPr>
          <w:rFonts w:cs="Times New Roman"/>
          <w:sz w:val="24"/>
          <w:szCs w:val="24"/>
        </w:rPr>
        <w:tab/>
      </w:r>
      <w:r w:rsidR="00460040" w:rsidRPr="00FE3E1F">
        <w:rPr>
          <w:rFonts w:cs="Times New Roman"/>
          <w:sz w:val="24"/>
          <w:szCs w:val="24"/>
        </w:rPr>
        <w:tab/>
      </w:r>
      <w:r w:rsidR="00907522" w:rsidRPr="00FE3E1F">
        <w:rPr>
          <w:rFonts w:cs="Times New Roman"/>
          <w:sz w:val="24"/>
          <w:szCs w:val="24"/>
        </w:rPr>
        <w:tab/>
      </w:r>
      <w:r w:rsidR="00EF1CFA" w:rsidRPr="00FE3E1F">
        <w:rPr>
          <w:rFonts w:cs="Times New Roman"/>
          <w:sz w:val="24"/>
          <w:szCs w:val="24"/>
        </w:rPr>
        <w:t>(1</w:t>
      </w:r>
      <w:r w:rsidR="00460040" w:rsidRPr="00FE3E1F">
        <w:rPr>
          <w:rFonts w:cs="Times New Roman"/>
          <w:sz w:val="24"/>
          <w:szCs w:val="24"/>
        </w:rPr>
        <w:t>4</w:t>
      </w:r>
      <w:r w:rsidR="00EF1CFA" w:rsidRPr="00FE3E1F">
        <w:rPr>
          <w:rFonts w:cs="Times New Roman"/>
          <w:sz w:val="24"/>
          <w:szCs w:val="24"/>
        </w:rPr>
        <w:t>)</w:t>
      </w:r>
      <w:r w:rsidR="00EF1CFA" w:rsidRPr="00FE3E1F">
        <w:rPr>
          <w:rFonts w:cs="Times New Roman"/>
          <w:sz w:val="24"/>
          <w:szCs w:val="24"/>
        </w:rPr>
        <w:tab/>
      </w:r>
    </w:p>
    <w:p w14:paraId="5201B8E1" w14:textId="150A3EF4" w:rsidR="00575F21" w:rsidRPr="00FE3E1F" w:rsidRDefault="00575F21" w:rsidP="006474B4">
      <w:pPr>
        <w:ind w:left="708" w:firstLine="708"/>
        <w:rPr>
          <w:rFonts w:eastAsiaTheme="minorEastAsia" w:cs="Times New Roman"/>
          <w:sz w:val="24"/>
          <w:szCs w:val="24"/>
        </w:rPr>
      </w:pPr>
    </w:p>
    <w:p w14:paraId="3593917C" w14:textId="59387047" w:rsidR="0037084F" w:rsidRPr="00FE3E1F" w:rsidRDefault="009E74DD" w:rsidP="00861167">
      <w:pPr>
        <w:rPr>
          <w:rFonts w:cs="Times New Roman"/>
          <w:sz w:val="24"/>
          <w:szCs w:val="24"/>
        </w:rPr>
      </w:pPr>
      <w:r w:rsidRPr="00FE3E1F">
        <w:rPr>
          <w:rFonts w:cs="Times New Roman"/>
          <w:sz w:val="24"/>
          <w:szCs w:val="24"/>
        </w:rPr>
        <w:t xml:space="preserve">The demonstration concerns a </w:t>
      </w:r>
      <w:r w:rsidR="0037084F" w:rsidRPr="00FE3E1F">
        <w:rPr>
          <w:rFonts w:cs="Times New Roman"/>
          <w:sz w:val="24"/>
          <w:szCs w:val="24"/>
        </w:rPr>
        <w:t>plume</w:t>
      </w:r>
      <w:r w:rsidR="00A56122" w:rsidRPr="00FE3E1F">
        <w:rPr>
          <w:rFonts w:cs="Times New Roman"/>
          <w:sz w:val="24"/>
          <w:szCs w:val="24"/>
        </w:rPr>
        <w:t xml:space="preserve"> traveling with average aquifer velocity</w:t>
      </w:r>
      <w:r w:rsidRPr="00FE3E1F">
        <w:rPr>
          <w:rFonts w:cs="Times New Roman"/>
          <w:sz w:val="24"/>
          <w:szCs w:val="24"/>
        </w:rPr>
        <w:t>. The cell moving with the plume</w:t>
      </w:r>
      <w:r w:rsidR="0037084F" w:rsidRPr="00FE3E1F">
        <w:rPr>
          <w:rFonts w:cs="Times New Roman"/>
          <w:sz w:val="24"/>
          <w:szCs w:val="24"/>
        </w:rPr>
        <w:t xml:space="preserve"> center </w:t>
      </w:r>
      <w:r w:rsidR="00A56122" w:rsidRPr="00FE3E1F">
        <w:rPr>
          <w:rFonts w:cs="Times New Roman"/>
          <w:sz w:val="24"/>
          <w:szCs w:val="24"/>
        </w:rPr>
        <w:t>cover</w:t>
      </w:r>
      <w:r w:rsidR="00D71AB9" w:rsidRPr="00FE3E1F">
        <w:rPr>
          <w:rFonts w:cs="Times New Roman"/>
          <w:sz w:val="24"/>
          <w:szCs w:val="24"/>
        </w:rPr>
        <w:t>s</w:t>
      </w:r>
      <w:r w:rsidRPr="00FE3E1F">
        <w:rPr>
          <w:rFonts w:cs="Times New Roman"/>
          <w:sz w:val="24"/>
          <w:szCs w:val="24"/>
        </w:rPr>
        <w:t xml:space="preserve"> the</w:t>
      </w:r>
      <w:r w:rsidR="00D71AB9" w:rsidRPr="00FE3E1F">
        <w:rPr>
          <w:rFonts w:cs="Times New Roman"/>
          <w:sz w:val="24"/>
          <w:szCs w:val="24"/>
        </w:rPr>
        <w:t xml:space="preserve"> </w:t>
      </w:r>
      <w:r w:rsidRPr="00FE3E1F">
        <w:rPr>
          <w:rFonts w:cs="Times New Roman"/>
          <w:sz w:val="24"/>
          <w:szCs w:val="24"/>
        </w:rPr>
        <w:t>remainder</w:t>
      </w:r>
      <w:r w:rsidR="00D71AB9" w:rsidRPr="00FE3E1F">
        <w:rPr>
          <w:rFonts w:cs="Times New Roman"/>
          <w:sz w:val="24"/>
          <w:szCs w:val="24"/>
        </w:rPr>
        <w:t xml:space="preserve"> of the original</w:t>
      </w:r>
      <w:r w:rsidR="00880D2A" w:rsidRPr="00FE3E1F">
        <w:rPr>
          <w:rFonts w:cs="Times New Roman"/>
          <w:sz w:val="24"/>
          <w:szCs w:val="24"/>
        </w:rPr>
        <w:t xml:space="preserve"> </w:t>
      </w:r>
      <w:r w:rsidRPr="00FE3E1F">
        <w:rPr>
          <w:rFonts w:cs="Times New Roman"/>
          <w:sz w:val="24"/>
          <w:szCs w:val="24"/>
        </w:rPr>
        <w:t>injection</w:t>
      </w:r>
      <w:r w:rsidR="00880D2A" w:rsidRPr="00FE3E1F">
        <w:rPr>
          <w:rFonts w:cs="Times New Roman"/>
          <w:sz w:val="24"/>
          <w:szCs w:val="24"/>
        </w:rPr>
        <w:t xml:space="preserve"> </w:t>
      </w:r>
      <w:r w:rsidRPr="00FE3E1F">
        <w:rPr>
          <w:rFonts w:cs="Times New Roman"/>
          <w:sz w:val="24"/>
          <w:szCs w:val="24"/>
        </w:rPr>
        <w:t>and</w:t>
      </w:r>
      <w:r w:rsidR="00880D2A" w:rsidRPr="00FE3E1F">
        <w:rPr>
          <w:rFonts w:cs="Times New Roman"/>
          <w:sz w:val="24"/>
          <w:szCs w:val="24"/>
        </w:rPr>
        <w:t xml:space="preserve"> </w:t>
      </w:r>
      <w:r w:rsidRPr="00FE3E1F">
        <w:rPr>
          <w:rFonts w:cs="Times New Roman"/>
          <w:sz w:val="24"/>
          <w:szCs w:val="24"/>
        </w:rPr>
        <w:t>acts</w:t>
      </w:r>
      <w:r w:rsidR="00880D2A" w:rsidRPr="00FE3E1F">
        <w:rPr>
          <w:rFonts w:cs="Times New Roman"/>
          <w:sz w:val="24"/>
          <w:szCs w:val="24"/>
        </w:rPr>
        <w:t xml:space="preserve"> as</w:t>
      </w:r>
      <w:r w:rsidRPr="00FE3E1F">
        <w:rPr>
          <w:rFonts w:cs="Times New Roman"/>
          <w:sz w:val="24"/>
          <w:szCs w:val="24"/>
        </w:rPr>
        <w:t xml:space="preserve"> a</w:t>
      </w:r>
      <w:r w:rsidR="00880D2A" w:rsidRPr="00FE3E1F">
        <w:rPr>
          <w:rFonts w:cs="Times New Roman"/>
          <w:sz w:val="24"/>
          <w:szCs w:val="24"/>
        </w:rPr>
        <w:t xml:space="preserve"> tail </w:t>
      </w:r>
      <w:r w:rsidR="00F17797" w:rsidRPr="007D1A42">
        <w:rPr>
          <w:rFonts w:cs="Times New Roman"/>
          <w:i/>
          <w:iCs/>
          <w:sz w:val="24"/>
          <w:szCs w:val="24"/>
        </w:rPr>
        <w:t>(j=t</w:t>
      </w:r>
      <w:r w:rsidR="00F17797" w:rsidRPr="00FE3E1F">
        <w:rPr>
          <w:rFonts w:cs="Times New Roman"/>
          <w:sz w:val="24"/>
          <w:szCs w:val="24"/>
        </w:rPr>
        <w:t xml:space="preserve">) </w:t>
      </w:r>
      <w:r w:rsidR="00880D2A" w:rsidRPr="00FE3E1F">
        <w:rPr>
          <w:rFonts w:cs="Times New Roman"/>
          <w:sz w:val="24"/>
          <w:szCs w:val="24"/>
        </w:rPr>
        <w:t xml:space="preserve">at the upstream boundary and </w:t>
      </w:r>
      <w:r w:rsidRPr="00FE3E1F">
        <w:rPr>
          <w:rFonts w:cs="Times New Roman"/>
          <w:sz w:val="24"/>
          <w:szCs w:val="24"/>
        </w:rPr>
        <w:t xml:space="preserve">as a </w:t>
      </w:r>
      <w:r w:rsidR="00880D2A" w:rsidRPr="00FE3E1F">
        <w:rPr>
          <w:rFonts w:cs="Times New Roman"/>
          <w:sz w:val="24"/>
          <w:szCs w:val="24"/>
        </w:rPr>
        <w:t>front</w:t>
      </w:r>
      <w:r w:rsidR="00F17797" w:rsidRPr="00FE3E1F">
        <w:rPr>
          <w:rFonts w:cs="Times New Roman"/>
          <w:sz w:val="24"/>
          <w:szCs w:val="24"/>
        </w:rPr>
        <w:t xml:space="preserve"> (</w:t>
      </w:r>
      <w:r w:rsidR="00F17797" w:rsidRPr="007D1A42">
        <w:rPr>
          <w:rFonts w:cs="Times New Roman"/>
          <w:i/>
          <w:iCs/>
          <w:sz w:val="24"/>
          <w:szCs w:val="24"/>
        </w:rPr>
        <w:t>j=f</w:t>
      </w:r>
      <w:r w:rsidR="00F17797" w:rsidRPr="00FE3E1F">
        <w:rPr>
          <w:rFonts w:cs="Times New Roman"/>
          <w:sz w:val="24"/>
          <w:szCs w:val="24"/>
        </w:rPr>
        <w:t>)</w:t>
      </w:r>
      <w:r w:rsidR="00880D2A" w:rsidRPr="00FE3E1F">
        <w:rPr>
          <w:rFonts w:cs="Times New Roman"/>
          <w:sz w:val="24"/>
          <w:szCs w:val="24"/>
        </w:rPr>
        <w:t xml:space="preserve"> at the downstream boundary, </w:t>
      </w:r>
      <w:r w:rsidR="0004007E">
        <w:rPr>
          <w:rFonts w:cs="Times New Roman"/>
          <w:sz w:val="24"/>
          <w:szCs w:val="24"/>
        </w:rPr>
        <w:t>for which the mass flux is compose</w:t>
      </w:r>
      <w:r w:rsidR="00314B57">
        <w:rPr>
          <w:rFonts w:cs="Times New Roman"/>
          <w:sz w:val="24"/>
          <w:szCs w:val="24"/>
        </w:rPr>
        <w:t>d</w:t>
      </w:r>
      <w:r w:rsidR="0004007E">
        <w:rPr>
          <w:rFonts w:cs="Times New Roman"/>
          <w:sz w:val="24"/>
          <w:szCs w:val="24"/>
        </w:rPr>
        <w:t xml:space="preserve"> of</w:t>
      </w:r>
      <w:r w:rsidR="00314B57">
        <w:rPr>
          <w:rFonts w:cs="Times New Roman"/>
          <w:sz w:val="24"/>
          <w:szCs w:val="24"/>
        </w:rPr>
        <w:t xml:space="preserve"> both</w:t>
      </w:r>
      <w:r w:rsidR="0004007E">
        <w:rPr>
          <w:rFonts w:cs="Times New Roman"/>
          <w:sz w:val="24"/>
          <w:szCs w:val="24"/>
        </w:rPr>
        <w:t xml:space="preserve"> front and tail, </w:t>
      </w:r>
      <w:r w:rsidR="00880D2A" w:rsidRPr="00FE3E1F">
        <w:rPr>
          <w:rFonts w:cs="Times New Roman"/>
          <w:sz w:val="24"/>
          <w:szCs w:val="24"/>
        </w:rPr>
        <w:t>according to</w:t>
      </w:r>
      <w:r w:rsidR="0037084F" w:rsidRPr="00FE3E1F">
        <w:rPr>
          <w:rFonts w:cs="Times New Roman"/>
          <w:sz w:val="24"/>
          <w:szCs w:val="24"/>
        </w:rPr>
        <w:t>:</w:t>
      </w:r>
    </w:p>
    <w:p w14:paraId="1CB33126" w14:textId="77777777" w:rsidR="0037084F" w:rsidRPr="00FE3E1F" w:rsidRDefault="0037084F" w:rsidP="0037084F">
      <w:pPr>
        <w:rPr>
          <w:rFonts w:cs="Times New Roman"/>
          <w:sz w:val="24"/>
          <w:szCs w:val="24"/>
        </w:rPr>
      </w:pPr>
    </w:p>
    <w:p w14:paraId="21713042" w14:textId="231A35DF" w:rsidR="0037084F" w:rsidRPr="00FE3E1F" w:rsidRDefault="0037084F" w:rsidP="0037084F">
      <w:pPr>
        <w:rPr>
          <w:rFonts w:cs="Times New Roman"/>
          <w:sz w:val="24"/>
          <w:szCs w:val="24"/>
        </w:rPr>
      </w:pPr>
      <w:r w:rsidRPr="00FE3E1F">
        <w:rPr>
          <w:rFonts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Calibri"/>
                <w:sz w:val="24"/>
                <w:szCs w:val="24"/>
              </w:rPr>
              <m:t>,∆</m:t>
            </m:r>
            <m:r>
              <w:rPr>
                <w:rFonts w:ascii="Cambria Math" w:cs="Times New Roman"/>
                <w:sz w:val="24"/>
                <w:szCs w:val="24"/>
              </w:rPr>
              <m:t>T,j</m:t>
            </m:r>
          </m:sub>
        </m:sSub>
        <m:r>
          <w:rPr>
            <w:rFonts w:asci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A,t</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i,i-1</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A,f</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i+1,i</m:t>
                    </m:r>
                  </m:sub>
                </m:sSub>
              </m:den>
            </m:f>
          </m:e>
        </m:d>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Pr="00FE3E1F">
        <w:rPr>
          <w:rFonts w:cs="Times New Roman"/>
          <w:sz w:val="24"/>
          <w:szCs w:val="24"/>
        </w:rPr>
        <w:tab/>
      </w:r>
      <w:r w:rsidR="00F17797" w:rsidRPr="00FE3E1F">
        <w:rPr>
          <w:rFonts w:cs="Times New Roman"/>
          <w:sz w:val="24"/>
          <w:szCs w:val="24"/>
        </w:rPr>
        <w:tab/>
      </w:r>
      <w:r w:rsidRPr="00FE3E1F">
        <w:rPr>
          <w:rFonts w:cs="Times New Roman"/>
          <w:sz w:val="24"/>
          <w:szCs w:val="24"/>
        </w:rPr>
        <w:t>(1</w:t>
      </w:r>
      <w:r w:rsidR="00460040" w:rsidRPr="00FE3E1F">
        <w:rPr>
          <w:rFonts w:cs="Times New Roman"/>
          <w:sz w:val="24"/>
          <w:szCs w:val="24"/>
        </w:rPr>
        <w:t>5</w:t>
      </w:r>
      <w:r w:rsidRPr="00FE3E1F">
        <w:rPr>
          <w:rFonts w:cs="Times New Roman"/>
          <w:sz w:val="24"/>
          <w:szCs w:val="24"/>
        </w:rPr>
        <w:t>)</w:t>
      </w:r>
    </w:p>
    <w:p w14:paraId="1F15A7EF" w14:textId="77777777" w:rsidR="0037084F" w:rsidRPr="00FE3E1F" w:rsidRDefault="0037084F" w:rsidP="0037084F">
      <w:pPr>
        <w:rPr>
          <w:rFonts w:cs="Times New Roman"/>
          <w:sz w:val="24"/>
          <w:szCs w:val="24"/>
        </w:rPr>
      </w:pPr>
    </w:p>
    <w:p w14:paraId="7E4DCBDA" w14:textId="4094A588" w:rsidR="000A396F" w:rsidRPr="00FE3E1F" w:rsidRDefault="00880D2A" w:rsidP="00664FAB">
      <w:pPr>
        <w:rPr>
          <w:rFonts w:cs="Times New Roman"/>
          <w:sz w:val="24"/>
          <w:szCs w:val="24"/>
        </w:rPr>
      </w:pPr>
      <w:r w:rsidRPr="00FE3E1F">
        <w:rPr>
          <w:rFonts w:cs="Times New Roman"/>
          <w:sz w:val="24"/>
          <w:szCs w:val="24"/>
        </w:rPr>
        <w:t>The</w:t>
      </w:r>
      <w:r w:rsidR="002F428E" w:rsidRPr="00FE3E1F">
        <w:rPr>
          <w:rFonts w:cs="Times New Roman"/>
          <w:sz w:val="24"/>
          <w:szCs w:val="24"/>
        </w:rPr>
        <w:t xml:space="preserve"> mass flux </w:t>
      </w:r>
      <w:r w:rsidRPr="00FE3E1F">
        <w:rPr>
          <w:rFonts w:cs="Times New Roman"/>
          <w:sz w:val="24"/>
          <w:szCs w:val="24"/>
        </w:rPr>
        <w:t>in the equations</w:t>
      </w:r>
      <w:r w:rsidR="00903FD9" w:rsidRPr="00FE3E1F">
        <w:rPr>
          <w:rFonts w:cs="Times New Roman"/>
          <w:sz w:val="24"/>
          <w:szCs w:val="24"/>
        </w:rPr>
        <w:t xml:space="preserve"> (13) and (15)</w:t>
      </w:r>
      <w:r w:rsidRPr="00FE3E1F">
        <w:rPr>
          <w:rFonts w:cs="Times New Roman"/>
          <w:sz w:val="24"/>
          <w:szCs w:val="24"/>
        </w:rPr>
        <w:t xml:space="preserve"> </w:t>
      </w:r>
      <w:r w:rsidR="00903FD9" w:rsidRPr="00FE3E1F">
        <w:rPr>
          <w:rFonts w:cs="Times New Roman"/>
          <w:sz w:val="24"/>
          <w:szCs w:val="24"/>
        </w:rPr>
        <w:t>hold</w:t>
      </w:r>
      <w:r w:rsidRPr="00FE3E1F">
        <w:rPr>
          <w:rFonts w:cs="Times New Roman"/>
          <w:sz w:val="24"/>
          <w:szCs w:val="24"/>
        </w:rPr>
        <w:t xml:space="preserve"> </w:t>
      </w:r>
      <w:r w:rsidR="002F428E" w:rsidRPr="00FE3E1F">
        <w:rPr>
          <w:rFonts w:cs="Times New Roman"/>
          <w:sz w:val="24"/>
          <w:szCs w:val="24"/>
        </w:rPr>
        <w:t xml:space="preserve">per unit area perpendicular to </w:t>
      </w:r>
      <w:r w:rsidR="00903FD9" w:rsidRPr="00FE3E1F">
        <w:rPr>
          <w:rFonts w:cs="Times New Roman"/>
          <w:sz w:val="24"/>
          <w:szCs w:val="24"/>
        </w:rPr>
        <w:t xml:space="preserve">the </w:t>
      </w:r>
      <w:r w:rsidR="002F428E" w:rsidRPr="00FE3E1F">
        <w:rPr>
          <w:rFonts w:cs="Times New Roman"/>
          <w:sz w:val="24"/>
          <w:szCs w:val="24"/>
        </w:rPr>
        <w:t xml:space="preserve">flow direction. </w:t>
      </w:r>
    </w:p>
    <w:p w14:paraId="4E45B5A2" w14:textId="77777777" w:rsidR="00FF2E30" w:rsidRPr="00FE3E1F" w:rsidRDefault="00FF2E30" w:rsidP="00664FAB">
      <w:pPr>
        <w:rPr>
          <w:rFonts w:cs="Times New Roman"/>
          <w:sz w:val="24"/>
          <w:szCs w:val="24"/>
        </w:rPr>
      </w:pPr>
    </w:p>
    <w:p w14:paraId="00C23A98" w14:textId="119C9854" w:rsidR="00AD4D3A" w:rsidRPr="00FE3E1F" w:rsidRDefault="00AD4D3A" w:rsidP="00664FAB">
      <w:pPr>
        <w:rPr>
          <w:rFonts w:eastAsiaTheme="minorEastAsia" w:cs="Times New Roman"/>
          <w:sz w:val="24"/>
          <w:szCs w:val="24"/>
        </w:rPr>
      </w:pPr>
      <w:r w:rsidRPr="00FE3E1F">
        <w:rPr>
          <w:rFonts w:eastAsiaTheme="minorEastAsia" w:cs="Times New Roman"/>
          <w:sz w:val="24"/>
          <w:szCs w:val="24"/>
        </w:rPr>
        <w:t>Equation</w:t>
      </w:r>
      <w:r w:rsidR="00544010" w:rsidRPr="00FE3E1F">
        <w:rPr>
          <w:rFonts w:eastAsiaTheme="minorEastAsia" w:cs="Times New Roman"/>
          <w:sz w:val="24"/>
          <w:szCs w:val="24"/>
        </w:rPr>
        <w:t xml:space="preserve"> (1</w:t>
      </w:r>
      <w:r w:rsidR="00460040" w:rsidRPr="00FE3E1F">
        <w:rPr>
          <w:rFonts w:eastAsiaTheme="minorEastAsia" w:cs="Times New Roman"/>
          <w:sz w:val="24"/>
          <w:szCs w:val="24"/>
        </w:rPr>
        <w:t>3</w:t>
      </w:r>
      <w:r w:rsidR="00544010" w:rsidRPr="00FE3E1F">
        <w:rPr>
          <w:rFonts w:eastAsiaTheme="minorEastAsia" w:cs="Times New Roman"/>
          <w:sz w:val="24"/>
          <w:szCs w:val="24"/>
        </w:rPr>
        <w:t>)</w:t>
      </w:r>
      <w:r w:rsidRPr="00FE3E1F">
        <w:rPr>
          <w:rFonts w:eastAsiaTheme="minorEastAsia" w:cs="Times New Roman"/>
          <w:sz w:val="24"/>
          <w:szCs w:val="24"/>
        </w:rPr>
        <w:t xml:space="preserve"> </w:t>
      </w:r>
      <w:r w:rsidR="00E4625F" w:rsidRPr="00FE3E1F">
        <w:rPr>
          <w:rFonts w:eastAsiaTheme="minorEastAsia" w:cs="Times New Roman"/>
          <w:sz w:val="24"/>
          <w:szCs w:val="24"/>
        </w:rPr>
        <w:t>show</w:t>
      </w:r>
      <w:r w:rsidRPr="00FE3E1F">
        <w:rPr>
          <w:rFonts w:eastAsiaTheme="minorEastAsia" w:cs="Times New Roman"/>
          <w:sz w:val="24"/>
          <w:szCs w:val="24"/>
        </w:rPr>
        <w:t xml:space="preserve">s </w:t>
      </w:r>
      <w:proofErr w:type="gramStart"/>
      <w:r w:rsidRPr="00FE3E1F">
        <w:rPr>
          <w:rFonts w:eastAsiaTheme="minorEastAsia" w:cs="Times New Roman"/>
          <w:sz w:val="24"/>
          <w:szCs w:val="24"/>
        </w:rPr>
        <w:t>similar to</w:t>
      </w:r>
      <w:proofErr w:type="gramEnd"/>
      <w:r w:rsidRPr="00FE3E1F">
        <w:rPr>
          <w:rFonts w:eastAsiaTheme="minorEastAsia" w:cs="Times New Roman"/>
          <w:sz w:val="24"/>
          <w:szCs w:val="24"/>
        </w:rPr>
        <w:t xml:space="preserve"> a first order FDM term </w:t>
      </w:r>
      <w:r w:rsidRPr="00D55C21">
        <w:rPr>
          <w:rFonts w:eastAsiaTheme="minorEastAsia" w:cs="Times New Roman"/>
          <w:sz w:val="24"/>
          <w:szCs w:val="24"/>
          <w:highlight w:val="yellow"/>
        </w:rPr>
        <w:t>(Bear and Verruijt</w:t>
      </w:r>
      <w:r w:rsidR="004B661A" w:rsidRPr="00D55C21">
        <w:rPr>
          <w:rFonts w:eastAsiaTheme="minorEastAsia" w:cs="Times New Roman"/>
          <w:sz w:val="24"/>
          <w:szCs w:val="24"/>
          <w:highlight w:val="yellow"/>
        </w:rPr>
        <w:t>, , eq.</w:t>
      </w:r>
      <w:r w:rsidRPr="00FE3E1F">
        <w:rPr>
          <w:rFonts w:eastAsiaTheme="minorEastAsia" w:cs="Times New Roman"/>
          <w:sz w:val="24"/>
          <w:szCs w:val="24"/>
        </w:rPr>
        <w:t>)</w:t>
      </w:r>
      <w:r w:rsidR="00312995" w:rsidRPr="00FE3E1F">
        <w:rPr>
          <w:rFonts w:eastAsiaTheme="minorEastAsia" w:cs="Times New Roman"/>
          <w:sz w:val="24"/>
          <w:szCs w:val="24"/>
        </w:rPr>
        <w:t>.</w:t>
      </w:r>
      <w:r w:rsidRPr="00FE3E1F">
        <w:rPr>
          <w:rFonts w:eastAsiaTheme="minorEastAsia" w:cs="Times New Roman"/>
          <w:sz w:val="24"/>
          <w:szCs w:val="24"/>
        </w:rPr>
        <w:t xml:space="preserve"> </w:t>
      </w:r>
      <w:r w:rsidR="00312995" w:rsidRPr="00FE3E1F">
        <w:rPr>
          <w:rFonts w:eastAsiaTheme="minorEastAsia" w:cs="Times New Roman"/>
          <w:sz w:val="24"/>
          <w:szCs w:val="24"/>
        </w:rPr>
        <w:t xml:space="preserve">However, </w:t>
      </w:r>
      <w:r w:rsidR="00D04804" w:rsidRPr="00FE3E1F">
        <w:rPr>
          <w:rFonts w:eastAsiaTheme="minorEastAsia" w:cs="Times New Roman"/>
          <w:sz w:val="24"/>
          <w:szCs w:val="24"/>
        </w:rPr>
        <w:t>(13)</w:t>
      </w:r>
      <w:r w:rsidRPr="00FE3E1F">
        <w:rPr>
          <w:rFonts w:eastAsiaTheme="minorEastAsia" w:cs="Times New Roman"/>
          <w:sz w:val="24"/>
          <w:szCs w:val="24"/>
        </w:rPr>
        <w:t xml:space="preserve"> </w:t>
      </w:r>
      <w:r w:rsidR="00312995" w:rsidRPr="00FE3E1F">
        <w:rPr>
          <w:rFonts w:eastAsiaTheme="minorEastAsia" w:cs="Times New Roman"/>
          <w:sz w:val="24"/>
          <w:szCs w:val="24"/>
        </w:rPr>
        <w:t>does not reflect an</w:t>
      </w:r>
      <w:r w:rsidRPr="00FE3E1F">
        <w:rPr>
          <w:rFonts w:eastAsiaTheme="minorEastAsia" w:cs="Times New Roman"/>
          <w:sz w:val="24"/>
          <w:szCs w:val="24"/>
        </w:rPr>
        <w:t xml:space="preserve"> interpolation between nodal concentrations</w:t>
      </w:r>
      <w:r w:rsidR="00544010" w:rsidRPr="00FE3E1F">
        <w:rPr>
          <w:rFonts w:eastAsiaTheme="minorEastAsia" w:cs="Times New Roman"/>
          <w:sz w:val="24"/>
          <w:szCs w:val="24"/>
        </w:rPr>
        <w:t xml:space="preserve"> as </w:t>
      </w:r>
      <w:r w:rsidR="00312995" w:rsidRPr="00FE3E1F">
        <w:rPr>
          <w:rFonts w:eastAsiaTheme="minorEastAsia" w:cs="Times New Roman"/>
          <w:sz w:val="24"/>
          <w:szCs w:val="24"/>
        </w:rPr>
        <w:t xml:space="preserve">explained above and </w:t>
      </w:r>
      <w:r w:rsidR="00544010" w:rsidRPr="00FE3E1F">
        <w:rPr>
          <w:rFonts w:eastAsiaTheme="minorEastAsia" w:cs="Times New Roman"/>
          <w:sz w:val="24"/>
          <w:szCs w:val="24"/>
        </w:rPr>
        <w:t>the</w:t>
      </w:r>
      <w:r w:rsidR="00543E94" w:rsidRPr="00FE3E1F">
        <w:rPr>
          <w:rFonts w:eastAsiaTheme="minorEastAsia" w:cs="Times New Roman"/>
          <w:sz w:val="24"/>
          <w:szCs w:val="24"/>
        </w:rPr>
        <w:t xml:space="preserve"> </w:t>
      </w:r>
      <w:r w:rsidR="00544010" w:rsidRPr="00FE3E1F">
        <w:rPr>
          <w:rFonts w:eastAsiaTheme="minorEastAsia" w:cs="Times New Roman"/>
          <w:sz w:val="24"/>
          <w:szCs w:val="24"/>
        </w:rPr>
        <w:t>elaboration in equation (1</w:t>
      </w:r>
      <w:r w:rsidR="00460040" w:rsidRPr="00FE3E1F">
        <w:rPr>
          <w:rFonts w:eastAsiaTheme="minorEastAsia" w:cs="Times New Roman"/>
          <w:sz w:val="24"/>
          <w:szCs w:val="24"/>
        </w:rPr>
        <w:t>5</w:t>
      </w:r>
      <w:r w:rsidR="00544010" w:rsidRPr="00FE3E1F">
        <w:rPr>
          <w:rFonts w:eastAsiaTheme="minorEastAsia" w:cs="Times New Roman"/>
          <w:sz w:val="24"/>
          <w:szCs w:val="24"/>
        </w:rPr>
        <w:t>) shows</w:t>
      </w:r>
      <w:r w:rsidRPr="00FE3E1F">
        <w:rPr>
          <w:rFonts w:eastAsiaTheme="minorEastAsia" w:cs="Times New Roman"/>
          <w:sz w:val="24"/>
          <w:szCs w:val="24"/>
        </w:rPr>
        <w:t xml:space="preserve">. </w:t>
      </w:r>
    </w:p>
    <w:p w14:paraId="19F33539" w14:textId="0A90623A" w:rsidR="007059A4" w:rsidRPr="00FE3E1F" w:rsidRDefault="007059A4">
      <w:pPr>
        <w:rPr>
          <w:rFonts w:cstheme="minorHAnsi"/>
          <w:b/>
          <w:sz w:val="28"/>
          <w:szCs w:val="28"/>
        </w:rPr>
      </w:pPr>
    </w:p>
    <w:p w14:paraId="71724120" w14:textId="385E5D59" w:rsidR="00C728C4" w:rsidRPr="00FE3E1F" w:rsidRDefault="00D33567" w:rsidP="00664FAB">
      <w:pPr>
        <w:rPr>
          <w:rFonts w:cstheme="minorHAnsi"/>
          <w:b/>
          <w:bCs/>
          <w:iCs/>
          <w:sz w:val="28"/>
          <w:szCs w:val="28"/>
        </w:rPr>
      </w:pPr>
      <w:r w:rsidRPr="00FE3E1F">
        <w:rPr>
          <w:rFonts w:eastAsia="Times New Roman" w:cstheme="minorHAnsi"/>
          <w:b/>
          <w:bCs/>
          <w:iCs/>
          <w:sz w:val="28"/>
          <w:szCs w:val="28"/>
        </w:rPr>
        <w:t>Demonstra</w:t>
      </w:r>
      <w:r w:rsidR="002F1655" w:rsidRPr="00FE3E1F">
        <w:rPr>
          <w:rFonts w:eastAsia="Times New Roman" w:cstheme="minorHAnsi"/>
          <w:b/>
          <w:bCs/>
          <w:iCs/>
          <w:sz w:val="28"/>
          <w:szCs w:val="28"/>
        </w:rPr>
        <w:t>tion: p</w:t>
      </w:r>
      <w:r w:rsidR="000650A7" w:rsidRPr="00FE3E1F">
        <w:rPr>
          <w:rFonts w:eastAsia="Times New Roman" w:cstheme="minorHAnsi"/>
          <w:b/>
          <w:bCs/>
          <w:iCs/>
          <w:sz w:val="28"/>
          <w:szCs w:val="28"/>
        </w:rPr>
        <w:t xml:space="preserve">lume development </w:t>
      </w:r>
      <w:r w:rsidR="00C74F29" w:rsidRPr="00FE3E1F">
        <w:rPr>
          <w:rFonts w:eastAsia="Times New Roman" w:cstheme="minorHAnsi"/>
          <w:b/>
          <w:bCs/>
          <w:iCs/>
          <w:sz w:val="28"/>
          <w:szCs w:val="28"/>
        </w:rPr>
        <w:t>at</w:t>
      </w:r>
      <w:r w:rsidR="00BF0DD7" w:rsidRPr="00FE3E1F">
        <w:rPr>
          <w:rFonts w:eastAsia="Times New Roman" w:cstheme="minorHAnsi"/>
          <w:b/>
          <w:bCs/>
          <w:iCs/>
          <w:sz w:val="28"/>
          <w:szCs w:val="28"/>
        </w:rPr>
        <w:t xml:space="preserve"> the sites</w:t>
      </w:r>
      <w:r w:rsidR="00C728C4" w:rsidRPr="00FE3E1F">
        <w:rPr>
          <w:rFonts w:eastAsia="Times New Roman" w:cstheme="minorHAnsi"/>
          <w:b/>
          <w:bCs/>
          <w:iCs/>
          <w:sz w:val="28"/>
          <w:szCs w:val="28"/>
        </w:rPr>
        <w:t xml:space="preserve"> Cape Cod and MADE.</w:t>
      </w:r>
    </w:p>
    <w:p w14:paraId="473955A5" w14:textId="77777777" w:rsidR="00C728C4" w:rsidRPr="00FE3E1F" w:rsidRDefault="00C728C4" w:rsidP="009A02D4">
      <w:pPr>
        <w:rPr>
          <w:rFonts w:eastAsia="Times New Roman" w:cstheme="minorHAnsi"/>
          <w:sz w:val="24"/>
          <w:szCs w:val="24"/>
        </w:rPr>
      </w:pPr>
    </w:p>
    <w:p w14:paraId="5A2F98DE" w14:textId="3D7C7605" w:rsidR="002034B0" w:rsidRDefault="00DA5D2D" w:rsidP="0035019E">
      <w:pPr>
        <w:rPr>
          <w:rFonts w:eastAsia="Times New Roman" w:cstheme="minorHAnsi"/>
          <w:sz w:val="24"/>
          <w:szCs w:val="24"/>
        </w:rPr>
      </w:pPr>
      <w:r w:rsidRPr="00FE3E1F">
        <w:rPr>
          <w:rFonts w:eastAsia="Times New Roman" w:cstheme="minorHAnsi"/>
          <w:sz w:val="24"/>
          <w:szCs w:val="24"/>
        </w:rPr>
        <w:t>T</w:t>
      </w:r>
      <w:r w:rsidR="00743D05" w:rsidRPr="00FE3E1F">
        <w:rPr>
          <w:rFonts w:eastAsia="Times New Roman" w:cstheme="minorHAnsi"/>
          <w:sz w:val="24"/>
          <w:szCs w:val="24"/>
        </w:rPr>
        <w:t xml:space="preserve">o </w:t>
      </w:r>
      <w:r w:rsidR="007A2815">
        <w:rPr>
          <w:rFonts w:eastAsia="Times New Roman" w:cstheme="minorHAnsi"/>
          <w:sz w:val="24"/>
          <w:szCs w:val="24"/>
        </w:rPr>
        <w:t>demon</w:t>
      </w:r>
      <w:r w:rsidR="00743D05" w:rsidRPr="00FE3E1F">
        <w:rPr>
          <w:rFonts w:eastAsia="Times New Roman" w:cstheme="minorHAnsi"/>
          <w:sz w:val="24"/>
          <w:szCs w:val="24"/>
        </w:rPr>
        <w:t xml:space="preserve">strate the capabilities of the method </w:t>
      </w:r>
      <w:r w:rsidR="0042000B" w:rsidRPr="00FE3E1F">
        <w:rPr>
          <w:rFonts w:eastAsia="Times New Roman" w:cstheme="minorHAnsi"/>
          <w:sz w:val="24"/>
          <w:szCs w:val="24"/>
        </w:rPr>
        <w:t>in the</w:t>
      </w:r>
      <w:r w:rsidR="00743D05" w:rsidRPr="00FE3E1F">
        <w:rPr>
          <w:rFonts w:eastAsia="Times New Roman" w:cstheme="minorHAnsi"/>
          <w:sz w:val="24"/>
          <w:szCs w:val="24"/>
        </w:rPr>
        <w:t xml:space="preserve"> present stage of development</w:t>
      </w:r>
      <w:r w:rsidR="00C36FB5" w:rsidRPr="00FE3E1F">
        <w:rPr>
          <w:rFonts w:eastAsia="Times New Roman" w:cstheme="minorHAnsi"/>
          <w:sz w:val="24"/>
          <w:szCs w:val="24"/>
        </w:rPr>
        <w:t>,</w:t>
      </w:r>
      <w:r w:rsidR="007C5BD7" w:rsidRPr="00FE3E1F">
        <w:rPr>
          <w:rFonts w:eastAsia="Times New Roman" w:cstheme="minorHAnsi"/>
          <w:sz w:val="24"/>
          <w:szCs w:val="24"/>
        </w:rPr>
        <w:t xml:space="preserve"> a</w:t>
      </w:r>
      <w:r w:rsidR="00C36FB5" w:rsidRPr="00FE3E1F">
        <w:rPr>
          <w:rFonts w:eastAsia="Times New Roman" w:cstheme="minorHAnsi"/>
          <w:sz w:val="24"/>
          <w:szCs w:val="24"/>
        </w:rPr>
        <w:t xml:space="preserve"> moving</w:t>
      </w:r>
      <w:r w:rsidR="007C5BD7" w:rsidRPr="00FE3E1F">
        <w:rPr>
          <w:rFonts w:eastAsia="Times New Roman" w:cstheme="minorHAnsi"/>
          <w:sz w:val="24"/>
          <w:szCs w:val="24"/>
        </w:rPr>
        <w:t xml:space="preserve"> plume </w:t>
      </w:r>
      <w:r w:rsidRPr="00FE3E1F">
        <w:rPr>
          <w:rFonts w:eastAsia="Times New Roman" w:cstheme="minorHAnsi"/>
          <w:sz w:val="24"/>
          <w:szCs w:val="24"/>
        </w:rPr>
        <w:t xml:space="preserve">is simulated in the period </w:t>
      </w:r>
      <w:r w:rsidR="00D314CD" w:rsidRPr="00FE3E1F">
        <w:rPr>
          <w:rFonts w:eastAsia="Times New Roman" w:cstheme="minorHAnsi"/>
          <w:sz w:val="24"/>
          <w:szCs w:val="24"/>
        </w:rPr>
        <w:t>just after</w:t>
      </w:r>
      <w:r w:rsidRPr="00FE3E1F">
        <w:rPr>
          <w:rFonts w:eastAsia="Times New Roman" w:cstheme="minorHAnsi"/>
          <w:sz w:val="24"/>
          <w:szCs w:val="24"/>
        </w:rPr>
        <w:t xml:space="preserve"> the injection of </w:t>
      </w:r>
      <w:r w:rsidR="00AD65B2" w:rsidRPr="00FE3E1F">
        <w:rPr>
          <w:rFonts w:eastAsia="Times New Roman" w:cstheme="minorHAnsi"/>
          <w:sz w:val="24"/>
          <w:szCs w:val="24"/>
        </w:rPr>
        <w:t>a</w:t>
      </w:r>
      <w:r w:rsidRPr="00FE3E1F">
        <w:rPr>
          <w:rFonts w:eastAsia="Times New Roman" w:cstheme="minorHAnsi"/>
          <w:sz w:val="24"/>
          <w:szCs w:val="24"/>
        </w:rPr>
        <w:t xml:space="preserve"> tracer</w:t>
      </w:r>
      <w:r w:rsidR="00421D8F" w:rsidRPr="00FE3E1F">
        <w:rPr>
          <w:rFonts w:eastAsia="Times New Roman" w:cstheme="minorHAnsi"/>
          <w:sz w:val="24"/>
          <w:szCs w:val="24"/>
        </w:rPr>
        <w:t xml:space="preserve"> in a weakly and a strongly heterogeneous</w:t>
      </w:r>
      <w:r w:rsidR="00421D8F">
        <w:rPr>
          <w:rFonts w:eastAsia="Times New Roman" w:cstheme="minorHAnsi"/>
          <w:sz w:val="24"/>
          <w:szCs w:val="24"/>
        </w:rPr>
        <w:t xml:space="preserve"> aquifer for which input data comes from the sites at Cape Cod </w:t>
      </w:r>
      <w:r w:rsidR="00421D8F" w:rsidRPr="002034B0">
        <w:rPr>
          <w:rFonts w:eastAsia="Times New Roman" w:cstheme="minorHAnsi"/>
          <w:sz w:val="24"/>
          <w:szCs w:val="24"/>
          <w:highlight w:val="yellow"/>
        </w:rPr>
        <w:t>(Ref)</w:t>
      </w:r>
      <w:r w:rsidR="00421D8F">
        <w:rPr>
          <w:rFonts w:eastAsia="Times New Roman" w:cstheme="minorHAnsi"/>
          <w:sz w:val="24"/>
          <w:szCs w:val="24"/>
        </w:rPr>
        <w:t xml:space="preserve"> and  </w:t>
      </w:r>
      <w:r w:rsidR="00421D8F" w:rsidRPr="00FE3E1F">
        <w:rPr>
          <w:rFonts w:eastAsia="Times New Roman" w:cstheme="minorHAnsi"/>
          <w:sz w:val="24"/>
          <w:szCs w:val="24"/>
        </w:rPr>
        <w:t>MADE</w:t>
      </w:r>
      <w:r w:rsidR="00421D8F">
        <w:rPr>
          <w:rFonts w:eastAsia="Times New Roman" w:cstheme="minorHAnsi"/>
          <w:sz w:val="24"/>
          <w:szCs w:val="24"/>
        </w:rPr>
        <w:t xml:space="preserve"> </w:t>
      </w:r>
      <w:r w:rsidR="00421D8F" w:rsidRPr="002034B0">
        <w:rPr>
          <w:rFonts w:eastAsia="Times New Roman" w:cstheme="minorHAnsi"/>
          <w:sz w:val="24"/>
          <w:szCs w:val="24"/>
          <w:highlight w:val="yellow"/>
        </w:rPr>
        <w:t>(REF)</w:t>
      </w:r>
      <w:r w:rsidR="007C5BD7" w:rsidRPr="00FE3E1F">
        <w:rPr>
          <w:rFonts w:eastAsia="Times New Roman" w:cstheme="minorHAnsi"/>
          <w:sz w:val="24"/>
          <w:szCs w:val="24"/>
        </w:rPr>
        <w:t>.</w:t>
      </w:r>
      <w:r w:rsidR="00E83896">
        <w:rPr>
          <w:rFonts w:eastAsia="Times New Roman" w:cstheme="minorHAnsi"/>
          <w:sz w:val="24"/>
          <w:szCs w:val="24"/>
        </w:rPr>
        <w:t xml:space="preserve">  </w:t>
      </w:r>
      <w:r w:rsidR="001776ED" w:rsidRPr="002034B0">
        <w:rPr>
          <w:rFonts w:eastAsia="Times New Roman" w:cstheme="minorHAnsi"/>
          <w:sz w:val="24"/>
          <w:szCs w:val="24"/>
          <w:highlight w:val="yellow"/>
        </w:rPr>
        <w:t>The calculation is described in detail in appendix A, including the input data and the discretization. A user</w:t>
      </w:r>
      <w:r w:rsidR="002034B0" w:rsidRPr="002034B0">
        <w:rPr>
          <w:rFonts w:eastAsia="Times New Roman" w:cstheme="minorHAnsi"/>
          <w:sz w:val="24"/>
          <w:szCs w:val="24"/>
          <w:highlight w:val="yellow"/>
        </w:rPr>
        <w:t>-</w:t>
      </w:r>
      <w:r w:rsidR="001776ED" w:rsidRPr="002034B0">
        <w:rPr>
          <w:rFonts w:eastAsia="Times New Roman" w:cstheme="minorHAnsi"/>
          <w:sz w:val="24"/>
          <w:szCs w:val="24"/>
          <w:highlight w:val="yellow"/>
        </w:rPr>
        <w:t>friendly spreadsheet is provided.</w:t>
      </w:r>
      <w:r w:rsidR="00772142" w:rsidRPr="00FE3E1F">
        <w:rPr>
          <w:rFonts w:eastAsia="Times New Roman" w:cstheme="minorHAnsi"/>
          <w:sz w:val="24"/>
          <w:szCs w:val="24"/>
        </w:rPr>
        <w:t xml:space="preserve"> </w:t>
      </w:r>
    </w:p>
    <w:p w14:paraId="30159220" w14:textId="77777777" w:rsidR="002034B0" w:rsidRDefault="002034B0" w:rsidP="0035019E">
      <w:pPr>
        <w:rPr>
          <w:rFonts w:eastAsia="Times New Roman" w:cstheme="minorHAnsi"/>
          <w:sz w:val="24"/>
          <w:szCs w:val="24"/>
        </w:rPr>
      </w:pPr>
    </w:p>
    <w:p w14:paraId="17472F90" w14:textId="28F86F46" w:rsidR="00382DD0" w:rsidRDefault="00772142" w:rsidP="009A02D4">
      <w:pPr>
        <w:rPr>
          <w:rFonts w:eastAsiaTheme="minorEastAsia" w:cs="Times New Roman"/>
          <w:sz w:val="24"/>
          <w:szCs w:val="24"/>
        </w:rPr>
      </w:pPr>
      <w:r w:rsidRPr="00FE3E1F">
        <w:rPr>
          <w:rFonts w:eastAsia="Times New Roman" w:cstheme="minorHAnsi"/>
          <w:sz w:val="24"/>
          <w:szCs w:val="24"/>
        </w:rPr>
        <w:t>I</w:t>
      </w:r>
      <w:r w:rsidRPr="00FE3E1F">
        <w:rPr>
          <w:rFonts w:eastAsiaTheme="minorEastAsia" w:cs="Times New Roman"/>
          <w:sz w:val="24"/>
          <w:szCs w:val="24"/>
        </w:rPr>
        <w:t>n the first step, the m</w:t>
      </w:r>
      <w:r w:rsidR="00194B9F" w:rsidRPr="00FE3E1F">
        <w:rPr>
          <w:rFonts w:eastAsiaTheme="minorEastAsia" w:cs="Times New Roman"/>
          <w:sz w:val="24"/>
          <w:szCs w:val="24"/>
        </w:rPr>
        <w:t>ass change</w:t>
      </w:r>
      <w:r w:rsidRPr="00FE3E1F">
        <w:rPr>
          <w:rFonts w:eastAsiaTheme="minorEastAsia" w:cs="Times New Roman"/>
          <w:sz w:val="24"/>
          <w:szCs w:val="24"/>
        </w:rPr>
        <w:t xml:space="preserve"> is calculated from the</w:t>
      </w:r>
      <w:r w:rsidR="00FC5575" w:rsidRPr="00FE3E1F">
        <w:rPr>
          <w:rFonts w:eastAsiaTheme="minorEastAsia" w:cs="Times New Roman"/>
          <w:sz w:val="24"/>
          <w:szCs w:val="24"/>
        </w:rPr>
        <w:t xml:space="preserve"> concentrations</w:t>
      </w:r>
      <w:r w:rsidR="002F6963">
        <w:rPr>
          <w:rFonts w:eastAsiaTheme="minorEastAsia" w:cs="Times New Roman"/>
          <w:sz w:val="24"/>
          <w:szCs w:val="24"/>
        </w:rPr>
        <w:t xml:space="preserve"> at the nodes</w:t>
      </w:r>
      <w:r w:rsidR="00FC5575" w:rsidRPr="00FE3E1F">
        <w:rPr>
          <w:rFonts w:eastAsiaTheme="minorEastAsia" w:cs="Times New Roman"/>
          <w:sz w:val="24"/>
          <w:szCs w:val="24"/>
        </w:rPr>
        <w:t xml:space="preserve"> in </w:t>
      </w:r>
      <w:r w:rsidRPr="00FE3E1F">
        <w:rPr>
          <w:rFonts w:eastAsiaTheme="minorEastAsia" w:cs="Times New Roman"/>
          <w:sz w:val="24"/>
          <w:szCs w:val="24"/>
        </w:rPr>
        <w:t xml:space="preserve">the </w:t>
      </w:r>
      <w:r w:rsidR="00FC5575" w:rsidRPr="00FE3E1F">
        <w:rPr>
          <w:rFonts w:eastAsiaTheme="minorEastAsia" w:cs="Times New Roman"/>
          <w:sz w:val="24"/>
          <w:szCs w:val="24"/>
        </w:rPr>
        <w:t>previous step</w:t>
      </w:r>
      <w:r w:rsidRPr="00FE3E1F">
        <w:rPr>
          <w:rFonts w:eastAsiaTheme="minorEastAsia" w:cs="Times New Roman"/>
          <w:sz w:val="24"/>
          <w:szCs w:val="24"/>
        </w:rPr>
        <w:t xml:space="preserve"> (</w:t>
      </w:r>
      <w:r w:rsidR="0035019E" w:rsidRPr="00FE3E1F">
        <w:rPr>
          <w:rFonts w:eastAsiaTheme="minorEastAsia" w:cs="Times New Roman"/>
          <w:sz w:val="24"/>
          <w:szCs w:val="24"/>
        </w:rPr>
        <w:t>1</w:t>
      </w:r>
      <w:r w:rsidR="00460040" w:rsidRPr="00FE3E1F">
        <w:rPr>
          <w:rFonts w:eastAsiaTheme="minorEastAsia" w:cs="Times New Roman"/>
          <w:sz w:val="24"/>
          <w:szCs w:val="24"/>
        </w:rPr>
        <w:t>3</w:t>
      </w:r>
      <w:r w:rsidRPr="00FE3E1F">
        <w:rPr>
          <w:rFonts w:eastAsiaTheme="minorEastAsia" w:cs="Times New Roman"/>
          <w:sz w:val="24"/>
          <w:szCs w:val="24"/>
        </w:rPr>
        <w:t>), (1</w:t>
      </w:r>
      <w:r w:rsidR="00460040" w:rsidRPr="00FE3E1F">
        <w:rPr>
          <w:rFonts w:eastAsiaTheme="minorEastAsia" w:cs="Times New Roman"/>
          <w:sz w:val="24"/>
          <w:szCs w:val="24"/>
        </w:rPr>
        <w:t>5</w:t>
      </w:r>
      <w:r w:rsidRPr="00FE3E1F">
        <w:rPr>
          <w:rFonts w:eastAsiaTheme="minorEastAsia" w:cs="Times New Roman"/>
          <w:sz w:val="24"/>
          <w:szCs w:val="24"/>
        </w:rPr>
        <w:t>)</w:t>
      </w:r>
      <w:r w:rsidR="002F6963">
        <w:rPr>
          <w:rFonts w:eastAsiaTheme="minorEastAsia" w:cs="Times New Roman"/>
          <w:sz w:val="24"/>
          <w:szCs w:val="24"/>
        </w:rPr>
        <w:t>. This step</w:t>
      </w:r>
      <w:r w:rsidR="002050CD" w:rsidRPr="00FE3E1F">
        <w:rPr>
          <w:rFonts w:eastAsiaTheme="minorEastAsia" w:cs="Times New Roman"/>
          <w:sz w:val="24"/>
          <w:szCs w:val="24"/>
        </w:rPr>
        <w:t xml:space="preserve"> </w:t>
      </w:r>
      <w:r w:rsidR="002F6963">
        <w:rPr>
          <w:rFonts w:eastAsiaTheme="minorEastAsia" w:cs="Times New Roman"/>
          <w:sz w:val="24"/>
          <w:szCs w:val="24"/>
        </w:rPr>
        <w:t>shows the</w:t>
      </w:r>
      <w:r w:rsidR="002050CD" w:rsidRPr="00FE3E1F">
        <w:rPr>
          <w:rFonts w:eastAsiaTheme="minorEastAsia" w:cs="Times New Roman"/>
          <w:sz w:val="24"/>
          <w:szCs w:val="24"/>
        </w:rPr>
        <w:t xml:space="preserve"> </w:t>
      </w:r>
      <w:r w:rsidR="002F6963">
        <w:rPr>
          <w:rFonts w:eastAsiaTheme="minorEastAsia" w:cs="Times New Roman"/>
          <w:sz w:val="24"/>
          <w:szCs w:val="24"/>
        </w:rPr>
        <w:t xml:space="preserve">closed </w:t>
      </w:r>
      <w:r w:rsidR="002050CD" w:rsidRPr="00FE3E1F">
        <w:rPr>
          <w:rFonts w:eastAsiaTheme="minorEastAsia" w:cs="Times New Roman"/>
          <w:sz w:val="24"/>
          <w:szCs w:val="24"/>
        </w:rPr>
        <w:t>mass balance throughout the computation</w:t>
      </w:r>
      <w:r w:rsidR="00FC5575" w:rsidRPr="00FE3E1F">
        <w:rPr>
          <w:rFonts w:eastAsiaTheme="minorEastAsia" w:cs="Times New Roman"/>
          <w:sz w:val="24"/>
          <w:szCs w:val="24"/>
        </w:rPr>
        <w:t>.</w:t>
      </w:r>
      <w:r w:rsidRPr="00FE3E1F">
        <w:rPr>
          <w:rFonts w:eastAsiaTheme="minorEastAsia" w:cs="Times New Roman"/>
          <w:sz w:val="24"/>
          <w:szCs w:val="24"/>
        </w:rPr>
        <w:t xml:space="preserve"> In the second step, the </w:t>
      </w:r>
      <w:r w:rsidR="001A457A" w:rsidRPr="00FE3E1F">
        <w:rPr>
          <w:rFonts w:eastAsiaTheme="minorEastAsia" w:cs="Times New Roman"/>
          <w:sz w:val="24"/>
          <w:szCs w:val="24"/>
        </w:rPr>
        <w:t>c</w:t>
      </w:r>
      <w:r w:rsidR="00E704AC" w:rsidRPr="00FE3E1F">
        <w:rPr>
          <w:rFonts w:eastAsiaTheme="minorEastAsia" w:cs="Times New Roman"/>
          <w:sz w:val="24"/>
          <w:szCs w:val="24"/>
        </w:rPr>
        <w:t xml:space="preserve">oncentration </w:t>
      </w:r>
      <w:r w:rsidR="00FC3511">
        <w:rPr>
          <w:rFonts w:eastAsiaTheme="minorEastAsia" w:cs="Times New Roman"/>
          <w:sz w:val="24"/>
          <w:szCs w:val="24"/>
        </w:rPr>
        <w:t xml:space="preserve">change </w:t>
      </w:r>
      <w:r w:rsidR="00E704AC" w:rsidRPr="00FE3E1F">
        <w:rPr>
          <w:rFonts w:eastAsiaTheme="minorEastAsia" w:cs="Times New Roman"/>
          <w:sz w:val="24"/>
          <w:szCs w:val="24"/>
        </w:rPr>
        <w:t>at</w:t>
      </w:r>
      <w:r w:rsidRPr="00FE3E1F">
        <w:rPr>
          <w:rFonts w:eastAsiaTheme="minorEastAsia" w:cs="Times New Roman"/>
          <w:sz w:val="24"/>
          <w:szCs w:val="24"/>
        </w:rPr>
        <w:t xml:space="preserve"> the cell </w:t>
      </w:r>
      <w:r w:rsidR="00E704AC" w:rsidRPr="00FE3E1F">
        <w:rPr>
          <w:rFonts w:eastAsiaTheme="minorEastAsia" w:cs="Times New Roman"/>
          <w:sz w:val="24"/>
          <w:szCs w:val="24"/>
        </w:rPr>
        <w:t xml:space="preserve">node </w:t>
      </w:r>
      <w:r w:rsidRPr="00FE3E1F">
        <w:rPr>
          <w:rFonts w:eastAsiaTheme="minorEastAsia" w:cs="Times New Roman"/>
          <w:sz w:val="24"/>
          <w:szCs w:val="24"/>
        </w:rPr>
        <w:t xml:space="preserve">is calculated </w:t>
      </w:r>
      <w:r w:rsidR="00E704AC" w:rsidRPr="00FE3E1F">
        <w:rPr>
          <w:rFonts w:eastAsiaTheme="minorEastAsia" w:cs="Times New Roman"/>
          <w:sz w:val="24"/>
          <w:szCs w:val="24"/>
        </w:rPr>
        <w:t xml:space="preserve">from </w:t>
      </w:r>
      <w:r w:rsidRPr="00FE3E1F">
        <w:rPr>
          <w:rFonts w:eastAsiaTheme="minorEastAsia" w:cs="Times New Roman"/>
          <w:sz w:val="24"/>
          <w:szCs w:val="24"/>
        </w:rPr>
        <w:t xml:space="preserve">the </w:t>
      </w:r>
      <w:r w:rsidR="00E704AC" w:rsidRPr="00FE3E1F">
        <w:rPr>
          <w:rFonts w:eastAsiaTheme="minorEastAsia" w:cs="Times New Roman"/>
          <w:sz w:val="24"/>
          <w:szCs w:val="24"/>
        </w:rPr>
        <w:t xml:space="preserve">mass </w:t>
      </w:r>
      <w:r w:rsidR="00FC3511">
        <w:rPr>
          <w:rFonts w:eastAsiaTheme="minorEastAsia" w:cs="Times New Roman"/>
          <w:sz w:val="24"/>
          <w:szCs w:val="24"/>
        </w:rPr>
        <w:t xml:space="preserve">change </w:t>
      </w:r>
      <w:r w:rsidR="00E704AC" w:rsidRPr="00FE3E1F">
        <w:rPr>
          <w:rFonts w:eastAsiaTheme="minorEastAsia" w:cs="Times New Roman"/>
          <w:sz w:val="24"/>
          <w:szCs w:val="24"/>
        </w:rPr>
        <w:t>and cell size</w:t>
      </w:r>
      <w:r w:rsidRPr="00FE3E1F">
        <w:rPr>
          <w:rFonts w:eastAsiaTheme="minorEastAsia" w:cs="Times New Roman"/>
          <w:sz w:val="24"/>
          <w:szCs w:val="24"/>
        </w:rPr>
        <w:t xml:space="preserve"> (1</w:t>
      </w:r>
      <w:r w:rsidR="00460040" w:rsidRPr="00FE3E1F">
        <w:rPr>
          <w:rFonts w:eastAsiaTheme="minorEastAsia" w:cs="Times New Roman"/>
          <w:sz w:val="24"/>
          <w:szCs w:val="24"/>
        </w:rPr>
        <w:t>4</w:t>
      </w:r>
      <w:r w:rsidRPr="00FE3E1F">
        <w:rPr>
          <w:rFonts w:eastAsiaTheme="minorEastAsia" w:cs="Times New Roman"/>
          <w:sz w:val="24"/>
          <w:szCs w:val="24"/>
        </w:rPr>
        <w:t>).</w:t>
      </w:r>
      <w:r w:rsidR="0035019E" w:rsidRPr="00FE3E1F">
        <w:rPr>
          <w:rFonts w:eastAsiaTheme="minorEastAsia" w:cs="Times New Roman"/>
          <w:sz w:val="24"/>
          <w:szCs w:val="24"/>
        </w:rPr>
        <w:t xml:space="preserve"> </w:t>
      </w:r>
      <w:r w:rsidR="00AB598A" w:rsidRPr="00FE3E1F">
        <w:rPr>
          <w:rFonts w:eastAsiaTheme="minorEastAsia" w:cs="Times New Roman"/>
          <w:sz w:val="24"/>
          <w:szCs w:val="24"/>
        </w:rPr>
        <w:t xml:space="preserve">The </w:t>
      </w:r>
      <w:r w:rsidR="00FC3511">
        <w:rPr>
          <w:rFonts w:eastAsiaTheme="minorEastAsia" w:cs="Times New Roman"/>
          <w:sz w:val="24"/>
          <w:szCs w:val="24"/>
        </w:rPr>
        <w:t>concentration</w:t>
      </w:r>
      <w:r w:rsidR="00AB598A" w:rsidRPr="00FE3E1F">
        <w:rPr>
          <w:rFonts w:eastAsiaTheme="minorEastAsia" w:cs="Times New Roman"/>
          <w:sz w:val="24"/>
          <w:szCs w:val="24"/>
        </w:rPr>
        <w:t xml:space="preserve"> in a </w:t>
      </w:r>
      <w:proofErr w:type="gramStart"/>
      <w:r w:rsidR="00AB598A" w:rsidRPr="00FE3E1F">
        <w:rPr>
          <w:rFonts w:eastAsiaTheme="minorEastAsia" w:cs="Times New Roman"/>
          <w:sz w:val="24"/>
          <w:szCs w:val="24"/>
        </w:rPr>
        <w:t>cell changes</w:t>
      </w:r>
      <w:proofErr w:type="gramEnd"/>
      <w:r w:rsidR="00AB598A" w:rsidRPr="00FE3E1F">
        <w:rPr>
          <w:rFonts w:eastAsiaTheme="minorEastAsia" w:cs="Times New Roman"/>
          <w:sz w:val="24"/>
          <w:szCs w:val="24"/>
        </w:rPr>
        <w:t xml:space="preserve"> </w:t>
      </w:r>
      <w:r w:rsidR="00FC3511">
        <w:rPr>
          <w:rFonts w:eastAsiaTheme="minorEastAsia" w:cs="Times New Roman"/>
          <w:sz w:val="24"/>
          <w:szCs w:val="24"/>
        </w:rPr>
        <w:t xml:space="preserve">if the sum of drifts of the front or tail covers the distance between the plume center and the cell center. </w:t>
      </w:r>
    </w:p>
    <w:p w14:paraId="05E1B93D" w14:textId="77777777" w:rsidR="00FC3511" w:rsidRPr="00FE3E1F" w:rsidRDefault="00FC3511" w:rsidP="009A02D4">
      <w:pPr>
        <w:rPr>
          <w:rFonts w:eastAsiaTheme="minorEastAsia" w:cs="Times New Roman"/>
          <w:sz w:val="24"/>
          <w:szCs w:val="24"/>
        </w:rPr>
      </w:pPr>
    </w:p>
    <w:p w14:paraId="4799DA9A" w14:textId="4F7F4BAF" w:rsidR="002031F6" w:rsidRPr="00FE3E1F" w:rsidRDefault="002031F6" w:rsidP="002031F6">
      <w:pPr>
        <w:rPr>
          <w:rFonts w:cs="Times New Roman"/>
          <w:sz w:val="24"/>
          <w:szCs w:val="24"/>
        </w:rPr>
      </w:pPr>
      <w:r w:rsidRPr="00FE3E1F">
        <w:rPr>
          <w:rFonts w:cs="Times New Roman"/>
          <w:sz w:val="24"/>
          <w:szCs w:val="24"/>
        </w:rPr>
        <w:t>Table 1 Published values of stochastic parameters (from DL2)</w:t>
      </w:r>
    </w:p>
    <w:tbl>
      <w:tblPr>
        <w:tblW w:w="7332" w:type="dxa"/>
        <w:tblLook w:val="04A0" w:firstRow="1" w:lastRow="0" w:firstColumn="1" w:lastColumn="0" w:noHBand="0" w:noVBand="1"/>
      </w:tblPr>
      <w:tblGrid>
        <w:gridCol w:w="1266"/>
        <w:gridCol w:w="2552"/>
        <w:gridCol w:w="607"/>
        <w:gridCol w:w="995"/>
        <w:gridCol w:w="920"/>
        <w:gridCol w:w="992"/>
      </w:tblGrid>
      <w:tr w:rsidR="002031F6" w:rsidRPr="00FE3E1F" w14:paraId="42C02205" w14:textId="77777777" w:rsidTr="002031F6">
        <w:trPr>
          <w:trHeight w:val="348"/>
        </w:trPr>
        <w:tc>
          <w:tcPr>
            <w:tcW w:w="1266" w:type="dxa"/>
            <w:tcBorders>
              <w:top w:val="single" w:sz="8" w:space="0" w:color="auto"/>
              <w:left w:val="single" w:sz="8" w:space="0" w:color="auto"/>
              <w:bottom w:val="single" w:sz="8" w:space="0" w:color="auto"/>
              <w:right w:val="nil"/>
            </w:tcBorders>
            <w:shd w:val="clear" w:color="auto" w:fill="auto"/>
            <w:noWrap/>
            <w:vAlign w:val="bottom"/>
            <w:hideMark/>
          </w:tcPr>
          <w:p w14:paraId="74642F11" w14:textId="77777777" w:rsidR="002031F6" w:rsidRPr="00FE3E1F" w:rsidRDefault="002031F6" w:rsidP="00BE3E05">
            <w:pPr>
              <w:rPr>
                <w:rFonts w:ascii="Calibri" w:eastAsia="Times New Roman" w:hAnsi="Calibri" w:cs="Calibri"/>
                <w:b/>
                <w:bCs/>
              </w:rPr>
            </w:pPr>
            <w:r w:rsidRPr="00FE3E1F">
              <w:rPr>
                <w:rFonts w:ascii="Calibri" w:eastAsia="Times New Roman" w:hAnsi="Calibri" w:cs="Calibri"/>
                <w:b/>
                <w:bCs/>
              </w:rPr>
              <w:t>Nickname</w:t>
            </w:r>
          </w:p>
        </w:tc>
        <w:tc>
          <w:tcPr>
            <w:tcW w:w="255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6E994F" w14:textId="77777777" w:rsidR="002031F6" w:rsidRPr="00FE3E1F" w:rsidRDefault="002031F6" w:rsidP="00BE3E05">
            <w:pPr>
              <w:rPr>
                <w:rFonts w:ascii="Calibri" w:eastAsia="Times New Roman" w:hAnsi="Calibri" w:cs="Calibri"/>
                <w:b/>
                <w:bCs/>
              </w:rPr>
            </w:pPr>
            <w:r w:rsidRPr="00FE3E1F">
              <w:rPr>
                <w:rFonts w:ascii="Calibri" w:eastAsia="Times New Roman" w:hAnsi="Calibri" w:cs="Calibri"/>
                <w:b/>
                <w:bCs/>
              </w:rPr>
              <w:t>Primary reference</w:t>
            </w:r>
          </w:p>
        </w:tc>
        <w:tc>
          <w:tcPr>
            <w:tcW w:w="607" w:type="dxa"/>
            <w:tcBorders>
              <w:top w:val="single" w:sz="8" w:space="0" w:color="auto"/>
              <w:left w:val="nil"/>
              <w:bottom w:val="single" w:sz="8" w:space="0" w:color="auto"/>
              <w:right w:val="single" w:sz="4" w:space="0" w:color="auto"/>
            </w:tcBorders>
            <w:shd w:val="clear" w:color="auto" w:fill="auto"/>
            <w:noWrap/>
            <w:vAlign w:val="bottom"/>
            <w:hideMark/>
          </w:tcPr>
          <w:p w14:paraId="27FC488A" w14:textId="77777777" w:rsidR="002031F6" w:rsidRPr="00FE3E1F" w:rsidRDefault="002031F6" w:rsidP="00BE3E05">
            <w:pPr>
              <w:jc w:val="center"/>
              <w:rPr>
                <w:rFonts w:ascii="Calibri" w:eastAsia="Times New Roman" w:hAnsi="Calibri" w:cs="Calibri"/>
                <w:b/>
                <w:bCs/>
              </w:rPr>
            </w:pPr>
            <w:r w:rsidRPr="00FE3E1F">
              <w:rPr>
                <w:rFonts w:ascii="Calibri" w:eastAsia="Times New Roman" w:hAnsi="Calibri" w:cs="Calibri"/>
                <w:b/>
                <w:bCs/>
              </w:rPr>
              <w:t>σ</w:t>
            </w:r>
            <w:r w:rsidRPr="00FE3E1F">
              <w:rPr>
                <w:rFonts w:ascii="Calibri" w:eastAsia="Times New Roman" w:hAnsi="Calibri" w:cs="Calibri"/>
                <w:b/>
                <w:bCs/>
                <w:vertAlign w:val="superscript"/>
              </w:rPr>
              <w:t>2</w:t>
            </w:r>
            <w:r w:rsidRPr="00FE3E1F">
              <w:rPr>
                <w:rFonts w:ascii="Calibri" w:eastAsia="Times New Roman" w:hAnsi="Calibri" w:cs="Calibri"/>
                <w:b/>
                <w:bCs/>
                <w:vertAlign w:val="subscript"/>
              </w:rPr>
              <w:t>lnK</w:t>
            </w:r>
          </w:p>
        </w:tc>
        <w:tc>
          <w:tcPr>
            <w:tcW w:w="995" w:type="dxa"/>
            <w:tcBorders>
              <w:top w:val="single" w:sz="8" w:space="0" w:color="auto"/>
              <w:left w:val="nil"/>
              <w:bottom w:val="single" w:sz="8" w:space="0" w:color="auto"/>
              <w:right w:val="single" w:sz="4" w:space="0" w:color="auto"/>
            </w:tcBorders>
            <w:shd w:val="clear" w:color="auto" w:fill="auto"/>
            <w:noWrap/>
            <w:vAlign w:val="bottom"/>
            <w:hideMark/>
          </w:tcPr>
          <w:p w14:paraId="14778BA2" w14:textId="77777777" w:rsidR="002031F6" w:rsidRPr="00FE3E1F" w:rsidRDefault="002031F6" w:rsidP="00BE3E05">
            <w:pPr>
              <w:jc w:val="center"/>
              <w:rPr>
                <w:rFonts w:ascii="Calibri" w:eastAsia="Times New Roman" w:hAnsi="Calibri" w:cs="Calibri"/>
                <w:b/>
                <w:bCs/>
              </w:rPr>
            </w:pPr>
            <w:proofErr w:type="spellStart"/>
            <w:r w:rsidRPr="00FE3E1F">
              <w:rPr>
                <w:rFonts w:ascii="Calibri" w:eastAsia="Times New Roman" w:hAnsi="Calibri" w:cs="Calibri"/>
                <w:b/>
                <w:bCs/>
              </w:rPr>
              <w:t>λ</w:t>
            </w:r>
            <w:r w:rsidRPr="00FE3E1F">
              <w:rPr>
                <w:rFonts w:ascii="Calibri" w:eastAsia="Times New Roman" w:hAnsi="Calibri" w:cs="Calibri"/>
                <w:b/>
                <w:bCs/>
                <w:vertAlign w:val="subscript"/>
              </w:rPr>
              <w:t>v</w:t>
            </w:r>
            <w:proofErr w:type="spellEnd"/>
            <w:r w:rsidRPr="00FE3E1F">
              <w:rPr>
                <w:rFonts w:ascii="Calibri" w:eastAsia="Times New Roman" w:hAnsi="Calibri" w:cs="Calibri"/>
                <w:b/>
                <w:bCs/>
              </w:rPr>
              <w:t xml:space="preserve"> [m]</w:t>
            </w:r>
          </w:p>
        </w:tc>
        <w:tc>
          <w:tcPr>
            <w:tcW w:w="920" w:type="dxa"/>
            <w:tcBorders>
              <w:top w:val="single" w:sz="8" w:space="0" w:color="auto"/>
              <w:left w:val="nil"/>
              <w:bottom w:val="single" w:sz="8" w:space="0" w:color="auto"/>
              <w:right w:val="single" w:sz="4" w:space="0" w:color="auto"/>
            </w:tcBorders>
            <w:shd w:val="clear" w:color="auto" w:fill="auto"/>
            <w:noWrap/>
            <w:vAlign w:val="bottom"/>
            <w:hideMark/>
          </w:tcPr>
          <w:p w14:paraId="493493DA" w14:textId="77777777" w:rsidR="002031F6" w:rsidRPr="00FE3E1F" w:rsidRDefault="002031F6" w:rsidP="00BE3E05">
            <w:pPr>
              <w:jc w:val="center"/>
              <w:rPr>
                <w:rFonts w:ascii="Calibri" w:eastAsia="Times New Roman" w:hAnsi="Calibri" w:cs="Calibri"/>
                <w:b/>
                <w:bCs/>
              </w:rPr>
            </w:pPr>
            <w:proofErr w:type="spellStart"/>
            <w:r w:rsidRPr="00FE3E1F">
              <w:rPr>
                <w:rFonts w:ascii="Calibri" w:eastAsia="Times New Roman" w:hAnsi="Calibri" w:cs="Calibri"/>
                <w:b/>
                <w:bCs/>
              </w:rPr>
              <w:t>λ</w:t>
            </w:r>
            <w:r w:rsidRPr="00FE3E1F">
              <w:rPr>
                <w:rFonts w:ascii="Calibri" w:eastAsia="Times New Roman" w:hAnsi="Calibri" w:cs="Calibri"/>
                <w:b/>
                <w:bCs/>
                <w:vertAlign w:val="subscript"/>
              </w:rPr>
              <w:t>h</w:t>
            </w:r>
            <w:proofErr w:type="spellEnd"/>
            <w:r w:rsidRPr="00FE3E1F">
              <w:rPr>
                <w:rFonts w:ascii="Calibri" w:eastAsia="Times New Roman" w:hAnsi="Calibri" w:cs="Calibri"/>
                <w:b/>
                <w:bCs/>
              </w:rPr>
              <w:t xml:space="preserve"> [m]</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14:paraId="0118EF69" w14:textId="77777777" w:rsidR="002031F6" w:rsidRPr="00FE3E1F" w:rsidRDefault="002031F6" w:rsidP="00BE3E05">
            <w:pPr>
              <w:jc w:val="center"/>
              <w:rPr>
                <w:rFonts w:ascii="Calibri" w:eastAsia="Times New Roman" w:hAnsi="Calibri" w:cs="Calibri"/>
                <w:b/>
                <w:bCs/>
              </w:rPr>
            </w:pPr>
            <w:r w:rsidRPr="00FE3E1F">
              <w:rPr>
                <w:rFonts w:ascii="Calibri" w:eastAsia="Times New Roman" w:hAnsi="Calibri" w:cs="Calibri"/>
                <w:b/>
                <w:bCs/>
              </w:rPr>
              <w:t>D</w:t>
            </w:r>
            <w:r w:rsidRPr="00FE3E1F">
              <w:rPr>
                <w:rFonts w:ascii="Calibri" w:eastAsia="Times New Roman" w:hAnsi="Calibri" w:cs="Calibri"/>
                <w:b/>
                <w:bCs/>
                <w:vertAlign w:val="subscript"/>
              </w:rPr>
              <w:t>a</w:t>
            </w:r>
            <w:r w:rsidRPr="00FE3E1F">
              <w:rPr>
                <w:rFonts w:ascii="Calibri" w:eastAsia="Times New Roman" w:hAnsi="Calibri" w:cs="Calibri"/>
                <w:b/>
                <w:bCs/>
              </w:rPr>
              <w:t xml:space="preserve"> [m]</w:t>
            </w:r>
          </w:p>
        </w:tc>
      </w:tr>
      <w:tr w:rsidR="002031F6" w:rsidRPr="00FE3E1F" w14:paraId="6FB7DA94" w14:textId="77777777" w:rsidTr="002031F6">
        <w:trPr>
          <w:trHeight w:val="288"/>
        </w:trPr>
        <w:tc>
          <w:tcPr>
            <w:tcW w:w="1266" w:type="dxa"/>
            <w:tcBorders>
              <w:top w:val="nil"/>
              <w:left w:val="single" w:sz="8" w:space="0" w:color="auto"/>
              <w:bottom w:val="single" w:sz="4" w:space="0" w:color="auto"/>
              <w:right w:val="nil"/>
            </w:tcBorders>
            <w:shd w:val="clear" w:color="auto" w:fill="auto"/>
            <w:noWrap/>
            <w:vAlign w:val="bottom"/>
            <w:hideMark/>
          </w:tcPr>
          <w:p w14:paraId="5FE60466" w14:textId="51D29FFA" w:rsidR="002031F6" w:rsidRPr="00FE3E1F" w:rsidRDefault="002031F6" w:rsidP="00BE3E05">
            <w:pPr>
              <w:rPr>
                <w:rFonts w:ascii="Calibri" w:eastAsia="Times New Roman" w:hAnsi="Calibri" w:cs="Calibri"/>
              </w:rPr>
            </w:pPr>
            <w:r w:rsidRPr="00FE3E1F">
              <w:rPr>
                <w:rFonts w:ascii="Calibri" w:eastAsia="Times New Roman" w:hAnsi="Calibri" w:cs="Calibri"/>
              </w:rPr>
              <w:t xml:space="preserve">Cape Cod </w:t>
            </w:r>
          </w:p>
        </w:tc>
        <w:sdt>
          <w:sdtPr>
            <w:rPr>
              <w:rFonts w:ascii="Calibri" w:eastAsia="Times New Roman" w:hAnsi="Calibri" w:cs="Calibri"/>
            </w:rPr>
            <w:tag w:val="MENDELEY_CITATION_v3_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"/>
            <w:id w:val="1930308441"/>
            <w:placeholder>
              <w:docPart w:val="6AE62051C50748468B7252C6A38DA618"/>
            </w:placeholder>
          </w:sdtPr>
          <w:sdtContent>
            <w:tc>
              <w:tcPr>
                <w:tcW w:w="2552" w:type="dxa"/>
                <w:tcBorders>
                  <w:top w:val="nil"/>
                  <w:left w:val="single" w:sz="8" w:space="0" w:color="auto"/>
                  <w:bottom w:val="single" w:sz="4" w:space="0" w:color="auto"/>
                  <w:right w:val="single" w:sz="8" w:space="0" w:color="auto"/>
                </w:tcBorders>
                <w:shd w:val="clear" w:color="auto" w:fill="auto"/>
                <w:noWrap/>
                <w:vAlign w:val="bottom"/>
                <w:hideMark/>
              </w:tcPr>
              <w:p w14:paraId="1643B8D7" w14:textId="77777777" w:rsidR="002031F6" w:rsidRPr="00FE3E1F" w:rsidRDefault="002031F6" w:rsidP="00BE3E05">
                <w:pPr>
                  <w:rPr>
                    <w:rFonts w:ascii="Calibri" w:eastAsia="Times New Roman" w:hAnsi="Calibri" w:cs="Calibri"/>
                  </w:rPr>
                </w:pPr>
                <w:r w:rsidRPr="00FE3E1F">
                  <w:rPr>
                    <w:rFonts w:ascii="Calibri" w:eastAsia="Times New Roman" w:hAnsi="Calibri" w:cs="Calibri"/>
                  </w:rPr>
                  <w:t>(Garabedian et al. 1992)</w:t>
                </w:r>
              </w:p>
            </w:tc>
          </w:sdtContent>
        </w:sdt>
        <w:tc>
          <w:tcPr>
            <w:tcW w:w="607" w:type="dxa"/>
            <w:tcBorders>
              <w:top w:val="nil"/>
              <w:left w:val="nil"/>
              <w:bottom w:val="single" w:sz="4" w:space="0" w:color="auto"/>
              <w:right w:val="single" w:sz="4" w:space="0" w:color="auto"/>
            </w:tcBorders>
            <w:shd w:val="clear" w:color="auto" w:fill="auto"/>
            <w:noWrap/>
            <w:vAlign w:val="bottom"/>
            <w:hideMark/>
          </w:tcPr>
          <w:p w14:paraId="3F16C647"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0.24</w:t>
            </w:r>
          </w:p>
        </w:tc>
        <w:tc>
          <w:tcPr>
            <w:tcW w:w="995" w:type="dxa"/>
            <w:tcBorders>
              <w:top w:val="nil"/>
              <w:left w:val="nil"/>
              <w:bottom w:val="single" w:sz="4" w:space="0" w:color="auto"/>
              <w:right w:val="single" w:sz="4" w:space="0" w:color="auto"/>
            </w:tcBorders>
            <w:shd w:val="clear" w:color="auto" w:fill="auto"/>
            <w:noWrap/>
            <w:vAlign w:val="bottom"/>
            <w:hideMark/>
          </w:tcPr>
          <w:p w14:paraId="67C17825"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0.39</w:t>
            </w:r>
          </w:p>
        </w:tc>
        <w:tc>
          <w:tcPr>
            <w:tcW w:w="920" w:type="dxa"/>
            <w:tcBorders>
              <w:top w:val="nil"/>
              <w:left w:val="nil"/>
              <w:bottom w:val="single" w:sz="4" w:space="0" w:color="auto"/>
              <w:right w:val="single" w:sz="4" w:space="0" w:color="auto"/>
            </w:tcBorders>
            <w:shd w:val="clear" w:color="auto" w:fill="auto"/>
            <w:noWrap/>
            <w:vAlign w:val="bottom"/>
            <w:hideMark/>
          </w:tcPr>
          <w:p w14:paraId="042B01EE"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8</w:t>
            </w:r>
          </w:p>
        </w:tc>
        <w:tc>
          <w:tcPr>
            <w:tcW w:w="992" w:type="dxa"/>
            <w:tcBorders>
              <w:top w:val="nil"/>
              <w:left w:val="nil"/>
              <w:bottom w:val="single" w:sz="4" w:space="0" w:color="auto"/>
              <w:right w:val="single" w:sz="8" w:space="0" w:color="auto"/>
            </w:tcBorders>
            <w:shd w:val="clear" w:color="auto" w:fill="auto"/>
            <w:noWrap/>
            <w:vAlign w:val="bottom"/>
            <w:hideMark/>
          </w:tcPr>
          <w:p w14:paraId="00F5BCD0"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30</w:t>
            </w:r>
          </w:p>
        </w:tc>
      </w:tr>
      <w:tr w:rsidR="002031F6" w:rsidRPr="00FE3E1F" w14:paraId="4F4B81A5" w14:textId="77777777" w:rsidTr="002031F6">
        <w:trPr>
          <w:trHeight w:val="300"/>
        </w:trPr>
        <w:tc>
          <w:tcPr>
            <w:tcW w:w="1266" w:type="dxa"/>
            <w:tcBorders>
              <w:top w:val="nil"/>
              <w:left w:val="single" w:sz="8" w:space="0" w:color="auto"/>
              <w:bottom w:val="single" w:sz="8" w:space="0" w:color="auto"/>
              <w:right w:val="nil"/>
            </w:tcBorders>
            <w:shd w:val="clear" w:color="auto" w:fill="auto"/>
            <w:noWrap/>
            <w:vAlign w:val="bottom"/>
            <w:hideMark/>
          </w:tcPr>
          <w:p w14:paraId="7B4942E4" w14:textId="18500FB1" w:rsidR="002031F6" w:rsidRPr="00FE3E1F" w:rsidRDefault="002031F6" w:rsidP="00BE3E05">
            <w:pPr>
              <w:rPr>
                <w:rFonts w:ascii="Calibri" w:eastAsia="Times New Roman" w:hAnsi="Calibri" w:cs="Calibri"/>
              </w:rPr>
            </w:pPr>
            <w:r w:rsidRPr="00FE3E1F">
              <w:rPr>
                <w:rFonts w:ascii="Calibri" w:eastAsia="Times New Roman" w:hAnsi="Calibri" w:cs="Calibri"/>
              </w:rPr>
              <w:t xml:space="preserve">MADE </w:t>
            </w:r>
          </w:p>
        </w:tc>
        <w:sdt>
          <w:sdtPr>
            <w:rPr>
              <w:rFonts w:ascii="Calibri" w:eastAsia="Times New Roman" w:hAnsi="Calibri" w:cs="Calibri"/>
            </w:rPr>
            <w:tag w:val="MENDELEY_CITATION_v3_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"/>
            <w:id w:val="727268562"/>
            <w:placeholder>
              <w:docPart w:val="6AE62051C50748468B7252C6A38DA618"/>
            </w:placeholder>
          </w:sdtPr>
          <w:sdtContent>
            <w:tc>
              <w:tcPr>
                <w:tcW w:w="2552" w:type="dxa"/>
                <w:tcBorders>
                  <w:top w:val="nil"/>
                  <w:left w:val="single" w:sz="8" w:space="0" w:color="auto"/>
                  <w:bottom w:val="single" w:sz="8" w:space="0" w:color="auto"/>
                  <w:right w:val="single" w:sz="8" w:space="0" w:color="auto"/>
                </w:tcBorders>
                <w:shd w:val="clear" w:color="auto" w:fill="auto"/>
                <w:noWrap/>
                <w:vAlign w:val="bottom"/>
                <w:hideMark/>
              </w:tcPr>
              <w:p w14:paraId="44983105" w14:textId="77777777" w:rsidR="002031F6" w:rsidRPr="00FE3E1F" w:rsidRDefault="002031F6" w:rsidP="00BE3E05">
                <w:pPr>
                  <w:rPr>
                    <w:rFonts w:ascii="Calibri" w:eastAsia="Times New Roman" w:hAnsi="Calibri" w:cs="Calibri"/>
                  </w:rPr>
                </w:pPr>
                <w:r w:rsidRPr="00FE3E1F">
                  <w:rPr>
                    <w:rFonts w:ascii="Calibri" w:eastAsia="Times New Roman" w:hAnsi="Calibri" w:cs="Calibri"/>
                  </w:rPr>
                  <w:t>(Adams and Gelhar 1992)</w:t>
                </w:r>
              </w:p>
            </w:tc>
          </w:sdtContent>
        </w:sdt>
        <w:tc>
          <w:tcPr>
            <w:tcW w:w="607" w:type="dxa"/>
            <w:tcBorders>
              <w:top w:val="nil"/>
              <w:left w:val="nil"/>
              <w:bottom w:val="single" w:sz="8" w:space="0" w:color="auto"/>
              <w:right w:val="single" w:sz="4" w:space="0" w:color="auto"/>
            </w:tcBorders>
            <w:shd w:val="clear" w:color="auto" w:fill="auto"/>
            <w:noWrap/>
            <w:vAlign w:val="bottom"/>
            <w:hideMark/>
          </w:tcPr>
          <w:p w14:paraId="1D9D60F7"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7</w:t>
            </w:r>
          </w:p>
        </w:tc>
        <w:tc>
          <w:tcPr>
            <w:tcW w:w="995" w:type="dxa"/>
            <w:tcBorders>
              <w:top w:val="nil"/>
              <w:left w:val="nil"/>
              <w:bottom w:val="single" w:sz="8" w:space="0" w:color="auto"/>
              <w:right w:val="single" w:sz="4" w:space="0" w:color="auto"/>
            </w:tcBorders>
            <w:shd w:val="clear" w:color="auto" w:fill="auto"/>
            <w:noWrap/>
            <w:vAlign w:val="bottom"/>
            <w:hideMark/>
          </w:tcPr>
          <w:p w14:paraId="399D9688"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1.5</w:t>
            </w:r>
          </w:p>
        </w:tc>
        <w:tc>
          <w:tcPr>
            <w:tcW w:w="920" w:type="dxa"/>
            <w:tcBorders>
              <w:top w:val="nil"/>
              <w:left w:val="nil"/>
              <w:bottom w:val="single" w:sz="8" w:space="0" w:color="auto"/>
              <w:right w:val="single" w:sz="4" w:space="0" w:color="auto"/>
            </w:tcBorders>
            <w:shd w:val="clear" w:color="auto" w:fill="auto"/>
            <w:noWrap/>
            <w:vAlign w:val="bottom"/>
            <w:hideMark/>
          </w:tcPr>
          <w:p w14:paraId="6DA4BF16"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12.3</w:t>
            </w:r>
          </w:p>
        </w:tc>
        <w:tc>
          <w:tcPr>
            <w:tcW w:w="992" w:type="dxa"/>
            <w:tcBorders>
              <w:top w:val="nil"/>
              <w:left w:val="nil"/>
              <w:bottom w:val="single" w:sz="8" w:space="0" w:color="auto"/>
              <w:right w:val="single" w:sz="8" w:space="0" w:color="auto"/>
            </w:tcBorders>
            <w:shd w:val="clear" w:color="auto" w:fill="auto"/>
            <w:noWrap/>
            <w:vAlign w:val="bottom"/>
            <w:hideMark/>
          </w:tcPr>
          <w:p w14:paraId="6443AD78"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10</w:t>
            </w:r>
          </w:p>
        </w:tc>
      </w:tr>
    </w:tbl>
    <w:p w14:paraId="78F0C3F1" w14:textId="77777777" w:rsidR="002031F6" w:rsidRPr="00FE3E1F" w:rsidRDefault="002031F6" w:rsidP="009A02D4">
      <w:pPr>
        <w:rPr>
          <w:rFonts w:eastAsiaTheme="minorEastAsia" w:cs="Times New Roman"/>
          <w:sz w:val="24"/>
          <w:szCs w:val="24"/>
        </w:rPr>
      </w:pPr>
    </w:p>
    <w:p w14:paraId="48955AA0" w14:textId="41B6A286" w:rsidR="00415233" w:rsidRPr="00FE3E1F" w:rsidRDefault="002031F6" w:rsidP="002031F6">
      <w:pPr>
        <w:rPr>
          <w:rFonts w:eastAsia="Times New Roman" w:cstheme="minorHAnsi"/>
          <w:sz w:val="24"/>
          <w:szCs w:val="24"/>
        </w:rPr>
      </w:pPr>
      <w:r w:rsidRPr="00FE3E1F">
        <w:rPr>
          <w:rFonts w:eastAsia="Times New Roman" w:cstheme="minorHAnsi"/>
          <w:sz w:val="24"/>
          <w:szCs w:val="24"/>
        </w:rPr>
        <w:t xml:space="preserve">The </w:t>
      </w:r>
      <w:r w:rsidR="00382DD0" w:rsidRPr="00FE3E1F">
        <w:rPr>
          <w:rFonts w:eastAsia="Times New Roman" w:cstheme="minorHAnsi"/>
          <w:sz w:val="24"/>
          <w:szCs w:val="24"/>
        </w:rPr>
        <w:t xml:space="preserve">stochastic </w:t>
      </w:r>
      <w:r w:rsidR="002C4DD5" w:rsidRPr="00FE3E1F">
        <w:rPr>
          <w:rFonts w:eastAsia="Times New Roman" w:cstheme="minorHAnsi"/>
          <w:sz w:val="24"/>
          <w:szCs w:val="24"/>
        </w:rPr>
        <w:t xml:space="preserve">aquifer </w:t>
      </w:r>
      <w:r w:rsidR="00382DD0" w:rsidRPr="00FE3E1F">
        <w:rPr>
          <w:rFonts w:eastAsia="Times New Roman" w:cstheme="minorHAnsi"/>
          <w:sz w:val="24"/>
          <w:szCs w:val="24"/>
        </w:rPr>
        <w:t>properties</w:t>
      </w:r>
      <w:r w:rsidRPr="00FE3E1F">
        <w:rPr>
          <w:rFonts w:eastAsia="Times New Roman" w:cstheme="minorHAnsi"/>
          <w:sz w:val="24"/>
          <w:szCs w:val="24"/>
        </w:rPr>
        <w:t xml:space="preserve"> are</w:t>
      </w:r>
      <w:r w:rsidR="008C5637" w:rsidRPr="00FE3E1F">
        <w:rPr>
          <w:rFonts w:eastAsia="Times New Roman" w:cstheme="minorHAnsi"/>
          <w:sz w:val="24"/>
          <w:szCs w:val="24"/>
        </w:rPr>
        <w:t xml:space="preserve"> site specific en given in</w:t>
      </w:r>
      <w:r w:rsidR="002C4DD5" w:rsidRPr="00FE3E1F">
        <w:rPr>
          <w:rFonts w:eastAsia="Times New Roman" w:cstheme="minorHAnsi"/>
          <w:sz w:val="24"/>
          <w:szCs w:val="24"/>
        </w:rPr>
        <w:t xml:space="preserve"> Table 1 (</w:t>
      </w:r>
      <w:r w:rsidR="0006367A" w:rsidRPr="0006367A">
        <w:rPr>
          <w:rFonts w:eastAsia="Times New Roman" w:cstheme="minorHAnsi"/>
          <w:sz w:val="24"/>
          <w:szCs w:val="24"/>
          <w:highlight w:val="yellow"/>
        </w:rPr>
        <w:t xml:space="preserve">from: </w:t>
      </w:r>
      <w:r w:rsidR="00382DD0" w:rsidRPr="0006367A">
        <w:rPr>
          <w:rFonts w:eastAsia="Times New Roman" w:cstheme="minorHAnsi"/>
          <w:sz w:val="24"/>
          <w:szCs w:val="24"/>
          <w:highlight w:val="yellow"/>
        </w:rPr>
        <w:t>DL2</w:t>
      </w:r>
      <w:r w:rsidR="002C4DD5" w:rsidRPr="00FE3E1F">
        <w:rPr>
          <w:rFonts w:eastAsia="Times New Roman" w:cstheme="minorHAnsi"/>
          <w:sz w:val="24"/>
          <w:szCs w:val="24"/>
        </w:rPr>
        <w:t>)</w:t>
      </w:r>
      <w:r w:rsidR="008C5637" w:rsidRPr="00FE3E1F">
        <w:rPr>
          <w:rFonts w:eastAsia="Times New Roman" w:cstheme="minorHAnsi"/>
          <w:sz w:val="24"/>
          <w:szCs w:val="24"/>
        </w:rPr>
        <w:t xml:space="preserve">. </w:t>
      </w:r>
      <w:r w:rsidR="0006367A">
        <w:rPr>
          <w:rFonts w:eastAsia="Times New Roman" w:cstheme="minorHAnsi"/>
          <w:sz w:val="24"/>
          <w:szCs w:val="24"/>
        </w:rPr>
        <w:t>The</w:t>
      </w:r>
      <w:r w:rsidR="008C5637" w:rsidRPr="00FE3E1F">
        <w:rPr>
          <w:rFonts w:eastAsia="Times New Roman" w:cstheme="minorHAnsi"/>
          <w:sz w:val="24"/>
          <w:szCs w:val="24"/>
        </w:rPr>
        <w:t xml:space="preserve"> other </w:t>
      </w:r>
      <w:r w:rsidR="00B11D03">
        <w:rPr>
          <w:rFonts w:eastAsia="Times New Roman" w:cstheme="minorHAnsi"/>
          <w:sz w:val="24"/>
          <w:szCs w:val="24"/>
        </w:rPr>
        <w:t xml:space="preserve">input parameters </w:t>
      </w:r>
      <w:r w:rsidR="008C5637" w:rsidRPr="00FE3E1F">
        <w:rPr>
          <w:rFonts w:eastAsia="Times New Roman" w:cstheme="minorHAnsi"/>
          <w:sz w:val="24"/>
          <w:szCs w:val="24"/>
        </w:rPr>
        <w:t xml:space="preserve">are taken equal for both cases. The </w:t>
      </w:r>
      <w:r w:rsidR="00B11D03">
        <w:rPr>
          <w:rFonts w:eastAsia="Times New Roman" w:cstheme="minorHAnsi"/>
          <w:sz w:val="24"/>
          <w:szCs w:val="24"/>
        </w:rPr>
        <w:t xml:space="preserve">chosen </w:t>
      </w:r>
      <w:r w:rsidR="008C5637" w:rsidRPr="00FE3E1F">
        <w:rPr>
          <w:rFonts w:eastAsia="Times New Roman" w:cstheme="minorHAnsi"/>
          <w:sz w:val="24"/>
          <w:szCs w:val="24"/>
        </w:rPr>
        <w:t xml:space="preserve">average aquifer velocity of 0.5 </w:t>
      </w:r>
      <w:r w:rsidR="0006367A">
        <w:rPr>
          <w:rFonts w:eastAsia="Times New Roman" w:cstheme="minorHAnsi"/>
          <w:sz w:val="24"/>
          <w:szCs w:val="24"/>
        </w:rPr>
        <w:t>[</w:t>
      </w:r>
      <w:r w:rsidR="008C5637" w:rsidRPr="00FE3E1F">
        <w:rPr>
          <w:rFonts w:eastAsia="Times New Roman" w:cstheme="minorHAnsi"/>
          <w:sz w:val="24"/>
          <w:szCs w:val="24"/>
        </w:rPr>
        <w:t>m/day</w:t>
      </w:r>
      <w:r w:rsidR="0006367A">
        <w:rPr>
          <w:rFonts w:eastAsia="Times New Roman" w:cstheme="minorHAnsi"/>
          <w:sz w:val="24"/>
          <w:szCs w:val="24"/>
        </w:rPr>
        <w:t>]</w:t>
      </w:r>
      <w:r w:rsidR="008C5637" w:rsidRPr="00FE3E1F">
        <w:rPr>
          <w:rFonts w:eastAsia="Times New Roman" w:cstheme="minorHAnsi"/>
          <w:sz w:val="24"/>
          <w:szCs w:val="24"/>
        </w:rPr>
        <w:t xml:space="preserve"> is close to the reported values in both cases. The injection is simulated by a concentration of 100 % in the center cell</w:t>
      </w:r>
      <w:r w:rsidR="0006367A">
        <w:rPr>
          <w:rFonts w:eastAsia="Times New Roman" w:cstheme="minorHAnsi"/>
          <w:sz w:val="24"/>
          <w:szCs w:val="24"/>
        </w:rPr>
        <w:t>s</w:t>
      </w:r>
      <w:r w:rsidR="008C5637" w:rsidRPr="00FE3E1F">
        <w:rPr>
          <w:rFonts w:eastAsia="Times New Roman" w:cstheme="minorHAnsi"/>
          <w:sz w:val="24"/>
          <w:szCs w:val="24"/>
        </w:rPr>
        <w:t xml:space="preserve"> with </w:t>
      </w:r>
      <w:r w:rsidR="00B11D03">
        <w:rPr>
          <w:rFonts w:eastAsia="Times New Roman" w:cstheme="minorHAnsi"/>
          <w:sz w:val="24"/>
          <w:szCs w:val="24"/>
        </w:rPr>
        <w:t>a</w:t>
      </w:r>
      <w:r w:rsidR="008C5637" w:rsidRPr="00FE3E1F">
        <w:rPr>
          <w:rFonts w:eastAsia="Times New Roman" w:cstheme="minorHAnsi"/>
          <w:sz w:val="24"/>
          <w:szCs w:val="24"/>
        </w:rPr>
        <w:t xml:space="preserve"> </w:t>
      </w:r>
      <w:r w:rsidR="0006367A">
        <w:rPr>
          <w:rFonts w:eastAsia="Times New Roman" w:cstheme="minorHAnsi"/>
          <w:sz w:val="24"/>
          <w:szCs w:val="24"/>
        </w:rPr>
        <w:t xml:space="preserve">total </w:t>
      </w:r>
      <w:r w:rsidR="00B11D03">
        <w:rPr>
          <w:rFonts w:eastAsia="Times New Roman" w:cstheme="minorHAnsi"/>
          <w:sz w:val="24"/>
          <w:szCs w:val="24"/>
        </w:rPr>
        <w:t>width</w:t>
      </w:r>
      <w:r w:rsidR="008C5637" w:rsidRPr="00FE3E1F">
        <w:rPr>
          <w:rFonts w:eastAsia="Times New Roman" w:cstheme="minorHAnsi"/>
          <w:sz w:val="24"/>
          <w:szCs w:val="24"/>
        </w:rPr>
        <w:t xml:space="preserve"> of 1 meter. </w:t>
      </w:r>
      <w:r w:rsidR="00B11D03">
        <w:rPr>
          <w:rFonts w:eastAsia="Times New Roman" w:cstheme="minorHAnsi"/>
          <w:sz w:val="24"/>
          <w:szCs w:val="24"/>
        </w:rPr>
        <w:t xml:space="preserve">The width of </w:t>
      </w:r>
      <w:r w:rsidR="0006367A">
        <w:rPr>
          <w:rFonts w:eastAsia="Times New Roman" w:cstheme="minorHAnsi"/>
          <w:sz w:val="24"/>
          <w:szCs w:val="24"/>
        </w:rPr>
        <w:t>all</w:t>
      </w:r>
      <w:r w:rsidR="00B11D03">
        <w:rPr>
          <w:rFonts w:eastAsia="Times New Roman" w:cstheme="minorHAnsi"/>
          <w:sz w:val="24"/>
          <w:szCs w:val="24"/>
        </w:rPr>
        <w:t xml:space="preserve"> other cells</w:t>
      </w:r>
      <w:r w:rsidR="008C5637" w:rsidRPr="00FE3E1F">
        <w:rPr>
          <w:rFonts w:eastAsia="Times New Roman" w:cstheme="minorHAnsi"/>
          <w:sz w:val="24"/>
          <w:szCs w:val="24"/>
        </w:rPr>
        <w:t xml:space="preserve"> </w:t>
      </w:r>
      <w:proofErr w:type="gramStart"/>
      <w:r w:rsidR="008C5637" w:rsidRPr="00FE3E1F">
        <w:rPr>
          <w:rFonts w:eastAsia="Times New Roman" w:cstheme="minorHAnsi"/>
          <w:sz w:val="24"/>
          <w:szCs w:val="24"/>
        </w:rPr>
        <w:t>are</w:t>
      </w:r>
      <w:proofErr w:type="gramEnd"/>
      <w:r w:rsidR="008C5637" w:rsidRPr="00FE3E1F">
        <w:rPr>
          <w:rFonts w:eastAsia="Times New Roman" w:cstheme="minorHAnsi"/>
          <w:sz w:val="24"/>
          <w:szCs w:val="24"/>
        </w:rPr>
        <w:t xml:space="preserve"> 2 meter and the</w:t>
      </w:r>
      <w:r w:rsidR="00B11D03">
        <w:rPr>
          <w:rFonts w:eastAsia="Times New Roman" w:cstheme="minorHAnsi"/>
          <w:sz w:val="24"/>
          <w:szCs w:val="24"/>
        </w:rPr>
        <w:t xml:space="preserve"> </w:t>
      </w:r>
      <w:r w:rsidR="008C5637" w:rsidRPr="00FE3E1F">
        <w:rPr>
          <w:rFonts w:eastAsia="Times New Roman" w:cstheme="minorHAnsi"/>
          <w:sz w:val="24"/>
          <w:szCs w:val="24"/>
        </w:rPr>
        <w:t xml:space="preserve">time step is </w:t>
      </w:r>
      <w:r w:rsidR="0006367A">
        <w:rPr>
          <w:rFonts w:eastAsia="Times New Roman" w:cstheme="minorHAnsi"/>
          <w:sz w:val="24"/>
          <w:szCs w:val="24"/>
        </w:rPr>
        <w:t xml:space="preserve">chosen as </w:t>
      </w:r>
      <w:r w:rsidR="00F100F9" w:rsidRPr="00FE3E1F">
        <w:rPr>
          <w:rFonts w:eastAsia="Times New Roman" w:cstheme="minorHAnsi"/>
          <w:sz w:val="24"/>
          <w:szCs w:val="24"/>
        </w:rPr>
        <w:t>5</w:t>
      </w:r>
      <w:r w:rsidR="008C5637" w:rsidRPr="00FE3E1F">
        <w:rPr>
          <w:rFonts w:eastAsia="Times New Roman" w:cstheme="minorHAnsi"/>
          <w:sz w:val="24"/>
          <w:szCs w:val="24"/>
        </w:rPr>
        <w:t xml:space="preserve"> days </w:t>
      </w:r>
      <w:r w:rsidR="0006367A">
        <w:rPr>
          <w:rFonts w:eastAsia="Times New Roman" w:cstheme="minorHAnsi"/>
          <w:sz w:val="24"/>
          <w:szCs w:val="24"/>
        </w:rPr>
        <w:t>to show a clear</w:t>
      </w:r>
      <w:r w:rsidR="008C5637" w:rsidRPr="00FE3E1F">
        <w:rPr>
          <w:rFonts w:eastAsia="Times New Roman" w:cstheme="minorHAnsi"/>
          <w:sz w:val="24"/>
          <w:szCs w:val="24"/>
        </w:rPr>
        <w:t xml:space="preserve"> development over time of the plume growth and concentration in </w:t>
      </w:r>
      <w:r w:rsidR="00F100F9" w:rsidRPr="00FE3E1F">
        <w:rPr>
          <w:rFonts w:eastAsia="Times New Roman" w:cstheme="minorHAnsi"/>
          <w:sz w:val="24"/>
          <w:szCs w:val="24"/>
        </w:rPr>
        <w:t xml:space="preserve">the graphs in </w:t>
      </w:r>
      <w:r w:rsidR="008C5637" w:rsidRPr="00FE3E1F">
        <w:rPr>
          <w:rFonts w:eastAsia="Times New Roman" w:cstheme="minorHAnsi"/>
          <w:sz w:val="24"/>
          <w:szCs w:val="24"/>
        </w:rPr>
        <w:t xml:space="preserve">figures </w:t>
      </w:r>
      <w:r w:rsidR="0006367A">
        <w:rPr>
          <w:rFonts w:eastAsia="Times New Roman" w:cstheme="minorHAnsi"/>
          <w:sz w:val="24"/>
          <w:szCs w:val="24"/>
        </w:rPr>
        <w:t>5</w:t>
      </w:r>
      <w:r w:rsidR="008C5637" w:rsidRPr="00FE3E1F">
        <w:rPr>
          <w:rFonts w:eastAsia="Times New Roman" w:cstheme="minorHAnsi"/>
          <w:sz w:val="24"/>
          <w:szCs w:val="24"/>
        </w:rPr>
        <w:t xml:space="preserve"> and </w:t>
      </w:r>
      <w:r w:rsidR="0006367A">
        <w:rPr>
          <w:rFonts w:eastAsia="Times New Roman" w:cstheme="minorHAnsi"/>
          <w:sz w:val="24"/>
          <w:szCs w:val="24"/>
        </w:rPr>
        <w:t>6</w:t>
      </w:r>
      <w:r w:rsidR="008C5637" w:rsidRPr="00FE3E1F">
        <w:rPr>
          <w:rFonts w:eastAsia="Times New Roman" w:cstheme="minorHAnsi"/>
          <w:sz w:val="24"/>
          <w:szCs w:val="24"/>
        </w:rPr>
        <w:t>.</w:t>
      </w:r>
    </w:p>
    <w:p w14:paraId="7CB26D52" w14:textId="305BA003" w:rsidR="00415233" w:rsidRPr="00FE3E1F" w:rsidRDefault="00415233" w:rsidP="002031F6">
      <w:pPr>
        <w:rPr>
          <w:rFonts w:eastAsiaTheme="minorEastAsia" w:cstheme="minorHAnsi"/>
          <w:sz w:val="24"/>
          <w:szCs w:val="24"/>
        </w:rPr>
      </w:pPr>
      <w:r w:rsidRPr="00FE3E1F">
        <w:rPr>
          <w:rFonts w:eastAsia="Times New Roman" w:cstheme="minorHAnsi"/>
          <w:sz w:val="24"/>
          <w:szCs w:val="24"/>
        </w:rPr>
        <w:t xml:space="preserve">Table 2 presents a selection of characteristic calculated </w:t>
      </w:r>
      <w:r w:rsidR="00E83896">
        <w:rPr>
          <w:rFonts w:eastAsia="Times New Roman" w:cstheme="minorHAnsi"/>
          <w:sz w:val="24"/>
          <w:szCs w:val="24"/>
        </w:rPr>
        <w:t xml:space="preserve">ATP </w:t>
      </w:r>
      <w:r w:rsidRPr="00FE3E1F">
        <w:rPr>
          <w:rFonts w:eastAsia="Times New Roman" w:cstheme="minorHAnsi"/>
          <w:sz w:val="24"/>
          <w:szCs w:val="24"/>
        </w:rPr>
        <w:t xml:space="preserve">parameters used in the simulation. The difference between the two cases in terms of heterogeneity is reflected by the ratio of conductivities (k-ratio) and the wake ratio (β-ratio) and results in significant differences in the values of </w:t>
      </w:r>
      <w:r w:rsidRPr="00FE3E1F">
        <w:rPr>
          <w:rFonts w:cstheme="minorHAnsi"/>
          <w:sz w:val="24"/>
          <w:szCs w:val="24"/>
        </w:rPr>
        <w:t xml:space="preserve">the specific shifted volume </w:t>
      </w:r>
      <m:oMath>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cs="Times New Roman"/>
                <w:sz w:val="24"/>
                <w:szCs w:val="24"/>
              </w:rPr>
              <m:t>j</m:t>
            </m:r>
          </m:sub>
        </m:sSub>
      </m:oMath>
      <w:r w:rsidRPr="00FE3E1F">
        <w:rPr>
          <w:rFonts w:eastAsia="Times New Roman" w:cstheme="minorHAnsi"/>
          <w:sz w:val="24"/>
          <w:szCs w:val="24"/>
        </w:rPr>
        <w:t xml:space="preserve"> and </w:t>
      </w:r>
      <w:r w:rsidRPr="00FE3E1F">
        <w:rPr>
          <w:rFonts w:cstheme="minorHAnsi"/>
          <w:sz w:val="24"/>
          <w:szCs w:val="24"/>
        </w:rPr>
        <w:t xml:space="preserve">the advective volume shift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Pr="00FE3E1F">
        <w:rPr>
          <w:rFonts w:eastAsiaTheme="minorEastAsia" w:cstheme="minorHAnsi"/>
          <w:sz w:val="24"/>
          <w:szCs w:val="24"/>
        </w:rPr>
        <w:t>. I</w:t>
      </w:r>
      <w:r w:rsidR="00B11D03">
        <w:rPr>
          <w:rFonts w:eastAsiaTheme="minorEastAsia" w:cstheme="minorHAnsi"/>
          <w:sz w:val="24"/>
          <w:szCs w:val="24"/>
        </w:rPr>
        <w:t xml:space="preserve">n the </w:t>
      </w:r>
      <w:r w:rsidR="00B11D03" w:rsidRPr="00FE3E1F">
        <w:rPr>
          <w:rFonts w:eastAsiaTheme="minorEastAsia" w:cstheme="minorHAnsi"/>
          <w:sz w:val="24"/>
          <w:szCs w:val="24"/>
        </w:rPr>
        <w:t>last column</w:t>
      </w:r>
      <w:r w:rsidR="00B11D03">
        <w:rPr>
          <w:rFonts w:eastAsiaTheme="minorEastAsia" w:cstheme="minorHAnsi"/>
          <w:sz w:val="24"/>
          <w:szCs w:val="24"/>
        </w:rPr>
        <w:t>,</w:t>
      </w:r>
      <w:r w:rsidRPr="00FE3E1F">
        <w:rPr>
          <w:rFonts w:eastAsiaTheme="minorEastAsia" w:cstheme="minorHAnsi"/>
          <w:sz w:val="24"/>
          <w:szCs w:val="24"/>
        </w:rPr>
        <w:t xml:space="preserve"> the growth of the plume the drift per time step illustrate</w:t>
      </w:r>
      <w:r w:rsidR="00FA3869" w:rsidRPr="00FE3E1F">
        <w:rPr>
          <w:rFonts w:eastAsiaTheme="minorEastAsia" w:cstheme="minorHAnsi"/>
          <w:sz w:val="24"/>
          <w:szCs w:val="24"/>
        </w:rPr>
        <w:t xml:space="preserve">s the </w:t>
      </w:r>
      <w:r w:rsidR="00E83896">
        <w:rPr>
          <w:rFonts w:eastAsiaTheme="minorEastAsia" w:cstheme="minorHAnsi"/>
          <w:sz w:val="24"/>
          <w:szCs w:val="24"/>
        </w:rPr>
        <w:t xml:space="preserve">strong </w:t>
      </w:r>
      <w:r w:rsidR="00FA3869" w:rsidRPr="00FE3E1F">
        <w:rPr>
          <w:rFonts w:eastAsiaTheme="minorEastAsia" w:cstheme="minorHAnsi"/>
          <w:sz w:val="24"/>
          <w:szCs w:val="24"/>
        </w:rPr>
        <w:t xml:space="preserve">asymmetry in the development of the plume </w:t>
      </w:r>
      <w:r w:rsidR="00ED3A47" w:rsidRPr="00FE3E1F">
        <w:rPr>
          <w:rFonts w:eastAsiaTheme="minorEastAsia" w:cstheme="minorHAnsi"/>
          <w:sz w:val="24"/>
          <w:szCs w:val="24"/>
        </w:rPr>
        <w:t>for the case</w:t>
      </w:r>
      <w:r w:rsidR="00FA3869" w:rsidRPr="00FE3E1F">
        <w:rPr>
          <w:rFonts w:eastAsiaTheme="minorEastAsia" w:cstheme="minorHAnsi"/>
          <w:sz w:val="24"/>
          <w:szCs w:val="24"/>
        </w:rPr>
        <w:t xml:space="preserve"> MADE </w:t>
      </w:r>
      <w:r w:rsidR="00E83896">
        <w:rPr>
          <w:rFonts w:eastAsiaTheme="minorEastAsia" w:cstheme="minorHAnsi"/>
          <w:sz w:val="24"/>
          <w:szCs w:val="24"/>
        </w:rPr>
        <w:t>while it</w:t>
      </w:r>
      <w:r w:rsidR="0061052F" w:rsidRPr="00FE3E1F">
        <w:rPr>
          <w:rFonts w:eastAsiaTheme="minorEastAsia" w:cstheme="minorHAnsi"/>
          <w:sz w:val="24"/>
          <w:szCs w:val="24"/>
        </w:rPr>
        <w:t xml:space="preserve"> is</w:t>
      </w:r>
      <w:r w:rsidR="00FA3869" w:rsidRPr="00FE3E1F">
        <w:rPr>
          <w:rFonts w:eastAsiaTheme="minorEastAsia" w:cstheme="minorHAnsi"/>
          <w:sz w:val="24"/>
          <w:szCs w:val="24"/>
        </w:rPr>
        <w:t xml:space="preserve"> </w:t>
      </w:r>
      <w:r w:rsidR="0061052F" w:rsidRPr="00FE3E1F">
        <w:rPr>
          <w:rFonts w:eastAsiaTheme="minorEastAsia" w:cstheme="minorHAnsi"/>
          <w:sz w:val="24"/>
          <w:szCs w:val="24"/>
        </w:rPr>
        <w:t>moderate</w:t>
      </w:r>
      <w:r w:rsidR="00FA3869" w:rsidRPr="00FE3E1F">
        <w:rPr>
          <w:rFonts w:eastAsiaTheme="minorEastAsia" w:cstheme="minorHAnsi"/>
          <w:sz w:val="24"/>
          <w:szCs w:val="24"/>
        </w:rPr>
        <w:t xml:space="preserve"> </w:t>
      </w:r>
      <w:r w:rsidR="00ED3A47" w:rsidRPr="00FE3E1F">
        <w:rPr>
          <w:rFonts w:eastAsiaTheme="minorEastAsia" w:cstheme="minorHAnsi"/>
          <w:sz w:val="24"/>
          <w:szCs w:val="24"/>
        </w:rPr>
        <w:t>for t</w:t>
      </w:r>
      <w:r w:rsidR="00FA3869" w:rsidRPr="00FE3E1F">
        <w:rPr>
          <w:rFonts w:eastAsiaTheme="minorEastAsia" w:cstheme="minorHAnsi"/>
          <w:sz w:val="24"/>
          <w:szCs w:val="24"/>
        </w:rPr>
        <w:t>he case Cape Cod.</w:t>
      </w:r>
      <w:r w:rsidRPr="00FE3E1F">
        <w:rPr>
          <w:rFonts w:eastAsiaTheme="minorEastAsia" w:cstheme="minorHAnsi"/>
          <w:sz w:val="24"/>
          <w:szCs w:val="24"/>
        </w:rPr>
        <w:t xml:space="preserve"> </w:t>
      </w:r>
    </w:p>
    <w:p w14:paraId="6412831A" w14:textId="77777777" w:rsidR="00FE3E1F" w:rsidRPr="00FE3E1F" w:rsidRDefault="00FE3E1F" w:rsidP="002031F6">
      <w:pPr>
        <w:rPr>
          <w:rFonts w:eastAsia="Times New Roman" w:cstheme="minorHAnsi"/>
          <w:sz w:val="24"/>
          <w:szCs w:val="24"/>
        </w:rPr>
      </w:pPr>
    </w:p>
    <w:tbl>
      <w:tblPr>
        <w:tblW w:w="7400" w:type="dxa"/>
        <w:tblCellMar>
          <w:left w:w="70" w:type="dxa"/>
          <w:right w:w="70" w:type="dxa"/>
        </w:tblCellMar>
        <w:tblLook w:val="04A0" w:firstRow="1" w:lastRow="0" w:firstColumn="1" w:lastColumn="0" w:noHBand="0" w:noVBand="1"/>
      </w:tblPr>
      <w:tblGrid>
        <w:gridCol w:w="1095"/>
        <w:gridCol w:w="602"/>
        <w:gridCol w:w="1002"/>
        <w:gridCol w:w="1015"/>
        <w:gridCol w:w="875"/>
        <w:gridCol w:w="1110"/>
        <w:gridCol w:w="1705"/>
      </w:tblGrid>
      <w:tr w:rsidR="00FE3E1F" w:rsidRPr="00FE3E1F" w14:paraId="26D6CE52" w14:textId="77777777" w:rsidTr="00FE3E1F">
        <w:trPr>
          <w:trHeight w:val="312"/>
        </w:trPr>
        <w:tc>
          <w:tcPr>
            <w:tcW w:w="7400" w:type="dxa"/>
            <w:gridSpan w:val="7"/>
            <w:tcBorders>
              <w:top w:val="nil"/>
              <w:left w:val="nil"/>
              <w:bottom w:val="nil"/>
              <w:right w:val="nil"/>
            </w:tcBorders>
            <w:shd w:val="clear" w:color="auto" w:fill="auto"/>
            <w:noWrap/>
            <w:vAlign w:val="bottom"/>
            <w:hideMark/>
          </w:tcPr>
          <w:p w14:paraId="38AB833F" w14:textId="77777777" w:rsidR="00FE3E1F" w:rsidRPr="00FE3E1F" w:rsidRDefault="00FE3E1F" w:rsidP="00FE3E1F">
            <w:pPr>
              <w:rPr>
                <w:rFonts w:ascii="Calibri" w:eastAsia="Times New Roman" w:hAnsi="Calibri" w:cs="Calibri"/>
                <w:color w:val="000000"/>
                <w:sz w:val="24"/>
                <w:szCs w:val="24"/>
                <w:lang w:eastAsia="nl-NL"/>
              </w:rPr>
            </w:pPr>
            <w:r w:rsidRPr="00FE3E1F">
              <w:rPr>
                <w:rFonts w:ascii="Calibri" w:eastAsia="Times New Roman" w:hAnsi="Calibri" w:cs="Calibri"/>
                <w:color w:val="000000"/>
                <w:sz w:val="24"/>
                <w:szCs w:val="24"/>
                <w:lang w:eastAsia="nl-NL"/>
              </w:rPr>
              <w:t xml:space="preserve">Table 2 Selected characteristic calculated parameters in simulation </w:t>
            </w:r>
          </w:p>
        </w:tc>
      </w:tr>
      <w:tr w:rsidR="00FE3E1F" w:rsidRPr="00FE3E1F" w14:paraId="09F20449" w14:textId="77777777" w:rsidTr="00FE3E1F">
        <w:trPr>
          <w:trHeight w:val="288"/>
        </w:trPr>
        <w:tc>
          <w:tcPr>
            <w:tcW w:w="1095" w:type="dxa"/>
            <w:tcBorders>
              <w:top w:val="nil"/>
              <w:left w:val="nil"/>
              <w:bottom w:val="nil"/>
              <w:right w:val="nil"/>
            </w:tcBorders>
            <w:shd w:val="clear" w:color="auto" w:fill="auto"/>
            <w:noWrap/>
            <w:vAlign w:val="bottom"/>
            <w:hideMark/>
          </w:tcPr>
          <w:p w14:paraId="19B5EFBD" w14:textId="77777777" w:rsidR="00FE3E1F" w:rsidRPr="00FE3E1F" w:rsidRDefault="00FE3E1F" w:rsidP="00FE3E1F">
            <w:pPr>
              <w:rPr>
                <w:rFonts w:ascii="Calibri" w:eastAsia="Times New Roman" w:hAnsi="Calibri" w:cs="Calibri"/>
                <w:color w:val="000000"/>
                <w:sz w:val="24"/>
                <w:szCs w:val="24"/>
                <w:lang w:eastAsia="nl-NL"/>
              </w:rPr>
            </w:pPr>
          </w:p>
        </w:tc>
        <w:tc>
          <w:tcPr>
            <w:tcW w:w="598" w:type="dxa"/>
            <w:tcBorders>
              <w:top w:val="nil"/>
              <w:left w:val="nil"/>
              <w:bottom w:val="nil"/>
              <w:right w:val="nil"/>
            </w:tcBorders>
            <w:shd w:val="clear" w:color="auto" w:fill="auto"/>
            <w:noWrap/>
            <w:vAlign w:val="bottom"/>
            <w:hideMark/>
          </w:tcPr>
          <w:p w14:paraId="73BAF83A" w14:textId="77777777" w:rsidR="00FE3E1F" w:rsidRPr="00FE3E1F" w:rsidRDefault="00FE3E1F" w:rsidP="00FE3E1F">
            <w:pPr>
              <w:rPr>
                <w:rFonts w:ascii="Times New Roman" w:eastAsia="Times New Roman" w:hAnsi="Times New Roman" w:cs="Times New Roman"/>
                <w:sz w:val="20"/>
                <w:szCs w:val="20"/>
                <w:lang w:eastAsia="nl-NL"/>
              </w:rPr>
            </w:pPr>
          </w:p>
        </w:tc>
        <w:tc>
          <w:tcPr>
            <w:tcW w:w="1002" w:type="dxa"/>
            <w:tcBorders>
              <w:top w:val="nil"/>
              <w:left w:val="nil"/>
              <w:bottom w:val="nil"/>
              <w:right w:val="nil"/>
            </w:tcBorders>
            <w:shd w:val="clear" w:color="auto" w:fill="auto"/>
            <w:noWrap/>
            <w:vAlign w:val="center"/>
            <w:hideMark/>
          </w:tcPr>
          <w:p w14:paraId="66D1CFB7" w14:textId="7671D609" w:rsidR="00FE3E1F" w:rsidRPr="00FE3E1F" w:rsidRDefault="00FE3E1F" w:rsidP="00FE3E1F">
            <w:pPr>
              <w:jc w:val="center"/>
              <w:rPr>
                <w:rFonts w:ascii="Aptos Narrow" w:eastAsia="Times New Roman" w:hAnsi="Aptos Narrow" w:cs="Calibri"/>
                <w:color w:val="000000"/>
                <w:lang w:eastAsia="nl-NL"/>
              </w:rPr>
            </w:pPr>
            <w:proofErr w:type="spellStart"/>
            <w:r w:rsidRPr="007D1A42">
              <w:rPr>
                <w:rFonts w:ascii="Aptos Narrow" w:eastAsia="Times New Roman" w:hAnsi="Aptos Narrow" w:cs="Calibri"/>
                <w:i/>
                <w:iCs/>
                <w:color w:val="000000"/>
                <w:lang w:eastAsia="nl-NL"/>
              </w:rPr>
              <w:t>k</w:t>
            </w:r>
            <w:r w:rsidR="007D1A42" w:rsidRPr="007D1A42">
              <w:rPr>
                <w:rFonts w:ascii="Aptos Narrow" w:eastAsia="Times New Roman" w:hAnsi="Aptos Narrow" w:cs="Calibri"/>
                <w:i/>
                <w:iCs/>
                <w:color w:val="000000"/>
                <w:vertAlign w:val="subscript"/>
                <w:lang w:eastAsia="nl-NL"/>
              </w:rPr>
              <w:t>j</w:t>
            </w:r>
            <w:proofErr w:type="spellEnd"/>
            <w:r w:rsidRPr="00FE3E1F">
              <w:rPr>
                <w:rFonts w:ascii="Aptos Narrow" w:eastAsia="Times New Roman" w:hAnsi="Aptos Narrow" w:cs="Calibri"/>
                <w:color w:val="000000"/>
                <w:lang w:eastAsia="nl-NL"/>
              </w:rPr>
              <w:t xml:space="preserve"> [-]</w:t>
            </w:r>
          </w:p>
        </w:tc>
        <w:tc>
          <w:tcPr>
            <w:tcW w:w="1015" w:type="dxa"/>
            <w:tcBorders>
              <w:top w:val="nil"/>
              <w:left w:val="nil"/>
              <w:bottom w:val="nil"/>
              <w:right w:val="nil"/>
            </w:tcBorders>
            <w:shd w:val="clear" w:color="auto" w:fill="auto"/>
            <w:noWrap/>
            <w:vAlign w:val="center"/>
            <w:hideMark/>
          </w:tcPr>
          <w:p w14:paraId="1A1A890F" w14:textId="43B6BC78" w:rsidR="00FE3E1F" w:rsidRPr="00FE3E1F" w:rsidRDefault="00FE3E1F" w:rsidP="00FE3E1F">
            <w:pPr>
              <w:jc w:val="center"/>
              <w:rPr>
                <w:rFonts w:ascii="Aptos Narrow" w:eastAsia="Times New Roman" w:hAnsi="Aptos Narrow" w:cs="Calibri"/>
                <w:color w:val="000000"/>
                <w:lang w:eastAsia="nl-NL"/>
              </w:rPr>
            </w:pPr>
            <w:r w:rsidRPr="007D1A42">
              <w:rPr>
                <w:rFonts w:ascii="Aptos Narrow" w:eastAsia="Times New Roman" w:hAnsi="Aptos Narrow" w:cs="Calibri"/>
                <w:i/>
                <w:iCs/>
                <w:color w:val="000000"/>
                <w:lang w:eastAsia="nl-NL"/>
              </w:rPr>
              <w:t>β</w:t>
            </w:r>
            <w:r w:rsidR="007D1A42" w:rsidRPr="007D1A42">
              <w:rPr>
                <w:rFonts w:ascii="Aptos Narrow" w:eastAsia="Times New Roman" w:hAnsi="Aptos Narrow" w:cs="Calibri"/>
                <w:color w:val="000000"/>
                <w:vertAlign w:val="subscript"/>
                <w:lang w:eastAsia="nl-NL"/>
              </w:rPr>
              <w:t>j</w:t>
            </w:r>
            <w:r w:rsidRPr="00FE3E1F">
              <w:rPr>
                <w:rFonts w:ascii="Aptos Narrow" w:eastAsia="Times New Roman" w:hAnsi="Aptos Narrow" w:cs="Calibri"/>
                <w:color w:val="000000"/>
                <w:lang w:eastAsia="nl-NL"/>
              </w:rPr>
              <w:t xml:space="preserve"> [-]</w:t>
            </w:r>
          </w:p>
        </w:tc>
        <w:tc>
          <w:tcPr>
            <w:tcW w:w="875" w:type="dxa"/>
            <w:tcBorders>
              <w:top w:val="nil"/>
              <w:left w:val="nil"/>
              <w:bottom w:val="nil"/>
              <w:right w:val="nil"/>
            </w:tcBorders>
            <w:shd w:val="clear" w:color="auto" w:fill="auto"/>
            <w:noWrap/>
            <w:vAlign w:val="center"/>
            <w:hideMark/>
          </w:tcPr>
          <w:p w14:paraId="0708B54E" w14:textId="77777777" w:rsidR="00FE3E1F" w:rsidRPr="00FE3E1F" w:rsidRDefault="00FE3E1F" w:rsidP="00FE3E1F">
            <w:pPr>
              <w:jc w:val="center"/>
              <w:rPr>
                <w:rFonts w:ascii="Aptos Narrow" w:eastAsia="Times New Roman" w:hAnsi="Aptos Narrow" w:cs="Calibri"/>
                <w:color w:val="000000"/>
                <w:lang w:eastAsia="nl-NL"/>
              </w:rPr>
            </w:pPr>
            <w:r w:rsidRPr="007D1A42">
              <w:rPr>
                <w:rFonts w:ascii="Aptos Narrow" w:eastAsia="Times New Roman" w:hAnsi="Aptos Narrow" w:cs="Calibri"/>
                <w:i/>
                <w:iCs/>
                <w:color w:val="000000"/>
                <w:lang w:eastAsia="nl-NL"/>
              </w:rPr>
              <w:t>υ(∆T)</w:t>
            </w:r>
            <w:r w:rsidRPr="00FE3E1F">
              <w:rPr>
                <w:rFonts w:ascii="Aptos Narrow" w:eastAsia="Times New Roman" w:hAnsi="Aptos Narrow" w:cs="Calibri"/>
                <w:color w:val="000000"/>
                <w:lang w:eastAsia="nl-NL"/>
              </w:rPr>
              <w:t xml:space="preserve"> [-]</w:t>
            </w:r>
          </w:p>
        </w:tc>
        <w:tc>
          <w:tcPr>
            <w:tcW w:w="1110" w:type="dxa"/>
            <w:tcBorders>
              <w:top w:val="nil"/>
              <w:left w:val="nil"/>
              <w:bottom w:val="nil"/>
              <w:right w:val="nil"/>
            </w:tcBorders>
            <w:shd w:val="clear" w:color="auto" w:fill="auto"/>
            <w:noWrap/>
            <w:vAlign w:val="center"/>
            <w:hideMark/>
          </w:tcPr>
          <w:p w14:paraId="7420354B" w14:textId="77777777" w:rsidR="00FE3E1F" w:rsidRPr="00FE3E1F" w:rsidRDefault="00FE3E1F" w:rsidP="00FE3E1F">
            <w:pPr>
              <w:jc w:val="center"/>
              <w:rPr>
                <w:rFonts w:ascii="Aptos Narrow" w:eastAsia="Times New Roman" w:hAnsi="Aptos Narrow" w:cs="Calibri"/>
                <w:color w:val="000000"/>
                <w:lang w:eastAsia="nl-NL"/>
              </w:rPr>
            </w:pPr>
            <w:r w:rsidRPr="007D1A42">
              <w:rPr>
                <w:rFonts w:ascii="Aptos Narrow" w:eastAsia="Times New Roman" w:hAnsi="Aptos Narrow" w:cs="Calibri"/>
                <w:i/>
                <w:iCs/>
                <w:color w:val="000000"/>
                <w:lang w:eastAsia="nl-NL"/>
              </w:rPr>
              <w:t>ω(∆T)</w:t>
            </w:r>
            <w:r w:rsidRPr="00FE3E1F">
              <w:rPr>
                <w:rFonts w:ascii="Aptos Narrow" w:eastAsia="Times New Roman" w:hAnsi="Aptos Narrow" w:cs="Calibri"/>
                <w:color w:val="000000"/>
                <w:lang w:eastAsia="nl-NL"/>
              </w:rPr>
              <w:t xml:space="preserve">  [m]</w:t>
            </w:r>
          </w:p>
        </w:tc>
        <w:tc>
          <w:tcPr>
            <w:tcW w:w="1705" w:type="dxa"/>
            <w:tcBorders>
              <w:top w:val="nil"/>
              <w:left w:val="nil"/>
              <w:bottom w:val="nil"/>
              <w:right w:val="nil"/>
            </w:tcBorders>
            <w:shd w:val="clear" w:color="auto" w:fill="auto"/>
            <w:noWrap/>
            <w:vAlign w:val="center"/>
            <w:hideMark/>
          </w:tcPr>
          <w:p w14:paraId="12A974C9" w14:textId="2FFC2300" w:rsidR="00FE3E1F" w:rsidRPr="00FE3E1F" w:rsidRDefault="00FE3E1F" w:rsidP="00FE3E1F">
            <w:pPr>
              <w:jc w:val="center"/>
              <w:rPr>
                <w:rFonts w:ascii="Calibri" w:eastAsia="Times New Roman" w:hAnsi="Calibri" w:cs="Calibri"/>
                <w:color w:val="000000"/>
                <w:lang w:eastAsia="nl-NL"/>
              </w:rPr>
            </w:pPr>
            <w:proofErr w:type="spellStart"/>
            <w:r w:rsidRPr="007D1A42">
              <w:rPr>
                <w:rFonts w:ascii="Calibri" w:eastAsia="Times New Roman" w:hAnsi="Calibri" w:cs="Calibri"/>
                <w:i/>
                <w:iCs/>
                <w:color w:val="000000"/>
                <w:lang w:eastAsia="nl-NL"/>
              </w:rPr>
              <w:t>Δs</w:t>
            </w:r>
            <w:proofErr w:type="spellEnd"/>
            <w:r w:rsidRPr="007D1A42">
              <w:rPr>
                <w:rFonts w:ascii="Calibri" w:eastAsia="Times New Roman" w:hAnsi="Calibri" w:cs="Calibri"/>
                <w:i/>
                <w:iCs/>
                <w:color w:val="000000"/>
                <w:lang w:eastAsia="nl-NL"/>
              </w:rPr>
              <w:t>(∆</w:t>
            </w:r>
            <w:proofErr w:type="spellStart"/>
            <w:r w:rsidRPr="007D1A42">
              <w:rPr>
                <w:rFonts w:ascii="Calibri" w:eastAsia="Times New Roman" w:hAnsi="Calibri" w:cs="Calibri"/>
                <w:i/>
                <w:iCs/>
                <w:color w:val="000000"/>
                <w:lang w:eastAsia="nl-NL"/>
              </w:rPr>
              <w:t>T,dr</w:t>
            </w:r>
            <w:proofErr w:type="spellEnd"/>
            <w:r w:rsidRPr="007D1A42">
              <w:rPr>
                <w:rFonts w:ascii="Calibri" w:eastAsia="Times New Roman" w:hAnsi="Calibri" w:cs="Calibri"/>
                <w:i/>
                <w:iCs/>
                <w:color w:val="000000"/>
                <w:lang w:eastAsia="nl-NL"/>
              </w:rPr>
              <w:t>)</w:t>
            </w:r>
            <w:r w:rsidRPr="00FE3E1F">
              <w:rPr>
                <w:rFonts w:ascii="Calibri" w:eastAsia="Times New Roman" w:hAnsi="Calibri" w:cs="Calibri"/>
                <w:color w:val="000000"/>
                <w:lang w:eastAsia="nl-NL"/>
              </w:rPr>
              <w:t xml:space="preserve"> [m]</w:t>
            </w:r>
          </w:p>
        </w:tc>
      </w:tr>
      <w:tr w:rsidR="00FE3E1F" w:rsidRPr="00FE3E1F" w14:paraId="6D1E1D18" w14:textId="77777777" w:rsidTr="00FE3E1F">
        <w:trPr>
          <w:trHeight w:val="288"/>
        </w:trPr>
        <w:tc>
          <w:tcPr>
            <w:tcW w:w="1095" w:type="dxa"/>
            <w:tcBorders>
              <w:top w:val="nil"/>
              <w:left w:val="nil"/>
              <w:bottom w:val="nil"/>
              <w:right w:val="nil"/>
            </w:tcBorders>
            <w:shd w:val="clear" w:color="auto" w:fill="auto"/>
            <w:noWrap/>
            <w:vAlign w:val="bottom"/>
            <w:hideMark/>
          </w:tcPr>
          <w:p w14:paraId="249B2004"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Cape Cod</w:t>
            </w:r>
          </w:p>
        </w:tc>
        <w:tc>
          <w:tcPr>
            <w:tcW w:w="598" w:type="dxa"/>
            <w:tcBorders>
              <w:top w:val="nil"/>
              <w:left w:val="nil"/>
              <w:bottom w:val="nil"/>
              <w:right w:val="nil"/>
            </w:tcBorders>
            <w:shd w:val="clear" w:color="auto" w:fill="auto"/>
            <w:noWrap/>
            <w:vAlign w:val="bottom"/>
            <w:hideMark/>
          </w:tcPr>
          <w:p w14:paraId="6E27F578"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Front</w:t>
            </w:r>
          </w:p>
        </w:tc>
        <w:tc>
          <w:tcPr>
            <w:tcW w:w="1002" w:type="dxa"/>
            <w:tcBorders>
              <w:top w:val="nil"/>
              <w:left w:val="nil"/>
              <w:bottom w:val="nil"/>
              <w:right w:val="nil"/>
            </w:tcBorders>
            <w:shd w:val="clear" w:color="auto" w:fill="auto"/>
            <w:noWrap/>
            <w:vAlign w:val="bottom"/>
            <w:hideMark/>
          </w:tcPr>
          <w:p w14:paraId="0E00E965"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0.61</w:t>
            </w:r>
          </w:p>
        </w:tc>
        <w:tc>
          <w:tcPr>
            <w:tcW w:w="1015" w:type="dxa"/>
            <w:tcBorders>
              <w:top w:val="nil"/>
              <w:left w:val="nil"/>
              <w:bottom w:val="nil"/>
              <w:right w:val="nil"/>
            </w:tcBorders>
            <w:shd w:val="clear" w:color="auto" w:fill="auto"/>
            <w:noWrap/>
            <w:vAlign w:val="bottom"/>
            <w:hideMark/>
          </w:tcPr>
          <w:p w14:paraId="54067147"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0.52</w:t>
            </w:r>
          </w:p>
        </w:tc>
        <w:tc>
          <w:tcPr>
            <w:tcW w:w="875" w:type="dxa"/>
            <w:tcBorders>
              <w:top w:val="nil"/>
              <w:left w:val="nil"/>
              <w:bottom w:val="nil"/>
              <w:right w:val="nil"/>
            </w:tcBorders>
            <w:shd w:val="clear" w:color="auto" w:fill="auto"/>
            <w:noWrap/>
            <w:vAlign w:val="bottom"/>
            <w:hideMark/>
          </w:tcPr>
          <w:p w14:paraId="1634835E"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0.0436</w:t>
            </w:r>
          </w:p>
        </w:tc>
        <w:tc>
          <w:tcPr>
            <w:tcW w:w="1110" w:type="dxa"/>
            <w:tcBorders>
              <w:top w:val="nil"/>
              <w:left w:val="nil"/>
              <w:bottom w:val="nil"/>
              <w:right w:val="nil"/>
            </w:tcBorders>
            <w:shd w:val="clear" w:color="auto" w:fill="auto"/>
            <w:noWrap/>
            <w:vAlign w:val="bottom"/>
            <w:hideMark/>
          </w:tcPr>
          <w:p w14:paraId="77A06711"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0.0190</w:t>
            </w:r>
          </w:p>
        </w:tc>
        <w:tc>
          <w:tcPr>
            <w:tcW w:w="1705" w:type="dxa"/>
            <w:tcBorders>
              <w:top w:val="nil"/>
              <w:left w:val="nil"/>
              <w:bottom w:val="nil"/>
              <w:right w:val="nil"/>
            </w:tcBorders>
            <w:shd w:val="clear" w:color="auto" w:fill="auto"/>
            <w:noWrap/>
            <w:vAlign w:val="bottom"/>
            <w:hideMark/>
          </w:tcPr>
          <w:p w14:paraId="5F9EE0AC"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0.2090</w:t>
            </w:r>
          </w:p>
        </w:tc>
      </w:tr>
      <w:tr w:rsidR="00FE3E1F" w:rsidRPr="00FE3E1F" w14:paraId="553EDE78" w14:textId="77777777" w:rsidTr="00FE3E1F">
        <w:trPr>
          <w:trHeight w:val="288"/>
        </w:trPr>
        <w:tc>
          <w:tcPr>
            <w:tcW w:w="1095" w:type="dxa"/>
            <w:tcBorders>
              <w:top w:val="nil"/>
              <w:left w:val="nil"/>
              <w:bottom w:val="nil"/>
              <w:right w:val="nil"/>
            </w:tcBorders>
            <w:shd w:val="clear" w:color="auto" w:fill="auto"/>
            <w:noWrap/>
            <w:vAlign w:val="bottom"/>
            <w:hideMark/>
          </w:tcPr>
          <w:p w14:paraId="374F102A" w14:textId="77777777" w:rsidR="00FE3E1F" w:rsidRPr="00FE3E1F" w:rsidRDefault="00FE3E1F" w:rsidP="00FE3E1F">
            <w:pPr>
              <w:jc w:val="center"/>
              <w:rPr>
                <w:rFonts w:ascii="Aptos Narrow" w:eastAsia="Times New Roman" w:hAnsi="Aptos Narrow" w:cs="Calibri"/>
                <w:color w:val="000000"/>
                <w:lang w:eastAsia="nl-NL"/>
              </w:rPr>
            </w:pPr>
          </w:p>
        </w:tc>
        <w:tc>
          <w:tcPr>
            <w:tcW w:w="598" w:type="dxa"/>
            <w:tcBorders>
              <w:top w:val="nil"/>
              <w:left w:val="nil"/>
              <w:bottom w:val="nil"/>
              <w:right w:val="nil"/>
            </w:tcBorders>
            <w:shd w:val="clear" w:color="auto" w:fill="auto"/>
            <w:noWrap/>
            <w:vAlign w:val="bottom"/>
            <w:hideMark/>
          </w:tcPr>
          <w:p w14:paraId="6F2BEB34"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Tail</w:t>
            </w:r>
          </w:p>
        </w:tc>
        <w:tc>
          <w:tcPr>
            <w:tcW w:w="1002" w:type="dxa"/>
            <w:tcBorders>
              <w:top w:val="nil"/>
              <w:left w:val="nil"/>
              <w:bottom w:val="nil"/>
              <w:right w:val="nil"/>
            </w:tcBorders>
            <w:shd w:val="clear" w:color="auto" w:fill="auto"/>
            <w:noWrap/>
            <w:vAlign w:val="bottom"/>
            <w:hideMark/>
          </w:tcPr>
          <w:p w14:paraId="02EB22D4"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1.63</w:t>
            </w:r>
          </w:p>
        </w:tc>
        <w:tc>
          <w:tcPr>
            <w:tcW w:w="1015" w:type="dxa"/>
            <w:tcBorders>
              <w:top w:val="nil"/>
              <w:left w:val="nil"/>
              <w:bottom w:val="nil"/>
              <w:right w:val="nil"/>
            </w:tcBorders>
            <w:shd w:val="clear" w:color="auto" w:fill="auto"/>
            <w:noWrap/>
            <w:vAlign w:val="bottom"/>
            <w:hideMark/>
          </w:tcPr>
          <w:p w14:paraId="11A3D917"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0.29</w:t>
            </w:r>
          </w:p>
        </w:tc>
        <w:tc>
          <w:tcPr>
            <w:tcW w:w="875" w:type="dxa"/>
            <w:tcBorders>
              <w:top w:val="nil"/>
              <w:left w:val="nil"/>
              <w:bottom w:val="nil"/>
              <w:right w:val="nil"/>
            </w:tcBorders>
            <w:shd w:val="clear" w:color="auto" w:fill="auto"/>
            <w:noWrap/>
            <w:vAlign w:val="bottom"/>
            <w:hideMark/>
          </w:tcPr>
          <w:p w14:paraId="55CBF211"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0.0557</w:t>
            </w:r>
          </w:p>
        </w:tc>
        <w:tc>
          <w:tcPr>
            <w:tcW w:w="1110" w:type="dxa"/>
            <w:tcBorders>
              <w:top w:val="nil"/>
              <w:left w:val="nil"/>
              <w:bottom w:val="nil"/>
              <w:right w:val="nil"/>
            </w:tcBorders>
            <w:shd w:val="clear" w:color="auto" w:fill="auto"/>
            <w:noWrap/>
            <w:vAlign w:val="bottom"/>
            <w:hideMark/>
          </w:tcPr>
          <w:p w14:paraId="0C12553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0.0377</w:t>
            </w:r>
          </w:p>
        </w:tc>
        <w:tc>
          <w:tcPr>
            <w:tcW w:w="1705" w:type="dxa"/>
            <w:tcBorders>
              <w:top w:val="nil"/>
              <w:left w:val="nil"/>
              <w:bottom w:val="nil"/>
              <w:right w:val="nil"/>
            </w:tcBorders>
            <w:shd w:val="clear" w:color="auto" w:fill="auto"/>
            <w:noWrap/>
            <w:vAlign w:val="bottom"/>
            <w:hideMark/>
          </w:tcPr>
          <w:p w14:paraId="365AD234"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-0.4806</w:t>
            </w:r>
          </w:p>
        </w:tc>
      </w:tr>
      <w:tr w:rsidR="00FE3E1F" w:rsidRPr="00FE3E1F" w14:paraId="2150E5E7" w14:textId="77777777" w:rsidTr="00FE3E1F">
        <w:trPr>
          <w:trHeight w:val="288"/>
        </w:trPr>
        <w:tc>
          <w:tcPr>
            <w:tcW w:w="1095" w:type="dxa"/>
            <w:tcBorders>
              <w:top w:val="nil"/>
              <w:left w:val="nil"/>
              <w:bottom w:val="nil"/>
              <w:right w:val="nil"/>
            </w:tcBorders>
            <w:shd w:val="clear" w:color="auto" w:fill="auto"/>
            <w:noWrap/>
            <w:vAlign w:val="bottom"/>
            <w:hideMark/>
          </w:tcPr>
          <w:p w14:paraId="67E989AB"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MADE</w:t>
            </w:r>
          </w:p>
        </w:tc>
        <w:tc>
          <w:tcPr>
            <w:tcW w:w="598" w:type="dxa"/>
            <w:tcBorders>
              <w:top w:val="nil"/>
              <w:left w:val="nil"/>
              <w:bottom w:val="nil"/>
              <w:right w:val="nil"/>
            </w:tcBorders>
            <w:shd w:val="clear" w:color="auto" w:fill="auto"/>
            <w:noWrap/>
            <w:vAlign w:val="bottom"/>
            <w:hideMark/>
          </w:tcPr>
          <w:p w14:paraId="05534A6E"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Front</w:t>
            </w:r>
          </w:p>
        </w:tc>
        <w:tc>
          <w:tcPr>
            <w:tcW w:w="1002" w:type="dxa"/>
            <w:tcBorders>
              <w:top w:val="nil"/>
              <w:left w:val="nil"/>
              <w:bottom w:val="nil"/>
              <w:right w:val="nil"/>
            </w:tcBorders>
            <w:shd w:val="clear" w:color="auto" w:fill="auto"/>
            <w:noWrap/>
            <w:vAlign w:val="bottom"/>
            <w:hideMark/>
          </w:tcPr>
          <w:p w14:paraId="675B014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0.07</w:t>
            </w:r>
          </w:p>
        </w:tc>
        <w:tc>
          <w:tcPr>
            <w:tcW w:w="1015" w:type="dxa"/>
            <w:tcBorders>
              <w:top w:val="nil"/>
              <w:left w:val="nil"/>
              <w:bottom w:val="nil"/>
              <w:right w:val="nil"/>
            </w:tcBorders>
            <w:shd w:val="clear" w:color="auto" w:fill="auto"/>
            <w:noWrap/>
            <w:vAlign w:val="bottom"/>
            <w:hideMark/>
          </w:tcPr>
          <w:p w14:paraId="294BE34C"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0.86</w:t>
            </w:r>
          </w:p>
        </w:tc>
        <w:tc>
          <w:tcPr>
            <w:tcW w:w="875" w:type="dxa"/>
            <w:tcBorders>
              <w:top w:val="nil"/>
              <w:left w:val="nil"/>
              <w:bottom w:val="nil"/>
              <w:right w:val="nil"/>
            </w:tcBorders>
            <w:shd w:val="clear" w:color="auto" w:fill="auto"/>
            <w:noWrap/>
            <w:vAlign w:val="bottom"/>
            <w:hideMark/>
          </w:tcPr>
          <w:p w14:paraId="5F5B956D"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0.0557</w:t>
            </w:r>
          </w:p>
        </w:tc>
        <w:tc>
          <w:tcPr>
            <w:tcW w:w="1110" w:type="dxa"/>
            <w:tcBorders>
              <w:top w:val="nil"/>
              <w:left w:val="nil"/>
              <w:bottom w:val="nil"/>
              <w:right w:val="nil"/>
            </w:tcBorders>
            <w:shd w:val="clear" w:color="auto" w:fill="auto"/>
            <w:noWrap/>
            <w:vAlign w:val="bottom"/>
            <w:hideMark/>
          </w:tcPr>
          <w:p w14:paraId="578066FD"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0.0682</w:t>
            </w:r>
          </w:p>
        </w:tc>
        <w:tc>
          <w:tcPr>
            <w:tcW w:w="1705" w:type="dxa"/>
            <w:tcBorders>
              <w:top w:val="nil"/>
              <w:left w:val="nil"/>
              <w:bottom w:val="nil"/>
              <w:right w:val="nil"/>
            </w:tcBorders>
            <w:shd w:val="clear" w:color="auto" w:fill="auto"/>
            <w:noWrap/>
            <w:vAlign w:val="bottom"/>
            <w:hideMark/>
          </w:tcPr>
          <w:p w14:paraId="73FBE36E"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0.1680</w:t>
            </w:r>
          </w:p>
        </w:tc>
      </w:tr>
      <w:tr w:rsidR="00FE3E1F" w:rsidRPr="00FE3E1F" w14:paraId="0C9D998C" w14:textId="77777777" w:rsidTr="00FE3E1F">
        <w:trPr>
          <w:trHeight w:val="288"/>
        </w:trPr>
        <w:tc>
          <w:tcPr>
            <w:tcW w:w="1095" w:type="dxa"/>
            <w:tcBorders>
              <w:top w:val="nil"/>
              <w:left w:val="nil"/>
              <w:bottom w:val="nil"/>
              <w:right w:val="nil"/>
            </w:tcBorders>
            <w:shd w:val="clear" w:color="auto" w:fill="auto"/>
            <w:noWrap/>
            <w:vAlign w:val="bottom"/>
            <w:hideMark/>
          </w:tcPr>
          <w:p w14:paraId="37909AF9" w14:textId="77777777" w:rsidR="00FE3E1F" w:rsidRPr="00FE3E1F" w:rsidRDefault="00FE3E1F" w:rsidP="00FE3E1F">
            <w:pPr>
              <w:jc w:val="center"/>
              <w:rPr>
                <w:rFonts w:ascii="Aptos Narrow" w:eastAsia="Times New Roman" w:hAnsi="Aptos Narrow" w:cs="Calibri"/>
                <w:color w:val="000000"/>
                <w:lang w:eastAsia="nl-NL"/>
              </w:rPr>
            </w:pPr>
          </w:p>
        </w:tc>
        <w:tc>
          <w:tcPr>
            <w:tcW w:w="598" w:type="dxa"/>
            <w:tcBorders>
              <w:top w:val="nil"/>
              <w:left w:val="nil"/>
              <w:bottom w:val="nil"/>
              <w:right w:val="nil"/>
            </w:tcBorders>
            <w:shd w:val="clear" w:color="auto" w:fill="auto"/>
            <w:noWrap/>
            <w:vAlign w:val="bottom"/>
            <w:hideMark/>
          </w:tcPr>
          <w:p w14:paraId="419603F2"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Tail</w:t>
            </w:r>
          </w:p>
        </w:tc>
        <w:tc>
          <w:tcPr>
            <w:tcW w:w="1002" w:type="dxa"/>
            <w:tcBorders>
              <w:top w:val="nil"/>
              <w:left w:val="nil"/>
              <w:bottom w:val="nil"/>
              <w:right w:val="nil"/>
            </w:tcBorders>
            <w:shd w:val="clear" w:color="auto" w:fill="auto"/>
            <w:noWrap/>
            <w:vAlign w:val="bottom"/>
            <w:hideMark/>
          </w:tcPr>
          <w:p w14:paraId="33222B5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14.09</w:t>
            </w:r>
          </w:p>
        </w:tc>
        <w:tc>
          <w:tcPr>
            <w:tcW w:w="1015" w:type="dxa"/>
            <w:tcBorders>
              <w:top w:val="nil"/>
              <w:left w:val="nil"/>
              <w:bottom w:val="nil"/>
              <w:right w:val="nil"/>
            </w:tcBorders>
            <w:shd w:val="clear" w:color="auto" w:fill="auto"/>
            <w:noWrap/>
            <w:vAlign w:val="bottom"/>
            <w:hideMark/>
          </w:tcPr>
          <w:p w14:paraId="40E47215"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0.03</w:t>
            </w:r>
          </w:p>
        </w:tc>
        <w:tc>
          <w:tcPr>
            <w:tcW w:w="875" w:type="dxa"/>
            <w:tcBorders>
              <w:top w:val="nil"/>
              <w:left w:val="nil"/>
              <w:bottom w:val="nil"/>
              <w:right w:val="nil"/>
            </w:tcBorders>
            <w:shd w:val="clear" w:color="auto" w:fill="auto"/>
            <w:noWrap/>
            <w:vAlign w:val="bottom"/>
            <w:hideMark/>
          </w:tcPr>
          <w:p w14:paraId="16F9573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0.0286</w:t>
            </w:r>
          </w:p>
        </w:tc>
        <w:tc>
          <w:tcPr>
            <w:tcW w:w="1110" w:type="dxa"/>
            <w:tcBorders>
              <w:top w:val="nil"/>
              <w:left w:val="nil"/>
              <w:bottom w:val="nil"/>
              <w:right w:val="nil"/>
            </w:tcBorders>
            <w:shd w:val="clear" w:color="auto" w:fill="auto"/>
            <w:noWrap/>
            <w:vAlign w:val="bottom"/>
            <w:hideMark/>
          </w:tcPr>
          <w:p w14:paraId="769291D1"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0.0716</w:t>
            </w:r>
          </w:p>
        </w:tc>
        <w:tc>
          <w:tcPr>
            <w:tcW w:w="1705" w:type="dxa"/>
            <w:tcBorders>
              <w:top w:val="nil"/>
              <w:left w:val="nil"/>
              <w:bottom w:val="nil"/>
              <w:right w:val="nil"/>
            </w:tcBorders>
            <w:shd w:val="clear" w:color="auto" w:fill="auto"/>
            <w:noWrap/>
            <w:vAlign w:val="bottom"/>
            <w:hideMark/>
          </w:tcPr>
          <w:p w14:paraId="6FF106C5"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-2.4262</w:t>
            </w:r>
          </w:p>
        </w:tc>
      </w:tr>
    </w:tbl>
    <w:p w14:paraId="64DD625B" w14:textId="77777777" w:rsidR="00F54ED8" w:rsidRPr="00FE3E1F" w:rsidRDefault="00F54ED8" w:rsidP="00BC4746">
      <w:pPr>
        <w:rPr>
          <w:rFonts w:eastAsia="Times New Roman" w:cstheme="minorHAnsi"/>
          <w:sz w:val="24"/>
          <w:szCs w:val="24"/>
        </w:rPr>
      </w:pPr>
    </w:p>
    <w:p w14:paraId="19A8ADB9" w14:textId="70A62865" w:rsidR="00C23C78" w:rsidRPr="00FE3E1F" w:rsidRDefault="00C223FD" w:rsidP="00C23C78">
      <w:pPr>
        <w:rPr>
          <w:rFonts w:eastAsia="Times New Roman" w:cstheme="minorHAnsi"/>
          <w:sz w:val="24"/>
          <w:szCs w:val="24"/>
        </w:rPr>
      </w:pPr>
      <w:r w:rsidRPr="00FE3E1F">
        <w:rPr>
          <w:rFonts w:eastAsia="Times New Roman" w:cstheme="minorHAnsi"/>
          <w:sz w:val="24"/>
          <w:szCs w:val="24"/>
        </w:rPr>
        <w:t>F</w:t>
      </w:r>
      <w:r w:rsidR="00FF1487" w:rsidRPr="00FE3E1F">
        <w:rPr>
          <w:rFonts w:eastAsia="Times New Roman" w:cstheme="minorHAnsi"/>
          <w:sz w:val="24"/>
          <w:szCs w:val="24"/>
        </w:rPr>
        <w:t xml:space="preserve">igure </w:t>
      </w:r>
      <w:r w:rsidR="00AF51A5" w:rsidRPr="00FE3E1F">
        <w:rPr>
          <w:rFonts w:eastAsia="Times New Roman" w:cstheme="minorHAnsi"/>
          <w:sz w:val="24"/>
          <w:szCs w:val="24"/>
        </w:rPr>
        <w:t>5</w:t>
      </w:r>
      <w:r w:rsidR="00FF1487" w:rsidRPr="00FE3E1F">
        <w:rPr>
          <w:rFonts w:eastAsia="Times New Roman" w:cstheme="minorHAnsi"/>
          <w:sz w:val="24"/>
          <w:szCs w:val="24"/>
        </w:rPr>
        <w:t xml:space="preserve"> shows a 3D distribution of the plume development over time in the </w:t>
      </w:r>
      <w:r w:rsidR="00B11D03">
        <w:rPr>
          <w:rFonts w:eastAsia="Times New Roman" w:cstheme="minorHAnsi"/>
          <w:sz w:val="24"/>
          <w:szCs w:val="24"/>
        </w:rPr>
        <w:t>two cases</w:t>
      </w:r>
      <w:r w:rsidR="00FF1487" w:rsidRPr="00FE3E1F">
        <w:rPr>
          <w:rFonts w:eastAsia="Times New Roman" w:cstheme="minorHAnsi"/>
          <w:sz w:val="24"/>
          <w:szCs w:val="24"/>
        </w:rPr>
        <w:t xml:space="preserve">, where the vertical axis gives the concentration the horizontal axis at the front of the graph represents </w:t>
      </w:r>
      <w:r w:rsidR="00C23C78">
        <w:rPr>
          <w:rFonts w:eastAsia="Times New Roman" w:cstheme="minorHAnsi"/>
          <w:sz w:val="24"/>
          <w:szCs w:val="24"/>
        </w:rPr>
        <w:t xml:space="preserve">the spread over </w:t>
      </w:r>
      <w:r w:rsidR="00FF1487" w:rsidRPr="00FE3E1F">
        <w:rPr>
          <w:rFonts w:eastAsia="Times New Roman" w:cstheme="minorHAnsi"/>
          <w:sz w:val="24"/>
          <w:szCs w:val="24"/>
        </w:rPr>
        <w:t xml:space="preserve">the distance to the plume center and the third axis denotes the elapsed time. The 3D graphs show the development per </w:t>
      </w:r>
      <w:proofErr w:type="gramStart"/>
      <w:r w:rsidR="00FF1487" w:rsidRPr="00FE3E1F">
        <w:rPr>
          <w:rFonts w:eastAsia="Times New Roman" w:cstheme="minorHAnsi"/>
          <w:sz w:val="24"/>
          <w:szCs w:val="24"/>
        </w:rPr>
        <w:t>time period</w:t>
      </w:r>
      <w:proofErr w:type="gramEnd"/>
      <w:r w:rsidR="00FF1487" w:rsidRPr="00FE3E1F">
        <w:rPr>
          <w:rFonts w:eastAsia="Times New Roman" w:cstheme="minorHAnsi"/>
          <w:sz w:val="24"/>
          <w:szCs w:val="24"/>
        </w:rPr>
        <w:t xml:space="preserve"> of </w:t>
      </w:r>
      <w:r w:rsidR="00C23C78">
        <w:rPr>
          <w:rFonts w:eastAsia="Times New Roman" w:cstheme="minorHAnsi"/>
          <w:sz w:val="24"/>
          <w:szCs w:val="24"/>
        </w:rPr>
        <w:t>2</w:t>
      </w:r>
      <w:r w:rsidR="00FF1487" w:rsidRPr="00FE3E1F">
        <w:rPr>
          <w:rFonts w:eastAsia="Times New Roman" w:cstheme="minorHAnsi"/>
          <w:sz w:val="24"/>
          <w:szCs w:val="24"/>
        </w:rPr>
        <w:t xml:space="preserve">5 days, showing the concentrations from each fifth calculation. </w:t>
      </w:r>
      <w:r w:rsidR="00C23C78" w:rsidRPr="00FE3E1F">
        <w:rPr>
          <w:rFonts w:eastAsia="Times New Roman" w:cstheme="minorHAnsi"/>
          <w:sz w:val="24"/>
          <w:szCs w:val="24"/>
        </w:rPr>
        <w:t>The graphs represent the plume moving with average aquifer velocity of 0.5 meter per day, which means that the time step scale can be transformed to travel distance simply by multiplication by that velocity.</w:t>
      </w:r>
    </w:p>
    <w:p w14:paraId="65FD40B8" w14:textId="771D42E8" w:rsidR="00C728C4" w:rsidRPr="00FE3E1F" w:rsidRDefault="00C728C4" w:rsidP="00BC4746">
      <w:r w:rsidRPr="00FE3E1F">
        <w:t xml:space="preserve"> </w:t>
      </w:r>
    </w:p>
    <w:p w14:paraId="26440524" w14:textId="0DEFB4C4" w:rsidR="00991B1A" w:rsidRPr="00FE3E1F" w:rsidRDefault="00F9393E" w:rsidP="00BC4746">
      <w:r w:rsidRPr="00FE3E1F">
        <w:rPr>
          <w:noProof/>
        </w:rPr>
        <w:drawing>
          <wp:inline distT="0" distB="0" distL="0" distR="0" wp14:anchorId="0D1DD45C" wp14:editId="6FB072E3">
            <wp:extent cx="2726871" cy="1700886"/>
            <wp:effectExtent l="0" t="0" r="0" b="0"/>
            <wp:docPr id="49782553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837" cy="1705231"/>
                    </a:xfrm>
                    <a:prstGeom prst="rect">
                      <a:avLst/>
                    </a:prstGeom>
                    <a:noFill/>
                    <a:ln>
                      <a:noFill/>
                    </a:ln>
                  </pic:spPr>
                </pic:pic>
              </a:graphicData>
            </a:graphic>
          </wp:inline>
        </w:drawing>
      </w:r>
      <w:r w:rsidR="00991B1A" w:rsidRPr="00FE3E1F">
        <w:t xml:space="preserve">  </w:t>
      </w:r>
      <w:r w:rsidR="0000467A" w:rsidRPr="00FE3E1F">
        <w:t xml:space="preserve"> </w:t>
      </w:r>
      <w:r w:rsidRPr="00FE3E1F">
        <w:rPr>
          <w:noProof/>
        </w:rPr>
        <w:drawing>
          <wp:inline distT="0" distB="0" distL="0" distR="0" wp14:anchorId="3DCBCEEC" wp14:editId="1BE70116">
            <wp:extent cx="2731770" cy="1703941"/>
            <wp:effectExtent l="0" t="0" r="0" b="0"/>
            <wp:docPr id="120093026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4625" cy="1711959"/>
                    </a:xfrm>
                    <a:prstGeom prst="rect">
                      <a:avLst/>
                    </a:prstGeom>
                    <a:noFill/>
                    <a:ln>
                      <a:noFill/>
                    </a:ln>
                  </pic:spPr>
                </pic:pic>
              </a:graphicData>
            </a:graphic>
          </wp:inline>
        </w:drawing>
      </w:r>
    </w:p>
    <w:p w14:paraId="4642F83F" w14:textId="6FDCD190" w:rsidR="00C728C4" w:rsidRPr="00FE3E1F" w:rsidRDefault="00C728C4" w:rsidP="00DA7B86">
      <w:pPr>
        <w:rPr>
          <w:rFonts w:eastAsia="Times New Roman" w:cstheme="minorHAnsi"/>
          <w:sz w:val="20"/>
          <w:szCs w:val="20"/>
        </w:rPr>
      </w:pPr>
      <w:r w:rsidRPr="00FE3E1F">
        <w:rPr>
          <w:rFonts w:eastAsia="Times New Roman" w:cstheme="minorHAnsi"/>
          <w:b/>
          <w:bCs/>
          <w:sz w:val="24"/>
          <w:szCs w:val="24"/>
        </w:rPr>
        <w:t xml:space="preserve">Figure </w:t>
      </w:r>
      <w:r w:rsidR="00AF51A5" w:rsidRPr="00FE3E1F">
        <w:rPr>
          <w:rFonts w:eastAsia="Times New Roman" w:cstheme="minorHAnsi"/>
          <w:b/>
          <w:bCs/>
          <w:sz w:val="24"/>
          <w:szCs w:val="24"/>
        </w:rPr>
        <w:t>5</w:t>
      </w:r>
      <w:r w:rsidRPr="00FE3E1F">
        <w:rPr>
          <w:rFonts w:eastAsia="Times New Roman" w:cstheme="minorHAnsi"/>
          <w:sz w:val="20"/>
          <w:szCs w:val="20"/>
        </w:rPr>
        <w:t xml:space="preserve">. </w:t>
      </w:r>
      <w:r w:rsidR="00362649">
        <w:rPr>
          <w:rFonts w:eastAsia="Times New Roman" w:cstheme="minorHAnsi"/>
          <w:sz w:val="20"/>
          <w:szCs w:val="20"/>
        </w:rPr>
        <w:t>Concentration [%] change</w:t>
      </w:r>
      <w:r w:rsidR="00F7741D">
        <w:rPr>
          <w:rFonts w:eastAsia="Times New Roman" w:cstheme="minorHAnsi"/>
          <w:sz w:val="20"/>
          <w:szCs w:val="20"/>
        </w:rPr>
        <w:t>,</w:t>
      </w:r>
      <w:r w:rsidR="00362649" w:rsidRPr="00FE3E1F">
        <w:rPr>
          <w:rFonts w:eastAsia="Times New Roman" w:cstheme="minorHAnsi"/>
          <w:sz w:val="20"/>
          <w:szCs w:val="20"/>
        </w:rPr>
        <w:t xml:space="preserve"> colored per 10% range</w:t>
      </w:r>
      <w:r w:rsidR="00F7741D">
        <w:rPr>
          <w:rFonts w:eastAsia="Times New Roman" w:cstheme="minorHAnsi"/>
          <w:sz w:val="20"/>
          <w:szCs w:val="20"/>
        </w:rPr>
        <w:t>,</w:t>
      </w:r>
      <w:r w:rsidR="00362649">
        <w:rPr>
          <w:rFonts w:eastAsia="Times New Roman" w:cstheme="minorHAnsi"/>
          <w:sz w:val="20"/>
          <w:szCs w:val="20"/>
        </w:rPr>
        <w:t xml:space="preserve"> over time </w:t>
      </w:r>
      <w:r w:rsidR="00362649" w:rsidRPr="00FE3E1F">
        <w:rPr>
          <w:rFonts w:eastAsia="Times New Roman" w:cstheme="minorHAnsi"/>
          <w:sz w:val="20"/>
          <w:szCs w:val="20"/>
        </w:rPr>
        <w:t>[days]</w:t>
      </w:r>
      <w:r w:rsidR="00D0295D">
        <w:rPr>
          <w:rFonts w:eastAsia="Times New Roman" w:cstheme="minorHAnsi"/>
          <w:sz w:val="20"/>
          <w:szCs w:val="20"/>
        </w:rPr>
        <w:t xml:space="preserve"> and spread</w:t>
      </w:r>
      <w:r w:rsidR="00362649">
        <w:rPr>
          <w:rFonts w:eastAsia="Times New Roman" w:cstheme="minorHAnsi"/>
          <w:sz w:val="20"/>
          <w:szCs w:val="20"/>
        </w:rPr>
        <w:t xml:space="preserve"> </w:t>
      </w:r>
      <w:r w:rsidR="00D0295D">
        <w:rPr>
          <w:rFonts w:eastAsia="Times New Roman" w:cstheme="minorHAnsi"/>
          <w:sz w:val="20"/>
          <w:szCs w:val="20"/>
        </w:rPr>
        <w:t xml:space="preserve">[m] </w:t>
      </w:r>
      <w:r w:rsidR="00362649">
        <w:rPr>
          <w:rFonts w:eastAsia="Times New Roman" w:cstheme="minorHAnsi"/>
          <w:sz w:val="20"/>
          <w:szCs w:val="20"/>
        </w:rPr>
        <w:t>in longitudinal direction (x) while moving with plume center at x=0 (</w:t>
      </w:r>
      <w:r w:rsidR="00362649" w:rsidRPr="00FE3E1F">
        <w:rPr>
          <w:rFonts w:eastAsia="Times New Roman" w:cstheme="minorHAnsi"/>
          <w:sz w:val="20"/>
          <w:szCs w:val="20"/>
        </w:rPr>
        <w:t>Lagrangian framework</w:t>
      </w:r>
      <w:r w:rsidR="00362649">
        <w:rPr>
          <w:rFonts w:eastAsia="Times New Roman" w:cstheme="minorHAnsi"/>
          <w:sz w:val="20"/>
          <w:szCs w:val="20"/>
        </w:rPr>
        <w:t>)</w:t>
      </w:r>
      <w:r w:rsidRPr="00FE3E1F">
        <w:rPr>
          <w:rFonts w:eastAsia="Times New Roman" w:cstheme="minorHAnsi"/>
          <w:sz w:val="20"/>
          <w:szCs w:val="20"/>
        </w:rPr>
        <w:t xml:space="preserve"> for </w:t>
      </w:r>
      <w:r w:rsidR="00362649">
        <w:rPr>
          <w:rFonts w:eastAsia="Times New Roman" w:cstheme="minorHAnsi"/>
          <w:sz w:val="20"/>
          <w:szCs w:val="20"/>
        </w:rPr>
        <w:t xml:space="preserve">sites at </w:t>
      </w:r>
      <w:r w:rsidRPr="00FE3E1F">
        <w:rPr>
          <w:rFonts w:eastAsia="Times New Roman" w:cstheme="minorHAnsi"/>
          <w:sz w:val="20"/>
          <w:szCs w:val="20"/>
        </w:rPr>
        <w:t>Cape Cod (left) and MADE (right).</w:t>
      </w:r>
    </w:p>
    <w:p w14:paraId="368B0B92" w14:textId="77777777" w:rsidR="008D6004" w:rsidRPr="00FE3E1F" w:rsidRDefault="008D6004" w:rsidP="00DA7B86">
      <w:pPr>
        <w:rPr>
          <w:rFonts w:eastAsia="Times New Roman" w:cstheme="minorHAnsi"/>
          <w:sz w:val="24"/>
          <w:szCs w:val="24"/>
        </w:rPr>
      </w:pPr>
    </w:p>
    <w:p w14:paraId="1237C8DA" w14:textId="01E28A66" w:rsidR="008D6004" w:rsidRDefault="008D6004" w:rsidP="00DA7B86">
      <w:pPr>
        <w:rPr>
          <w:rFonts w:eastAsia="Times New Roman" w:cstheme="minorHAnsi"/>
          <w:sz w:val="24"/>
          <w:szCs w:val="24"/>
        </w:rPr>
      </w:pPr>
      <w:r w:rsidRPr="00FE3E1F">
        <w:rPr>
          <w:rFonts w:eastAsia="Times New Roman" w:cstheme="minorHAnsi"/>
          <w:sz w:val="24"/>
          <w:szCs w:val="24"/>
        </w:rPr>
        <w:t>The drop over time in the concentration in the center of the plume</w:t>
      </w:r>
      <w:r w:rsidR="006F30F5" w:rsidRPr="00FE3E1F">
        <w:rPr>
          <w:rFonts w:eastAsia="Times New Roman" w:cstheme="minorHAnsi"/>
          <w:sz w:val="24"/>
          <w:szCs w:val="24"/>
        </w:rPr>
        <w:t xml:space="preserve"> in figure </w:t>
      </w:r>
      <w:r w:rsidR="00AF51A5" w:rsidRPr="00FE3E1F">
        <w:rPr>
          <w:rFonts w:eastAsia="Times New Roman" w:cstheme="minorHAnsi"/>
          <w:sz w:val="24"/>
          <w:szCs w:val="24"/>
        </w:rPr>
        <w:t xml:space="preserve">5 </w:t>
      </w:r>
      <w:r w:rsidRPr="00FE3E1F">
        <w:rPr>
          <w:rFonts w:eastAsia="Times New Roman" w:cstheme="minorHAnsi"/>
          <w:sz w:val="24"/>
          <w:szCs w:val="24"/>
        </w:rPr>
        <w:t xml:space="preserve">is significantly faster for </w:t>
      </w:r>
      <w:r w:rsidR="00C23C78">
        <w:rPr>
          <w:rFonts w:eastAsia="Times New Roman" w:cstheme="minorHAnsi"/>
          <w:sz w:val="24"/>
          <w:szCs w:val="24"/>
        </w:rPr>
        <w:t xml:space="preserve">the case </w:t>
      </w:r>
      <w:r w:rsidRPr="00FE3E1F">
        <w:rPr>
          <w:rFonts w:eastAsia="Times New Roman" w:cstheme="minorHAnsi"/>
          <w:sz w:val="24"/>
          <w:szCs w:val="24"/>
        </w:rPr>
        <w:t>MADE than for</w:t>
      </w:r>
      <w:r w:rsidR="00C23C78">
        <w:rPr>
          <w:rFonts w:eastAsia="Times New Roman" w:cstheme="minorHAnsi"/>
          <w:sz w:val="24"/>
          <w:szCs w:val="24"/>
        </w:rPr>
        <w:t xml:space="preserve"> the case</w:t>
      </w:r>
      <w:r w:rsidRPr="00FE3E1F">
        <w:rPr>
          <w:rFonts w:eastAsia="Times New Roman" w:cstheme="minorHAnsi"/>
          <w:sz w:val="24"/>
          <w:szCs w:val="24"/>
        </w:rPr>
        <w:t xml:space="preserve"> Cape Cod, which reflects the large value of the advective volume shift of the front</w:t>
      </w:r>
      <w:r w:rsidR="00C23C78" w:rsidRPr="00FE3E1F">
        <w:rPr>
          <w:rFonts w:eastAsia="Times New Roman" w:cstheme="minorHAnsi"/>
          <w:sz w:val="24"/>
          <w:szCs w:val="24"/>
        </w:rPr>
        <w:t xml:space="preserve"> at MADE</w:t>
      </w:r>
      <w:r w:rsidRPr="00FE3E1F">
        <w:rPr>
          <w:rFonts w:eastAsia="Times New Roman" w:cstheme="minorHAnsi"/>
          <w:sz w:val="24"/>
          <w:szCs w:val="24"/>
        </w:rPr>
        <w:t xml:space="preserve"> (table 2). </w:t>
      </w:r>
    </w:p>
    <w:p w14:paraId="49A2998A" w14:textId="77777777" w:rsidR="00C23C78" w:rsidRPr="00FE3E1F" w:rsidRDefault="00C23C78" w:rsidP="00DA7B86">
      <w:pPr>
        <w:rPr>
          <w:rFonts w:eastAsia="Times New Roman" w:cstheme="minorHAnsi"/>
          <w:sz w:val="20"/>
          <w:szCs w:val="20"/>
        </w:rPr>
      </w:pPr>
    </w:p>
    <w:p w14:paraId="3C6E0205" w14:textId="06BE3A7D" w:rsidR="008D6004" w:rsidRPr="00FE3E1F" w:rsidRDefault="008D6004" w:rsidP="008D6004">
      <w:pPr>
        <w:rPr>
          <w:rFonts w:eastAsia="Times New Roman" w:cstheme="minorHAnsi"/>
          <w:sz w:val="24"/>
          <w:szCs w:val="24"/>
        </w:rPr>
      </w:pPr>
      <w:r w:rsidRPr="00FE3E1F">
        <w:rPr>
          <w:rFonts w:eastAsia="Times New Roman" w:cstheme="minorHAnsi"/>
          <w:sz w:val="24"/>
          <w:szCs w:val="24"/>
        </w:rPr>
        <w:t xml:space="preserve">In figure </w:t>
      </w:r>
      <w:r w:rsidR="00AF51A5" w:rsidRPr="00FE3E1F">
        <w:rPr>
          <w:rFonts w:eastAsia="Times New Roman" w:cstheme="minorHAnsi"/>
          <w:sz w:val="24"/>
          <w:szCs w:val="24"/>
        </w:rPr>
        <w:t>6</w:t>
      </w:r>
      <w:r w:rsidRPr="00FE3E1F">
        <w:rPr>
          <w:rFonts w:eastAsia="Times New Roman" w:cstheme="minorHAnsi"/>
          <w:sz w:val="24"/>
          <w:szCs w:val="24"/>
        </w:rPr>
        <w:t xml:space="preserve">, the concentration distribution is presented at logarithmic scale along y-axis to show the order of magnitude of concentrations, while the horizontal axis is </w:t>
      </w:r>
      <w:proofErr w:type="gramStart"/>
      <w:r w:rsidRPr="00FE3E1F">
        <w:rPr>
          <w:rFonts w:eastAsia="Times New Roman" w:cstheme="minorHAnsi"/>
          <w:sz w:val="24"/>
          <w:szCs w:val="24"/>
        </w:rPr>
        <w:t>similar to</w:t>
      </w:r>
      <w:proofErr w:type="gramEnd"/>
      <w:r w:rsidRPr="00FE3E1F">
        <w:rPr>
          <w:rFonts w:eastAsia="Times New Roman" w:cstheme="minorHAnsi"/>
          <w:sz w:val="24"/>
          <w:szCs w:val="24"/>
        </w:rPr>
        <w:t xml:space="preserve"> that in figure </w:t>
      </w:r>
      <w:r w:rsidR="00AF51A5" w:rsidRPr="00FE3E1F">
        <w:rPr>
          <w:rFonts w:eastAsia="Times New Roman" w:cstheme="minorHAnsi"/>
          <w:sz w:val="24"/>
          <w:szCs w:val="24"/>
        </w:rPr>
        <w:t>5</w:t>
      </w:r>
      <w:r w:rsidRPr="00FE3E1F">
        <w:rPr>
          <w:rFonts w:eastAsia="Times New Roman" w:cstheme="minorHAnsi"/>
          <w:sz w:val="24"/>
          <w:szCs w:val="24"/>
        </w:rPr>
        <w:t>. The vertical dashed lines indicate the distance</w:t>
      </w:r>
      <w:r w:rsidR="00315FC2">
        <w:rPr>
          <w:rFonts w:eastAsia="Times New Roman" w:cstheme="minorHAnsi"/>
          <w:sz w:val="24"/>
          <w:szCs w:val="24"/>
        </w:rPr>
        <w:t xml:space="preserve"> to the plume center</w:t>
      </w:r>
      <w:r w:rsidR="00315FC2" w:rsidRPr="00FE3E1F">
        <w:rPr>
          <w:rFonts w:eastAsia="Times New Roman" w:cstheme="minorHAnsi"/>
          <w:sz w:val="24"/>
          <w:szCs w:val="24"/>
        </w:rPr>
        <w:t xml:space="preserve"> of a cell</w:t>
      </w:r>
      <w:r w:rsidRPr="00FE3E1F">
        <w:rPr>
          <w:rFonts w:eastAsia="Times New Roman" w:cstheme="minorHAnsi"/>
          <w:sz w:val="24"/>
          <w:szCs w:val="24"/>
        </w:rPr>
        <w:t xml:space="preserve"> for which multiple timesteps have been needed </w:t>
      </w:r>
      <w:r w:rsidR="0099078A">
        <w:rPr>
          <w:rFonts w:eastAsia="Times New Roman" w:cstheme="minorHAnsi"/>
          <w:sz w:val="24"/>
          <w:szCs w:val="24"/>
        </w:rPr>
        <w:t>for a</w:t>
      </w:r>
      <w:r w:rsidRPr="00FE3E1F">
        <w:rPr>
          <w:rFonts w:eastAsia="Times New Roman" w:cstheme="minorHAnsi"/>
          <w:sz w:val="24"/>
          <w:szCs w:val="24"/>
        </w:rPr>
        <w:t xml:space="preserve"> complete coverage by the plume drift.</w:t>
      </w:r>
    </w:p>
    <w:p w14:paraId="49BEEBEF" w14:textId="77777777" w:rsidR="008D6004" w:rsidRPr="00FE3E1F" w:rsidRDefault="008D6004" w:rsidP="00DA7B86">
      <w:pPr>
        <w:rPr>
          <w:rFonts w:eastAsia="Times New Roman" w:cstheme="minorHAnsi"/>
          <w:sz w:val="24"/>
          <w:szCs w:val="24"/>
        </w:rPr>
      </w:pPr>
    </w:p>
    <w:p w14:paraId="123A5099" w14:textId="7B30A801" w:rsidR="00C728C4" w:rsidRPr="00FE3E1F" w:rsidRDefault="00C728C4" w:rsidP="00DA7B86">
      <w:pPr>
        <w:rPr>
          <w:rFonts w:eastAsia="Times New Roman" w:cstheme="minorHAnsi"/>
          <w:sz w:val="24"/>
          <w:szCs w:val="24"/>
        </w:rPr>
      </w:pPr>
      <w:r w:rsidRPr="00FE3E1F">
        <w:rPr>
          <w:rFonts w:eastAsia="Times New Roman" w:cstheme="minorHAnsi"/>
          <w:sz w:val="24"/>
          <w:szCs w:val="24"/>
        </w:rPr>
        <w:t xml:space="preserve"> </w:t>
      </w:r>
      <w:r w:rsidR="00F9393E" w:rsidRPr="00FE3E1F">
        <w:rPr>
          <w:noProof/>
        </w:rPr>
        <w:drawing>
          <wp:inline distT="0" distB="0" distL="0" distR="0" wp14:anchorId="7A9B9330" wp14:editId="42A215CC">
            <wp:extent cx="2598709" cy="1616348"/>
            <wp:effectExtent l="0" t="0" r="0" b="0"/>
            <wp:docPr id="156773778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277" cy="1633495"/>
                    </a:xfrm>
                    <a:prstGeom prst="rect">
                      <a:avLst/>
                    </a:prstGeom>
                    <a:noFill/>
                    <a:ln>
                      <a:noFill/>
                    </a:ln>
                  </pic:spPr>
                </pic:pic>
              </a:graphicData>
            </a:graphic>
          </wp:inline>
        </w:drawing>
      </w:r>
      <w:r w:rsidRPr="00FE3E1F">
        <w:rPr>
          <w:rFonts w:eastAsia="Times New Roman" w:cstheme="minorHAnsi"/>
          <w:sz w:val="24"/>
          <w:szCs w:val="24"/>
        </w:rPr>
        <w:t xml:space="preserve"> </w:t>
      </w:r>
      <w:r w:rsidR="00991B1A" w:rsidRPr="00FE3E1F">
        <w:rPr>
          <w:rFonts w:eastAsia="Times New Roman" w:cstheme="minorHAnsi"/>
          <w:sz w:val="24"/>
          <w:szCs w:val="24"/>
        </w:rPr>
        <w:t xml:space="preserve">  </w:t>
      </w:r>
      <w:r w:rsidR="00C223FD" w:rsidRPr="00FE3E1F">
        <w:t xml:space="preserve">  </w:t>
      </w:r>
      <w:r w:rsidR="00C223FD" w:rsidRPr="00FE3E1F">
        <w:rPr>
          <w:noProof/>
        </w:rPr>
        <w:drawing>
          <wp:inline distT="0" distB="0" distL="0" distR="0" wp14:anchorId="6100D7B5" wp14:editId="2938E72E">
            <wp:extent cx="2623457" cy="1633484"/>
            <wp:effectExtent l="0" t="0" r="5715" b="0"/>
            <wp:docPr id="198490930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5153" cy="1646993"/>
                    </a:xfrm>
                    <a:prstGeom prst="rect">
                      <a:avLst/>
                    </a:prstGeom>
                    <a:noFill/>
                    <a:ln>
                      <a:noFill/>
                    </a:ln>
                  </pic:spPr>
                </pic:pic>
              </a:graphicData>
            </a:graphic>
          </wp:inline>
        </w:drawing>
      </w:r>
    </w:p>
    <w:p w14:paraId="0767942E" w14:textId="591358CC" w:rsidR="00376CDC" w:rsidRDefault="00C728C4" w:rsidP="00737EC9">
      <w:pPr>
        <w:rPr>
          <w:rFonts w:eastAsia="Times New Roman" w:cstheme="minorHAnsi"/>
          <w:sz w:val="20"/>
          <w:szCs w:val="20"/>
        </w:rPr>
      </w:pPr>
      <w:r w:rsidRPr="00FE3E1F">
        <w:rPr>
          <w:rFonts w:eastAsia="Times New Roman" w:cstheme="minorHAnsi"/>
          <w:b/>
          <w:bCs/>
          <w:sz w:val="24"/>
          <w:szCs w:val="24"/>
        </w:rPr>
        <w:t xml:space="preserve">Figure </w:t>
      </w:r>
      <w:r w:rsidR="00AF51A5" w:rsidRPr="00FE3E1F">
        <w:rPr>
          <w:rFonts w:eastAsia="Times New Roman" w:cstheme="minorHAnsi"/>
          <w:b/>
          <w:bCs/>
          <w:sz w:val="24"/>
          <w:szCs w:val="24"/>
        </w:rPr>
        <w:t>6</w:t>
      </w:r>
      <w:r w:rsidRPr="00FE3E1F">
        <w:rPr>
          <w:rFonts w:eastAsia="Times New Roman" w:cstheme="minorHAnsi"/>
          <w:sz w:val="24"/>
          <w:szCs w:val="24"/>
        </w:rPr>
        <w:t xml:space="preserve">. </w:t>
      </w:r>
      <w:r w:rsidR="00D0295D">
        <w:rPr>
          <w:rFonts w:eastAsia="Times New Roman" w:cstheme="minorHAnsi"/>
          <w:sz w:val="20"/>
          <w:szCs w:val="20"/>
        </w:rPr>
        <w:t xml:space="preserve">Concentration [%] change at log scale (y) over time </w:t>
      </w:r>
      <w:r w:rsidR="00D0295D" w:rsidRPr="00FE3E1F">
        <w:rPr>
          <w:rFonts w:eastAsia="Times New Roman" w:cstheme="minorHAnsi"/>
          <w:sz w:val="20"/>
          <w:szCs w:val="20"/>
        </w:rPr>
        <w:t>[days]</w:t>
      </w:r>
      <w:r w:rsidR="00D0295D">
        <w:rPr>
          <w:rFonts w:eastAsia="Times New Roman" w:cstheme="minorHAnsi"/>
          <w:sz w:val="20"/>
          <w:szCs w:val="20"/>
        </w:rPr>
        <w:t>,</w:t>
      </w:r>
      <w:r w:rsidR="00D0295D" w:rsidRPr="00FE3E1F">
        <w:rPr>
          <w:rFonts w:eastAsia="Times New Roman" w:cstheme="minorHAnsi"/>
          <w:sz w:val="20"/>
          <w:szCs w:val="20"/>
        </w:rPr>
        <w:t xml:space="preserve"> colored per </w:t>
      </w:r>
      <w:r w:rsidR="00D0295D">
        <w:rPr>
          <w:rFonts w:eastAsia="Times New Roman" w:cstheme="minorHAnsi"/>
          <w:sz w:val="20"/>
          <w:szCs w:val="20"/>
        </w:rPr>
        <w:t xml:space="preserve">time step [25 days], and spread [m] in longitudinal direction (x) while moving with plume center at x=0 </w:t>
      </w:r>
      <w:r w:rsidR="00D0295D" w:rsidRPr="00FE3E1F">
        <w:rPr>
          <w:rFonts w:eastAsia="Times New Roman" w:cstheme="minorHAnsi"/>
          <w:sz w:val="20"/>
          <w:szCs w:val="20"/>
        </w:rPr>
        <w:t xml:space="preserve"> for </w:t>
      </w:r>
      <w:r w:rsidR="00D0295D">
        <w:rPr>
          <w:rFonts w:eastAsia="Times New Roman" w:cstheme="minorHAnsi"/>
          <w:sz w:val="20"/>
          <w:szCs w:val="20"/>
        </w:rPr>
        <w:t xml:space="preserve">sites at </w:t>
      </w:r>
      <w:r w:rsidR="00D0295D" w:rsidRPr="00FE3E1F">
        <w:rPr>
          <w:rFonts w:eastAsia="Times New Roman" w:cstheme="minorHAnsi"/>
          <w:sz w:val="20"/>
          <w:szCs w:val="20"/>
        </w:rPr>
        <w:t>Cape Cod (left) and MADE (right).</w:t>
      </w:r>
      <w:r w:rsidR="00705E30" w:rsidRPr="00FE3E1F">
        <w:rPr>
          <w:rFonts w:eastAsia="Times New Roman" w:cstheme="minorHAnsi"/>
          <w:sz w:val="20"/>
          <w:szCs w:val="20"/>
        </w:rPr>
        <w:t xml:space="preserve"> Dashed lines </w:t>
      </w:r>
      <w:r w:rsidR="00C608C4">
        <w:rPr>
          <w:rFonts w:eastAsia="Times New Roman" w:cstheme="minorHAnsi"/>
          <w:sz w:val="20"/>
          <w:szCs w:val="20"/>
        </w:rPr>
        <w:t>explained in</w:t>
      </w:r>
      <w:r w:rsidR="00D0295D">
        <w:rPr>
          <w:rFonts w:eastAsia="Times New Roman" w:cstheme="minorHAnsi"/>
          <w:sz w:val="20"/>
          <w:szCs w:val="20"/>
        </w:rPr>
        <w:t xml:space="preserve"> text.</w:t>
      </w:r>
    </w:p>
    <w:p w14:paraId="6442C3AA" w14:textId="77777777" w:rsidR="00D0295D" w:rsidRPr="00FE3E1F" w:rsidRDefault="00D0295D" w:rsidP="00737EC9">
      <w:pPr>
        <w:rPr>
          <w:rFonts w:eastAsia="Times New Roman" w:cstheme="minorHAnsi"/>
          <w:sz w:val="24"/>
          <w:szCs w:val="24"/>
        </w:rPr>
      </w:pPr>
    </w:p>
    <w:p w14:paraId="6CD8FA5E" w14:textId="14AAE4CF" w:rsidR="00276198" w:rsidRPr="00FE3E1F" w:rsidRDefault="006F30F5" w:rsidP="00426C42">
      <w:pPr>
        <w:rPr>
          <w:rFonts w:eastAsia="Times New Roman" w:cstheme="minorHAnsi"/>
          <w:sz w:val="24"/>
          <w:szCs w:val="24"/>
        </w:rPr>
      </w:pPr>
      <w:r w:rsidRPr="00FE3E1F">
        <w:rPr>
          <w:rFonts w:eastAsia="Times New Roman" w:cstheme="minorHAnsi"/>
          <w:sz w:val="24"/>
          <w:szCs w:val="24"/>
        </w:rPr>
        <w:t xml:space="preserve">At low concentration, figure </w:t>
      </w:r>
      <w:r w:rsidR="00AD30C1" w:rsidRPr="00FE3E1F">
        <w:rPr>
          <w:rFonts w:eastAsia="Times New Roman" w:cstheme="minorHAnsi"/>
          <w:sz w:val="24"/>
          <w:szCs w:val="24"/>
        </w:rPr>
        <w:t>6</w:t>
      </w:r>
      <w:r w:rsidRPr="00FE3E1F">
        <w:rPr>
          <w:rFonts w:eastAsia="Times New Roman" w:cstheme="minorHAnsi"/>
          <w:sz w:val="24"/>
          <w:szCs w:val="24"/>
        </w:rPr>
        <w:t xml:space="preserve"> shows the difference in the asymmetric development of the plume.</w:t>
      </w:r>
      <w:r w:rsidR="00C23C78">
        <w:rPr>
          <w:rFonts w:eastAsia="Times New Roman" w:cstheme="minorHAnsi"/>
          <w:sz w:val="24"/>
          <w:szCs w:val="24"/>
        </w:rPr>
        <w:t xml:space="preserve"> </w:t>
      </w:r>
      <w:r w:rsidR="00426C42" w:rsidRPr="00C23C78">
        <w:rPr>
          <w:rFonts w:eastAsia="Times New Roman" w:cstheme="minorHAnsi"/>
          <w:sz w:val="24"/>
          <w:szCs w:val="24"/>
          <w:highlight w:val="yellow"/>
        </w:rPr>
        <w:t>The fast drop of the maximum concentration at MADE is indicated in Figure 8 of A&amp;G 1992. The nearly symmetrical growth of the plume at Cape Cod is reflected in figure 2 Hess 2002.</w:t>
      </w:r>
    </w:p>
    <w:p w14:paraId="18B1682A" w14:textId="7F7C3D27" w:rsidR="00426C42" w:rsidRPr="00FE3E1F" w:rsidRDefault="00426C42">
      <w:pPr>
        <w:rPr>
          <w:rFonts w:eastAsia="Times New Roman" w:cstheme="minorHAnsi"/>
          <w:b/>
          <w:bCs/>
          <w:sz w:val="24"/>
          <w:szCs w:val="24"/>
        </w:rPr>
      </w:pPr>
    </w:p>
    <w:p w14:paraId="01AAB3D8" w14:textId="04A849D0" w:rsidR="00C728C4" w:rsidRPr="00FE3E1F" w:rsidRDefault="005810F9" w:rsidP="00BC4746">
      <w:pPr>
        <w:rPr>
          <w:rFonts w:eastAsia="Times New Roman" w:cstheme="minorHAnsi"/>
          <w:sz w:val="24"/>
          <w:szCs w:val="24"/>
        </w:rPr>
      </w:pPr>
      <w:r w:rsidRPr="00FE3E1F">
        <w:rPr>
          <w:rFonts w:eastAsia="Times New Roman" w:cstheme="minorHAnsi"/>
          <w:b/>
          <w:bCs/>
          <w:sz w:val="24"/>
          <w:szCs w:val="24"/>
        </w:rPr>
        <w:t>Conclu</w:t>
      </w:r>
      <w:r w:rsidR="00C728C4" w:rsidRPr="00FE3E1F">
        <w:rPr>
          <w:rFonts w:eastAsia="Times New Roman" w:cstheme="minorHAnsi"/>
          <w:b/>
          <w:bCs/>
          <w:sz w:val="24"/>
          <w:szCs w:val="24"/>
        </w:rPr>
        <w:t>sion</w:t>
      </w:r>
      <w:r w:rsidRPr="00FE3E1F">
        <w:rPr>
          <w:rFonts w:eastAsia="Times New Roman" w:cstheme="minorHAnsi"/>
          <w:b/>
          <w:bCs/>
          <w:sz w:val="24"/>
          <w:szCs w:val="24"/>
        </w:rPr>
        <w:t>s</w:t>
      </w:r>
      <w:r w:rsidR="00C728C4" w:rsidRPr="00FE3E1F">
        <w:rPr>
          <w:rFonts w:eastAsia="Times New Roman" w:cstheme="minorHAnsi"/>
          <w:sz w:val="24"/>
          <w:szCs w:val="24"/>
        </w:rPr>
        <w:t xml:space="preserve">: </w:t>
      </w:r>
    </w:p>
    <w:p w14:paraId="58383D43" w14:textId="77777777" w:rsidR="00A03507" w:rsidRPr="00FE3E1F" w:rsidRDefault="00A03507" w:rsidP="003B0F87">
      <w:pPr>
        <w:rPr>
          <w:rFonts w:eastAsia="Times New Roman" w:cstheme="minorHAnsi"/>
          <w:sz w:val="24"/>
          <w:szCs w:val="24"/>
        </w:rPr>
      </w:pPr>
    </w:p>
    <w:p w14:paraId="31DDBF3B" w14:textId="09FED0CD" w:rsidR="0049522F" w:rsidRPr="00FE3E1F" w:rsidRDefault="0049522F" w:rsidP="0049522F">
      <w:pPr>
        <w:rPr>
          <w:rFonts w:eastAsia="Times New Roman" w:cstheme="minorHAnsi"/>
          <w:sz w:val="24"/>
          <w:szCs w:val="24"/>
        </w:rPr>
      </w:pPr>
      <w:r w:rsidRPr="00FE3E1F">
        <w:rPr>
          <w:rFonts w:eastAsia="Times New Roman" w:cstheme="minorHAnsi"/>
          <w:sz w:val="24"/>
          <w:szCs w:val="24"/>
        </w:rPr>
        <w:t xml:space="preserve">The method of </w:t>
      </w:r>
      <w:r w:rsidR="006A28BB" w:rsidRPr="00FE3E1F">
        <w:rPr>
          <w:rFonts w:eastAsia="Times New Roman" w:cstheme="minorHAnsi"/>
          <w:sz w:val="24"/>
          <w:szCs w:val="24"/>
        </w:rPr>
        <w:t>advective transport phenomena (</w:t>
      </w:r>
      <w:r w:rsidRPr="00FE3E1F">
        <w:rPr>
          <w:rFonts w:eastAsia="Times New Roman" w:cstheme="minorHAnsi"/>
          <w:sz w:val="24"/>
          <w:szCs w:val="24"/>
        </w:rPr>
        <w:t>ATP</w:t>
      </w:r>
      <w:r w:rsidR="006A28BB" w:rsidRPr="00FE3E1F">
        <w:rPr>
          <w:rFonts w:eastAsia="Times New Roman" w:cstheme="minorHAnsi"/>
          <w:sz w:val="24"/>
          <w:szCs w:val="24"/>
        </w:rPr>
        <w:t>)</w:t>
      </w:r>
      <w:r w:rsidRPr="00FE3E1F">
        <w:rPr>
          <w:rFonts w:eastAsia="Times New Roman" w:cstheme="minorHAnsi"/>
          <w:sz w:val="24"/>
          <w:szCs w:val="24"/>
        </w:rPr>
        <w:t xml:space="preserve"> </w:t>
      </w:r>
      <w:r w:rsidR="00B128D0" w:rsidRPr="00FE3E1F">
        <w:rPr>
          <w:rFonts w:eastAsia="Times New Roman" w:cstheme="minorHAnsi"/>
          <w:sz w:val="24"/>
          <w:szCs w:val="24"/>
        </w:rPr>
        <w:t>provides explicit and simple</w:t>
      </w:r>
      <w:r w:rsidRPr="00FE3E1F">
        <w:rPr>
          <w:rFonts w:eastAsia="Times New Roman" w:cstheme="minorHAnsi"/>
          <w:sz w:val="24"/>
          <w:szCs w:val="24"/>
        </w:rPr>
        <w:t xml:space="preserve"> equations for</w:t>
      </w:r>
      <w:r w:rsidR="00B128D0" w:rsidRPr="00FE3E1F">
        <w:rPr>
          <w:rFonts w:eastAsia="Times New Roman" w:cstheme="minorHAnsi"/>
          <w:sz w:val="24"/>
          <w:szCs w:val="24"/>
        </w:rPr>
        <w:t xml:space="preserve"> the growth with traveled distance of</w:t>
      </w:r>
      <w:r w:rsidR="00BD13D3">
        <w:rPr>
          <w:rFonts w:eastAsia="Times New Roman" w:cstheme="minorHAnsi"/>
          <w:sz w:val="24"/>
          <w:szCs w:val="24"/>
        </w:rPr>
        <w:t xml:space="preserve"> </w:t>
      </w:r>
      <w:r w:rsidRPr="00FE3E1F">
        <w:rPr>
          <w:rFonts w:eastAsia="Times New Roman" w:cstheme="minorHAnsi"/>
          <w:sz w:val="24"/>
          <w:szCs w:val="24"/>
        </w:rPr>
        <w:t>the length</w:t>
      </w:r>
      <w:r w:rsidR="00BD13D3">
        <w:rPr>
          <w:rFonts w:eastAsia="Times New Roman" w:cstheme="minorHAnsi"/>
          <w:sz w:val="24"/>
          <w:szCs w:val="24"/>
        </w:rPr>
        <w:t>, the so-</w:t>
      </w:r>
      <w:proofErr w:type="spellStart"/>
      <w:r w:rsidR="00BD13D3">
        <w:rPr>
          <w:rFonts w:eastAsia="Times New Roman" w:cstheme="minorHAnsi"/>
          <w:sz w:val="24"/>
          <w:szCs w:val="24"/>
        </w:rPr>
        <w:t>alled</w:t>
      </w:r>
      <w:proofErr w:type="spellEnd"/>
      <w:r w:rsidR="00BD13D3">
        <w:rPr>
          <w:rFonts w:eastAsia="Times New Roman" w:cstheme="minorHAnsi"/>
          <w:sz w:val="24"/>
          <w:szCs w:val="24"/>
        </w:rPr>
        <w:t xml:space="preserve"> spread,</w:t>
      </w:r>
      <w:r w:rsidRPr="00FE3E1F">
        <w:rPr>
          <w:rFonts w:eastAsia="Times New Roman" w:cstheme="minorHAnsi"/>
          <w:sz w:val="24"/>
          <w:szCs w:val="24"/>
        </w:rPr>
        <w:t xml:space="preserve"> and thickness</w:t>
      </w:r>
      <w:r w:rsidR="00BD13D3">
        <w:rPr>
          <w:rFonts w:eastAsia="Times New Roman" w:cstheme="minorHAnsi"/>
          <w:sz w:val="24"/>
          <w:szCs w:val="24"/>
        </w:rPr>
        <w:t>, the so-called wake,</w:t>
      </w:r>
      <w:r w:rsidRPr="00FE3E1F">
        <w:rPr>
          <w:rFonts w:eastAsia="Times New Roman" w:cstheme="minorHAnsi"/>
          <w:sz w:val="24"/>
          <w:szCs w:val="24"/>
        </w:rPr>
        <w:t xml:space="preserve"> of </w:t>
      </w:r>
      <w:r w:rsidR="00B128D0" w:rsidRPr="00FE3E1F">
        <w:rPr>
          <w:rFonts w:eastAsia="Times New Roman" w:cstheme="minorHAnsi"/>
          <w:sz w:val="24"/>
          <w:szCs w:val="24"/>
        </w:rPr>
        <w:t>a</w:t>
      </w:r>
      <w:r w:rsidRPr="00FE3E1F">
        <w:rPr>
          <w:rFonts w:eastAsia="Times New Roman" w:cstheme="minorHAnsi"/>
          <w:sz w:val="24"/>
          <w:szCs w:val="24"/>
        </w:rPr>
        <w:t xml:space="preserve"> plume or cloud of water particles </w:t>
      </w:r>
      <w:r w:rsidR="00B128D0" w:rsidRPr="00FE3E1F">
        <w:rPr>
          <w:rFonts w:eastAsia="Times New Roman" w:cstheme="minorHAnsi"/>
          <w:sz w:val="24"/>
          <w:szCs w:val="24"/>
        </w:rPr>
        <w:t xml:space="preserve">in groundwater. The plume dimensions </w:t>
      </w:r>
      <w:r w:rsidR="009B2C0A" w:rsidRPr="00FE3E1F">
        <w:rPr>
          <w:rFonts w:eastAsia="Times New Roman" w:cstheme="minorHAnsi"/>
          <w:sz w:val="24"/>
          <w:szCs w:val="24"/>
        </w:rPr>
        <w:t>are different for the</w:t>
      </w:r>
      <w:r w:rsidRPr="00FE3E1F">
        <w:rPr>
          <w:rFonts w:eastAsia="Times New Roman" w:cstheme="minorHAnsi"/>
          <w:sz w:val="24"/>
          <w:szCs w:val="24"/>
        </w:rPr>
        <w:t xml:space="preserve"> front and </w:t>
      </w:r>
      <w:r w:rsidR="009B2C0A" w:rsidRPr="00FE3E1F">
        <w:rPr>
          <w:rFonts w:eastAsia="Times New Roman" w:cstheme="minorHAnsi"/>
          <w:sz w:val="24"/>
          <w:szCs w:val="24"/>
        </w:rPr>
        <w:t xml:space="preserve">the </w:t>
      </w:r>
      <w:r w:rsidRPr="00FE3E1F">
        <w:rPr>
          <w:rFonts w:eastAsia="Times New Roman" w:cstheme="minorHAnsi"/>
          <w:sz w:val="24"/>
          <w:szCs w:val="24"/>
        </w:rPr>
        <w:t xml:space="preserve">tail </w:t>
      </w:r>
      <w:r w:rsidR="009B2C0A" w:rsidRPr="00FE3E1F">
        <w:rPr>
          <w:rFonts w:eastAsia="Times New Roman" w:cstheme="minorHAnsi"/>
          <w:sz w:val="24"/>
          <w:szCs w:val="24"/>
        </w:rPr>
        <w:t>of a plume</w:t>
      </w:r>
      <w:r w:rsidR="00B128D0" w:rsidRPr="00FE3E1F">
        <w:rPr>
          <w:rFonts w:eastAsia="Times New Roman" w:cstheme="minorHAnsi"/>
          <w:sz w:val="24"/>
          <w:szCs w:val="24"/>
        </w:rPr>
        <w:t>.</w:t>
      </w:r>
      <w:r w:rsidRPr="00FE3E1F">
        <w:rPr>
          <w:rFonts w:eastAsia="Times New Roman" w:cstheme="minorHAnsi"/>
          <w:sz w:val="24"/>
          <w:szCs w:val="24"/>
        </w:rPr>
        <w:t xml:space="preserve"> </w:t>
      </w:r>
    </w:p>
    <w:p w14:paraId="428565FB" w14:textId="55E6D909" w:rsidR="0049522F" w:rsidRPr="00FE3E1F" w:rsidRDefault="0049522F" w:rsidP="003C197C">
      <w:pPr>
        <w:rPr>
          <w:rFonts w:eastAsia="Times New Roman" w:cstheme="minorHAnsi"/>
          <w:sz w:val="24"/>
          <w:szCs w:val="24"/>
        </w:rPr>
      </w:pPr>
    </w:p>
    <w:p w14:paraId="12A61E6F" w14:textId="3A04CDDA" w:rsidR="0049522F" w:rsidRPr="00FE3E1F" w:rsidRDefault="0049522F" w:rsidP="009B2C0A">
      <w:pPr>
        <w:rPr>
          <w:rFonts w:eastAsia="Times New Roman" w:cstheme="minorHAnsi"/>
          <w:sz w:val="24"/>
          <w:szCs w:val="24"/>
        </w:rPr>
      </w:pPr>
      <w:r w:rsidRPr="00FE3E1F">
        <w:rPr>
          <w:rFonts w:eastAsia="Times New Roman" w:cstheme="minorHAnsi"/>
          <w:sz w:val="24"/>
          <w:szCs w:val="24"/>
        </w:rPr>
        <w:t xml:space="preserve">Continuity of flow means that water particles spread equally around the average travel distance. </w:t>
      </w:r>
      <w:r w:rsidR="00B128D0" w:rsidRPr="00FE3E1F">
        <w:rPr>
          <w:rFonts w:eastAsia="Times New Roman" w:cstheme="minorHAnsi"/>
          <w:sz w:val="24"/>
          <w:szCs w:val="24"/>
        </w:rPr>
        <w:t>This means that mechanical dispersion consists of water particles traveling faster and slower than the aquifer average velocity.</w:t>
      </w:r>
    </w:p>
    <w:p w14:paraId="048DB2B8" w14:textId="77777777" w:rsidR="009B2C0A" w:rsidRPr="00FE3E1F" w:rsidRDefault="009B2C0A" w:rsidP="009B2C0A">
      <w:pPr>
        <w:rPr>
          <w:rFonts w:eastAsia="Times New Roman" w:cstheme="minorHAnsi"/>
          <w:sz w:val="24"/>
          <w:szCs w:val="24"/>
        </w:rPr>
      </w:pPr>
    </w:p>
    <w:p w14:paraId="33857D1B" w14:textId="77777777" w:rsidR="00376C5D" w:rsidRDefault="0049522F" w:rsidP="009B2C0A">
      <w:pPr>
        <w:rPr>
          <w:rFonts w:eastAsia="Times New Roman" w:cstheme="minorHAnsi"/>
          <w:sz w:val="24"/>
          <w:szCs w:val="24"/>
        </w:rPr>
      </w:pPr>
      <w:r w:rsidRPr="00FE3E1F">
        <w:rPr>
          <w:rFonts w:eastAsia="Times New Roman" w:cstheme="minorHAnsi"/>
          <w:sz w:val="24"/>
          <w:szCs w:val="24"/>
        </w:rPr>
        <w:t xml:space="preserve">The method of ATP </w:t>
      </w:r>
      <w:r w:rsidR="00FD1FCC" w:rsidRPr="00FE3E1F">
        <w:rPr>
          <w:rFonts w:eastAsia="Times New Roman" w:cstheme="minorHAnsi"/>
          <w:sz w:val="24"/>
          <w:szCs w:val="24"/>
        </w:rPr>
        <w:t>describes mechanical dispersion by</w:t>
      </w:r>
      <w:r w:rsidRPr="00FE3E1F">
        <w:rPr>
          <w:rFonts w:eastAsia="Times New Roman" w:cstheme="minorHAnsi"/>
          <w:sz w:val="24"/>
          <w:szCs w:val="24"/>
        </w:rPr>
        <w:t xml:space="preserve"> a new parameter</w:t>
      </w:r>
      <w:r w:rsidR="00EC3FF7" w:rsidRPr="00FE3E1F">
        <w:rPr>
          <w:rFonts w:eastAsia="Times New Roman" w:cstheme="minorHAnsi"/>
          <w:sz w:val="24"/>
          <w:szCs w:val="24"/>
        </w:rPr>
        <w:t xml:space="preserve">, the so-called </w:t>
      </w:r>
      <w:r w:rsidR="00E838E0">
        <w:rPr>
          <w:rFonts w:eastAsia="Times New Roman" w:cstheme="minorHAnsi"/>
          <w:sz w:val="24"/>
          <w:szCs w:val="24"/>
        </w:rPr>
        <w:t>dispersive</w:t>
      </w:r>
      <w:r w:rsidR="00EC3FF7" w:rsidRPr="00FE3E1F">
        <w:rPr>
          <w:rFonts w:eastAsia="Times New Roman" w:cstheme="minorHAnsi"/>
          <w:sz w:val="24"/>
          <w:szCs w:val="24"/>
        </w:rPr>
        <w:t xml:space="preserve"> volume shift</w:t>
      </w:r>
      <w:r w:rsidR="007D1A42">
        <w:rPr>
          <w:rFonts w:eastAsia="Times New Roman" w:cstheme="minorHAns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0021558F">
        <w:rPr>
          <w:rFonts w:eastAsia="Times New Roman" w:cstheme="minorHAnsi"/>
          <w:sz w:val="24"/>
          <w:szCs w:val="24"/>
        </w:rPr>
        <w:t xml:space="preserve">, </w:t>
      </w:r>
      <w:r w:rsidR="00EC3FF7" w:rsidRPr="00FE3E1F">
        <w:rPr>
          <w:rFonts w:eastAsia="Times New Roman" w:cstheme="minorHAnsi"/>
          <w:sz w:val="24"/>
          <w:szCs w:val="24"/>
        </w:rPr>
        <w:t xml:space="preserve">that </w:t>
      </w:r>
      <w:r w:rsidR="00E838E0">
        <w:rPr>
          <w:rFonts w:eastAsia="Times New Roman" w:cstheme="minorHAnsi"/>
          <w:sz w:val="24"/>
          <w:szCs w:val="24"/>
        </w:rPr>
        <w:t>describe</w:t>
      </w:r>
      <w:r w:rsidR="007D1A42">
        <w:rPr>
          <w:rFonts w:eastAsia="Times New Roman" w:cstheme="minorHAnsi"/>
          <w:sz w:val="24"/>
          <w:szCs w:val="24"/>
        </w:rPr>
        <w:t>s</w:t>
      </w:r>
      <w:r w:rsidR="00E838E0">
        <w:rPr>
          <w:rFonts w:eastAsia="Times New Roman" w:cstheme="minorHAnsi"/>
          <w:sz w:val="24"/>
          <w:szCs w:val="24"/>
        </w:rPr>
        <w:t xml:space="preserve"> </w:t>
      </w:r>
      <w:r w:rsidR="00322628">
        <w:rPr>
          <w:rFonts w:eastAsia="Times New Roman" w:cstheme="minorHAnsi"/>
          <w:sz w:val="24"/>
          <w:szCs w:val="24"/>
        </w:rPr>
        <w:t xml:space="preserve">the impact of </w:t>
      </w:r>
      <w:r w:rsidR="00E838E0">
        <w:rPr>
          <w:rFonts w:eastAsia="Times New Roman" w:cstheme="minorHAnsi"/>
          <w:sz w:val="24"/>
          <w:szCs w:val="24"/>
        </w:rPr>
        <w:t>the shift of water particles at sub-model scale</w:t>
      </w:r>
      <w:r w:rsidR="0021558F">
        <w:rPr>
          <w:rFonts w:eastAsia="Times New Roman" w:cstheme="minorHAnsi"/>
          <w:sz w:val="24"/>
          <w:szCs w:val="24"/>
        </w:rPr>
        <w:t xml:space="preserve"> </w:t>
      </w:r>
      <w:r w:rsidR="007D1A42">
        <w:rPr>
          <w:rFonts w:eastAsia="Times New Roman" w:cstheme="minorHAnsi"/>
          <w:sz w:val="24"/>
          <w:szCs w:val="24"/>
        </w:rPr>
        <w:t>over a time step</w:t>
      </w:r>
      <w:r w:rsidR="00322628">
        <w:rPr>
          <w:rFonts w:eastAsia="Times New Roman" w:cstheme="minorHAnsi"/>
          <w:sz w:val="24"/>
          <w:szCs w:val="24"/>
        </w:rPr>
        <w:t xml:space="preserve"> </w:t>
      </w:r>
      <w:r w:rsidR="00322628" w:rsidRPr="00322628">
        <w:rPr>
          <w:rFonts w:eastAsia="Times New Roman" w:cstheme="minorHAnsi"/>
          <w:i/>
          <w:iCs/>
          <w:sz w:val="24"/>
          <w:szCs w:val="24"/>
        </w:rPr>
        <w:t>∆T</w:t>
      </w:r>
      <w:r w:rsidR="00322628">
        <w:rPr>
          <w:rFonts w:eastAsia="Times New Roman" w:cstheme="minorHAnsi"/>
          <w:sz w:val="24"/>
          <w:szCs w:val="24"/>
        </w:rPr>
        <w:t xml:space="preserve"> in the front (j=f) or tail (j=t) of a plume as it occurs in addition to advection</w:t>
      </w:r>
      <w:r w:rsidR="00E838E0">
        <w:rPr>
          <w:rFonts w:eastAsia="Times New Roman" w:cstheme="minorHAnsi"/>
          <w:sz w:val="24"/>
          <w:szCs w:val="24"/>
        </w:rPr>
        <w:t xml:space="preserve">. Its value is determined by the stochastic parameters </w:t>
      </w:r>
      <w:r w:rsidR="00EC3FF7" w:rsidRPr="00FE3E1F">
        <w:rPr>
          <w:rFonts w:eastAsia="Times New Roman" w:cstheme="minorHAnsi"/>
          <w:sz w:val="24"/>
          <w:szCs w:val="24"/>
        </w:rPr>
        <w:t>represent</w:t>
      </w:r>
      <w:r w:rsidR="00E838E0">
        <w:rPr>
          <w:rFonts w:eastAsia="Times New Roman" w:cstheme="minorHAnsi"/>
          <w:sz w:val="24"/>
          <w:szCs w:val="24"/>
        </w:rPr>
        <w:t>ing</w:t>
      </w:r>
      <w:r w:rsidR="00EC3FF7" w:rsidRPr="00FE3E1F">
        <w:rPr>
          <w:rFonts w:eastAsia="Times New Roman" w:cstheme="minorHAnsi"/>
          <w:sz w:val="24"/>
          <w:szCs w:val="24"/>
        </w:rPr>
        <w:t xml:space="preserve"> the aquifer heterogeneity and </w:t>
      </w:r>
      <w:r w:rsidR="00E838E0">
        <w:rPr>
          <w:rFonts w:eastAsia="Times New Roman" w:cstheme="minorHAnsi"/>
          <w:sz w:val="24"/>
          <w:szCs w:val="24"/>
        </w:rPr>
        <w:t xml:space="preserve">by </w:t>
      </w:r>
      <w:r w:rsidR="00EC3FF7" w:rsidRPr="00FE3E1F">
        <w:rPr>
          <w:rFonts w:eastAsia="Times New Roman" w:cstheme="minorHAnsi"/>
          <w:sz w:val="24"/>
          <w:szCs w:val="24"/>
        </w:rPr>
        <w:t>the traveled distance</w:t>
      </w:r>
      <w:r w:rsidR="00E838E0">
        <w:rPr>
          <w:rFonts w:eastAsia="Times New Roman" w:cstheme="minorHAnsi"/>
          <w:sz w:val="24"/>
          <w:szCs w:val="24"/>
        </w:rPr>
        <w:t xml:space="preserve"> in the </w:t>
      </w:r>
      <w:r w:rsidR="007D1A42">
        <w:rPr>
          <w:rFonts w:eastAsia="Times New Roman" w:cstheme="minorHAnsi"/>
          <w:sz w:val="24"/>
          <w:szCs w:val="24"/>
        </w:rPr>
        <w:t>time</w:t>
      </w:r>
      <w:r w:rsidR="00E838E0">
        <w:rPr>
          <w:rFonts w:eastAsia="Times New Roman" w:cstheme="minorHAnsi"/>
          <w:sz w:val="24"/>
          <w:szCs w:val="24"/>
        </w:rPr>
        <w:t xml:space="preserve"> step</w:t>
      </w:r>
      <w:r w:rsidR="00FD1FCC" w:rsidRPr="00FE3E1F">
        <w:rPr>
          <w:rFonts w:eastAsia="Times New Roman" w:cstheme="minorHAnsi"/>
          <w:sz w:val="24"/>
          <w:szCs w:val="24"/>
        </w:rPr>
        <w:t>.</w:t>
      </w:r>
      <w:r w:rsidR="00EC3FF7" w:rsidRPr="00FE3E1F">
        <w:rPr>
          <w:rFonts w:eastAsia="Times New Roman" w:cstheme="minorHAnsi"/>
          <w:sz w:val="24"/>
          <w:szCs w:val="24"/>
        </w:rPr>
        <w:t xml:space="preserve"> </w:t>
      </w:r>
      <w:r w:rsidR="00FD1FCC" w:rsidRPr="00FE3E1F">
        <w:rPr>
          <w:rFonts w:eastAsia="Times New Roman" w:cstheme="minorHAnsi"/>
          <w:sz w:val="24"/>
          <w:szCs w:val="24"/>
        </w:rPr>
        <w:t xml:space="preserve">The </w:t>
      </w:r>
      <w:r w:rsidR="00E838E0">
        <w:rPr>
          <w:rFonts w:eastAsia="Times New Roman" w:cstheme="minorHAnsi"/>
          <w:sz w:val="24"/>
          <w:szCs w:val="24"/>
        </w:rPr>
        <w:t>dispersiv</w:t>
      </w:r>
      <w:r w:rsidR="00FD1FCC" w:rsidRPr="00FE3E1F">
        <w:rPr>
          <w:rFonts w:eastAsia="Times New Roman" w:cstheme="minorHAnsi"/>
          <w:sz w:val="24"/>
          <w:szCs w:val="24"/>
        </w:rPr>
        <w:t xml:space="preserve">e volume shift </w:t>
      </w:r>
      <w:r w:rsidR="0021558F">
        <w:rPr>
          <w:rFonts w:eastAsia="Times New Roman" w:cstheme="minorHAnsi"/>
          <w:sz w:val="24"/>
          <w:szCs w:val="24"/>
        </w:rPr>
        <w:t>comes at the position of</w:t>
      </w:r>
      <w:r w:rsidRPr="00FE3E1F">
        <w:rPr>
          <w:rFonts w:eastAsia="Times New Roman" w:cstheme="minorHAnsi"/>
          <w:sz w:val="24"/>
          <w:szCs w:val="24"/>
        </w:rPr>
        <w:t xml:space="preserve"> the dispersivity</w:t>
      </w:r>
      <w:r w:rsidR="00E838E0">
        <w:rPr>
          <w:rFonts w:eastAsia="Times New Roman" w:cstheme="minorHAnsi"/>
          <w:sz w:val="24"/>
          <w:szCs w:val="24"/>
        </w:rPr>
        <w:t xml:space="preserve"> parameter</w:t>
      </w:r>
      <w:r w:rsidR="005810F9" w:rsidRPr="00FE3E1F">
        <w:rPr>
          <w:rFonts w:eastAsia="Times New Roman" w:cstheme="minorHAnsi"/>
          <w:sz w:val="24"/>
          <w:szCs w:val="24"/>
        </w:rPr>
        <w:t xml:space="preserve"> in the classic PDE (REF)</w:t>
      </w:r>
      <w:r w:rsidRPr="00FE3E1F">
        <w:rPr>
          <w:rFonts w:eastAsia="Times New Roman" w:cstheme="minorHAnsi"/>
          <w:sz w:val="24"/>
          <w:szCs w:val="24"/>
        </w:rPr>
        <w:t xml:space="preserve">. </w:t>
      </w:r>
    </w:p>
    <w:p w14:paraId="32FAEF09" w14:textId="77777777" w:rsidR="00376C5D" w:rsidRDefault="00376C5D" w:rsidP="009B2C0A">
      <w:pPr>
        <w:rPr>
          <w:rFonts w:eastAsia="Times New Roman" w:cstheme="minorHAnsi"/>
          <w:sz w:val="24"/>
          <w:szCs w:val="24"/>
        </w:rPr>
      </w:pPr>
    </w:p>
    <w:p w14:paraId="7D1B7594" w14:textId="231D3805" w:rsidR="0049522F" w:rsidRPr="00FE3E1F" w:rsidRDefault="0049522F" w:rsidP="009B2C0A">
      <w:pPr>
        <w:rPr>
          <w:rFonts w:eastAsia="Times New Roman" w:cstheme="minorHAnsi"/>
          <w:sz w:val="24"/>
          <w:szCs w:val="24"/>
        </w:rPr>
      </w:pPr>
      <w:r w:rsidRPr="00FE3E1F">
        <w:rPr>
          <w:rFonts w:eastAsia="Times New Roman" w:cstheme="minorHAnsi"/>
          <w:sz w:val="24"/>
          <w:szCs w:val="24"/>
        </w:rPr>
        <w:t xml:space="preserve">The concentration gradient </w:t>
      </w:r>
      <w:r w:rsidR="005810F9" w:rsidRPr="00FE3E1F">
        <w:rPr>
          <w:rFonts w:eastAsia="Times New Roman" w:cstheme="minorHAnsi"/>
          <w:sz w:val="24"/>
          <w:szCs w:val="24"/>
        </w:rPr>
        <w:t>equal</w:t>
      </w:r>
      <w:r w:rsidRPr="00FE3E1F">
        <w:rPr>
          <w:rFonts w:eastAsia="Times New Roman" w:cstheme="minorHAnsi"/>
          <w:sz w:val="24"/>
          <w:szCs w:val="24"/>
        </w:rPr>
        <w:t xml:space="preserve">s the </w:t>
      </w:r>
      <w:r w:rsidR="005810F9" w:rsidRPr="00FE3E1F">
        <w:rPr>
          <w:rFonts w:eastAsia="Times New Roman" w:cstheme="minorHAnsi"/>
          <w:sz w:val="24"/>
          <w:szCs w:val="24"/>
        </w:rPr>
        <w:t>local concentration gradient</w:t>
      </w:r>
      <w:r w:rsidR="0021558F">
        <w:rPr>
          <w:rFonts w:eastAsia="Times New Roman" w:cstheme="minorHAnsi"/>
          <w:sz w:val="24"/>
          <w:szCs w:val="24"/>
        </w:rPr>
        <w:t>, meaning between two calculation nodes,</w:t>
      </w:r>
      <w:r w:rsidRPr="00FE3E1F">
        <w:rPr>
          <w:rFonts w:eastAsia="Times New Roman" w:cstheme="minorHAnsi"/>
          <w:sz w:val="24"/>
          <w:szCs w:val="24"/>
        </w:rPr>
        <w:t xml:space="preserve"> </w:t>
      </w:r>
      <w:r w:rsidR="005810F9" w:rsidRPr="00FE3E1F">
        <w:rPr>
          <w:rFonts w:eastAsia="Times New Roman" w:cstheme="minorHAnsi"/>
          <w:sz w:val="24"/>
          <w:szCs w:val="24"/>
        </w:rPr>
        <w:t>in the previous calculation step</w:t>
      </w:r>
      <w:r w:rsidR="00F3536C" w:rsidRPr="00FE3E1F">
        <w:rPr>
          <w:rFonts w:eastAsia="Times New Roman" w:cstheme="minorHAnsi"/>
          <w:sz w:val="24"/>
          <w:szCs w:val="24"/>
        </w:rPr>
        <w:t xml:space="preserve"> and is not</w:t>
      </w:r>
      <w:r w:rsidR="00633049">
        <w:rPr>
          <w:rFonts w:eastAsia="Times New Roman" w:cstheme="minorHAnsi"/>
          <w:sz w:val="24"/>
          <w:szCs w:val="24"/>
        </w:rPr>
        <w:t xml:space="preserve"> considered as</w:t>
      </w:r>
      <w:r w:rsidR="00F3536C" w:rsidRPr="00FE3E1F">
        <w:rPr>
          <w:rFonts w:eastAsia="Times New Roman" w:cstheme="minorHAnsi"/>
          <w:sz w:val="24"/>
          <w:szCs w:val="24"/>
        </w:rPr>
        <w:t xml:space="preserve"> the driving force</w:t>
      </w:r>
      <w:r w:rsidRPr="00FE3E1F">
        <w:rPr>
          <w:rFonts w:eastAsia="Times New Roman" w:cstheme="minorHAnsi"/>
          <w:sz w:val="24"/>
          <w:szCs w:val="24"/>
        </w:rPr>
        <w:t xml:space="preserve">. </w:t>
      </w:r>
    </w:p>
    <w:p w14:paraId="683AE92A" w14:textId="77777777" w:rsidR="00E75AF1" w:rsidRDefault="00E75AF1" w:rsidP="0049522F">
      <w:pPr>
        <w:rPr>
          <w:rFonts w:cstheme="minorHAnsi"/>
          <w:bCs/>
          <w:sz w:val="24"/>
          <w:szCs w:val="24"/>
        </w:rPr>
      </w:pPr>
    </w:p>
    <w:p w14:paraId="12B0E6CB" w14:textId="79A91FEE" w:rsidR="0049522F" w:rsidRDefault="00E75AF1" w:rsidP="0049522F">
      <w:pPr>
        <w:rPr>
          <w:rFonts w:eastAsia="Times New Roman" w:cstheme="minorHAnsi"/>
          <w:sz w:val="24"/>
          <w:szCs w:val="24"/>
        </w:rPr>
      </w:pPr>
      <w:r>
        <w:rPr>
          <w:rFonts w:cstheme="minorHAnsi"/>
          <w:bCs/>
          <w:sz w:val="24"/>
          <w:szCs w:val="24"/>
        </w:rPr>
        <w:t xml:space="preserve">The applicability of the dispersive volume shift in a numerical is demonstrated by the results in figures 4 and 5. </w:t>
      </w:r>
    </w:p>
    <w:p w14:paraId="741F4780" w14:textId="77777777" w:rsidR="00E75AF1" w:rsidRPr="00FE3E1F" w:rsidRDefault="00E75AF1" w:rsidP="0049522F">
      <w:pPr>
        <w:rPr>
          <w:rFonts w:eastAsia="Times New Roman" w:cstheme="minorHAnsi"/>
          <w:sz w:val="24"/>
          <w:szCs w:val="24"/>
        </w:rPr>
      </w:pPr>
    </w:p>
    <w:p w14:paraId="37D99159" w14:textId="2D62D626" w:rsidR="00376C5D" w:rsidRPr="00E75AF1" w:rsidRDefault="0049522F" w:rsidP="00E12ED1">
      <w:pPr>
        <w:rPr>
          <w:rFonts w:eastAsia="Times New Roman" w:cstheme="minorHAnsi"/>
          <w:sz w:val="24"/>
          <w:szCs w:val="24"/>
        </w:rPr>
      </w:pPr>
      <w:r w:rsidRPr="00FE3E1F">
        <w:rPr>
          <w:rFonts w:eastAsia="Times New Roman" w:cstheme="minorHAnsi"/>
          <w:sz w:val="24"/>
          <w:szCs w:val="24"/>
        </w:rPr>
        <w:t xml:space="preserve">The </w:t>
      </w:r>
      <w:r w:rsidR="007649D3">
        <w:rPr>
          <w:rFonts w:eastAsia="Times New Roman" w:cstheme="minorHAnsi"/>
          <w:sz w:val="24"/>
          <w:szCs w:val="24"/>
        </w:rPr>
        <w:t>present work</w:t>
      </w:r>
      <w:r w:rsidRPr="00FE3E1F">
        <w:rPr>
          <w:rFonts w:eastAsia="Times New Roman" w:cstheme="minorHAnsi"/>
          <w:sz w:val="24"/>
          <w:szCs w:val="24"/>
        </w:rPr>
        <w:t xml:space="preserve"> </w:t>
      </w:r>
      <w:r w:rsidR="007649D3">
        <w:rPr>
          <w:rFonts w:eastAsia="Times New Roman" w:cstheme="minorHAnsi"/>
          <w:sz w:val="24"/>
          <w:szCs w:val="24"/>
        </w:rPr>
        <w:t>presents</w:t>
      </w:r>
      <w:r w:rsidR="008C049A">
        <w:rPr>
          <w:rFonts w:eastAsia="Times New Roman" w:cstheme="minorHAnsi"/>
          <w:sz w:val="24"/>
          <w:szCs w:val="24"/>
        </w:rPr>
        <w:t xml:space="preserve"> </w:t>
      </w:r>
      <w:r w:rsidR="007649D3">
        <w:rPr>
          <w:rFonts w:eastAsia="Times New Roman" w:cstheme="minorHAnsi"/>
          <w:sz w:val="24"/>
          <w:szCs w:val="24"/>
        </w:rPr>
        <w:t>a</w:t>
      </w:r>
      <w:r w:rsidR="008C049A">
        <w:rPr>
          <w:rFonts w:eastAsia="Times New Roman" w:cstheme="minorHAnsi"/>
          <w:sz w:val="24"/>
          <w:szCs w:val="24"/>
        </w:rPr>
        <w:t xml:space="preserve"> </w:t>
      </w:r>
      <w:r w:rsidR="00A56EC9" w:rsidRPr="00FE3E1F">
        <w:rPr>
          <w:rFonts w:eastAsia="Times New Roman" w:cstheme="minorHAnsi"/>
          <w:sz w:val="24"/>
          <w:szCs w:val="24"/>
        </w:rPr>
        <w:t>parameter describing mechanical dispersion</w:t>
      </w:r>
      <w:r w:rsidR="008C049A" w:rsidRPr="00FE3E1F">
        <w:rPr>
          <w:rFonts w:eastAsia="Times New Roman" w:cstheme="minorHAnsi"/>
          <w:sz w:val="24"/>
          <w:szCs w:val="24"/>
        </w:rPr>
        <w:t xml:space="preserve"> </w:t>
      </w:r>
      <w:r w:rsidR="007649D3">
        <w:rPr>
          <w:rFonts w:eastAsia="Times New Roman" w:cstheme="minorHAnsi"/>
          <w:sz w:val="24"/>
          <w:szCs w:val="24"/>
        </w:rPr>
        <w:t>that differs from the dispersivity parameter</w:t>
      </w:r>
      <w:r w:rsidR="00376C5D">
        <w:rPr>
          <w:rFonts w:eastAsia="Times New Roman" w:cstheme="minorHAnsi"/>
          <w:sz w:val="24"/>
          <w:szCs w:val="24"/>
        </w:rPr>
        <w:t xml:space="preserve"> describing the concentration distribution observed in </w:t>
      </w:r>
      <w:r w:rsidR="007649D3" w:rsidRPr="00FE3E1F">
        <w:rPr>
          <w:rFonts w:eastAsia="Times New Roman" w:cstheme="minorHAnsi"/>
          <w:sz w:val="24"/>
          <w:szCs w:val="24"/>
        </w:rPr>
        <w:t>field</w:t>
      </w:r>
      <w:r w:rsidR="00376C5D">
        <w:rPr>
          <w:rFonts w:eastAsia="Times New Roman" w:cstheme="minorHAnsi"/>
          <w:sz w:val="24"/>
          <w:szCs w:val="24"/>
        </w:rPr>
        <w:t xml:space="preserve"> experiments.</w:t>
      </w:r>
      <w:r w:rsidR="007649D3">
        <w:rPr>
          <w:rFonts w:eastAsia="Times New Roman" w:cstheme="minorHAnsi"/>
          <w:sz w:val="24"/>
          <w:szCs w:val="24"/>
        </w:rPr>
        <w:t xml:space="preserve"> </w:t>
      </w:r>
      <w:r w:rsidR="00376C5D">
        <w:rPr>
          <w:rFonts w:eastAsia="Times New Roman" w:cstheme="minorHAnsi"/>
          <w:sz w:val="24"/>
          <w:szCs w:val="24"/>
        </w:rPr>
        <w:t>(</w:t>
      </w:r>
      <w:r w:rsidR="007649D3">
        <w:rPr>
          <w:rFonts w:eastAsia="Times New Roman" w:cstheme="minorHAnsi"/>
          <w:sz w:val="24"/>
          <w:szCs w:val="24"/>
        </w:rPr>
        <w:t>De Lange, 2022</w:t>
      </w:r>
      <w:r w:rsidR="00376C5D">
        <w:rPr>
          <w:rFonts w:eastAsia="Times New Roman" w:cstheme="minorHAnsi"/>
          <w:sz w:val="24"/>
          <w:szCs w:val="24"/>
        </w:rPr>
        <w:t>)</w:t>
      </w:r>
      <w:r w:rsidR="0075148D">
        <w:rPr>
          <w:rFonts w:eastAsia="Times New Roman" w:cstheme="minorHAnsi"/>
          <w:sz w:val="24"/>
          <w:szCs w:val="24"/>
        </w:rPr>
        <w:t xml:space="preserve"> </w:t>
      </w:r>
      <w:r w:rsidR="00376C5D">
        <w:rPr>
          <w:rFonts w:eastAsia="Times New Roman" w:cstheme="minorHAnsi"/>
          <w:sz w:val="24"/>
          <w:szCs w:val="24"/>
        </w:rPr>
        <w:t xml:space="preserve">has </w:t>
      </w:r>
      <w:r w:rsidR="0075148D">
        <w:rPr>
          <w:rFonts w:eastAsia="Times New Roman" w:cstheme="minorHAnsi"/>
          <w:sz w:val="24"/>
          <w:szCs w:val="24"/>
        </w:rPr>
        <w:t>show</w:t>
      </w:r>
      <w:r w:rsidR="00376C5D">
        <w:rPr>
          <w:rFonts w:eastAsia="Times New Roman" w:cstheme="minorHAnsi"/>
          <w:sz w:val="24"/>
          <w:szCs w:val="24"/>
        </w:rPr>
        <w:t>n</w:t>
      </w:r>
      <w:r w:rsidR="0075148D">
        <w:rPr>
          <w:rFonts w:eastAsia="Times New Roman" w:cstheme="minorHAnsi"/>
          <w:sz w:val="24"/>
          <w:szCs w:val="24"/>
        </w:rPr>
        <w:t xml:space="preserve"> that the result</w:t>
      </w:r>
      <w:r w:rsidR="00376C5D">
        <w:rPr>
          <w:rFonts w:eastAsia="Times New Roman" w:cstheme="minorHAnsi"/>
          <w:sz w:val="24"/>
          <w:szCs w:val="24"/>
        </w:rPr>
        <w:t>s from ATP</w:t>
      </w:r>
      <w:r w:rsidR="007649D3">
        <w:rPr>
          <w:rFonts w:eastAsia="Times New Roman" w:cstheme="minorHAnsi"/>
          <w:sz w:val="24"/>
          <w:szCs w:val="24"/>
        </w:rPr>
        <w:t xml:space="preserve"> compare</w:t>
      </w:r>
      <w:r w:rsidR="0075148D">
        <w:rPr>
          <w:rFonts w:eastAsia="Times New Roman" w:cstheme="minorHAnsi"/>
          <w:sz w:val="24"/>
          <w:szCs w:val="24"/>
        </w:rPr>
        <w:t xml:space="preserve"> well</w:t>
      </w:r>
      <w:r w:rsidR="007649D3">
        <w:rPr>
          <w:rFonts w:eastAsia="Times New Roman" w:cstheme="minorHAnsi"/>
          <w:sz w:val="24"/>
          <w:szCs w:val="24"/>
        </w:rPr>
        <w:t xml:space="preserve"> to th</w:t>
      </w:r>
      <w:r w:rsidR="0075148D">
        <w:rPr>
          <w:rFonts w:eastAsia="Times New Roman" w:cstheme="minorHAnsi"/>
          <w:sz w:val="24"/>
          <w:szCs w:val="24"/>
        </w:rPr>
        <w:t xml:space="preserve">e </w:t>
      </w:r>
      <w:r w:rsidR="00376C5D">
        <w:rPr>
          <w:rFonts w:eastAsia="Times New Roman" w:cstheme="minorHAnsi"/>
          <w:sz w:val="24"/>
          <w:szCs w:val="24"/>
        </w:rPr>
        <w:t>observed values for 146 dispersivities reported from fourteen large scale field experiments</w:t>
      </w:r>
      <w:r w:rsidRPr="00FE3E1F">
        <w:rPr>
          <w:rFonts w:eastAsia="Times New Roman" w:cstheme="minorHAnsi"/>
          <w:sz w:val="24"/>
          <w:szCs w:val="24"/>
        </w:rPr>
        <w:t xml:space="preserve">. </w:t>
      </w:r>
    </w:p>
    <w:p w14:paraId="0C47D50E" w14:textId="77777777" w:rsidR="00376C5D" w:rsidRPr="00FE3E1F" w:rsidRDefault="00376C5D" w:rsidP="00E12ED1">
      <w:pPr>
        <w:rPr>
          <w:rFonts w:cstheme="minorHAnsi"/>
          <w:bCs/>
          <w:sz w:val="24"/>
          <w:szCs w:val="24"/>
        </w:rPr>
      </w:pPr>
    </w:p>
    <w:p w14:paraId="55091F13" w14:textId="26D01944" w:rsidR="00E12ED1" w:rsidRDefault="00E12ED1" w:rsidP="00E12ED1">
      <w:pPr>
        <w:rPr>
          <w:rFonts w:cstheme="minorHAnsi"/>
          <w:bCs/>
          <w:sz w:val="24"/>
          <w:szCs w:val="24"/>
        </w:rPr>
      </w:pPr>
      <w:r w:rsidRPr="00FE3E1F">
        <w:rPr>
          <w:rFonts w:cstheme="minorHAnsi"/>
          <w:bCs/>
          <w:sz w:val="24"/>
          <w:szCs w:val="24"/>
        </w:rPr>
        <w:t>Future developments</w:t>
      </w:r>
    </w:p>
    <w:p w14:paraId="78E7B7C7" w14:textId="77777777" w:rsidR="00E75AF1" w:rsidRDefault="00E75AF1" w:rsidP="00E12ED1">
      <w:pPr>
        <w:rPr>
          <w:rFonts w:cstheme="minorHAnsi"/>
          <w:bCs/>
          <w:sz w:val="24"/>
          <w:szCs w:val="24"/>
        </w:rPr>
      </w:pPr>
    </w:p>
    <w:p w14:paraId="07BDB121" w14:textId="31345B7D" w:rsidR="00E838E0" w:rsidRDefault="00376C5D" w:rsidP="00E12ED1">
      <w:pPr>
        <w:rPr>
          <w:rFonts w:cstheme="minorHAnsi"/>
          <w:bCs/>
          <w:sz w:val="24"/>
          <w:szCs w:val="24"/>
        </w:rPr>
      </w:pPr>
      <w:r>
        <w:rPr>
          <w:rFonts w:cstheme="minorHAnsi"/>
          <w:bCs/>
          <w:sz w:val="24"/>
          <w:szCs w:val="24"/>
        </w:rPr>
        <w:t>F</w:t>
      </w:r>
      <w:r w:rsidR="0075148D">
        <w:rPr>
          <w:rFonts w:cstheme="minorHAnsi"/>
          <w:bCs/>
          <w:sz w:val="24"/>
          <w:szCs w:val="24"/>
        </w:rPr>
        <w:t xml:space="preserve">or a robust numerical model, </w:t>
      </w:r>
      <w:r w:rsidR="00E838E0">
        <w:rPr>
          <w:rFonts w:cstheme="minorHAnsi"/>
          <w:bCs/>
          <w:sz w:val="24"/>
          <w:szCs w:val="24"/>
        </w:rPr>
        <w:t xml:space="preserve">the criteria for </w:t>
      </w:r>
      <w:r w:rsidR="00E838E0" w:rsidRPr="00FE3E1F">
        <w:rPr>
          <w:rFonts w:cstheme="minorHAnsi"/>
          <w:bCs/>
          <w:sz w:val="24"/>
          <w:szCs w:val="24"/>
        </w:rPr>
        <w:t>the optimum time step and cell</w:t>
      </w:r>
      <w:r w:rsidR="00E838E0">
        <w:rPr>
          <w:rFonts w:cstheme="minorHAnsi"/>
          <w:bCs/>
          <w:sz w:val="24"/>
          <w:szCs w:val="24"/>
        </w:rPr>
        <w:t>-</w:t>
      </w:r>
      <w:r w:rsidR="00E838E0" w:rsidRPr="00FE3E1F">
        <w:rPr>
          <w:rFonts w:cstheme="minorHAnsi"/>
          <w:bCs/>
          <w:sz w:val="24"/>
          <w:szCs w:val="24"/>
        </w:rPr>
        <w:t>size for mass conservation</w:t>
      </w:r>
      <w:r w:rsidR="00E838E0">
        <w:rPr>
          <w:rFonts w:cstheme="minorHAnsi"/>
          <w:bCs/>
          <w:sz w:val="24"/>
          <w:szCs w:val="24"/>
        </w:rPr>
        <w:t xml:space="preserve"> </w:t>
      </w:r>
      <w:proofErr w:type="gramStart"/>
      <w:r w:rsidR="00E838E0">
        <w:rPr>
          <w:rFonts w:cstheme="minorHAnsi"/>
          <w:bCs/>
          <w:sz w:val="24"/>
          <w:szCs w:val="24"/>
        </w:rPr>
        <w:t>have to</w:t>
      </w:r>
      <w:proofErr w:type="gramEnd"/>
      <w:r w:rsidR="00E838E0">
        <w:rPr>
          <w:rFonts w:cstheme="minorHAnsi"/>
          <w:bCs/>
          <w:sz w:val="24"/>
          <w:szCs w:val="24"/>
        </w:rPr>
        <w:t xml:space="preserve"> be defined and tested.  </w:t>
      </w:r>
    </w:p>
    <w:p w14:paraId="3DA570C6" w14:textId="77777777" w:rsidR="00E838E0" w:rsidRDefault="00E838E0" w:rsidP="00E12ED1">
      <w:pPr>
        <w:rPr>
          <w:rFonts w:cstheme="minorHAnsi"/>
          <w:bCs/>
          <w:sz w:val="24"/>
          <w:szCs w:val="24"/>
        </w:rPr>
      </w:pPr>
    </w:p>
    <w:p w14:paraId="6A634CC8" w14:textId="4910985A" w:rsidR="0075148D" w:rsidRDefault="0075148D" w:rsidP="00E12ED1">
      <w:pPr>
        <w:rPr>
          <w:rFonts w:cstheme="minorHAnsi"/>
          <w:bCs/>
          <w:sz w:val="24"/>
          <w:szCs w:val="24"/>
        </w:rPr>
      </w:pPr>
      <w:r>
        <w:rPr>
          <w:rFonts w:cstheme="minorHAnsi"/>
          <w:bCs/>
          <w:sz w:val="24"/>
          <w:szCs w:val="24"/>
        </w:rPr>
        <w:t>The averaging of the concentration over the thickness of a cell versus the known affected thickness, the wake needs to be investigated</w:t>
      </w:r>
      <w:r w:rsidR="00336A7B">
        <w:rPr>
          <w:rFonts w:cstheme="minorHAnsi"/>
          <w:bCs/>
          <w:sz w:val="24"/>
          <w:szCs w:val="24"/>
        </w:rPr>
        <w:t xml:space="preserve"> and may lead to adaptation of the calculation scheme in specific cases.</w:t>
      </w:r>
    </w:p>
    <w:p w14:paraId="626E12AC" w14:textId="77777777" w:rsidR="00336A7B" w:rsidRDefault="00336A7B" w:rsidP="00E12ED1">
      <w:pPr>
        <w:rPr>
          <w:rFonts w:cstheme="minorHAnsi"/>
          <w:bCs/>
          <w:sz w:val="24"/>
          <w:szCs w:val="24"/>
        </w:rPr>
      </w:pPr>
    </w:p>
    <w:p w14:paraId="31773735" w14:textId="2367099C" w:rsidR="00336A7B" w:rsidRDefault="00336A7B" w:rsidP="00E12ED1">
      <w:pPr>
        <w:rPr>
          <w:rFonts w:cstheme="minorHAnsi"/>
          <w:bCs/>
          <w:sz w:val="24"/>
          <w:szCs w:val="24"/>
        </w:rPr>
      </w:pPr>
      <w:r>
        <w:rPr>
          <w:rFonts w:cstheme="minorHAnsi"/>
          <w:bCs/>
          <w:sz w:val="24"/>
          <w:szCs w:val="24"/>
        </w:rPr>
        <w:t xml:space="preserve">The impact of the repetition </w:t>
      </w:r>
      <w:r w:rsidRPr="00FE3E1F">
        <w:rPr>
          <w:rFonts w:cstheme="minorHAnsi"/>
          <w:bCs/>
          <w:sz w:val="24"/>
          <w:szCs w:val="24"/>
        </w:rPr>
        <w:t xml:space="preserve">of </w:t>
      </w:r>
      <w:r>
        <w:rPr>
          <w:rFonts w:cstheme="minorHAnsi"/>
          <w:bCs/>
          <w:sz w:val="24"/>
          <w:szCs w:val="24"/>
        </w:rPr>
        <w:t>dispersion</w:t>
      </w:r>
      <w:r w:rsidRPr="00FE3E1F">
        <w:rPr>
          <w:rFonts w:cstheme="minorHAnsi"/>
          <w:bCs/>
          <w:sz w:val="24"/>
          <w:szCs w:val="24"/>
        </w:rPr>
        <w:t xml:space="preserve"> process</w:t>
      </w:r>
      <w:r>
        <w:rPr>
          <w:rFonts w:cstheme="minorHAnsi"/>
          <w:bCs/>
          <w:sz w:val="24"/>
          <w:szCs w:val="24"/>
        </w:rPr>
        <w:t xml:space="preserve"> may lead to significant impact on monitoring design as presented in De Lange 2024. This question needs to be answered for modeling practice </w:t>
      </w:r>
      <w:r w:rsidR="0033668B">
        <w:rPr>
          <w:rFonts w:cstheme="minorHAnsi"/>
          <w:bCs/>
          <w:sz w:val="24"/>
          <w:szCs w:val="24"/>
        </w:rPr>
        <w:t>and includes</w:t>
      </w:r>
      <w:r>
        <w:rPr>
          <w:rFonts w:cstheme="minorHAnsi"/>
          <w:bCs/>
          <w:sz w:val="24"/>
          <w:szCs w:val="24"/>
        </w:rPr>
        <w:t xml:space="preserve"> the issue of </w:t>
      </w:r>
      <w:r w:rsidR="00004D69">
        <w:rPr>
          <w:rFonts w:cstheme="minorHAnsi"/>
          <w:bCs/>
          <w:sz w:val="24"/>
          <w:szCs w:val="24"/>
        </w:rPr>
        <w:t xml:space="preserve">the </w:t>
      </w:r>
      <w:r w:rsidRPr="00FE3E1F">
        <w:rPr>
          <w:rFonts w:eastAsia="Times New Roman" w:cstheme="minorHAnsi"/>
          <w:sz w:val="24"/>
          <w:szCs w:val="24"/>
        </w:rPr>
        <w:t xml:space="preserve">known versus unknown </w:t>
      </w:r>
      <w:r w:rsidR="00004D69">
        <w:rPr>
          <w:rFonts w:eastAsia="Times New Roman" w:cstheme="minorHAnsi"/>
          <w:sz w:val="24"/>
          <w:szCs w:val="24"/>
        </w:rPr>
        <w:t>traveled distance</w:t>
      </w:r>
      <w:r w:rsidR="00580BC5">
        <w:rPr>
          <w:rFonts w:eastAsia="Times New Roman" w:cstheme="minorHAnsi"/>
          <w:sz w:val="24"/>
          <w:szCs w:val="24"/>
        </w:rPr>
        <w:t xml:space="preserve"> to the origin of the solvent</w:t>
      </w:r>
      <w:r>
        <w:rPr>
          <w:rFonts w:eastAsia="Times New Roman" w:cstheme="minorHAnsi"/>
          <w:sz w:val="24"/>
          <w:szCs w:val="24"/>
        </w:rPr>
        <w:t>.</w:t>
      </w:r>
      <w:r w:rsidRPr="00FE3E1F">
        <w:rPr>
          <w:rFonts w:cstheme="minorHAnsi"/>
          <w:bCs/>
          <w:sz w:val="24"/>
          <w:szCs w:val="24"/>
        </w:rPr>
        <w:t xml:space="preserve"> </w:t>
      </w:r>
    </w:p>
    <w:p w14:paraId="647B7896" w14:textId="1E3C77C5" w:rsidR="002F4D18" w:rsidRPr="00FE3E1F" w:rsidRDefault="002F4D18" w:rsidP="002F4D18">
      <w:pPr>
        <w:rPr>
          <w:rFonts w:eastAsiaTheme="minorEastAsia" w:cs="Times New Roman"/>
          <w:sz w:val="24"/>
          <w:szCs w:val="24"/>
        </w:rPr>
      </w:pPr>
    </w:p>
    <w:p w14:paraId="1498A1EF" w14:textId="77777777" w:rsidR="00C728C4" w:rsidRPr="00FE3E1F" w:rsidRDefault="00C728C4" w:rsidP="00245927">
      <w:pPr>
        <w:rPr>
          <w:rFonts w:eastAsia="Times New Roman" w:cstheme="minorHAnsi"/>
          <w:b/>
          <w:sz w:val="28"/>
          <w:szCs w:val="28"/>
        </w:rPr>
      </w:pPr>
      <w:r w:rsidRPr="00FE3E1F">
        <w:rPr>
          <w:rFonts w:eastAsia="Times New Roman" w:cstheme="minorHAnsi"/>
          <w:b/>
          <w:sz w:val="28"/>
          <w:szCs w:val="28"/>
        </w:rPr>
        <w:br w:type="page"/>
      </w:r>
    </w:p>
    <w:p w14:paraId="3E891861" w14:textId="77777777" w:rsidR="00C728C4" w:rsidRPr="00FE3E1F" w:rsidRDefault="00C728C4" w:rsidP="00245927">
      <w:pPr>
        <w:rPr>
          <w:rFonts w:cstheme="minorHAnsi"/>
          <w:sz w:val="24"/>
          <w:szCs w:val="24"/>
        </w:rPr>
      </w:pPr>
    </w:p>
    <w:p w14:paraId="2C7910D0" w14:textId="77777777" w:rsidR="00C728C4" w:rsidRPr="00FE3E1F" w:rsidRDefault="00C728C4" w:rsidP="00245927">
      <w:pPr>
        <w:rPr>
          <w:rFonts w:cstheme="minorHAnsi"/>
          <w:sz w:val="24"/>
          <w:szCs w:val="24"/>
        </w:rPr>
      </w:pPr>
    </w:p>
    <w:p w14:paraId="3B86D1A8" w14:textId="77777777" w:rsidR="00C728C4" w:rsidRPr="00FE3E1F" w:rsidRDefault="00C728C4" w:rsidP="00245927">
      <w:pPr>
        <w:rPr>
          <w:rFonts w:cstheme="minorHAnsi"/>
          <w:b/>
          <w:sz w:val="28"/>
          <w:szCs w:val="28"/>
        </w:rPr>
      </w:pPr>
      <w:r w:rsidRPr="00FE3E1F">
        <w:rPr>
          <w:rFonts w:cstheme="minorHAnsi"/>
          <w:b/>
          <w:sz w:val="28"/>
          <w:szCs w:val="28"/>
        </w:rPr>
        <w:t>Acknowledgement</w:t>
      </w:r>
    </w:p>
    <w:p w14:paraId="3E25E88E" w14:textId="29D20E4F" w:rsidR="00C728C4" w:rsidRPr="00FE3E1F" w:rsidRDefault="00C728C4" w:rsidP="00245927">
      <w:pPr>
        <w:rPr>
          <w:rFonts w:cstheme="minorHAnsi"/>
          <w:sz w:val="24"/>
          <w:szCs w:val="24"/>
        </w:rPr>
      </w:pPr>
      <w:r w:rsidRPr="00FE3E1F">
        <w:rPr>
          <w:rFonts w:cstheme="minorHAnsi"/>
          <w:sz w:val="24"/>
          <w:szCs w:val="24"/>
        </w:rPr>
        <w:t>The support and comments of the anonymous reviewe</w:t>
      </w:r>
      <w:r w:rsidR="00131030" w:rsidRPr="00131030">
        <w:rPr>
          <w:rFonts w:cstheme="minorHAnsi"/>
          <w:sz w:val="24"/>
          <w:szCs w:val="24"/>
        </w:rPr>
        <w:t xml:space="preserve">r </w:t>
      </w:r>
      <w:r w:rsidRPr="00131030">
        <w:rPr>
          <w:rFonts w:cstheme="minorHAnsi"/>
          <w:sz w:val="24"/>
          <w:szCs w:val="24"/>
        </w:rPr>
        <w:t>are greatly appreciated. T</w:t>
      </w:r>
      <w:r w:rsidRPr="00FE3E1F">
        <w:rPr>
          <w:rFonts w:cstheme="minorHAnsi"/>
          <w:sz w:val="24"/>
          <w:szCs w:val="24"/>
        </w:rPr>
        <w:t>he support in discussions and writing by Dr. Theo N. Olsthoorn, professor emeritus at Delft University of Technology, has led to considerable improvement of the manuscript. Many persons have supported the author along the road to the present work over the last 30 years, which is gratefully acknowledged.</w:t>
      </w:r>
    </w:p>
    <w:p w14:paraId="4F577736" w14:textId="77777777" w:rsidR="00C728C4" w:rsidRPr="00FE3E1F" w:rsidRDefault="00C728C4" w:rsidP="00245927">
      <w:pPr>
        <w:rPr>
          <w:rFonts w:cstheme="minorHAnsi"/>
          <w:sz w:val="24"/>
          <w:szCs w:val="24"/>
        </w:rPr>
      </w:pPr>
    </w:p>
    <w:p w14:paraId="69853479" w14:textId="77777777" w:rsidR="00C728C4" w:rsidRPr="00FE3E1F" w:rsidRDefault="00C728C4" w:rsidP="00245927">
      <w:pPr>
        <w:rPr>
          <w:rFonts w:cstheme="minorHAnsi"/>
          <w:sz w:val="24"/>
          <w:szCs w:val="24"/>
        </w:rPr>
      </w:pPr>
      <w:r w:rsidRPr="00FE3E1F">
        <w:rPr>
          <w:rFonts w:cstheme="minorHAnsi"/>
          <w:b/>
          <w:sz w:val="28"/>
          <w:szCs w:val="28"/>
        </w:rPr>
        <w:t>Supporting information</w:t>
      </w:r>
    </w:p>
    <w:p w14:paraId="363AE857" w14:textId="77777777" w:rsidR="00C728C4" w:rsidRPr="00FE3E1F" w:rsidRDefault="00C728C4" w:rsidP="00245927">
      <w:pPr>
        <w:rPr>
          <w:rFonts w:cstheme="minorHAnsi"/>
          <w:sz w:val="24"/>
          <w:szCs w:val="24"/>
        </w:rPr>
      </w:pPr>
      <w:r w:rsidRPr="00FE3E1F">
        <w:rPr>
          <w:rFonts w:cstheme="minorHAnsi"/>
          <w:sz w:val="24"/>
          <w:szCs w:val="24"/>
        </w:rPr>
        <w:t>As mentioned above</w:t>
      </w:r>
    </w:p>
    <w:p w14:paraId="0CF0180B" w14:textId="77777777" w:rsidR="00C728C4" w:rsidRPr="00FE3E1F" w:rsidRDefault="00C728C4" w:rsidP="00245927">
      <w:pPr>
        <w:rPr>
          <w:rFonts w:cstheme="minorHAnsi"/>
          <w:sz w:val="24"/>
          <w:szCs w:val="24"/>
        </w:rPr>
      </w:pPr>
    </w:p>
    <w:p w14:paraId="71D70794" w14:textId="77777777" w:rsidR="00C728C4" w:rsidRPr="00FE3E1F" w:rsidRDefault="00C728C4" w:rsidP="00245927">
      <w:pPr>
        <w:rPr>
          <w:rFonts w:cstheme="minorHAnsi"/>
          <w:b/>
          <w:sz w:val="28"/>
          <w:szCs w:val="28"/>
        </w:rPr>
      </w:pPr>
      <w:r w:rsidRPr="00FE3E1F">
        <w:rPr>
          <w:rFonts w:cstheme="minorHAnsi"/>
          <w:b/>
          <w:sz w:val="28"/>
          <w:szCs w:val="28"/>
        </w:rPr>
        <w:t>Author's Note</w:t>
      </w:r>
    </w:p>
    <w:p w14:paraId="614AB1B3" w14:textId="77777777" w:rsidR="00C728C4" w:rsidRPr="00FE3E1F" w:rsidRDefault="00C728C4" w:rsidP="00245927">
      <w:pPr>
        <w:rPr>
          <w:rFonts w:cstheme="minorHAnsi"/>
          <w:sz w:val="24"/>
          <w:szCs w:val="24"/>
        </w:rPr>
      </w:pPr>
      <w:r w:rsidRPr="00FE3E1F">
        <w:rPr>
          <w:rFonts w:cstheme="minorHAnsi"/>
          <w:sz w:val="24"/>
          <w:szCs w:val="24"/>
        </w:rPr>
        <w:t>The author does not have any conflicts of interest or disclosures to report.</w:t>
      </w:r>
    </w:p>
    <w:p w14:paraId="09900077" w14:textId="77777777" w:rsidR="00C728C4" w:rsidRPr="00FE3E1F" w:rsidRDefault="00C728C4">
      <w:pPr>
        <w:rPr>
          <w:rFonts w:cstheme="minorHAnsi"/>
          <w:sz w:val="24"/>
          <w:szCs w:val="24"/>
        </w:rPr>
      </w:pPr>
    </w:p>
    <w:p w14:paraId="746E7FF0" w14:textId="77777777" w:rsidR="00C728C4" w:rsidRPr="00FE3E1F" w:rsidRDefault="00C728C4">
      <w:pPr>
        <w:rPr>
          <w:rFonts w:eastAsia="Times New Roman" w:cstheme="minorHAnsi"/>
          <w:b/>
          <w:bCs/>
          <w:sz w:val="28"/>
          <w:szCs w:val="28"/>
        </w:rPr>
      </w:pPr>
      <w:r w:rsidRPr="00FE3E1F">
        <w:rPr>
          <w:rFonts w:eastAsia="Times New Roman" w:cstheme="minorHAnsi"/>
          <w:b/>
          <w:bCs/>
          <w:sz w:val="28"/>
          <w:szCs w:val="28"/>
        </w:rPr>
        <w:br w:type="page"/>
      </w:r>
    </w:p>
    <w:p w14:paraId="4E2F088E" w14:textId="77777777" w:rsidR="00C728C4" w:rsidRPr="00FE3E1F" w:rsidRDefault="00C728C4" w:rsidP="00245927">
      <w:pPr>
        <w:rPr>
          <w:rFonts w:cstheme="minorHAnsi"/>
          <w:b/>
          <w:sz w:val="24"/>
          <w:szCs w:val="24"/>
        </w:rPr>
      </w:pPr>
      <w:r w:rsidRPr="00FE3E1F">
        <w:rPr>
          <w:rFonts w:cstheme="minorHAnsi"/>
          <w:b/>
          <w:sz w:val="24"/>
          <w:szCs w:val="24"/>
        </w:rPr>
        <w:t>References</w:t>
      </w:r>
    </w:p>
    <w:sdt>
      <w:sdtPr>
        <w:tag w:val="MENDELEY_BIBLIOGRAPHY"/>
        <w:id w:val="-1753893847"/>
        <w:placeholder>
          <w:docPart w:val="DefaultPlaceholder_-1854013440"/>
        </w:placeholder>
      </w:sdtPr>
      <w:sdtContent>
        <w:p w14:paraId="733B97E7" w14:textId="77777777" w:rsidR="00930F60" w:rsidRPr="00FE3E1F" w:rsidRDefault="00930F60">
          <w:pPr>
            <w:autoSpaceDE w:val="0"/>
            <w:autoSpaceDN w:val="0"/>
            <w:ind w:hanging="480"/>
            <w:divId w:val="649359145"/>
            <w:rPr>
              <w:rFonts w:eastAsia="Times New Roman"/>
              <w:sz w:val="24"/>
              <w:szCs w:val="24"/>
            </w:rPr>
          </w:pPr>
          <w:r w:rsidRPr="00FE3E1F">
            <w:rPr>
              <w:rFonts w:eastAsia="Times New Roman"/>
            </w:rPr>
            <w:t xml:space="preserve">Adams, </w:t>
          </w:r>
          <w:proofErr w:type="gramStart"/>
          <w:r w:rsidRPr="00FE3E1F">
            <w:rPr>
              <w:rFonts w:eastAsia="Times New Roman"/>
            </w:rPr>
            <w:t>E.E.,,</w:t>
          </w:r>
          <w:proofErr w:type="gramEnd"/>
          <w:r w:rsidRPr="00FE3E1F">
            <w:rPr>
              <w:rFonts w:eastAsia="Times New Roman"/>
            </w:rPr>
            <w:t xml:space="preserve"> Gelhar L. W., 1992. Field Study of Dispersion in a Heterogeneous Aquifer 2 Spatial Moments Analysis. Water </w:t>
          </w:r>
          <w:proofErr w:type="spellStart"/>
          <w:r w:rsidRPr="00FE3E1F">
            <w:rPr>
              <w:rFonts w:eastAsia="Times New Roman"/>
            </w:rPr>
            <w:t>Resour</w:t>
          </w:r>
          <w:proofErr w:type="spellEnd"/>
          <w:r w:rsidRPr="00FE3E1F">
            <w:rPr>
              <w:rFonts w:eastAsia="Times New Roman"/>
            </w:rPr>
            <w:t xml:space="preserve"> Res 28, 3293–3307.</w:t>
          </w:r>
        </w:p>
        <w:p w14:paraId="503F7A78" w14:textId="77777777" w:rsidR="00930F60" w:rsidRPr="00FE3E1F" w:rsidRDefault="00930F60">
          <w:pPr>
            <w:autoSpaceDE w:val="0"/>
            <w:autoSpaceDN w:val="0"/>
            <w:ind w:hanging="480"/>
            <w:divId w:val="972633321"/>
            <w:rPr>
              <w:rFonts w:eastAsia="Times New Roman"/>
            </w:rPr>
          </w:pPr>
          <w:r w:rsidRPr="00FE3E1F">
            <w:rPr>
              <w:rFonts w:eastAsia="Times New Roman"/>
            </w:rPr>
            <w:t xml:space="preserve">Adams, E.E., Gelhar, L.W., 1992. Field Study of Dispersion in a Heterogeneous Aquifer 2 Spatial Moments Analysis. Water </w:t>
          </w:r>
          <w:proofErr w:type="spellStart"/>
          <w:r w:rsidRPr="00FE3E1F">
            <w:rPr>
              <w:rFonts w:eastAsia="Times New Roman"/>
            </w:rPr>
            <w:t>Resour</w:t>
          </w:r>
          <w:proofErr w:type="spellEnd"/>
          <w:r w:rsidRPr="00FE3E1F">
            <w:rPr>
              <w:rFonts w:eastAsia="Times New Roman"/>
            </w:rPr>
            <w:t xml:space="preserve"> Res 28, 15.</w:t>
          </w:r>
        </w:p>
        <w:p w14:paraId="2E4A29AF" w14:textId="77777777" w:rsidR="00930F60" w:rsidRPr="00FE3E1F" w:rsidRDefault="00930F60">
          <w:pPr>
            <w:autoSpaceDE w:val="0"/>
            <w:autoSpaceDN w:val="0"/>
            <w:ind w:hanging="480"/>
            <w:divId w:val="2007632035"/>
            <w:rPr>
              <w:rFonts w:eastAsia="Times New Roman"/>
            </w:rPr>
          </w:pPr>
          <w:r w:rsidRPr="00FE3E1F">
            <w:rPr>
              <w:rFonts w:eastAsia="Times New Roman"/>
            </w:rPr>
            <w:t>Appelo, C.A.J., Postma, D., 1993. Geochemistry, groundwater and pollution. A.A. Balkema Rotterdam.</w:t>
          </w:r>
        </w:p>
        <w:p w14:paraId="6E2DDB1D" w14:textId="77777777" w:rsidR="00930F60" w:rsidRPr="00FE3E1F" w:rsidRDefault="00930F60">
          <w:pPr>
            <w:autoSpaceDE w:val="0"/>
            <w:autoSpaceDN w:val="0"/>
            <w:ind w:hanging="480"/>
            <w:divId w:val="1088698771"/>
            <w:rPr>
              <w:rFonts w:eastAsia="Times New Roman"/>
            </w:rPr>
          </w:pPr>
          <w:r w:rsidRPr="00FE3E1F">
            <w:rPr>
              <w:rFonts w:eastAsia="Times New Roman"/>
            </w:rPr>
            <w:t>Batu, V., 2006. Applied flow and solute transport modeling in aquifers. Taylor &amp; Francis, Boca Raton FL.</w:t>
          </w:r>
        </w:p>
        <w:p w14:paraId="703BDEBE" w14:textId="77777777" w:rsidR="00930F60" w:rsidRPr="00FE3E1F" w:rsidRDefault="00930F60">
          <w:pPr>
            <w:autoSpaceDE w:val="0"/>
            <w:autoSpaceDN w:val="0"/>
            <w:ind w:hanging="480"/>
            <w:divId w:val="1045644880"/>
            <w:rPr>
              <w:rFonts w:eastAsia="Times New Roman"/>
            </w:rPr>
          </w:pPr>
          <w:r w:rsidRPr="00FE3E1F">
            <w:rPr>
              <w:rFonts w:eastAsia="Times New Roman"/>
            </w:rPr>
            <w:t>Bear, J., Verruijt, A., 1987. Modeling Groundwater Flow and Pollution. D. Reidel Publishing Company.</w:t>
          </w:r>
        </w:p>
        <w:p w14:paraId="43DD1EED" w14:textId="77777777" w:rsidR="00930F60" w:rsidRPr="00FE3E1F" w:rsidRDefault="00930F60">
          <w:pPr>
            <w:autoSpaceDE w:val="0"/>
            <w:autoSpaceDN w:val="0"/>
            <w:ind w:hanging="480"/>
            <w:divId w:val="1664162036"/>
            <w:rPr>
              <w:rFonts w:eastAsia="Times New Roman"/>
            </w:rPr>
          </w:pPr>
          <w:r w:rsidRPr="00FE3E1F">
            <w:rPr>
              <w:rFonts w:eastAsia="Times New Roman"/>
            </w:rPr>
            <w:t>de Lange, W.J., 2022. Quantification of Advective Transport Phenomena to Better Understand Dispersion in the Field. Groundwater 60, 319–329. https://doi.org/10.1111/gwat.13151</w:t>
          </w:r>
        </w:p>
        <w:p w14:paraId="14F84656" w14:textId="77777777" w:rsidR="00930F60" w:rsidRPr="00FE3E1F" w:rsidRDefault="00930F60">
          <w:pPr>
            <w:autoSpaceDE w:val="0"/>
            <w:autoSpaceDN w:val="0"/>
            <w:ind w:hanging="480"/>
            <w:divId w:val="1393887780"/>
            <w:rPr>
              <w:rFonts w:eastAsia="Times New Roman"/>
            </w:rPr>
          </w:pPr>
          <w:r w:rsidRPr="00FE3E1F">
            <w:rPr>
              <w:rFonts w:eastAsia="Times New Roman"/>
            </w:rPr>
            <w:t>de Lange, W.J., 2020. Advective Transport Phenomena to Better Understand Dispersion in Field and Modeling Practice. Groundwater 58, 46–55. https://doi.org/10.1111/gwat.12883</w:t>
          </w:r>
        </w:p>
        <w:p w14:paraId="13AF1BB9" w14:textId="77777777" w:rsidR="00930F60" w:rsidRPr="00FE3E1F" w:rsidRDefault="00930F60">
          <w:pPr>
            <w:autoSpaceDE w:val="0"/>
            <w:autoSpaceDN w:val="0"/>
            <w:ind w:hanging="480"/>
            <w:divId w:val="1229224823"/>
            <w:rPr>
              <w:rFonts w:eastAsia="Times New Roman"/>
            </w:rPr>
          </w:pPr>
          <w:r w:rsidRPr="00FE3E1F">
            <w:rPr>
              <w:rFonts w:eastAsia="Times New Roman"/>
            </w:rPr>
            <w:t>Eames, I., Bush, J.W.M., 1999. Longitudinal dispersion by bodies fixed in a potential flow. Proceedings of the Royal Society A: Mathematical, Physical and Engineering Sciences 455, 3665–3686. https://doi.org/10.1098/rspa.1999.0471</w:t>
          </w:r>
        </w:p>
        <w:p w14:paraId="3FC750D0" w14:textId="77777777" w:rsidR="00930F60" w:rsidRPr="00592959" w:rsidRDefault="00930F60">
          <w:pPr>
            <w:autoSpaceDE w:val="0"/>
            <w:autoSpaceDN w:val="0"/>
            <w:ind w:hanging="480"/>
            <w:divId w:val="1177501524"/>
            <w:rPr>
              <w:rFonts w:eastAsia="Times New Roman"/>
              <w:lang w:val="de-DE"/>
            </w:rPr>
          </w:pPr>
          <w:r w:rsidRPr="00FE3E1F">
            <w:rPr>
              <w:rFonts w:eastAsia="Times New Roman"/>
            </w:rPr>
            <w:t xml:space="preserve">Feehley, C.E., Zheng, C., Molz, F.J., 2000. A dual-domain mass transfer approach for modeling solute transport in heterogeneous aquifers: Application to the </w:t>
          </w:r>
          <w:proofErr w:type="spellStart"/>
          <w:r w:rsidRPr="00FE3E1F">
            <w:rPr>
              <w:rFonts w:eastAsia="Times New Roman"/>
            </w:rPr>
            <w:t>Macrodispersion</w:t>
          </w:r>
          <w:proofErr w:type="spellEnd"/>
          <w:r w:rsidRPr="00FE3E1F">
            <w:rPr>
              <w:rFonts w:eastAsia="Times New Roman"/>
            </w:rPr>
            <w:t xml:space="preserve"> Experiment (MADE) site. </w:t>
          </w:r>
          <w:proofErr w:type="spellStart"/>
          <w:r w:rsidRPr="00592959">
            <w:rPr>
              <w:rFonts w:eastAsia="Times New Roman"/>
              <w:lang w:val="de-DE"/>
            </w:rPr>
            <w:t>Water</w:t>
          </w:r>
          <w:proofErr w:type="spellEnd"/>
          <w:r w:rsidRPr="00592959">
            <w:rPr>
              <w:rFonts w:eastAsia="Times New Roman"/>
              <w:lang w:val="de-DE"/>
            </w:rPr>
            <w:t xml:space="preserve"> </w:t>
          </w:r>
          <w:proofErr w:type="spellStart"/>
          <w:r w:rsidRPr="00592959">
            <w:rPr>
              <w:rFonts w:eastAsia="Times New Roman"/>
              <w:lang w:val="de-DE"/>
            </w:rPr>
            <w:t>Resour</w:t>
          </w:r>
          <w:proofErr w:type="spellEnd"/>
          <w:r w:rsidRPr="00592959">
            <w:rPr>
              <w:rFonts w:eastAsia="Times New Roman"/>
              <w:lang w:val="de-DE"/>
            </w:rPr>
            <w:t xml:space="preserve"> Res 36, 2501. https://doi.org/10.1029/2000WR900148</w:t>
          </w:r>
        </w:p>
        <w:p w14:paraId="5C7415C6" w14:textId="77777777" w:rsidR="00930F60" w:rsidRPr="00FE3E1F" w:rsidRDefault="00930F60">
          <w:pPr>
            <w:autoSpaceDE w:val="0"/>
            <w:autoSpaceDN w:val="0"/>
            <w:ind w:hanging="480"/>
            <w:divId w:val="1874659190"/>
            <w:rPr>
              <w:rFonts w:eastAsia="Times New Roman"/>
            </w:rPr>
          </w:pPr>
          <w:r w:rsidRPr="00592959">
            <w:rPr>
              <w:rFonts w:eastAsia="Times New Roman"/>
              <w:lang w:val="de-DE"/>
            </w:rPr>
            <w:t xml:space="preserve">Fiori, A., Cvetkovic, V., Dagan, G., Attinger, S., Bellin, A., Dietrich, P., Zech, A., Teutsch, G., 2016. </w:t>
          </w:r>
          <w:r w:rsidRPr="00FE3E1F">
            <w:rPr>
              <w:rFonts w:eastAsia="Times New Roman"/>
            </w:rPr>
            <w:t xml:space="preserve">Debates—Stochastic subsurface hydrology from theory to practice: The relevance of stochastic subsurface hydrology to practical problems of contaminant transport and remediation. What is characterization and stochastic theory good for? Water </w:t>
          </w:r>
          <w:proofErr w:type="spellStart"/>
          <w:r w:rsidRPr="00FE3E1F">
            <w:rPr>
              <w:rFonts w:eastAsia="Times New Roman"/>
            </w:rPr>
            <w:t>Resour</w:t>
          </w:r>
          <w:proofErr w:type="spellEnd"/>
          <w:r w:rsidRPr="00FE3E1F">
            <w:rPr>
              <w:rFonts w:eastAsia="Times New Roman"/>
            </w:rPr>
            <w:t xml:space="preserve"> Res 52, 9228–9234. https://doi.org/10.1002/2015WR017525</w:t>
          </w:r>
        </w:p>
        <w:p w14:paraId="6C744171" w14:textId="77777777" w:rsidR="00930F60" w:rsidRPr="00FE3E1F" w:rsidRDefault="00930F60">
          <w:pPr>
            <w:autoSpaceDE w:val="0"/>
            <w:autoSpaceDN w:val="0"/>
            <w:ind w:hanging="480"/>
            <w:divId w:val="349336177"/>
            <w:rPr>
              <w:rFonts w:eastAsia="Times New Roman"/>
            </w:rPr>
          </w:pPr>
          <w:r w:rsidRPr="00592959">
            <w:rPr>
              <w:rFonts w:eastAsia="Times New Roman"/>
              <w:lang w:val="fr-FR"/>
            </w:rPr>
            <w:t xml:space="preserve">Fiori, A., Dagan, G., </w:t>
          </w:r>
          <w:proofErr w:type="spellStart"/>
          <w:r w:rsidRPr="00592959">
            <w:rPr>
              <w:rFonts w:eastAsia="Times New Roman"/>
              <w:lang w:val="fr-FR"/>
            </w:rPr>
            <w:t>Jankovic</w:t>
          </w:r>
          <w:proofErr w:type="spellEnd"/>
          <w:r w:rsidRPr="00592959">
            <w:rPr>
              <w:rFonts w:eastAsia="Times New Roman"/>
              <w:lang w:val="fr-FR"/>
            </w:rPr>
            <w:t xml:space="preserve">, I., </w:t>
          </w:r>
          <w:proofErr w:type="spellStart"/>
          <w:r w:rsidRPr="00592959">
            <w:rPr>
              <w:rFonts w:eastAsia="Times New Roman"/>
              <w:lang w:val="fr-FR"/>
            </w:rPr>
            <w:t>Zarlenga</w:t>
          </w:r>
          <w:proofErr w:type="spellEnd"/>
          <w:r w:rsidRPr="00592959">
            <w:rPr>
              <w:rFonts w:eastAsia="Times New Roman"/>
              <w:lang w:val="fr-FR"/>
            </w:rPr>
            <w:t xml:space="preserve">, A., 2013. </w:t>
          </w:r>
          <w:r w:rsidRPr="00FE3E1F">
            <w:rPr>
              <w:rFonts w:eastAsia="Times New Roman"/>
            </w:rPr>
            <w:t>The plume spreading in the MADE transport experiment : Could it be predicted by stochastic models ? 49, 1–11. https://doi.org/10.1002/wrcr.20128</w:t>
          </w:r>
        </w:p>
        <w:p w14:paraId="42FF7733" w14:textId="77777777" w:rsidR="00930F60" w:rsidRPr="00FE3E1F" w:rsidRDefault="00930F60">
          <w:pPr>
            <w:autoSpaceDE w:val="0"/>
            <w:autoSpaceDN w:val="0"/>
            <w:ind w:hanging="480"/>
            <w:divId w:val="133178426"/>
            <w:rPr>
              <w:rFonts w:eastAsia="Times New Roman"/>
            </w:rPr>
          </w:pPr>
          <w:r w:rsidRPr="00FE3E1F">
            <w:rPr>
              <w:rFonts w:eastAsia="Times New Roman"/>
            </w:rPr>
            <w:t xml:space="preserve">Garabedian, S.P., Leblanc, D.R., Gelhar, L.W., Celia, M.A., 1992. Natural gradient tracer in sand and gravel Cape Cod, Massachusetts, 2. Analysis of spatial moment of non-reactive tracer. . Water </w:t>
          </w:r>
          <w:proofErr w:type="spellStart"/>
          <w:r w:rsidRPr="00FE3E1F">
            <w:rPr>
              <w:rFonts w:eastAsia="Times New Roman"/>
            </w:rPr>
            <w:t>Resour</w:t>
          </w:r>
          <w:proofErr w:type="spellEnd"/>
          <w:r w:rsidRPr="00FE3E1F">
            <w:rPr>
              <w:rFonts w:eastAsia="Times New Roman"/>
            </w:rPr>
            <w:t>. Res. 27.</w:t>
          </w:r>
        </w:p>
        <w:p w14:paraId="5D8CAFC6" w14:textId="77777777" w:rsidR="00930F60" w:rsidRPr="00FE3E1F" w:rsidRDefault="00930F60">
          <w:pPr>
            <w:autoSpaceDE w:val="0"/>
            <w:autoSpaceDN w:val="0"/>
            <w:ind w:hanging="480"/>
            <w:divId w:val="277416163"/>
            <w:rPr>
              <w:rFonts w:eastAsia="Times New Roman"/>
            </w:rPr>
          </w:pPr>
          <w:r w:rsidRPr="00FE3E1F">
            <w:rPr>
              <w:rFonts w:eastAsia="Times New Roman"/>
            </w:rPr>
            <w:t xml:space="preserve">Garabedian, S P, Leblanc, D.R., Gelhar, L.W., Celia, M.A., 1992. Natural gradient tracer in sand and gravel Cape Cod, Massachusetts, 2. Analysis of spatial moment of non-reactive tracer. Water </w:t>
          </w:r>
          <w:proofErr w:type="spellStart"/>
          <w:r w:rsidRPr="00FE3E1F">
            <w:rPr>
              <w:rFonts w:eastAsia="Times New Roman"/>
            </w:rPr>
            <w:t>Resour</w:t>
          </w:r>
          <w:proofErr w:type="spellEnd"/>
          <w:r w:rsidRPr="00FE3E1F">
            <w:rPr>
              <w:rFonts w:eastAsia="Times New Roman"/>
            </w:rPr>
            <w:t xml:space="preserve"> Res 27, 14.</w:t>
          </w:r>
        </w:p>
        <w:p w14:paraId="79402D5F" w14:textId="77777777" w:rsidR="00930F60" w:rsidRPr="00FE3E1F" w:rsidRDefault="00930F60">
          <w:pPr>
            <w:autoSpaceDE w:val="0"/>
            <w:autoSpaceDN w:val="0"/>
            <w:ind w:hanging="480"/>
            <w:divId w:val="1692293755"/>
            <w:rPr>
              <w:rFonts w:eastAsia="Times New Roman"/>
            </w:rPr>
          </w:pPr>
          <w:r w:rsidRPr="00FE3E1F">
            <w:rPr>
              <w:rFonts w:eastAsia="Times New Roman"/>
            </w:rPr>
            <w:t xml:space="preserve">Hess, K.M., Davis, J.A., Kent, D.B., Coston, J.A., 2002. Multispecies reactive tracer test in an aquifer with spatially variable chemical conditions, Cape Cod, Massachusetts: Dispersive transport of bromide and nickel. Water </w:t>
          </w:r>
          <w:proofErr w:type="spellStart"/>
          <w:r w:rsidRPr="00FE3E1F">
            <w:rPr>
              <w:rFonts w:eastAsia="Times New Roman"/>
            </w:rPr>
            <w:t>Resour</w:t>
          </w:r>
          <w:proofErr w:type="spellEnd"/>
          <w:r w:rsidRPr="00FE3E1F">
            <w:rPr>
              <w:rFonts w:eastAsia="Times New Roman"/>
            </w:rPr>
            <w:t xml:space="preserve"> Res 38, 36-1-36–17. https://doi.org/10.1029/2001wr000945</w:t>
          </w:r>
        </w:p>
        <w:p w14:paraId="2E198BAD" w14:textId="77777777" w:rsidR="00930F60" w:rsidRPr="00FE3E1F" w:rsidRDefault="00930F60">
          <w:pPr>
            <w:autoSpaceDE w:val="0"/>
            <w:autoSpaceDN w:val="0"/>
            <w:ind w:hanging="480"/>
            <w:divId w:val="2051147266"/>
            <w:rPr>
              <w:rFonts w:eastAsia="Times New Roman"/>
            </w:rPr>
          </w:pPr>
          <w:r w:rsidRPr="00FE3E1F">
            <w:rPr>
              <w:rFonts w:eastAsia="Times New Roman"/>
            </w:rPr>
            <w:t>Konikow, L.F., 2011. The Secret to Successful Solute-Transport Modeling. Ground Water 49, 144–159. https://doi.org/10.1111/j.1745-6584.2010.00764.x</w:t>
          </w:r>
        </w:p>
        <w:p w14:paraId="2510308F" w14:textId="77777777" w:rsidR="00930F60" w:rsidRPr="00FE3E1F" w:rsidRDefault="00930F60">
          <w:pPr>
            <w:autoSpaceDE w:val="0"/>
            <w:autoSpaceDN w:val="0"/>
            <w:ind w:hanging="480"/>
            <w:divId w:val="985625340"/>
            <w:rPr>
              <w:rFonts w:eastAsia="Times New Roman"/>
            </w:rPr>
          </w:pPr>
          <w:r w:rsidRPr="00FE3E1F">
            <w:rPr>
              <w:rFonts w:eastAsia="Times New Roman"/>
            </w:rPr>
            <w:t>Molz, F., 2015. Advection, Dispersion, and Confusion. Groundwater n/a-n/a. https://doi.org/10.1111/gwat.12338</w:t>
          </w:r>
        </w:p>
        <w:p w14:paraId="7923A713" w14:textId="77777777" w:rsidR="00930F60" w:rsidRPr="00FE3E1F" w:rsidRDefault="00930F60">
          <w:pPr>
            <w:autoSpaceDE w:val="0"/>
            <w:autoSpaceDN w:val="0"/>
            <w:ind w:hanging="480"/>
            <w:divId w:val="1708093883"/>
            <w:rPr>
              <w:rFonts w:eastAsia="Times New Roman"/>
            </w:rPr>
          </w:pPr>
          <w:r w:rsidRPr="00FE3E1F">
            <w:rPr>
              <w:rFonts w:eastAsia="Times New Roman"/>
            </w:rPr>
            <w:t xml:space="preserve">Neuman, S.P., 1990. Universal scaling of hydraulic conductivities and dispersivities in geological media. Water </w:t>
          </w:r>
          <w:proofErr w:type="spellStart"/>
          <w:r w:rsidRPr="00FE3E1F">
            <w:rPr>
              <w:rFonts w:eastAsia="Times New Roman"/>
            </w:rPr>
            <w:t>Resour</w:t>
          </w:r>
          <w:proofErr w:type="spellEnd"/>
          <w:r w:rsidRPr="00FE3E1F">
            <w:rPr>
              <w:rFonts w:eastAsia="Times New Roman"/>
            </w:rPr>
            <w:t xml:space="preserve"> Res 26(8), 10.</w:t>
          </w:r>
        </w:p>
        <w:p w14:paraId="67CD8EE4" w14:textId="77777777" w:rsidR="00930F60" w:rsidRPr="00FE3E1F" w:rsidRDefault="00930F60">
          <w:pPr>
            <w:autoSpaceDE w:val="0"/>
            <w:autoSpaceDN w:val="0"/>
            <w:ind w:hanging="480"/>
            <w:divId w:val="1928995496"/>
            <w:rPr>
              <w:rFonts w:eastAsia="Times New Roman"/>
            </w:rPr>
          </w:pPr>
          <w:r w:rsidRPr="00FE3E1F">
            <w:rPr>
              <w:rFonts w:eastAsia="Times New Roman"/>
            </w:rPr>
            <w:t>Strack, O.D.L., 1989. Groundwater Mechanics. Prentice Hall Inc.</w:t>
          </w:r>
        </w:p>
        <w:p w14:paraId="53EFBEEE" w14:textId="77777777" w:rsidR="00930F60" w:rsidRPr="00FE3E1F" w:rsidRDefault="00930F60">
          <w:pPr>
            <w:autoSpaceDE w:val="0"/>
            <w:autoSpaceDN w:val="0"/>
            <w:ind w:hanging="480"/>
            <w:divId w:val="703871336"/>
            <w:rPr>
              <w:rFonts w:eastAsia="Times New Roman"/>
            </w:rPr>
          </w:pPr>
          <w:r w:rsidRPr="00FE3E1F">
            <w:rPr>
              <w:rFonts w:eastAsia="Times New Roman"/>
            </w:rPr>
            <w:t>Zheng, C., Wang, P.P., 1999. MT3DMS: A Modular Three-Dimensional Multispecies Transport Model for Simulation of Advection, Dispersion and Chemical Reactions of Contaminants in Groundwater Systems; Documentation and User’s Guide.</w:t>
          </w:r>
        </w:p>
        <w:p w14:paraId="0246F70F" w14:textId="2F7CA533" w:rsidR="00C728C4" w:rsidRPr="00FE3E1F" w:rsidRDefault="00930F60">
          <w:r w:rsidRPr="00FE3E1F">
            <w:rPr>
              <w:rFonts w:eastAsia="Times New Roman"/>
            </w:rPr>
            <w:t> </w:t>
          </w:r>
        </w:p>
      </w:sdtContent>
    </w:sdt>
    <w:p w14:paraId="7780A228" w14:textId="77777777" w:rsidR="00C728C4" w:rsidRPr="00FE3E1F" w:rsidRDefault="00C728C4" w:rsidP="00245927">
      <w:pPr>
        <w:rPr>
          <w:rFonts w:cstheme="minorHAnsi"/>
          <w:sz w:val="24"/>
          <w:szCs w:val="24"/>
        </w:rPr>
      </w:pPr>
    </w:p>
    <w:p w14:paraId="1CD9E314" w14:textId="77777777" w:rsidR="00C728C4" w:rsidRPr="00FE3E1F" w:rsidRDefault="00C728C4" w:rsidP="00245927">
      <w:pPr>
        <w:rPr>
          <w:rFonts w:cstheme="minorHAnsi"/>
          <w:sz w:val="24"/>
          <w:szCs w:val="24"/>
        </w:rPr>
      </w:pPr>
      <w:r w:rsidRPr="00FE3E1F">
        <w:rPr>
          <w:rFonts w:cstheme="minorHAnsi"/>
          <w:b/>
        </w:rPr>
        <w:t>FIGURE Captions</w:t>
      </w:r>
      <w:r w:rsidRPr="00FE3E1F">
        <w:rPr>
          <w:rFonts w:cstheme="minorHAnsi"/>
          <w:sz w:val="24"/>
          <w:szCs w:val="24"/>
        </w:rPr>
        <w:t xml:space="preserve"> </w:t>
      </w:r>
    </w:p>
    <w:p w14:paraId="6DE93B1F" w14:textId="77777777" w:rsidR="00C728C4" w:rsidRPr="00FE3E1F" w:rsidRDefault="00C728C4" w:rsidP="00245927">
      <w:pPr>
        <w:rPr>
          <w:rFonts w:cstheme="minorHAnsi"/>
          <w:sz w:val="24"/>
          <w:szCs w:val="24"/>
        </w:rPr>
      </w:pPr>
    </w:p>
    <w:p w14:paraId="278E11B2" w14:textId="77777777" w:rsidR="00C728C4" w:rsidRPr="00FE3E1F" w:rsidRDefault="00C728C4" w:rsidP="00245927">
      <w:pPr>
        <w:rPr>
          <w:rFonts w:cstheme="minorHAnsi"/>
          <w:sz w:val="24"/>
          <w:szCs w:val="24"/>
        </w:rPr>
      </w:pPr>
      <w:r w:rsidRPr="00FE3E1F">
        <w:rPr>
          <w:rFonts w:cstheme="minorHAnsi"/>
          <w:b/>
          <w:sz w:val="24"/>
          <w:szCs w:val="24"/>
        </w:rPr>
        <w:t>Figure 1</w:t>
      </w:r>
      <w:r w:rsidRPr="00FE3E1F">
        <w:rPr>
          <w:rFonts w:cstheme="minorHAnsi"/>
          <w:sz w:val="24"/>
          <w:szCs w:val="24"/>
        </w:rPr>
        <w:t xml:space="preserve"> Vertical section with equipotential lines (red) and path lines (green) for a specified travel time. A straight front of water particles (at left) is changed after passing through a zone with a conductivity five times higher (top) and lower (bottom) than that of the background of the aquifer. Blue lines indicate the initial and the final shape of the water particle front.</w:t>
      </w:r>
    </w:p>
    <w:p w14:paraId="2EEB1ABF" w14:textId="77777777" w:rsidR="00E86BDA" w:rsidRPr="00FE3E1F" w:rsidRDefault="00E86BDA" w:rsidP="00245927">
      <w:pPr>
        <w:rPr>
          <w:rFonts w:cstheme="minorHAnsi"/>
          <w:sz w:val="24"/>
          <w:szCs w:val="24"/>
        </w:rPr>
      </w:pPr>
    </w:p>
    <w:p w14:paraId="10498FD7" w14:textId="77777777" w:rsidR="00C728C4" w:rsidRPr="00FE3E1F" w:rsidRDefault="00C728C4" w:rsidP="00245927">
      <w:pPr>
        <w:rPr>
          <w:rFonts w:cstheme="minorHAnsi"/>
          <w:sz w:val="24"/>
          <w:szCs w:val="24"/>
        </w:rPr>
      </w:pPr>
      <w:r w:rsidRPr="00FE3E1F">
        <w:rPr>
          <w:rFonts w:cstheme="minorHAnsi"/>
          <w:b/>
          <w:sz w:val="24"/>
          <w:szCs w:val="24"/>
        </w:rPr>
        <w:t>Figure 2</w:t>
      </w:r>
      <w:r w:rsidRPr="00FE3E1F">
        <w:rPr>
          <w:rFonts w:cstheme="minorHAnsi"/>
          <w:sz w:val="24"/>
          <w:szCs w:val="24"/>
        </w:rPr>
        <w:t xml:space="preserve"> </w:t>
      </w:r>
      <w:r w:rsidRPr="00FE3E1F">
        <w:rPr>
          <w:rFonts w:cstheme="minorHAnsi"/>
          <w:bCs/>
          <w:sz w:val="24"/>
          <w:szCs w:val="24"/>
        </w:rPr>
        <w:t xml:space="preserve">Vertical section. </w:t>
      </w:r>
      <w:r w:rsidRPr="00FE3E1F">
        <w:rPr>
          <w:rFonts w:cstheme="minorHAnsi"/>
          <w:sz w:val="24"/>
          <w:szCs w:val="24"/>
        </w:rPr>
        <w:t xml:space="preserve">Scheme of spread and wake in figure 1, top and drift and reflux across the boundary of a domain A. </w:t>
      </w:r>
    </w:p>
    <w:p w14:paraId="5622D1E2" w14:textId="77777777" w:rsidR="00E86BDA" w:rsidRPr="00FE3E1F" w:rsidRDefault="00E86BDA" w:rsidP="00245927">
      <w:pPr>
        <w:rPr>
          <w:rFonts w:cstheme="minorHAnsi"/>
          <w:sz w:val="24"/>
          <w:szCs w:val="24"/>
        </w:rPr>
      </w:pPr>
    </w:p>
    <w:p w14:paraId="711FEB17" w14:textId="77777777" w:rsidR="00C728C4" w:rsidRPr="00FE3E1F" w:rsidRDefault="00C728C4" w:rsidP="00245927">
      <w:pPr>
        <w:rPr>
          <w:rFonts w:cstheme="minorHAnsi"/>
          <w:sz w:val="24"/>
          <w:szCs w:val="24"/>
        </w:rPr>
      </w:pPr>
      <w:r w:rsidRPr="00FE3E1F">
        <w:rPr>
          <w:rFonts w:cstheme="minorHAnsi"/>
          <w:b/>
          <w:sz w:val="24"/>
          <w:szCs w:val="24"/>
        </w:rPr>
        <w:t>Figure 3.</w:t>
      </w:r>
      <w:r w:rsidRPr="00FE3E1F">
        <w:rPr>
          <w:rFonts w:cstheme="minorHAnsi"/>
          <w:sz w:val="24"/>
          <w:szCs w:val="24"/>
        </w:rPr>
        <w:t xml:space="preserve"> </w:t>
      </w:r>
      <w:r w:rsidRPr="00FE3E1F">
        <w:rPr>
          <w:rFonts w:eastAsia="Times New Roman" w:cstheme="minorHAnsi"/>
          <w:sz w:val="24"/>
          <w:szCs w:val="24"/>
        </w:rPr>
        <w:t xml:space="preserve">Sectional view of the shift of a water volume across the upstream (left) and downstream (right) boundaries of a cell (the black rectangle in the center) for a plume front (top) and tail (bottom) </w:t>
      </w:r>
      <w:r w:rsidRPr="00FE3E1F">
        <w:rPr>
          <w:rFonts w:cstheme="minorHAnsi"/>
          <w:sz w:val="24"/>
          <w:szCs w:val="24"/>
        </w:rPr>
        <w:t xml:space="preserve"> </w:t>
      </w:r>
    </w:p>
    <w:p w14:paraId="708AD633" w14:textId="0A281A62" w:rsidR="00C728C4" w:rsidRPr="00FE3E1F" w:rsidRDefault="00C728C4" w:rsidP="00245927">
      <w:pPr>
        <w:rPr>
          <w:rFonts w:cstheme="minorHAnsi"/>
          <w:sz w:val="24"/>
          <w:szCs w:val="24"/>
        </w:rPr>
      </w:pPr>
    </w:p>
    <w:p w14:paraId="194864AE" w14:textId="77777777" w:rsidR="00C728C4" w:rsidRPr="00FE3E1F" w:rsidRDefault="00C728C4" w:rsidP="00F03154">
      <w:pPr>
        <w:rPr>
          <w:rFonts w:eastAsia="Times New Roman" w:cstheme="minorHAnsi"/>
          <w:sz w:val="24"/>
          <w:szCs w:val="24"/>
        </w:rPr>
      </w:pPr>
      <w:r w:rsidRPr="00FE3E1F">
        <w:rPr>
          <w:rFonts w:cstheme="minorHAnsi"/>
          <w:b/>
          <w:sz w:val="24"/>
          <w:szCs w:val="24"/>
        </w:rPr>
        <w:t xml:space="preserve">Figure 5. </w:t>
      </w:r>
      <w:r w:rsidRPr="00FE3E1F">
        <w:rPr>
          <w:rFonts w:eastAsia="Times New Roman" w:cstheme="minorHAnsi"/>
          <w:sz w:val="24"/>
          <w:szCs w:val="24"/>
        </w:rPr>
        <w:t>Vertical section. Mass exchange between cells across upstream and downstream boundaries.</w:t>
      </w:r>
    </w:p>
    <w:p w14:paraId="6B3177ED" w14:textId="77777777" w:rsidR="00E86BDA" w:rsidRPr="00FE3E1F" w:rsidRDefault="00E86BDA" w:rsidP="00F03154">
      <w:pPr>
        <w:rPr>
          <w:rFonts w:eastAsia="Times New Roman" w:cstheme="minorHAnsi"/>
          <w:sz w:val="24"/>
          <w:szCs w:val="24"/>
        </w:rPr>
      </w:pPr>
    </w:p>
    <w:p w14:paraId="094B2E52" w14:textId="77777777" w:rsidR="00C728C4" w:rsidRPr="00FE3E1F" w:rsidRDefault="00C728C4" w:rsidP="008810A2">
      <w:pPr>
        <w:rPr>
          <w:rFonts w:eastAsia="Times New Roman" w:cstheme="minorHAnsi"/>
          <w:sz w:val="24"/>
          <w:szCs w:val="24"/>
        </w:rPr>
      </w:pPr>
      <w:r w:rsidRPr="00FE3E1F">
        <w:rPr>
          <w:rFonts w:eastAsia="Times New Roman" w:cstheme="minorHAnsi"/>
          <w:b/>
          <w:bCs/>
          <w:sz w:val="24"/>
          <w:szCs w:val="24"/>
        </w:rPr>
        <w:t>Figure 6</w:t>
      </w:r>
      <w:r w:rsidRPr="00FE3E1F">
        <w:rPr>
          <w:rFonts w:eastAsia="Times New Roman" w:cstheme="minorHAnsi"/>
          <w:sz w:val="24"/>
          <w:szCs w:val="24"/>
        </w:rPr>
        <w:t>. 3D plume shape development with traveled time [days], colored per 10% range in relative concentration for Cape Cod (left) and MADE (right).</w:t>
      </w:r>
    </w:p>
    <w:p w14:paraId="26FEDEED" w14:textId="77777777" w:rsidR="00E86BDA" w:rsidRPr="00FE3E1F" w:rsidRDefault="00E86BDA" w:rsidP="008810A2">
      <w:pPr>
        <w:rPr>
          <w:rFonts w:eastAsia="Times New Roman" w:cstheme="minorHAnsi"/>
          <w:sz w:val="24"/>
          <w:szCs w:val="24"/>
        </w:rPr>
      </w:pPr>
    </w:p>
    <w:p w14:paraId="243CC1BA" w14:textId="77777777" w:rsidR="00C728C4" w:rsidRPr="00FE3E1F" w:rsidRDefault="00C728C4" w:rsidP="008810A2">
      <w:pPr>
        <w:rPr>
          <w:rFonts w:eastAsia="Times New Roman" w:cstheme="minorHAnsi"/>
          <w:sz w:val="24"/>
          <w:szCs w:val="24"/>
        </w:rPr>
      </w:pPr>
      <w:r w:rsidRPr="00FE3E1F">
        <w:rPr>
          <w:rFonts w:eastAsia="Times New Roman" w:cstheme="minorHAnsi"/>
          <w:b/>
          <w:bCs/>
          <w:sz w:val="24"/>
          <w:szCs w:val="24"/>
        </w:rPr>
        <w:t>Figure 7</w:t>
      </w:r>
      <w:r w:rsidRPr="00FE3E1F">
        <w:rPr>
          <w:rFonts w:eastAsia="Times New Roman" w:cstheme="minorHAnsi"/>
          <w:sz w:val="24"/>
          <w:szCs w:val="24"/>
        </w:rPr>
        <w:t>. Change over time [days] of spread [m] wand relative concentration [%] with logarithmic distribution along y axis for Cape Cod (left) and MADE (right).</w:t>
      </w:r>
    </w:p>
    <w:p w14:paraId="49E0D06A" w14:textId="3F88E6B0" w:rsidR="00C728C4" w:rsidRPr="00FE3E1F" w:rsidRDefault="00C728C4" w:rsidP="008810A2">
      <w:pPr>
        <w:rPr>
          <w:rFonts w:eastAsia="Times New Roman" w:cstheme="minorHAnsi"/>
          <w:sz w:val="24"/>
          <w:szCs w:val="24"/>
        </w:rPr>
      </w:pPr>
    </w:p>
    <w:p w14:paraId="50A85629" w14:textId="77777777" w:rsidR="00C728C4" w:rsidRPr="00FE3E1F" w:rsidRDefault="00C728C4" w:rsidP="008810A2">
      <w:pPr>
        <w:rPr>
          <w:rFonts w:eastAsia="Times New Roman" w:cstheme="minorHAnsi"/>
          <w:sz w:val="24"/>
          <w:szCs w:val="24"/>
        </w:rPr>
      </w:pPr>
    </w:p>
    <w:p w14:paraId="64FE530F" w14:textId="77777777" w:rsidR="00C728C4" w:rsidRPr="00CE08E3" w:rsidRDefault="00C728C4" w:rsidP="00F03154">
      <w:pPr>
        <w:rPr>
          <w:rFonts w:cstheme="minorHAnsi"/>
          <w:sz w:val="24"/>
          <w:szCs w:val="24"/>
        </w:rPr>
      </w:pPr>
    </w:p>
    <w:sectPr w:rsidR="00C728C4" w:rsidRPr="00CE08E3" w:rsidSect="00841C0B">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4E120" w14:textId="77777777" w:rsidR="00B44CB5" w:rsidRPr="00FE3E1F" w:rsidRDefault="00B44CB5" w:rsidP="006A23E7">
      <w:r w:rsidRPr="00FE3E1F">
        <w:separator/>
      </w:r>
    </w:p>
  </w:endnote>
  <w:endnote w:type="continuationSeparator" w:id="0">
    <w:p w14:paraId="568879F9" w14:textId="77777777" w:rsidR="00B44CB5" w:rsidRPr="00FE3E1F" w:rsidRDefault="00B44CB5" w:rsidP="006A23E7">
      <w:r w:rsidRPr="00FE3E1F">
        <w:continuationSeparator/>
      </w:r>
    </w:p>
  </w:endnote>
  <w:endnote w:type="continuationNotice" w:id="1">
    <w:p w14:paraId="6BCC6CF4" w14:textId="77777777" w:rsidR="00B44CB5" w:rsidRPr="00FE3E1F" w:rsidRDefault="00B44C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5312090"/>
      <w:docPartObj>
        <w:docPartGallery w:val="Page Numbers (Bottom of Page)"/>
        <w:docPartUnique/>
      </w:docPartObj>
    </w:sdtPr>
    <w:sdtContent>
      <w:p w14:paraId="56233B28" w14:textId="66BA537E" w:rsidR="003B363F" w:rsidRPr="00FE3E1F" w:rsidRDefault="003B363F">
        <w:pPr>
          <w:pStyle w:val="Footer"/>
          <w:jc w:val="center"/>
        </w:pPr>
        <w:r w:rsidRPr="00FE3E1F">
          <w:fldChar w:fldCharType="begin"/>
        </w:r>
        <w:r w:rsidRPr="00FE3E1F">
          <w:instrText xml:space="preserve"> PAGE   \* MERGEFORMAT </w:instrText>
        </w:r>
        <w:r w:rsidRPr="00FE3E1F">
          <w:fldChar w:fldCharType="separate"/>
        </w:r>
        <w:r w:rsidRPr="00FE3E1F">
          <w:t>2</w:t>
        </w:r>
        <w:r w:rsidRPr="00FE3E1F">
          <w:fldChar w:fldCharType="end"/>
        </w:r>
      </w:p>
    </w:sdtContent>
  </w:sdt>
  <w:p w14:paraId="730E82DD" w14:textId="77777777" w:rsidR="003B363F" w:rsidRPr="00FE3E1F" w:rsidRDefault="003B3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9D5DF" w14:textId="77777777" w:rsidR="00B44CB5" w:rsidRPr="00FE3E1F" w:rsidRDefault="00B44CB5" w:rsidP="006A23E7">
      <w:r w:rsidRPr="00FE3E1F">
        <w:separator/>
      </w:r>
    </w:p>
  </w:footnote>
  <w:footnote w:type="continuationSeparator" w:id="0">
    <w:p w14:paraId="760DA9EE" w14:textId="77777777" w:rsidR="00B44CB5" w:rsidRPr="00FE3E1F" w:rsidRDefault="00B44CB5" w:rsidP="006A23E7">
      <w:r w:rsidRPr="00FE3E1F">
        <w:continuationSeparator/>
      </w:r>
    </w:p>
  </w:footnote>
  <w:footnote w:type="continuationNotice" w:id="1">
    <w:p w14:paraId="0E86CCDC" w14:textId="77777777" w:rsidR="00B44CB5" w:rsidRPr="00FE3E1F" w:rsidRDefault="00B44C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6D68"/>
    <w:multiLevelType w:val="hybridMultilevel"/>
    <w:tmpl w:val="1666A328"/>
    <w:lvl w:ilvl="0" w:tplc="B82CEB1C">
      <w:start w:val="1"/>
      <w:numFmt w:val="bullet"/>
      <w:lvlText w:val="•"/>
      <w:lvlJc w:val="left"/>
      <w:pPr>
        <w:tabs>
          <w:tab w:val="num" w:pos="720"/>
        </w:tabs>
        <w:ind w:left="720" w:hanging="360"/>
      </w:pPr>
      <w:rPr>
        <w:rFonts w:ascii="Arial" w:hAnsi="Arial" w:hint="default"/>
      </w:rPr>
    </w:lvl>
    <w:lvl w:ilvl="1" w:tplc="2F86B216" w:tentative="1">
      <w:start w:val="1"/>
      <w:numFmt w:val="bullet"/>
      <w:lvlText w:val="•"/>
      <w:lvlJc w:val="left"/>
      <w:pPr>
        <w:tabs>
          <w:tab w:val="num" w:pos="1440"/>
        </w:tabs>
        <w:ind w:left="1440" w:hanging="360"/>
      </w:pPr>
      <w:rPr>
        <w:rFonts w:ascii="Arial" w:hAnsi="Arial" w:hint="default"/>
      </w:rPr>
    </w:lvl>
    <w:lvl w:ilvl="2" w:tplc="AB789FDC" w:tentative="1">
      <w:start w:val="1"/>
      <w:numFmt w:val="bullet"/>
      <w:lvlText w:val="•"/>
      <w:lvlJc w:val="left"/>
      <w:pPr>
        <w:tabs>
          <w:tab w:val="num" w:pos="2160"/>
        </w:tabs>
        <w:ind w:left="2160" w:hanging="360"/>
      </w:pPr>
      <w:rPr>
        <w:rFonts w:ascii="Arial" w:hAnsi="Arial" w:hint="default"/>
      </w:rPr>
    </w:lvl>
    <w:lvl w:ilvl="3" w:tplc="5700224A" w:tentative="1">
      <w:start w:val="1"/>
      <w:numFmt w:val="bullet"/>
      <w:lvlText w:val="•"/>
      <w:lvlJc w:val="left"/>
      <w:pPr>
        <w:tabs>
          <w:tab w:val="num" w:pos="2880"/>
        </w:tabs>
        <w:ind w:left="2880" w:hanging="360"/>
      </w:pPr>
      <w:rPr>
        <w:rFonts w:ascii="Arial" w:hAnsi="Arial" w:hint="default"/>
      </w:rPr>
    </w:lvl>
    <w:lvl w:ilvl="4" w:tplc="B9BE6282" w:tentative="1">
      <w:start w:val="1"/>
      <w:numFmt w:val="bullet"/>
      <w:lvlText w:val="•"/>
      <w:lvlJc w:val="left"/>
      <w:pPr>
        <w:tabs>
          <w:tab w:val="num" w:pos="3600"/>
        </w:tabs>
        <w:ind w:left="3600" w:hanging="360"/>
      </w:pPr>
      <w:rPr>
        <w:rFonts w:ascii="Arial" w:hAnsi="Arial" w:hint="default"/>
      </w:rPr>
    </w:lvl>
    <w:lvl w:ilvl="5" w:tplc="AD865B9A" w:tentative="1">
      <w:start w:val="1"/>
      <w:numFmt w:val="bullet"/>
      <w:lvlText w:val="•"/>
      <w:lvlJc w:val="left"/>
      <w:pPr>
        <w:tabs>
          <w:tab w:val="num" w:pos="4320"/>
        </w:tabs>
        <w:ind w:left="4320" w:hanging="360"/>
      </w:pPr>
      <w:rPr>
        <w:rFonts w:ascii="Arial" w:hAnsi="Arial" w:hint="default"/>
      </w:rPr>
    </w:lvl>
    <w:lvl w:ilvl="6" w:tplc="8E84C7B8" w:tentative="1">
      <w:start w:val="1"/>
      <w:numFmt w:val="bullet"/>
      <w:lvlText w:val="•"/>
      <w:lvlJc w:val="left"/>
      <w:pPr>
        <w:tabs>
          <w:tab w:val="num" w:pos="5040"/>
        </w:tabs>
        <w:ind w:left="5040" w:hanging="360"/>
      </w:pPr>
      <w:rPr>
        <w:rFonts w:ascii="Arial" w:hAnsi="Arial" w:hint="default"/>
      </w:rPr>
    </w:lvl>
    <w:lvl w:ilvl="7" w:tplc="56345B04" w:tentative="1">
      <w:start w:val="1"/>
      <w:numFmt w:val="bullet"/>
      <w:lvlText w:val="•"/>
      <w:lvlJc w:val="left"/>
      <w:pPr>
        <w:tabs>
          <w:tab w:val="num" w:pos="5760"/>
        </w:tabs>
        <w:ind w:left="5760" w:hanging="360"/>
      </w:pPr>
      <w:rPr>
        <w:rFonts w:ascii="Arial" w:hAnsi="Arial" w:hint="default"/>
      </w:rPr>
    </w:lvl>
    <w:lvl w:ilvl="8" w:tplc="13945F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455027"/>
    <w:multiLevelType w:val="hybridMultilevel"/>
    <w:tmpl w:val="51FCBB88"/>
    <w:lvl w:ilvl="0" w:tplc="FCE81702">
      <w:start w:val="1"/>
      <w:numFmt w:val="bullet"/>
      <w:lvlText w:val="•"/>
      <w:lvlJc w:val="left"/>
      <w:pPr>
        <w:tabs>
          <w:tab w:val="num" w:pos="720"/>
        </w:tabs>
        <w:ind w:left="720" w:hanging="360"/>
      </w:pPr>
      <w:rPr>
        <w:rFonts w:ascii="Arial" w:hAnsi="Arial" w:hint="default"/>
      </w:rPr>
    </w:lvl>
    <w:lvl w:ilvl="1" w:tplc="22E658EC" w:tentative="1">
      <w:start w:val="1"/>
      <w:numFmt w:val="bullet"/>
      <w:lvlText w:val="•"/>
      <w:lvlJc w:val="left"/>
      <w:pPr>
        <w:tabs>
          <w:tab w:val="num" w:pos="1440"/>
        </w:tabs>
        <w:ind w:left="1440" w:hanging="360"/>
      </w:pPr>
      <w:rPr>
        <w:rFonts w:ascii="Arial" w:hAnsi="Arial" w:hint="default"/>
      </w:rPr>
    </w:lvl>
    <w:lvl w:ilvl="2" w:tplc="C62405AE" w:tentative="1">
      <w:start w:val="1"/>
      <w:numFmt w:val="bullet"/>
      <w:lvlText w:val="•"/>
      <w:lvlJc w:val="left"/>
      <w:pPr>
        <w:tabs>
          <w:tab w:val="num" w:pos="2160"/>
        </w:tabs>
        <w:ind w:left="2160" w:hanging="360"/>
      </w:pPr>
      <w:rPr>
        <w:rFonts w:ascii="Arial" w:hAnsi="Arial" w:hint="default"/>
      </w:rPr>
    </w:lvl>
    <w:lvl w:ilvl="3" w:tplc="63E2746A" w:tentative="1">
      <w:start w:val="1"/>
      <w:numFmt w:val="bullet"/>
      <w:lvlText w:val="•"/>
      <w:lvlJc w:val="left"/>
      <w:pPr>
        <w:tabs>
          <w:tab w:val="num" w:pos="2880"/>
        </w:tabs>
        <w:ind w:left="2880" w:hanging="360"/>
      </w:pPr>
      <w:rPr>
        <w:rFonts w:ascii="Arial" w:hAnsi="Arial" w:hint="default"/>
      </w:rPr>
    </w:lvl>
    <w:lvl w:ilvl="4" w:tplc="66AADCC0" w:tentative="1">
      <w:start w:val="1"/>
      <w:numFmt w:val="bullet"/>
      <w:lvlText w:val="•"/>
      <w:lvlJc w:val="left"/>
      <w:pPr>
        <w:tabs>
          <w:tab w:val="num" w:pos="3600"/>
        </w:tabs>
        <w:ind w:left="3600" w:hanging="360"/>
      </w:pPr>
      <w:rPr>
        <w:rFonts w:ascii="Arial" w:hAnsi="Arial" w:hint="default"/>
      </w:rPr>
    </w:lvl>
    <w:lvl w:ilvl="5" w:tplc="48868DD6" w:tentative="1">
      <w:start w:val="1"/>
      <w:numFmt w:val="bullet"/>
      <w:lvlText w:val="•"/>
      <w:lvlJc w:val="left"/>
      <w:pPr>
        <w:tabs>
          <w:tab w:val="num" w:pos="4320"/>
        </w:tabs>
        <w:ind w:left="4320" w:hanging="360"/>
      </w:pPr>
      <w:rPr>
        <w:rFonts w:ascii="Arial" w:hAnsi="Arial" w:hint="default"/>
      </w:rPr>
    </w:lvl>
    <w:lvl w:ilvl="6" w:tplc="B3C2B6CE" w:tentative="1">
      <w:start w:val="1"/>
      <w:numFmt w:val="bullet"/>
      <w:lvlText w:val="•"/>
      <w:lvlJc w:val="left"/>
      <w:pPr>
        <w:tabs>
          <w:tab w:val="num" w:pos="5040"/>
        </w:tabs>
        <w:ind w:left="5040" w:hanging="360"/>
      </w:pPr>
      <w:rPr>
        <w:rFonts w:ascii="Arial" w:hAnsi="Arial" w:hint="default"/>
      </w:rPr>
    </w:lvl>
    <w:lvl w:ilvl="7" w:tplc="AE00BA38" w:tentative="1">
      <w:start w:val="1"/>
      <w:numFmt w:val="bullet"/>
      <w:lvlText w:val="•"/>
      <w:lvlJc w:val="left"/>
      <w:pPr>
        <w:tabs>
          <w:tab w:val="num" w:pos="5760"/>
        </w:tabs>
        <w:ind w:left="5760" w:hanging="360"/>
      </w:pPr>
      <w:rPr>
        <w:rFonts w:ascii="Arial" w:hAnsi="Arial" w:hint="default"/>
      </w:rPr>
    </w:lvl>
    <w:lvl w:ilvl="8" w:tplc="942E55E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FD408E"/>
    <w:multiLevelType w:val="hybridMultilevel"/>
    <w:tmpl w:val="ACB2B1A2"/>
    <w:lvl w:ilvl="0" w:tplc="028AA490">
      <w:start w:val="1"/>
      <w:numFmt w:val="bullet"/>
      <w:lvlText w:val="•"/>
      <w:lvlJc w:val="left"/>
      <w:pPr>
        <w:tabs>
          <w:tab w:val="num" w:pos="720"/>
        </w:tabs>
        <w:ind w:left="720" w:hanging="360"/>
      </w:pPr>
      <w:rPr>
        <w:rFonts w:ascii="Arial" w:hAnsi="Arial" w:hint="default"/>
      </w:rPr>
    </w:lvl>
    <w:lvl w:ilvl="1" w:tplc="D81C28B2" w:tentative="1">
      <w:start w:val="1"/>
      <w:numFmt w:val="bullet"/>
      <w:lvlText w:val="•"/>
      <w:lvlJc w:val="left"/>
      <w:pPr>
        <w:tabs>
          <w:tab w:val="num" w:pos="1440"/>
        </w:tabs>
        <w:ind w:left="1440" w:hanging="360"/>
      </w:pPr>
      <w:rPr>
        <w:rFonts w:ascii="Arial" w:hAnsi="Arial" w:hint="default"/>
      </w:rPr>
    </w:lvl>
    <w:lvl w:ilvl="2" w:tplc="8D3EE87E" w:tentative="1">
      <w:start w:val="1"/>
      <w:numFmt w:val="bullet"/>
      <w:lvlText w:val="•"/>
      <w:lvlJc w:val="left"/>
      <w:pPr>
        <w:tabs>
          <w:tab w:val="num" w:pos="2160"/>
        </w:tabs>
        <w:ind w:left="2160" w:hanging="360"/>
      </w:pPr>
      <w:rPr>
        <w:rFonts w:ascii="Arial" w:hAnsi="Arial" w:hint="default"/>
      </w:rPr>
    </w:lvl>
    <w:lvl w:ilvl="3" w:tplc="ABE88EE0" w:tentative="1">
      <w:start w:val="1"/>
      <w:numFmt w:val="bullet"/>
      <w:lvlText w:val="•"/>
      <w:lvlJc w:val="left"/>
      <w:pPr>
        <w:tabs>
          <w:tab w:val="num" w:pos="2880"/>
        </w:tabs>
        <w:ind w:left="2880" w:hanging="360"/>
      </w:pPr>
      <w:rPr>
        <w:rFonts w:ascii="Arial" w:hAnsi="Arial" w:hint="default"/>
      </w:rPr>
    </w:lvl>
    <w:lvl w:ilvl="4" w:tplc="8A40317C" w:tentative="1">
      <w:start w:val="1"/>
      <w:numFmt w:val="bullet"/>
      <w:lvlText w:val="•"/>
      <w:lvlJc w:val="left"/>
      <w:pPr>
        <w:tabs>
          <w:tab w:val="num" w:pos="3600"/>
        </w:tabs>
        <w:ind w:left="3600" w:hanging="360"/>
      </w:pPr>
      <w:rPr>
        <w:rFonts w:ascii="Arial" w:hAnsi="Arial" w:hint="default"/>
      </w:rPr>
    </w:lvl>
    <w:lvl w:ilvl="5" w:tplc="C3F2B6D4" w:tentative="1">
      <w:start w:val="1"/>
      <w:numFmt w:val="bullet"/>
      <w:lvlText w:val="•"/>
      <w:lvlJc w:val="left"/>
      <w:pPr>
        <w:tabs>
          <w:tab w:val="num" w:pos="4320"/>
        </w:tabs>
        <w:ind w:left="4320" w:hanging="360"/>
      </w:pPr>
      <w:rPr>
        <w:rFonts w:ascii="Arial" w:hAnsi="Arial" w:hint="default"/>
      </w:rPr>
    </w:lvl>
    <w:lvl w:ilvl="6" w:tplc="7A5EFE74" w:tentative="1">
      <w:start w:val="1"/>
      <w:numFmt w:val="bullet"/>
      <w:lvlText w:val="•"/>
      <w:lvlJc w:val="left"/>
      <w:pPr>
        <w:tabs>
          <w:tab w:val="num" w:pos="5040"/>
        </w:tabs>
        <w:ind w:left="5040" w:hanging="360"/>
      </w:pPr>
      <w:rPr>
        <w:rFonts w:ascii="Arial" w:hAnsi="Arial" w:hint="default"/>
      </w:rPr>
    </w:lvl>
    <w:lvl w:ilvl="7" w:tplc="6EC4E7C4" w:tentative="1">
      <w:start w:val="1"/>
      <w:numFmt w:val="bullet"/>
      <w:lvlText w:val="•"/>
      <w:lvlJc w:val="left"/>
      <w:pPr>
        <w:tabs>
          <w:tab w:val="num" w:pos="5760"/>
        </w:tabs>
        <w:ind w:left="5760" w:hanging="360"/>
      </w:pPr>
      <w:rPr>
        <w:rFonts w:ascii="Arial" w:hAnsi="Arial" w:hint="default"/>
      </w:rPr>
    </w:lvl>
    <w:lvl w:ilvl="8" w:tplc="044A0CE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D2112C"/>
    <w:multiLevelType w:val="hybridMultilevel"/>
    <w:tmpl w:val="E494C426"/>
    <w:lvl w:ilvl="0" w:tplc="99060D72">
      <w:start w:val="1"/>
      <w:numFmt w:val="bullet"/>
      <w:lvlText w:val="•"/>
      <w:lvlJc w:val="left"/>
      <w:pPr>
        <w:tabs>
          <w:tab w:val="num" w:pos="720"/>
        </w:tabs>
        <w:ind w:left="720" w:hanging="360"/>
      </w:pPr>
      <w:rPr>
        <w:rFonts w:ascii="Arial" w:hAnsi="Arial" w:hint="default"/>
      </w:rPr>
    </w:lvl>
    <w:lvl w:ilvl="1" w:tplc="15BE8C3C">
      <w:start w:val="1"/>
      <w:numFmt w:val="bullet"/>
      <w:lvlText w:val="•"/>
      <w:lvlJc w:val="left"/>
      <w:pPr>
        <w:tabs>
          <w:tab w:val="num" w:pos="1440"/>
        </w:tabs>
        <w:ind w:left="1440" w:hanging="360"/>
      </w:pPr>
      <w:rPr>
        <w:rFonts w:ascii="Arial" w:hAnsi="Arial" w:hint="default"/>
      </w:rPr>
    </w:lvl>
    <w:lvl w:ilvl="2" w:tplc="44E8D3C6" w:tentative="1">
      <w:start w:val="1"/>
      <w:numFmt w:val="bullet"/>
      <w:lvlText w:val="•"/>
      <w:lvlJc w:val="left"/>
      <w:pPr>
        <w:tabs>
          <w:tab w:val="num" w:pos="2160"/>
        </w:tabs>
        <w:ind w:left="2160" w:hanging="360"/>
      </w:pPr>
      <w:rPr>
        <w:rFonts w:ascii="Arial" w:hAnsi="Arial" w:hint="default"/>
      </w:rPr>
    </w:lvl>
    <w:lvl w:ilvl="3" w:tplc="CD92E32C" w:tentative="1">
      <w:start w:val="1"/>
      <w:numFmt w:val="bullet"/>
      <w:lvlText w:val="•"/>
      <w:lvlJc w:val="left"/>
      <w:pPr>
        <w:tabs>
          <w:tab w:val="num" w:pos="2880"/>
        </w:tabs>
        <w:ind w:left="2880" w:hanging="360"/>
      </w:pPr>
      <w:rPr>
        <w:rFonts w:ascii="Arial" w:hAnsi="Arial" w:hint="default"/>
      </w:rPr>
    </w:lvl>
    <w:lvl w:ilvl="4" w:tplc="ABBCBECE" w:tentative="1">
      <w:start w:val="1"/>
      <w:numFmt w:val="bullet"/>
      <w:lvlText w:val="•"/>
      <w:lvlJc w:val="left"/>
      <w:pPr>
        <w:tabs>
          <w:tab w:val="num" w:pos="3600"/>
        </w:tabs>
        <w:ind w:left="3600" w:hanging="360"/>
      </w:pPr>
      <w:rPr>
        <w:rFonts w:ascii="Arial" w:hAnsi="Arial" w:hint="default"/>
      </w:rPr>
    </w:lvl>
    <w:lvl w:ilvl="5" w:tplc="5E6493AC" w:tentative="1">
      <w:start w:val="1"/>
      <w:numFmt w:val="bullet"/>
      <w:lvlText w:val="•"/>
      <w:lvlJc w:val="left"/>
      <w:pPr>
        <w:tabs>
          <w:tab w:val="num" w:pos="4320"/>
        </w:tabs>
        <w:ind w:left="4320" w:hanging="360"/>
      </w:pPr>
      <w:rPr>
        <w:rFonts w:ascii="Arial" w:hAnsi="Arial" w:hint="default"/>
      </w:rPr>
    </w:lvl>
    <w:lvl w:ilvl="6" w:tplc="9656E3F4" w:tentative="1">
      <w:start w:val="1"/>
      <w:numFmt w:val="bullet"/>
      <w:lvlText w:val="•"/>
      <w:lvlJc w:val="left"/>
      <w:pPr>
        <w:tabs>
          <w:tab w:val="num" w:pos="5040"/>
        </w:tabs>
        <w:ind w:left="5040" w:hanging="360"/>
      </w:pPr>
      <w:rPr>
        <w:rFonts w:ascii="Arial" w:hAnsi="Arial" w:hint="default"/>
      </w:rPr>
    </w:lvl>
    <w:lvl w:ilvl="7" w:tplc="99B658DC" w:tentative="1">
      <w:start w:val="1"/>
      <w:numFmt w:val="bullet"/>
      <w:lvlText w:val="•"/>
      <w:lvlJc w:val="left"/>
      <w:pPr>
        <w:tabs>
          <w:tab w:val="num" w:pos="5760"/>
        </w:tabs>
        <w:ind w:left="5760" w:hanging="360"/>
      </w:pPr>
      <w:rPr>
        <w:rFonts w:ascii="Arial" w:hAnsi="Arial" w:hint="default"/>
      </w:rPr>
    </w:lvl>
    <w:lvl w:ilvl="8" w:tplc="5C7C84A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564F19"/>
    <w:multiLevelType w:val="hybridMultilevel"/>
    <w:tmpl w:val="94A63C6C"/>
    <w:lvl w:ilvl="0" w:tplc="93AA5594">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9F10258"/>
    <w:multiLevelType w:val="hybridMultilevel"/>
    <w:tmpl w:val="8CA61E38"/>
    <w:lvl w:ilvl="0" w:tplc="AD9E080E">
      <w:start w:val="1"/>
      <w:numFmt w:val="bullet"/>
      <w:lvlText w:val="•"/>
      <w:lvlJc w:val="left"/>
      <w:pPr>
        <w:tabs>
          <w:tab w:val="num" w:pos="720"/>
        </w:tabs>
        <w:ind w:left="720" w:hanging="360"/>
      </w:pPr>
      <w:rPr>
        <w:rFonts w:ascii="Arial" w:hAnsi="Arial" w:hint="default"/>
      </w:rPr>
    </w:lvl>
    <w:lvl w:ilvl="1" w:tplc="5D9E0E20" w:tentative="1">
      <w:start w:val="1"/>
      <w:numFmt w:val="bullet"/>
      <w:lvlText w:val="•"/>
      <w:lvlJc w:val="left"/>
      <w:pPr>
        <w:tabs>
          <w:tab w:val="num" w:pos="1440"/>
        </w:tabs>
        <w:ind w:left="1440" w:hanging="360"/>
      </w:pPr>
      <w:rPr>
        <w:rFonts w:ascii="Arial" w:hAnsi="Arial" w:hint="default"/>
      </w:rPr>
    </w:lvl>
    <w:lvl w:ilvl="2" w:tplc="641C1ACA" w:tentative="1">
      <w:start w:val="1"/>
      <w:numFmt w:val="bullet"/>
      <w:lvlText w:val="•"/>
      <w:lvlJc w:val="left"/>
      <w:pPr>
        <w:tabs>
          <w:tab w:val="num" w:pos="2160"/>
        </w:tabs>
        <w:ind w:left="2160" w:hanging="360"/>
      </w:pPr>
      <w:rPr>
        <w:rFonts w:ascii="Arial" w:hAnsi="Arial" w:hint="default"/>
      </w:rPr>
    </w:lvl>
    <w:lvl w:ilvl="3" w:tplc="34DC61DE" w:tentative="1">
      <w:start w:val="1"/>
      <w:numFmt w:val="bullet"/>
      <w:lvlText w:val="•"/>
      <w:lvlJc w:val="left"/>
      <w:pPr>
        <w:tabs>
          <w:tab w:val="num" w:pos="2880"/>
        </w:tabs>
        <w:ind w:left="2880" w:hanging="360"/>
      </w:pPr>
      <w:rPr>
        <w:rFonts w:ascii="Arial" w:hAnsi="Arial" w:hint="default"/>
      </w:rPr>
    </w:lvl>
    <w:lvl w:ilvl="4" w:tplc="211ED42A" w:tentative="1">
      <w:start w:val="1"/>
      <w:numFmt w:val="bullet"/>
      <w:lvlText w:val="•"/>
      <w:lvlJc w:val="left"/>
      <w:pPr>
        <w:tabs>
          <w:tab w:val="num" w:pos="3600"/>
        </w:tabs>
        <w:ind w:left="3600" w:hanging="360"/>
      </w:pPr>
      <w:rPr>
        <w:rFonts w:ascii="Arial" w:hAnsi="Arial" w:hint="default"/>
      </w:rPr>
    </w:lvl>
    <w:lvl w:ilvl="5" w:tplc="EC922A7C" w:tentative="1">
      <w:start w:val="1"/>
      <w:numFmt w:val="bullet"/>
      <w:lvlText w:val="•"/>
      <w:lvlJc w:val="left"/>
      <w:pPr>
        <w:tabs>
          <w:tab w:val="num" w:pos="4320"/>
        </w:tabs>
        <w:ind w:left="4320" w:hanging="360"/>
      </w:pPr>
      <w:rPr>
        <w:rFonts w:ascii="Arial" w:hAnsi="Arial" w:hint="default"/>
      </w:rPr>
    </w:lvl>
    <w:lvl w:ilvl="6" w:tplc="2228D2B8" w:tentative="1">
      <w:start w:val="1"/>
      <w:numFmt w:val="bullet"/>
      <w:lvlText w:val="•"/>
      <w:lvlJc w:val="left"/>
      <w:pPr>
        <w:tabs>
          <w:tab w:val="num" w:pos="5040"/>
        </w:tabs>
        <w:ind w:left="5040" w:hanging="360"/>
      </w:pPr>
      <w:rPr>
        <w:rFonts w:ascii="Arial" w:hAnsi="Arial" w:hint="default"/>
      </w:rPr>
    </w:lvl>
    <w:lvl w:ilvl="7" w:tplc="7CCAEBCA" w:tentative="1">
      <w:start w:val="1"/>
      <w:numFmt w:val="bullet"/>
      <w:lvlText w:val="•"/>
      <w:lvlJc w:val="left"/>
      <w:pPr>
        <w:tabs>
          <w:tab w:val="num" w:pos="5760"/>
        </w:tabs>
        <w:ind w:left="5760" w:hanging="360"/>
      </w:pPr>
      <w:rPr>
        <w:rFonts w:ascii="Arial" w:hAnsi="Arial" w:hint="default"/>
      </w:rPr>
    </w:lvl>
    <w:lvl w:ilvl="8" w:tplc="663EF1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D87535"/>
    <w:multiLevelType w:val="hybridMultilevel"/>
    <w:tmpl w:val="90F0F458"/>
    <w:lvl w:ilvl="0" w:tplc="578AC662">
      <w:start w:val="1"/>
      <w:numFmt w:val="bullet"/>
      <w:lvlText w:val="•"/>
      <w:lvlJc w:val="left"/>
      <w:pPr>
        <w:tabs>
          <w:tab w:val="num" w:pos="720"/>
        </w:tabs>
        <w:ind w:left="720" w:hanging="360"/>
      </w:pPr>
      <w:rPr>
        <w:rFonts w:ascii="Arial" w:hAnsi="Arial" w:hint="default"/>
      </w:rPr>
    </w:lvl>
    <w:lvl w:ilvl="1" w:tplc="2D546F0E" w:tentative="1">
      <w:start w:val="1"/>
      <w:numFmt w:val="bullet"/>
      <w:lvlText w:val="•"/>
      <w:lvlJc w:val="left"/>
      <w:pPr>
        <w:tabs>
          <w:tab w:val="num" w:pos="1440"/>
        </w:tabs>
        <w:ind w:left="1440" w:hanging="360"/>
      </w:pPr>
      <w:rPr>
        <w:rFonts w:ascii="Arial" w:hAnsi="Arial" w:hint="default"/>
      </w:rPr>
    </w:lvl>
    <w:lvl w:ilvl="2" w:tplc="EC68EE76" w:tentative="1">
      <w:start w:val="1"/>
      <w:numFmt w:val="bullet"/>
      <w:lvlText w:val="•"/>
      <w:lvlJc w:val="left"/>
      <w:pPr>
        <w:tabs>
          <w:tab w:val="num" w:pos="2160"/>
        </w:tabs>
        <w:ind w:left="2160" w:hanging="360"/>
      </w:pPr>
      <w:rPr>
        <w:rFonts w:ascii="Arial" w:hAnsi="Arial" w:hint="default"/>
      </w:rPr>
    </w:lvl>
    <w:lvl w:ilvl="3" w:tplc="DF464206" w:tentative="1">
      <w:start w:val="1"/>
      <w:numFmt w:val="bullet"/>
      <w:lvlText w:val="•"/>
      <w:lvlJc w:val="left"/>
      <w:pPr>
        <w:tabs>
          <w:tab w:val="num" w:pos="2880"/>
        </w:tabs>
        <w:ind w:left="2880" w:hanging="360"/>
      </w:pPr>
      <w:rPr>
        <w:rFonts w:ascii="Arial" w:hAnsi="Arial" w:hint="default"/>
      </w:rPr>
    </w:lvl>
    <w:lvl w:ilvl="4" w:tplc="4F64401C" w:tentative="1">
      <w:start w:val="1"/>
      <w:numFmt w:val="bullet"/>
      <w:lvlText w:val="•"/>
      <w:lvlJc w:val="left"/>
      <w:pPr>
        <w:tabs>
          <w:tab w:val="num" w:pos="3600"/>
        </w:tabs>
        <w:ind w:left="3600" w:hanging="360"/>
      </w:pPr>
      <w:rPr>
        <w:rFonts w:ascii="Arial" w:hAnsi="Arial" w:hint="default"/>
      </w:rPr>
    </w:lvl>
    <w:lvl w:ilvl="5" w:tplc="D23E4A70" w:tentative="1">
      <w:start w:val="1"/>
      <w:numFmt w:val="bullet"/>
      <w:lvlText w:val="•"/>
      <w:lvlJc w:val="left"/>
      <w:pPr>
        <w:tabs>
          <w:tab w:val="num" w:pos="4320"/>
        </w:tabs>
        <w:ind w:left="4320" w:hanging="360"/>
      </w:pPr>
      <w:rPr>
        <w:rFonts w:ascii="Arial" w:hAnsi="Arial" w:hint="default"/>
      </w:rPr>
    </w:lvl>
    <w:lvl w:ilvl="6" w:tplc="029A4C74" w:tentative="1">
      <w:start w:val="1"/>
      <w:numFmt w:val="bullet"/>
      <w:lvlText w:val="•"/>
      <w:lvlJc w:val="left"/>
      <w:pPr>
        <w:tabs>
          <w:tab w:val="num" w:pos="5040"/>
        </w:tabs>
        <w:ind w:left="5040" w:hanging="360"/>
      </w:pPr>
      <w:rPr>
        <w:rFonts w:ascii="Arial" w:hAnsi="Arial" w:hint="default"/>
      </w:rPr>
    </w:lvl>
    <w:lvl w:ilvl="7" w:tplc="511C0088" w:tentative="1">
      <w:start w:val="1"/>
      <w:numFmt w:val="bullet"/>
      <w:lvlText w:val="•"/>
      <w:lvlJc w:val="left"/>
      <w:pPr>
        <w:tabs>
          <w:tab w:val="num" w:pos="5760"/>
        </w:tabs>
        <w:ind w:left="5760" w:hanging="360"/>
      </w:pPr>
      <w:rPr>
        <w:rFonts w:ascii="Arial" w:hAnsi="Arial" w:hint="default"/>
      </w:rPr>
    </w:lvl>
    <w:lvl w:ilvl="8" w:tplc="B4CEDD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794727"/>
    <w:multiLevelType w:val="hybridMultilevel"/>
    <w:tmpl w:val="82D24CC8"/>
    <w:lvl w:ilvl="0" w:tplc="0090DD3C">
      <w:start w:val="1"/>
      <w:numFmt w:val="bullet"/>
      <w:lvlText w:val="•"/>
      <w:lvlJc w:val="left"/>
      <w:pPr>
        <w:tabs>
          <w:tab w:val="num" w:pos="720"/>
        </w:tabs>
        <w:ind w:left="720" w:hanging="360"/>
      </w:pPr>
      <w:rPr>
        <w:rFonts w:ascii="Arial" w:hAnsi="Arial" w:hint="default"/>
      </w:rPr>
    </w:lvl>
    <w:lvl w:ilvl="1" w:tplc="DAF224CC" w:tentative="1">
      <w:start w:val="1"/>
      <w:numFmt w:val="bullet"/>
      <w:lvlText w:val="•"/>
      <w:lvlJc w:val="left"/>
      <w:pPr>
        <w:tabs>
          <w:tab w:val="num" w:pos="1440"/>
        </w:tabs>
        <w:ind w:left="1440" w:hanging="360"/>
      </w:pPr>
      <w:rPr>
        <w:rFonts w:ascii="Arial" w:hAnsi="Arial" w:hint="default"/>
      </w:rPr>
    </w:lvl>
    <w:lvl w:ilvl="2" w:tplc="2C68FB64" w:tentative="1">
      <w:start w:val="1"/>
      <w:numFmt w:val="bullet"/>
      <w:lvlText w:val="•"/>
      <w:lvlJc w:val="left"/>
      <w:pPr>
        <w:tabs>
          <w:tab w:val="num" w:pos="2160"/>
        </w:tabs>
        <w:ind w:left="2160" w:hanging="360"/>
      </w:pPr>
      <w:rPr>
        <w:rFonts w:ascii="Arial" w:hAnsi="Arial" w:hint="default"/>
      </w:rPr>
    </w:lvl>
    <w:lvl w:ilvl="3" w:tplc="C9EC176C" w:tentative="1">
      <w:start w:val="1"/>
      <w:numFmt w:val="bullet"/>
      <w:lvlText w:val="•"/>
      <w:lvlJc w:val="left"/>
      <w:pPr>
        <w:tabs>
          <w:tab w:val="num" w:pos="2880"/>
        </w:tabs>
        <w:ind w:left="2880" w:hanging="360"/>
      </w:pPr>
      <w:rPr>
        <w:rFonts w:ascii="Arial" w:hAnsi="Arial" w:hint="default"/>
      </w:rPr>
    </w:lvl>
    <w:lvl w:ilvl="4" w:tplc="ECAE9068" w:tentative="1">
      <w:start w:val="1"/>
      <w:numFmt w:val="bullet"/>
      <w:lvlText w:val="•"/>
      <w:lvlJc w:val="left"/>
      <w:pPr>
        <w:tabs>
          <w:tab w:val="num" w:pos="3600"/>
        </w:tabs>
        <w:ind w:left="3600" w:hanging="360"/>
      </w:pPr>
      <w:rPr>
        <w:rFonts w:ascii="Arial" w:hAnsi="Arial" w:hint="default"/>
      </w:rPr>
    </w:lvl>
    <w:lvl w:ilvl="5" w:tplc="5DD064EA" w:tentative="1">
      <w:start w:val="1"/>
      <w:numFmt w:val="bullet"/>
      <w:lvlText w:val="•"/>
      <w:lvlJc w:val="left"/>
      <w:pPr>
        <w:tabs>
          <w:tab w:val="num" w:pos="4320"/>
        </w:tabs>
        <w:ind w:left="4320" w:hanging="360"/>
      </w:pPr>
      <w:rPr>
        <w:rFonts w:ascii="Arial" w:hAnsi="Arial" w:hint="default"/>
      </w:rPr>
    </w:lvl>
    <w:lvl w:ilvl="6" w:tplc="04D24F8E" w:tentative="1">
      <w:start w:val="1"/>
      <w:numFmt w:val="bullet"/>
      <w:lvlText w:val="•"/>
      <w:lvlJc w:val="left"/>
      <w:pPr>
        <w:tabs>
          <w:tab w:val="num" w:pos="5040"/>
        </w:tabs>
        <w:ind w:left="5040" w:hanging="360"/>
      </w:pPr>
      <w:rPr>
        <w:rFonts w:ascii="Arial" w:hAnsi="Arial" w:hint="default"/>
      </w:rPr>
    </w:lvl>
    <w:lvl w:ilvl="7" w:tplc="62E091CC" w:tentative="1">
      <w:start w:val="1"/>
      <w:numFmt w:val="bullet"/>
      <w:lvlText w:val="•"/>
      <w:lvlJc w:val="left"/>
      <w:pPr>
        <w:tabs>
          <w:tab w:val="num" w:pos="5760"/>
        </w:tabs>
        <w:ind w:left="5760" w:hanging="360"/>
      </w:pPr>
      <w:rPr>
        <w:rFonts w:ascii="Arial" w:hAnsi="Arial" w:hint="default"/>
      </w:rPr>
    </w:lvl>
    <w:lvl w:ilvl="8" w:tplc="C76E48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FF5617"/>
    <w:multiLevelType w:val="hybridMultilevel"/>
    <w:tmpl w:val="FCEA5ED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E1E2ACB"/>
    <w:multiLevelType w:val="hybridMultilevel"/>
    <w:tmpl w:val="A11E6BC4"/>
    <w:lvl w:ilvl="0" w:tplc="410CDF00">
      <w:start w:val="1"/>
      <w:numFmt w:val="decimal"/>
      <w:lvlText w:val="%1)"/>
      <w:lvlJc w:val="left"/>
      <w:pPr>
        <w:ind w:left="420" w:hanging="360"/>
      </w:pPr>
      <w:rPr>
        <w:rFonts w:hint="default"/>
      </w:rPr>
    </w:lvl>
    <w:lvl w:ilvl="1" w:tplc="04130019" w:tentative="1">
      <w:start w:val="1"/>
      <w:numFmt w:val="lowerLetter"/>
      <w:lvlText w:val="%2."/>
      <w:lvlJc w:val="left"/>
      <w:pPr>
        <w:ind w:left="1140" w:hanging="360"/>
      </w:pPr>
    </w:lvl>
    <w:lvl w:ilvl="2" w:tplc="0413001B" w:tentative="1">
      <w:start w:val="1"/>
      <w:numFmt w:val="lowerRoman"/>
      <w:lvlText w:val="%3."/>
      <w:lvlJc w:val="right"/>
      <w:pPr>
        <w:ind w:left="1860" w:hanging="180"/>
      </w:pPr>
    </w:lvl>
    <w:lvl w:ilvl="3" w:tplc="0413000F" w:tentative="1">
      <w:start w:val="1"/>
      <w:numFmt w:val="decimal"/>
      <w:lvlText w:val="%4."/>
      <w:lvlJc w:val="left"/>
      <w:pPr>
        <w:ind w:left="2580" w:hanging="360"/>
      </w:pPr>
    </w:lvl>
    <w:lvl w:ilvl="4" w:tplc="04130019" w:tentative="1">
      <w:start w:val="1"/>
      <w:numFmt w:val="lowerLetter"/>
      <w:lvlText w:val="%5."/>
      <w:lvlJc w:val="left"/>
      <w:pPr>
        <w:ind w:left="3300" w:hanging="360"/>
      </w:pPr>
    </w:lvl>
    <w:lvl w:ilvl="5" w:tplc="0413001B" w:tentative="1">
      <w:start w:val="1"/>
      <w:numFmt w:val="lowerRoman"/>
      <w:lvlText w:val="%6."/>
      <w:lvlJc w:val="right"/>
      <w:pPr>
        <w:ind w:left="4020" w:hanging="180"/>
      </w:pPr>
    </w:lvl>
    <w:lvl w:ilvl="6" w:tplc="0413000F" w:tentative="1">
      <w:start w:val="1"/>
      <w:numFmt w:val="decimal"/>
      <w:lvlText w:val="%7."/>
      <w:lvlJc w:val="left"/>
      <w:pPr>
        <w:ind w:left="4740" w:hanging="360"/>
      </w:pPr>
    </w:lvl>
    <w:lvl w:ilvl="7" w:tplc="04130019" w:tentative="1">
      <w:start w:val="1"/>
      <w:numFmt w:val="lowerLetter"/>
      <w:lvlText w:val="%8."/>
      <w:lvlJc w:val="left"/>
      <w:pPr>
        <w:ind w:left="5460" w:hanging="360"/>
      </w:pPr>
    </w:lvl>
    <w:lvl w:ilvl="8" w:tplc="0413001B" w:tentative="1">
      <w:start w:val="1"/>
      <w:numFmt w:val="lowerRoman"/>
      <w:lvlText w:val="%9."/>
      <w:lvlJc w:val="right"/>
      <w:pPr>
        <w:ind w:left="6180" w:hanging="180"/>
      </w:pPr>
    </w:lvl>
  </w:abstractNum>
  <w:abstractNum w:abstractNumId="10" w15:restartNumberingAfterBreak="0">
    <w:nsid w:val="1F62372E"/>
    <w:multiLevelType w:val="hybridMultilevel"/>
    <w:tmpl w:val="3F6EE3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2414EF3"/>
    <w:multiLevelType w:val="hybridMultilevel"/>
    <w:tmpl w:val="F81296F0"/>
    <w:lvl w:ilvl="0" w:tplc="EC586B16">
      <w:start w:val="1"/>
      <w:numFmt w:val="bullet"/>
      <w:lvlText w:val="•"/>
      <w:lvlJc w:val="left"/>
      <w:pPr>
        <w:tabs>
          <w:tab w:val="num" w:pos="720"/>
        </w:tabs>
        <w:ind w:left="720" w:hanging="360"/>
      </w:pPr>
      <w:rPr>
        <w:rFonts w:ascii="Arial" w:hAnsi="Arial" w:hint="default"/>
      </w:rPr>
    </w:lvl>
    <w:lvl w:ilvl="1" w:tplc="8FAE8BF4" w:tentative="1">
      <w:start w:val="1"/>
      <w:numFmt w:val="bullet"/>
      <w:lvlText w:val="•"/>
      <w:lvlJc w:val="left"/>
      <w:pPr>
        <w:tabs>
          <w:tab w:val="num" w:pos="1440"/>
        </w:tabs>
        <w:ind w:left="1440" w:hanging="360"/>
      </w:pPr>
      <w:rPr>
        <w:rFonts w:ascii="Arial" w:hAnsi="Arial" w:hint="default"/>
      </w:rPr>
    </w:lvl>
    <w:lvl w:ilvl="2" w:tplc="A2A87E72" w:tentative="1">
      <w:start w:val="1"/>
      <w:numFmt w:val="bullet"/>
      <w:lvlText w:val="•"/>
      <w:lvlJc w:val="left"/>
      <w:pPr>
        <w:tabs>
          <w:tab w:val="num" w:pos="2160"/>
        </w:tabs>
        <w:ind w:left="2160" w:hanging="360"/>
      </w:pPr>
      <w:rPr>
        <w:rFonts w:ascii="Arial" w:hAnsi="Arial" w:hint="default"/>
      </w:rPr>
    </w:lvl>
    <w:lvl w:ilvl="3" w:tplc="684CBEE6" w:tentative="1">
      <w:start w:val="1"/>
      <w:numFmt w:val="bullet"/>
      <w:lvlText w:val="•"/>
      <w:lvlJc w:val="left"/>
      <w:pPr>
        <w:tabs>
          <w:tab w:val="num" w:pos="2880"/>
        </w:tabs>
        <w:ind w:left="2880" w:hanging="360"/>
      </w:pPr>
      <w:rPr>
        <w:rFonts w:ascii="Arial" w:hAnsi="Arial" w:hint="default"/>
      </w:rPr>
    </w:lvl>
    <w:lvl w:ilvl="4" w:tplc="0CB01D38" w:tentative="1">
      <w:start w:val="1"/>
      <w:numFmt w:val="bullet"/>
      <w:lvlText w:val="•"/>
      <w:lvlJc w:val="left"/>
      <w:pPr>
        <w:tabs>
          <w:tab w:val="num" w:pos="3600"/>
        </w:tabs>
        <w:ind w:left="3600" w:hanging="360"/>
      </w:pPr>
      <w:rPr>
        <w:rFonts w:ascii="Arial" w:hAnsi="Arial" w:hint="default"/>
      </w:rPr>
    </w:lvl>
    <w:lvl w:ilvl="5" w:tplc="6C3CAB4C" w:tentative="1">
      <w:start w:val="1"/>
      <w:numFmt w:val="bullet"/>
      <w:lvlText w:val="•"/>
      <w:lvlJc w:val="left"/>
      <w:pPr>
        <w:tabs>
          <w:tab w:val="num" w:pos="4320"/>
        </w:tabs>
        <w:ind w:left="4320" w:hanging="360"/>
      </w:pPr>
      <w:rPr>
        <w:rFonts w:ascii="Arial" w:hAnsi="Arial" w:hint="default"/>
      </w:rPr>
    </w:lvl>
    <w:lvl w:ilvl="6" w:tplc="ECBCAA68" w:tentative="1">
      <w:start w:val="1"/>
      <w:numFmt w:val="bullet"/>
      <w:lvlText w:val="•"/>
      <w:lvlJc w:val="left"/>
      <w:pPr>
        <w:tabs>
          <w:tab w:val="num" w:pos="5040"/>
        </w:tabs>
        <w:ind w:left="5040" w:hanging="360"/>
      </w:pPr>
      <w:rPr>
        <w:rFonts w:ascii="Arial" w:hAnsi="Arial" w:hint="default"/>
      </w:rPr>
    </w:lvl>
    <w:lvl w:ilvl="7" w:tplc="F2683592" w:tentative="1">
      <w:start w:val="1"/>
      <w:numFmt w:val="bullet"/>
      <w:lvlText w:val="•"/>
      <w:lvlJc w:val="left"/>
      <w:pPr>
        <w:tabs>
          <w:tab w:val="num" w:pos="5760"/>
        </w:tabs>
        <w:ind w:left="5760" w:hanging="360"/>
      </w:pPr>
      <w:rPr>
        <w:rFonts w:ascii="Arial" w:hAnsi="Arial" w:hint="default"/>
      </w:rPr>
    </w:lvl>
    <w:lvl w:ilvl="8" w:tplc="73A8732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3A95562"/>
    <w:multiLevelType w:val="hybridMultilevel"/>
    <w:tmpl w:val="8F60E708"/>
    <w:lvl w:ilvl="0" w:tplc="9E803ABC">
      <w:start w:val="1"/>
      <w:numFmt w:val="bullet"/>
      <w:lvlText w:val="•"/>
      <w:lvlJc w:val="left"/>
      <w:pPr>
        <w:tabs>
          <w:tab w:val="num" w:pos="720"/>
        </w:tabs>
        <w:ind w:left="720" w:hanging="360"/>
      </w:pPr>
      <w:rPr>
        <w:rFonts w:ascii="Arial" w:hAnsi="Arial" w:hint="default"/>
      </w:rPr>
    </w:lvl>
    <w:lvl w:ilvl="1" w:tplc="8F4AA37C" w:tentative="1">
      <w:start w:val="1"/>
      <w:numFmt w:val="bullet"/>
      <w:lvlText w:val="•"/>
      <w:lvlJc w:val="left"/>
      <w:pPr>
        <w:tabs>
          <w:tab w:val="num" w:pos="1440"/>
        </w:tabs>
        <w:ind w:left="1440" w:hanging="360"/>
      </w:pPr>
      <w:rPr>
        <w:rFonts w:ascii="Arial" w:hAnsi="Arial" w:hint="default"/>
      </w:rPr>
    </w:lvl>
    <w:lvl w:ilvl="2" w:tplc="7EB431AE" w:tentative="1">
      <w:start w:val="1"/>
      <w:numFmt w:val="bullet"/>
      <w:lvlText w:val="•"/>
      <w:lvlJc w:val="left"/>
      <w:pPr>
        <w:tabs>
          <w:tab w:val="num" w:pos="2160"/>
        </w:tabs>
        <w:ind w:left="2160" w:hanging="360"/>
      </w:pPr>
      <w:rPr>
        <w:rFonts w:ascii="Arial" w:hAnsi="Arial" w:hint="default"/>
      </w:rPr>
    </w:lvl>
    <w:lvl w:ilvl="3" w:tplc="439E62D4" w:tentative="1">
      <w:start w:val="1"/>
      <w:numFmt w:val="bullet"/>
      <w:lvlText w:val="•"/>
      <w:lvlJc w:val="left"/>
      <w:pPr>
        <w:tabs>
          <w:tab w:val="num" w:pos="2880"/>
        </w:tabs>
        <w:ind w:left="2880" w:hanging="360"/>
      </w:pPr>
      <w:rPr>
        <w:rFonts w:ascii="Arial" w:hAnsi="Arial" w:hint="default"/>
      </w:rPr>
    </w:lvl>
    <w:lvl w:ilvl="4" w:tplc="F7982FF8" w:tentative="1">
      <w:start w:val="1"/>
      <w:numFmt w:val="bullet"/>
      <w:lvlText w:val="•"/>
      <w:lvlJc w:val="left"/>
      <w:pPr>
        <w:tabs>
          <w:tab w:val="num" w:pos="3600"/>
        </w:tabs>
        <w:ind w:left="3600" w:hanging="360"/>
      </w:pPr>
      <w:rPr>
        <w:rFonts w:ascii="Arial" w:hAnsi="Arial" w:hint="default"/>
      </w:rPr>
    </w:lvl>
    <w:lvl w:ilvl="5" w:tplc="C9847A30" w:tentative="1">
      <w:start w:val="1"/>
      <w:numFmt w:val="bullet"/>
      <w:lvlText w:val="•"/>
      <w:lvlJc w:val="left"/>
      <w:pPr>
        <w:tabs>
          <w:tab w:val="num" w:pos="4320"/>
        </w:tabs>
        <w:ind w:left="4320" w:hanging="360"/>
      </w:pPr>
      <w:rPr>
        <w:rFonts w:ascii="Arial" w:hAnsi="Arial" w:hint="default"/>
      </w:rPr>
    </w:lvl>
    <w:lvl w:ilvl="6" w:tplc="25C0C14E" w:tentative="1">
      <w:start w:val="1"/>
      <w:numFmt w:val="bullet"/>
      <w:lvlText w:val="•"/>
      <w:lvlJc w:val="left"/>
      <w:pPr>
        <w:tabs>
          <w:tab w:val="num" w:pos="5040"/>
        </w:tabs>
        <w:ind w:left="5040" w:hanging="360"/>
      </w:pPr>
      <w:rPr>
        <w:rFonts w:ascii="Arial" w:hAnsi="Arial" w:hint="default"/>
      </w:rPr>
    </w:lvl>
    <w:lvl w:ilvl="7" w:tplc="85FEE746" w:tentative="1">
      <w:start w:val="1"/>
      <w:numFmt w:val="bullet"/>
      <w:lvlText w:val="•"/>
      <w:lvlJc w:val="left"/>
      <w:pPr>
        <w:tabs>
          <w:tab w:val="num" w:pos="5760"/>
        </w:tabs>
        <w:ind w:left="5760" w:hanging="360"/>
      </w:pPr>
      <w:rPr>
        <w:rFonts w:ascii="Arial" w:hAnsi="Arial" w:hint="default"/>
      </w:rPr>
    </w:lvl>
    <w:lvl w:ilvl="8" w:tplc="FB2C8ED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E21B8E"/>
    <w:multiLevelType w:val="hybridMultilevel"/>
    <w:tmpl w:val="A02072FA"/>
    <w:lvl w:ilvl="0" w:tplc="880CCA84">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A916EA"/>
    <w:multiLevelType w:val="hybridMultilevel"/>
    <w:tmpl w:val="EDA0C2DA"/>
    <w:lvl w:ilvl="0" w:tplc="C4322E0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0038C1"/>
    <w:multiLevelType w:val="hybridMultilevel"/>
    <w:tmpl w:val="DEBA471C"/>
    <w:lvl w:ilvl="0" w:tplc="974E0D9E">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54DE2"/>
    <w:multiLevelType w:val="hybridMultilevel"/>
    <w:tmpl w:val="25CA33C0"/>
    <w:lvl w:ilvl="0" w:tplc="9D149DC4">
      <w:start w:val="1"/>
      <w:numFmt w:val="bullet"/>
      <w:lvlText w:val="•"/>
      <w:lvlJc w:val="left"/>
      <w:pPr>
        <w:tabs>
          <w:tab w:val="num" w:pos="720"/>
        </w:tabs>
        <w:ind w:left="720" w:hanging="360"/>
      </w:pPr>
      <w:rPr>
        <w:rFonts w:ascii="Arial" w:hAnsi="Arial" w:hint="default"/>
      </w:rPr>
    </w:lvl>
    <w:lvl w:ilvl="1" w:tplc="D21E8A80">
      <w:start w:val="1"/>
      <w:numFmt w:val="bullet"/>
      <w:lvlText w:val="•"/>
      <w:lvlJc w:val="left"/>
      <w:pPr>
        <w:tabs>
          <w:tab w:val="num" w:pos="1440"/>
        </w:tabs>
        <w:ind w:left="1440" w:hanging="360"/>
      </w:pPr>
      <w:rPr>
        <w:rFonts w:ascii="Arial" w:hAnsi="Arial" w:hint="default"/>
      </w:rPr>
    </w:lvl>
    <w:lvl w:ilvl="2" w:tplc="C3E0F3C8" w:tentative="1">
      <w:start w:val="1"/>
      <w:numFmt w:val="bullet"/>
      <w:lvlText w:val="•"/>
      <w:lvlJc w:val="left"/>
      <w:pPr>
        <w:tabs>
          <w:tab w:val="num" w:pos="2160"/>
        </w:tabs>
        <w:ind w:left="2160" w:hanging="360"/>
      </w:pPr>
      <w:rPr>
        <w:rFonts w:ascii="Arial" w:hAnsi="Arial" w:hint="default"/>
      </w:rPr>
    </w:lvl>
    <w:lvl w:ilvl="3" w:tplc="EF8A3BFC" w:tentative="1">
      <w:start w:val="1"/>
      <w:numFmt w:val="bullet"/>
      <w:lvlText w:val="•"/>
      <w:lvlJc w:val="left"/>
      <w:pPr>
        <w:tabs>
          <w:tab w:val="num" w:pos="2880"/>
        </w:tabs>
        <w:ind w:left="2880" w:hanging="360"/>
      </w:pPr>
      <w:rPr>
        <w:rFonts w:ascii="Arial" w:hAnsi="Arial" w:hint="default"/>
      </w:rPr>
    </w:lvl>
    <w:lvl w:ilvl="4" w:tplc="8A2E9C6C" w:tentative="1">
      <w:start w:val="1"/>
      <w:numFmt w:val="bullet"/>
      <w:lvlText w:val="•"/>
      <w:lvlJc w:val="left"/>
      <w:pPr>
        <w:tabs>
          <w:tab w:val="num" w:pos="3600"/>
        </w:tabs>
        <w:ind w:left="3600" w:hanging="360"/>
      </w:pPr>
      <w:rPr>
        <w:rFonts w:ascii="Arial" w:hAnsi="Arial" w:hint="default"/>
      </w:rPr>
    </w:lvl>
    <w:lvl w:ilvl="5" w:tplc="83A6F52E" w:tentative="1">
      <w:start w:val="1"/>
      <w:numFmt w:val="bullet"/>
      <w:lvlText w:val="•"/>
      <w:lvlJc w:val="left"/>
      <w:pPr>
        <w:tabs>
          <w:tab w:val="num" w:pos="4320"/>
        </w:tabs>
        <w:ind w:left="4320" w:hanging="360"/>
      </w:pPr>
      <w:rPr>
        <w:rFonts w:ascii="Arial" w:hAnsi="Arial" w:hint="default"/>
      </w:rPr>
    </w:lvl>
    <w:lvl w:ilvl="6" w:tplc="675C9634" w:tentative="1">
      <w:start w:val="1"/>
      <w:numFmt w:val="bullet"/>
      <w:lvlText w:val="•"/>
      <w:lvlJc w:val="left"/>
      <w:pPr>
        <w:tabs>
          <w:tab w:val="num" w:pos="5040"/>
        </w:tabs>
        <w:ind w:left="5040" w:hanging="360"/>
      </w:pPr>
      <w:rPr>
        <w:rFonts w:ascii="Arial" w:hAnsi="Arial" w:hint="default"/>
      </w:rPr>
    </w:lvl>
    <w:lvl w:ilvl="7" w:tplc="B8F89986" w:tentative="1">
      <w:start w:val="1"/>
      <w:numFmt w:val="bullet"/>
      <w:lvlText w:val="•"/>
      <w:lvlJc w:val="left"/>
      <w:pPr>
        <w:tabs>
          <w:tab w:val="num" w:pos="5760"/>
        </w:tabs>
        <w:ind w:left="5760" w:hanging="360"/>
      </w:pPr>
      <w:rPr>
        <w:rFonts w:ascii="Arial" w:hAnsi="Arial" w:hint="default"/>
      </w:rPr>
    </w:lvl>
    <w:lvl w:ilvl="8" w:tplc="4E08E03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562665"/>
    <w:multiLevelType w:val="hybridMultilevel"/>
    <w:tmpl w:val="6722049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8" w15:restartNumberingAfterBreak="0">
    <w:nsid w:val="382358C2"/>
    <w:multiLevelType w:val="hybridMultilevel"/>
    <w:tmpl w:val="8996E482"/>
    <w:lvl w:ilvl="0" w:tplc="F87C781C">
      <w:start w:val="1"/>
      <w:numFmt w:val="bullet"/>
      <w:lvlText w:val="•"/>
      <w:lvlJc w:val="left"/>
      <w:pPr>
        <w:tabs>
          <w:tab w:val="num" w:pos="720"/>
        </w:tabs>
        <w:ind w:left="720" w:hanging="360"/>
      </w:pPr>
      <w:rPr>
        <w:rFonts w:ascii="Arial" w:hAnsi="Arial" w:hint="default"/>
      </w:rPr>
    </w:lvl>
    <w:lvl w:ilvl="1" w:tplc="53FC549C" w:tentative="1">
      <w:start w:val="1"/>
      <w:numFmt w:val="bullet"/>
      <w:lvlText w:val="•"/>
      <w:lvlJc w:val="left"/>
      <w:pPr>
        <w:tabs>
          <w:tab w:val="num" w:pos="1440"/>
        </w:tabs>
        <w:ind w:left="1440" w:hanging="360"/>
      </w:pPr>
      <w:rPr>
        <w:rFonts w:ascii="Arial" w:hAnsi="Arial" w:hint="default"/>
      </w:rPr>
    </w:lvl>
    <w:lvl w:ilvl="2" w:tplc="39C6DF92" w:tentative="1">
      <w:start w:val="1"/>
      <w:numFmt w:val="bullet"/>
      <w:lvlText w:val="•"/>
      <w:lvlJc w:val="left"/>
      <w:pPr>
        <w:tabs>
          <w:tab w:val="num" w:pos="2160"/>
        </w:tabs>
        <w:ind w:left="2160" w:hanging="360"/>
      </w:pPr>
      <w:rPr>
        <w:rFonts w:ascii="Arial" w:hAnsi="Arial" w:hint="default"/>
      </w:rPr>
    </w:lvl>
    <w:lvl w:ilvl="3" w:tplc="65721D4C" w:tentative="1">
      <w:start w:val="1"/>
      <w:numFmt w:val="bullet"/>
      <w:lvlText w:val="•"/>
      <w:lvlJc w:val="left"/>
      <w:pPr>
        <w:tabs>
          <w:tab w:val="num" w:pos="2880"/>
        </w:tabs>
        <w:ind w:left="2880" w:hanging="360"/>
      </w:pPr>
      <w:rPr>
        <w:rFonts w:ascii="Arial" w:hAnsi="Arial" w:hint="default"/>
      </w:rPr>
    </w:lvl>
    <w:lvl w:ilvl="4" w:tplc="4998A5BE" w:tentative="1">
      <w:start w:val="1"/>
      <w:numFmt w:val="bullet"/>
      <w:lvlText w:val="•"/>
      <w:lvlJc w:val="left"/>
      <w:pPr>
        <w:tabs>
          <w:tab w:val="num" w:pos="3600"/>
        </w:tabs>
        <w:ind w:left="3600" w:hanging="360"/>
      </w:pPr>
      <w:rPr>
        <w:rFonts w:ascii="Arial" w:hAnsi="Arial" w:hint="default"/>
      </w:rPr>
    </w:lvl>
    <w:lvl w:ilvl="5" w:tplc="F948F73E" w:tentative="1">
      <w:start w:val="1"/>
      <w:numFmt w:val="bullet"/>
      <w:lvlText w:val="•"/>
      <w:lvlJc w:val="left"/>
      <w:pPr>
        <w:tabs>
          <w:tab w:val="num" w:pos="4320"/>
        </w:tabs>
        <w:ind w:left="4320" w:hanging="360"/>
      </w:pPr>
      <w:rPr>
        <w:rFonts w:ascii="Arial" w:hAnsi="Arial" w:hint="default"/>
      </w:rPr>
    </w:lvl>
    <w:lvl w:ilvl="6" w:tplc="88BC2BB4" w:tentative="1">
      <w:start w:val="1"/>
      <w:numFmt w:val="bullet"/>
      <w:lvlText w:val="•"/>
      <w:lvlJc w:val="left"/>
      <w:pPr>
        <w:tabs>
          <w:tab w:val="num" w:pos="5040"/>
        </w:tabs>
        <w:ind w:left="5040" w:hanging="360"/>
      </w:pPr>
      <w:rPr>
        <w:rFonts w:ascii="Arial" w:hAnsi="Arial" w:hint="default"/>
      </w:rPr>
    </w:lvl>
    <w:lvl w:ilvl="7" w:tplc="0FBCF20C" w:tentative="1">
      <w:start w:val="1"/>
      <w:numFmt w:val="bullet"/>
      <w:lvlText w:val="•"/>
      <w:lvlJc w:val="left"/>
      <w:pPr>
        <w:tabs>
          <w:tab w:val="num" w:pos="5760"/>
        </w:tabs>
        <w:ind w:left="5760" w:hanging="360"/>
      </w:pPr>
      <w:rPr>
        <w:rFonts w:ascii="Arial" w:hAnsi="Arial" w:hint="default"/>
      </w:rPr>
    </w:lvl>
    <w:lvl w:ilvl="8" w:tplc="50B0C37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FF20C1"/>
    <w:multiLevelType w:val="hybridMultilevel"/>
    <w:tmpl w:val="A7201058"/>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15:restartNumberingAfterBreak="0">
    <w:nsid w:val="3C4E4608"/>
    <w:multiLevelType w:val="hybridMultilevel"/>
    <w:tmpl w:val="C4D803D0"/>
    <w:lvl w:ilvl="0" w:tplc="7AE89FFE">
      <w:start w:val="1"/>
      <w:numFmt w:val="bullet"/>
      <w:lvlText w:val="•"/>
      <w:lvlJc w:val="left"/>
      <w:pPr>
        <w:tabs>
          <w:tab w:val="num" w:pos="720"/>
        </w:tabs>
        <w:ind w:left="720" w:hanging="360"/>
      </w:pPr>
      <w:rPr>
        <w:rFonts w:ascii="Arial" w:hAnsi="Arial" w:hint="default"/>
      </w:rPr>
    </w:lvl>
    <w:lvl w:ilvl="1" w:tplc="42A28EF2" w:tentative="1">
      <w:start w:val="1"/>
      <w:numFmt w:val="bullet"/>
      <w:lvlText w:val="•"/>
      <w:lvlJc w:val="left"/>
      <w:pPr>
        <w:tabs>
          <w:tab w:val="num" w:pos="1440"/>
        </w:tabs>
        <w:ind w:left="1440" w:hanging="360"/>
      </w:pPr>
      <w:rPr>
        <w:rFonts w:ascii="Arial" w:hAnsi="Arial" w:hint="default"/>
      </w:rPr>
    </w:lvl>
    <w:lvl w:ilvl="2" w:tplc="5CFEE9F4" w:tentative="1">
      <w:start w:val="1"/>
      <w:numFmt w:val="bullet"/>
      <w:lvlText w:val="•"/>
      <w:lvlJc w:val="left"/>
      <w:pPr>
        <w:tabs>
          <w:tab w:val="num" w:pos="2160"/>
        </w:tabs>
        <w:ind w:left="2160" w:hanging="360"/>
      </w:pPr>
      <w:rPr>
        <w:rFonts w:ascii="Arial" w:hAnsi="Arial" w:hint="default"/>
      </w:rPr>
    </w:lvl>
    <w:lvl w:ilvl="3" w:tplc="E8D6EB5E" w:tentative="1">
      <w:start w:val="1"/>
      <w:numFmt w:val="bullet"/>
      <w:lvlText w:val="•"/>
      <w:lvlJc w:val="left"/>
      <w:pPr>
        <w:tabs>
          <w:tab w:val="num" w:pos="2880"/>
        </w:tabs>
        <w:ind w:left="2880" w:hanging="360"/>
      </w:pPr>
      <w:rPr>
        <w:rFonts w:ascii="Arial" w:hAnsi="Arial" w:hint="default"/>
      </w:rPr>
    </w:lvl>
    <w:lvl w:ilvl="4" w:tplc="04CC5444" w:tentative="1">
      <w:start w:val="1"/>
      <w:numFmt w:val="bullet"/>
      <w:lvlText w:val="•"/>
      <w:lvlJc w:val="left"/>
      <w:pPr>
        <w:tabs>
          <w:tab w:val="num" w:pos="3600"/>
        </w:tabs>
        <w:ind w:left="3600" w:hanging="360"/>
      </w:pPr>
      <w:rPr>
        <w:rFonts w:ascii="Arial" w:hAnsi="Arial" w:hint="default"/>
      </w:rPr>
    </w:lvl>
    <w:lvl w:ilvl="5" w:tplc="34BC6206" w:tentative="1">
      <w:start w:val="1"/>
      <w:numFmt w:val="bullet"/>
      <w:lvlText w:val="•"/>
      <w:lvlJc w:val="left"/>
      <w:pPr>
        <w:tabs>
          <w:tab w:val="num" w:pos="4320"/>
        </w:tabs>
        <w:ind w:left="4320" w:hanging="360"/>
      </w:pPr>
      <w:rPr>
        <w:rFonts w:ascii="Arial" w:hAnsi="Arial" w:hint="default"/>
      </w:rPr>
    </w:lvl>
    <w:lvl w:ilvl="6" w:tplc="1ED05C24" w:tentative="1">
      <w:start w:val="1"/>
      <w:numFmt w:val="bullet"/>
      <w:lvlText w:val="•"/>
      <w:lvlJc w:val="left"/>
      <w:pPr>
        <w:tabs>
          <w:tab w:val="num" w:pos="5040"/>
        </w:tabs>
        <w:ind w:left="5040" w:hanging="360"/>
      </w:pPr>
      <w:rPr>
        <w:rFonts w:ascii="Arial" w:hAnsi="Arial" w:hint="default"/>
      </w:rPr>
    </w:lvl>
    <w:lvl w:ilvl="7" w:tplc="340C17EE" w:tentative="1">
      <w:start w:val="1"/>
      <w:numFmt w:val="bullet"/>
      <w:lvlText w:val="•"/>
      <w:lvlJc w:val="left"/>
      <w:pPr>
        <w:tabs>
          <w:tab w:val="num" w:pos="5760"/>
        </w:tabs>
        <w:ind w:left="5760" w:hanging="360"/>
      </w:pPr>
      <w:rPr>
        <w:rFonts w:ascii="Arial" w:hAnsi="Arial" w:hint="default"/>
      </w:rPr>
    </w:lvl>
    <w:lvl w:ilvl="8" w:tplc="43EAEE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C746D38"/>
    <w:multiLevelType w:val="hybridMultilevel"/>
    <w:tmpl w:val="8C60C744"/>
    <w:lvl w:ilvl="0" w:tplc="1EA85CBC">
      <w:start w:val="1"/>
      <w:numFmt w:val="bullet"/>
      <w:lvlText w:val="•"/>
      <w:lvlJc w:val="left"/>
      <w:pPr>
        <w:tabs>
          <w:tab w:val="num" w:pos="720"/>
        </w:tabs>
        <w:ind w:left="720" w:hanging="360"/>
      </w:pPr>
      <w:rPr>
        <w:rFonts w:ascii="Arial" w:hAnsi="Arial" w:hint="default"/>
      </w:rPr>
    </w:lvl>
    <w:lvl w:ilvl="1" w:tplc="F512341A" w:tentative="1">
      <w:start w:val="1"/>
      <w:numFmt w:val="bullet"/>
      <w:lvlText w:val="•"/>
      <w:lvlJc w:val="left"/>
      <w:pPr>
        <w:tabs>
          <w:tab w:val="num" w:pos="1440"/>
        </w:tabs>
        <w:ind w:left="1440" w:hanging="360"/>
      </w:pPr>
      <w:rPr>
        <w:rFonts w:ascii="Arial" w:hAnsi="Arial" w:hint="default"/>
      </w:rPr>
    </w:lvl>
    <w:lvl w:ilvl="2" w:tplc="3056B3DC" w:tentative="1">
      <w:start w:val="1"/>
      <w:numFmt w:val="bullet"/>
      <w:lvlText w:val="•"/>
      <w:lvlJc w:val="left"/>
      <w:pPr>
        <w:tabs>
          <w:tab w:val="num" w:pos="2160"/>
        </w:tabs>
        <w:ind w:left="2160" w:hanging="360"/>
      </w:pPr>
      <w:rPr>
        <w:rFonts w:ascii="Arial" w:hAnsi="Arial" w:hint="default"/>
      </w:rPr>
    </w:lvl>
    <w:lvl w:ilvl="3" w:tplc="73980E42" w:tentative="1">
      <w:start w:val="1"/>
      <w:numFmt w:val="bullet"/>
      <w:lvlText w:val="•"/>
      <w:lvlJc w:val="left"/>
      <w:pPr>
        <w:tabs>
          <w:tab w:val="num" w:pos="2880"/>
        </w:tabs>
        <w:ind w:left="2880" w:hanging="360"/>
      </w:pPr>
      <w:rPr>
        <w:rFonts w:ascii="Arial" w:hAnsi="Arial" w:hint="default"/>
      </w:rPr>
    </w:lvl>
    <w:lvl w:ilvl="4" w:tplc="3FA884DC" w:tentative="1">
      <w:start w:val="1"/>
      <w:numFmt w:val="bullet"/>
      <w:lvlText w:val="•"/>
      <w:lvlJc w:val="left"/>
      <w:pPr>
        <w:tabs>
          <w:tab w:val="num" w:pos="3600"/>
        </w:tabs>
        <w:ind w:left="3600" w:hanging="360"/>
      </w:pPr>
      <w:rPr>
        <w:rFonts w:ascii="Arial" w:hAnsi="Arial" w:hint="default"/>
      </w:rPr>
    </w:lvl>
    <w:lvl w:ilvl="5" w:tplc="73E21EB6" w:tentative="1">
      <w:start w:val="1"/>
      <w:numFmt w:val="bullet"/>
      <w:lvlText w:val="•"/>
      <w:lvlJc w:val="left"/>
      <w:pPr>
        <w:tabs>
          <w:tab w:val="num" w:pos="4320"/>
        </w:tabs>
        <w:ind w:left="4320" w:hanging="360"/>
      </w:pPr>
      <w:rPr>
        <w:rFonts w:ascii="Arial" w:hAnsi="Arial" w:hint="default"/>
      </w:rPr>
    </w:lvl>
    <w:lvl w:ilvl="6" w:tplc="7E3E6F6E" w:tentative="1">
      <w:start w:val="1"/>
      <w:numFmt w:val="bullet"/>
      <w:lvlText w:val="•"/>
      <w:lvlJc w:val="left"/>
      <w:pPr>
        <w:tabs>
          <w:tab w:val="num" w:pos="5040"/>
        </w:tabs>
        <w:ind w:left="5040" w:hanging="360"/>
      </w:pPr>
      <w:rPr>
        <w:rFonts w:ascii="Arial" w:hAnsi="Arial" w:hint="default"/>
      </w:rPr>
    </w:lvl>
    <w:lvl w:ilvl="7" w:tplc="2F3C66C8" w:tentative="1">
      <w:start w:val="1"/>
      <w:numFmt w:val="bullet"/>
      <w:lvlText w:val="•"/>
      <w:lvlJc w:val="left"/>
      <w:pPr>
        <w:tabs>
          <w:tab w:val="num" w:pos="5760"/>
        </w:tabs>
        <w:ind w:left="5760" w:hanging="360"/>
      </w:pPr>
      <w:rPr>
        <w:rFonts w:ascii="Arial" w:hAnsi="Arial" w:hint="default"/>
      </w:rPr>
    </w:lvl>
    <w:lvl w:ilvl="8" w:tplc="7436BAD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3892508"/>
    <w:multiLevelType w:val="hybridMultilevel"/>
    <w:tmpl w:val="48844D80"/>
    <w:lvl w:ilvl="0" w:tplc="3E3835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71E7D"/>
    <w:multiLevelType w:val="hybridMultilevel"/>
    <w:tmpl w:val="D39A592E"/>
    <w:lvl w:ilvl="0" w:tplc="D10EA656">
      <w:start w:val="1"/>
      <w:numFmt w:val="bullet"/>
      <w:lvlText w:val="•"/>
      <w:lvlJc w:val="left"/>
      <w:pPr>
        <w:tabs>
          <w:tab w:val="num" w:pos="720"/>
        </w:tabs>
        <w:ind w:left="720" w:hanging="360"/>
      </w:pPr>
      <w:rPr>
        <w:rFonts w:ascii="Arial" w:hAnsi="Arial" w:hint="default"/>
      </w:rPr>
    </w:lvl>
    <w:lvl w:ilvl="1" w:tplc="BE820828" w:tentative="1">
      <w:start w:val="1"/>
      <w:numFmt w:val="bullet"/>
      <w:lvlText w:val="•"/>
      <w:lvlJc w:val="left"/>
      <w:pPr>
        <w:tabs>
          <w:tab w:val="num" w:pos="1440"/>
        </w:tabs>
        <w:ind w:left="1440" w:hanging="360"/>
      </w:pPr>
      <w:rPr>
        <w:rFonts w:ascii="Arial" w:hAnsi="Arial" w:hint="default"/>
      </w:rPr>
    </w:lvl>
    <w:lvl w:ilvl="2" w:tplc="6890DFAC" w:tentative="1">
      <w:start w:val="1"/>
      <w:numFmt w:val="bullet"/>
      <w:lvlText w:val="•"/>
      <w:lvlJc w:val="left"/>
      <w:pPr>
        <w:tabs>
          <w:tab w:val="num" w:pos="2160"/>
        </w:tabs>
        <w:ind w:left="2160" w:hanging="360"/>
      </w:pPr>
      <w:rPr>
        <w:rFonts w:ascii="Arial" w:hAnsi="Arial" w:hint="default"/>
      </w:rPr>
    </w:lvl>
    <w:lvl w:ilvl="3" w:tplc="89C6FE36" w:tentative="1">
      <w:start w:val="1"/>
      <w:numFmt w:val="bullet"/>
      <w:lvlText w:val="•"/>
      <w:lvlJc w:val="left"/>
      <w:pPr>
        <w:tabs>
          <w:tab w:val="num" w:pos="2880"/>
        </w:tabs>
        <w:ind w:left="2880" w:hanging="360"/>
      </w:pPr>
      <w:rPr>
        <w:rFonts w:ascii="Arial" w:hAnsi="Arial" w:hint="default"/>
      </w:rPr>
    </w:lvl>
    <w:lvl w:ilvl="4" w:tplc="2356F6B8" w:tentative="1">
      <w:start w:val="1"/>
      <w:numFmt w:val="bullet"/>
      <w:lvlText w:val="•"/>
      <w:lvlJc w:val="left"/>
      <w:pPr>
        <w:tabs>
          <w:tab w:val="num" w:pos="3600"/>
        </w:tabs>
        <w:ind w:left="3600" w:hanging="360"/>
      </w:pPr>
      <w:rPr>
        <w:rFonts w:ascii="Arial" w:hAnsi="Arial" w:hint="default"/>
      </w:rPr>
    </w:lvl>
    <w:lvl w:ilvl="5" w:tplc="B8F2B11A" w:tentative="1">
      <w:start w:val="1"/>
      <w:numFmt w:val="bullet"/>
      <w:lvlText w:val="•"/>
      <w:lvlJc w:val="left"/>
      <w:pPr>
        <w:tabs>
          <w:tab w:val="num" w:pos="4320"/>
        </w:tabs>
        <w:ind w:left="4320" w:hanging="360"/>
      </w:pPr>
      <w:rPr>
        <w:rFonts w:ascii="Arial" w:hAnsi="Arial" w:hint="default"/>
      </w:rPr>
    </w:lvl>
    <w:lvl w:ilvl="6" w:tplc="9E2A2616" w:tentative="1">
      <w:start w:val="1"/>
      <w:numFmt w:val="bullet"/>
      <w:lvlText w:val="•"/>
      <w:lvlJc w:val="left"/>
      <w:pPr>
        <w:tabs>
          <w:tab w:val="num" w:pos="5040"/>
        </w:tabs>
        <w:ind w:left="5040" w:hanging="360"/>
      </w:pPr>
      <w:rPr>
        <w:rFonts w:ascii="Arial" w:hAnsi="Arial" w:hint="default"/>
      </w:rPr>
    </w:lvl>
    <w:lvl w:ilvl="7" w:tplc="8F10FC9A" w:tentative="1">
      <w:start w:val="1"/>
      <w:numFmt w:val="bullet"/>
      <w:lvlText w:val="•"/>
      <w:lvlJc w:val="left"/>
      <w:pPr>
        <w:tabs>
          <w:tab w:val="num" w:pos="5760"/>
        </w:tabs>
        <w:ind w:left="5760" w:hanging="360"/>
      </w:pPr>
      <w:rPr>
        <w:rFonts w:ascii="Arial" w:hAnsi="Arial" w:hint="default"/>
      </w:rPr>
    </w:lvl>
    <w:lvl w:ilvl="8" w:tplc="48F8D9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E45F19"/>
    <w:multiLevelType w:val="hybridMultilevel"/>
    <w:tmpl w:val="07826166"/>
    <w:lvl w:ilvl="0" w:tplc="FE5E240E">
      <w:start w:val="1"/>
      <w:numFmt w:val="bullet"/>
      <w:lvlText w:val="•"/>
      <w:lvlJc w:val="left"/>
      <w:pPr>
        <w:tabs>
          <w:tab w:val="num" w:pos="720"/>
        </w:tabs>
        <w:ind w:left="720" w:hanging="360"/>
      </w:pPr>
      <w:rPr>
        <w:rFonts w:ascii="Arial" w:hAnsi="Arial" w:hint="default"/>
      </w:rPr>
    </w:lvl>
    <w:lvl w:ilvl="1" w:tplc="7818C802">
      <w:start w:val="1"/>
      <w:numFmt w:val="bullet"/>
      <w:lvlText w:val="•"/>
      <w:lvlJc w:val="left"/>
      <w:pPr>
        <w:tabs>
          <w:tab w:val="num" w:pos="1440"/>
        </w:tabs>
        <w:ind w:left="1440" w:hanging="360"/>
      </w:pPr>
      <w:rPr>
        <w:rFonts w:ascii="Arial" w:hAnsi="Arial" w:hint="default"/>
      </w:rPr>
    </w:lvl>
    <w:lvl w:ilvl="2" w:tplc="840C5DF4" w:tentative="1">
      <w:start w:val="1"/>
      <w:numFmt w:val="bullet"/>
      <w:lvlText w:val="•"/>
      <w:lvlJc w:val="left"/>
      <w:pPr>
        <w:tabs>
          <w:tab w:val="num" w:pos="2160"/>
        </w:tabs>
        <w:ind w:left="2160" w:hanging="360"/>
      </w:pPr>
      <w:rPr>
        <w:rFonts w:ascii="Arial" w:hAnsi="Arial" w:hint="default"/>
      </w:rPr>
    </w:lvl>
    <w:lvl w:ilvl="3" w:tplc="C3005F8E" w:tentative="1">
      <w:start w:val="1"/>
      <w:numFmt w:val="bullet"/>
      <w:lvlText w:val="•"/>
      <w:lvlJc w:val="left"/>
      <w:pPr>
        <w:tabs>
          <w:tab w:val="num" w:pos="2880"/>
        </w:tabs>
        <w:ind w:left="2880" w:hanging="360"/>
      </w:pPr>
      <w:rPr>
        <w:rFonts w:ascii="Arial" w:hAnsi="Arial" w:hint="default"/>
      </w:rPr>
    </w:lvl>
    <w:lvl w:ilvl="4" w:tplc="2742559E" w:tentative="1">
      <w:start w:val="1"/>
      <w:numFmt w:val="bullet"/>
      <w:lvlText w:val="•"/>
      <w:lvlJc w:val="left"/>
      <w:pPr>
        <w:tabs>
          <w:tab w:val="num" w:pos="3600"/>
        </w:tabs>
        <w:ind w:left="3600" w:hanging="360"/>
      </w:pPr>
      <w:rPr>
        <w:rFonts w:ascii="Arial" w:hAnsi="Arial" w:hint="default"/>
      </w:rPr>
    </w:lvl>
    <w:lvl w:ilvl="5" w:tplc="FE2C9AFA" w:tentative="1">
      <w:start w:val="1"/>
      <w:numFmt w:val="bullet"/>
      <w:lvlText w:val="•"/>
      <w:lvlJc w:val="left"/>
      <w:pPr>
        <w:tabs>
          <w:tab w:val="num" w:pos="4320"/>
        </w:tabs>
        <w:ind w:left="4320" w:hanging="360"/>
      </w:pPr>
      <w:rPr>
        <w:rFonts w:ascii="Arial" w:hAnsi="Arial" w:hint="default"/>
      </w:rPr>
    </w:lvl>
    <w:lvl w:ilvl="6" w:tplc="DAD4951C" w:tentative="1">
      <w:start w:val="1"/>
      <w:numFmt w:val="bullet"/>
      <w:lvlText w:val="•"/>
      <w:lvlJc w:val="left"/>
      <w:pPr>
        <w:tabs>
          <w:tab w:val="num" w:pos="5040"/>
        </w:tabs>
        <w:ind w:left="5040" w:hanging="360"/>
      </w:pPr>
      <w:rPr>
        <w:rFonts w:ascii="Arial" w:hAnsi="Arial" w:hint="default"/>
      </w:rPr>
    </w:lvl>
    <w:lvl w:ilvl="7" w:tplc="F02C5A24" w:tentative="1">
      <w:start w:val="1"/>
      <w:numFmt w:val="bullet"/>
      <w:lvlText w:val="•"/>
      <w:lvlJc w:val="left"/>
      <w:pPr>
        <w:tabs>
          <w:tab w:val="num" w:pos="5760"/>
        </w:tabs>
        <w:ind w:left="5760" w:hanging="360"/>
      </w:pPr>
      <w:rPr>
        <w:rFonts w:ascii="Arial" w:hAnsi="Arial" w:hint="default"/>
      </w:rPr>
    </w:lvl>
    <w:lvl w:ilvl="8" w:tplc="96A6C8C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45753CC"/>
    <w:multiLevelType w:val="hybridMultilevel"/>
    <w:tmpl w:val="DB2A62F6"/>
    <w:lvl w:ilvl="0" w:tplc="0206D73E">
      <w:start w:val="1"/>
      <w:numFmt w:val="bullet"/>
      <w:lvlText w:val="•"/>
      <w:lvlJc w:val="left"/>
      <w:pPr>
        <w:tabs>
          <w:tab w:val="num" w:pos="720"/>
        </w:tabs>
        <w:ind w:left="720" w:hanging="360"/>
      </w:pPr>
      <w:rPr>
        <w:rFonts w:ascii="Arial" w:hAnsi="Arial" w:hint="default"/>
      </w:rPr>
    </w:lvl>
    <w:lvl w:ilvl="1" w:tplc="E0326C52" w:tentative="1">
      <w:start w:val="1"/>
      <w:numFmt w:val="bullet"/>
      <w:lvlText w:val="•"/>
      <w:lvlJc w:val="left"/>
      <w:pPr>
        <w:tabs>
          <w:tab w:val="num" w:pos="1440"/>
        </w:tabs>
        <w:ind w:left="1440" w:hanging="360"/>
      </w:pPr>
      <w:rPr>
        <w:rFonts w:ascii="Arial" w:hAnsi="Arial" w:hint="default"/>
      </w:rPr>
    </w:lvl>
    <w:lvl w:ilvl="2" w:tplc="118A4A40" w:tentative="1">
      <w:start w:val="1"/>
      <w:numFmt w:val="bullet"/>
      <w:lvlText w:val="•"/>
      <w:lvlJc w:val="left"/>
      <w:pPr>
        <w:tabs>
          <w:tab w:val="num" w:pos="2160"/>
        </w:tabs>
        <w:ind w:left="2160" w:hanging="360"/>
      </w:pPr>
      <w:rPr>
        <w:rFonts w:ascii="Arial" w:hAnsi="Arial" w:hint="default"/>
      </w:rPr>
    </w:lvl>
    <w:lvl w:ilvl="3" w:tplc="D536142A" w:tentative="1">
      <w:start w:val="1"/>
      <w:numFmt w:val="bullet"/>
      <w:lvlText w:val="•"/>
      <w:lvlJc w:val="left"/>
      <w:pPr>
        <w:tabs>
          <w:tab w:val="num" w:pos="2880"/>
        </w:tabs>
        <w:ind w:left="2880" w:hanging="360"/>
      </w:pPr>
      <w:rPr>
        <w:rFonts w:ascii="Arial" w:hAnsi="Arial" w:hint="default"/>
      </w:rPr>
    </w:lvl>
    <w:lvl w:ilvl="4" w:tplc="D1703222" w:tentative="1">
      <w:start w:val="1"/>
      <w:numFmt w:val="bullet"/>
      <w:lvlText w:val="•"/>
      <w:lvlJc w:val="left"/>
      <w:pPr>
        <w:tabs>
          <w:tab w:val="num" w:pos="3600"/>
        </w:tabs>
        <w:ind w:left="3600" w:hanging="360"/>
      </w:pPr>
      <w:rPr>
        <w:rFonts w:ascii="Arial" w:hAnsi="Arial" w:hint="default"/>
      </w:rPr>
    </w:lvl>
    <w:lvl w:ilvl="5" w:tplc="967E0522" w:tentative="1">
      <w:start w:val="1"/>
      <w:numFmt w:val="bullet"/>
      <w:lvlText w:val="•"/>
      <w:lvlJc w:val="left"/>
      <w:pPr>
        <w:tabs>
          <w:tab w:val="num" w:pos="4320"/>
        </w:tabs>
        <w:ind w:left="4320" w:hanging="360"/>
      </w:pPr>
      <w:rPr>
        <w:rFonts w:ascii="Arial" w:hAnsi="Arial" w:hint="default"/>
      </w:rPr>
    </w:lvl>
    <w:lvl w:ilvl="6" w:tplc="2B942E44" w:tentative="1">
      <w:start w:val="1"/>
      <w:numFmt w:val="bullet"/>
      <w:lvlText w:val="•"/>
      <w:lvlJc w:val="left"/>
      <w:pPr>
        <w:tabs>
          <w:tab w:val="num" w:pos="5040"/>
        </w:tabs>
        <w:ind w:left="5040" w:hanging="360"/>
      </w:pPr>
      <w:rPr>
        <w:rFonts w:ascii="Arial" w:hAnsi="Arial" w:hint="default"/>
      </w:rPr>
    </w:lvl>
    <w:lvl w:ilvl="7" w:tplc="7466D91A" w:tentative="1">
      <w:start w:val="1"/>
      <w:numFmt w:val="bullet"/>
      <w:lvlText w:val="•"/>
      <w:lvlJc w:val="left"/>
      <w:pPr>
        <w:tabs>
          <w:tab w:val="num" w:pos="5760"/>
        </w:tabs>
        <w:ind w:left="5760" w:hanging="360"/>
      </w:pPr>
      <w:rPr>
        <w:rFonts w:ascii="Arial" w:hAnsi="Arial" w:hint="default"/>
      </w:rPr>
    </w:lvl>
    <w:lvl w:ilvl="8" w:tplc="49E89A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0A13E8"/>
    <w:multiLevelType w:val="hybridMultilevel"/>
    <w:tmpl w:val="BADC4010"/>
    <w:lvl w:ilvl="0" w:tplc="191242AC">
      <w:start w:val="1"/>
      <w:numFmt w:val="bullet"/>
      <w:lvlText w:val="•"/>
      <w:lvlJc w:val="left"/>
      <w:pPr>
        <w:tabs>
          <w:tab w:val="num" w:pos="720"/>
        </w:tabs>
        <w:ind w:left="720" w:hanging="360"/>
      </w:pPr>
      <w:rPr>
        <w:rFonts w:ascii="Arial" w:hAnsi="Arial" w:hint="default"/>
      </w:rPr>
    </w:lvl>
    <w:lvl w:ilvl="1" w:tplc="242037C6">
      <w:numFmt w:val="bullet"/>
      <w:lvlText w:val="•"/>
      <w:lvlJc w:val="left"/>
      <w:pPr>
        <w:tabs>
          <w:tab w:val="num" w:pos="1440"/>
        </w:tabs>
        <w:ind w:left="1440" w:hanging="360"/>
      </w:pPr>
      <w:rPr>
        <w:rFonts w:ascii="Arial" w:hAnsi="Arial" w:hint="default"/>
      </w:rPr>
    </w:lvl>
    <w:lvl w:ilvl="2" w:tplc="FB580B78" w:tentative="1">
      <w:start w:val="1"/>
      <w:numFmt w:val="bullet"/>
      <w:lvlText w:val="•"/>
      <w:lvlJc w:val="left"/>
      <w:pPr>
        <w:tabs>
          <w:tab w:val="num" w:pos="2160"/>
        </w:tabs>
        <w:ind w:left="2160" w:hanging="360"/>
      </w:pPr>
      <w:rPr>
        <w:rFonts w:ascii="Arial" w:hAnsi="Arial" w:hint="default"/>
      </w:rPr>
    </w:lvl>
    <w:lvl w:ilvl="3" w:tplc="410022AE" w:tentative="1">
      <w:start w:val="1"/>
      <w:numFmt w:val="bullet"/>
      <w:lvlText w:val="•"/>
      <w:lvlJc w:val="left"/>
      <w:pPr>
        <w:tabs>
          <w:tab w:val="num" w:pos="2880"/>
        </w:tabs>
        <w:ind w:left="2880" w:hanging="360"/>
      </w:pPr>
      <w:rPr>
        <w:rFonts w:ascii="Arial" w:hAnsi="Arial" w:hint="default"/>
      </w:rPr>
    </w:lvl>
    <w:lvl w:ilvl="4" w:tplc="C3900326" w:tentative="1">
      <w:start w:val="1"/>
      <w:numFmt w:val="bullet"/>
      <w:lvlText w:val="•"/>
      <w:lvlJc w:val="left"/>
      <w:pPr>
        <w:tabs>
          <w:tab w:val="num" w:pos="3600"/>
        </w:tabs>
        <w:ind w:left="3600" w:hanging="360"/>
      </w:pPr>
      <w:rPr>
        <w:rFonts w:ascii="Arial" w:hAnsi="Arial" w:hint="default"/>
      </w:rPr>
    </w:lvl>
    <w:lvl w:ilvl="5" w:tplc="4C0CDBEA" w:tentative="1">
      <w:start w:val="1"/>
      <w:numFmt w:val="bullet"/>
      <w:lvlText w:val="•"/>
      <w:lvlJc w:val="left"/>
      <w:pPr>
        <w:tabs>
          <w:tab w:val="num" w:pos="4320"/>
        </w:tabs>
        <w:ind w:left="4320" w:hanging="360"/>
      </w:pPr>
      <w:rPr>
        <w:rFonts w:ascii="Arial" w:hAnsi="Arial" w:hint="default"/>
      </w:rPr>
    </w:lvl>
    <w:lvl w:ilvl="6" w:tplc="23062976" w:tentative="1">
      <w:start w:val="1"/>
      <w:numFmt w:val="bullet"/>
      <w:lvlText w:val="•"/>
      <w:lvlJc w:val="left"/>
      <w:pPr>
        <w:tabs>
          <w:tab w:val="num" w:pos="5040"/>
        </w:tabs>
        <w:ind w:left="5040" w:hanging="360"/>
      </w:pPr>
      <w:rPr>
        <w:rFonts w:ascii="Arial" w:hAnsi="Arial" w:hint="default"/>
      </w:rPr>
    </w:lvl>
    <w:lvl w:ilvl="7" w:tplc="F52C2A1E" w:tentative="1">
      <w:start w:val="1"/>
      <w:numFmt w:val="bullet"/>
      <w:lvlText w:val="•"/>
      <w:lvlJc w:val="left"/>
      <w:pPr>
        <w:tabs>
          <w:tab w:val="num" w:pos="5760"/>
        </w:tabs>
        <w:ind w:left="5760" w:hanging="360"/>
      </w:pPr>
      <w:rPr>
        <w:rFonts w:ascii="Arial" w:hAnsi="Arial" w:hint="default"/>
      </w:rPr>
    </w:lvl>
    <w:lvl w:ilvl="8" w:tplc="18721B8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260E00"/>
    <w:multiLevelType w:val="hybridMultilevel"/>
    <w:tmpl w:val="8732F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2D3744C"/>
    <w:multiLevelType w:val="hybridMultilevel"/>
    <w:tmpl w:val="BA025A7A"/>
    <w:lvl w:ilvl="0" w:tplc="967814E2">
      <w:start w:val="1"/>
      <w:numFmt w:val="bullet"/>
      <w:lvlText w:val="•"/>
      <w:lvlJc w:val="left"/>
      <w:pPr>
        <w:tabs>
          <w:tab w:val="num" w:pos="720"/>
        </w:tabs>
        <w:ind w:left="720" w:hanging="360"/>
      </w:pPr>
      <w:rPr>
        <w:rFonts w:ascii="Arial" w:hAnsi="Arial" w:hint="default"/>
      </w:rPr>
    </w:lvl>
    <w:lvl w:ilvl="1" w:tplc="6C348F32" w:tentative="1">
      <w:start w:val="1"/>
      <w:numFmt w:val="bullet"/>
      <w:lvlText w:val="•"/>
      <w:lvlJc w:val="left"/>
      <w:pPr>
        <w:tabs>
          <w:tab w:val="num" w:pos="1440"/>
        </w:tabs>
        <w:ind w:left="1440" w:hanging="360"/>
      </w:pPr>
      <w:rPr>
        <w:rFonts w:ascii="Arial" w:hAnsi="Arial" w:hint="default"/>
      </w:rPr>
    </w:lvl>
    <w:lvl w:ilvl="2" w:tplc="E7C032C2" w:tentative="1">
      <w:start w:val="1"/>
      <w:numFmt w:val="bullet"/>
      <w:lvlText w:val="•"/>
      <w:lvlJc w:val="left"/>
      <w:pPr>
        <w:tabs>
          <w:tab w:val="num" w:pos="2160"/>
        </w:tabs>
        <w:ind w:left="2160" w:hanging="360"/>
      </w:pPr>
      <w:rPr>
        <w:rFonts w:ascii="Arial" w:hAnsi="Arial" w:hint="default"/>
      </w:rPr>
    </w:lvl>
    <w:lvl w:ilvl="3" w:tplc="B8C4A7E4" w:tentative="1">
      <w:start w:val="1"/>
      <w:numFmt w:val="bullet"/>
      <w:lvlText w:val="•"/>
      <w:lvlJc w:val="left"/>
      <w:pPr>
        <w:tabs>
          <w:tab w:val="num" w:pos="2880"/>
        </w:tabs>
        <w:ind w:left="2880" w:hanging="360"/>
      </w:pPr>
      <w:rPr>
        <w:rFonts w:ascii="Arial" w:hAnsi="Arial" w:hint="default"/>
      </w:rPr>
    </w:lvl>
    <w:lvl w:ilvl="4" w:tplc="550AB1EA" w:tentative="1">
      <w:start w:val="1"/>
      <w:numFmt w:val="bullet"/>
      <w:lvlText w:val="•"/>
      <w:lvlJc w:val="left"/>
      <w:pPr>
        <w:tabs>
          <w:tab w:val="num" w:pos="3600"/>
        </w:tabs>
        <w:ind w:left="3600" w:hanging="360"/>
      </w:pPr>
      <w:rPr>
        <w:rFonts w:ascii="Arial" w:hAnsi="Arial" w:hint="default"/>
      </w:rPr>
    </w:lvl>
    <w:lvl w:ilvl="5" w:tplc="D82A7D3E" w:tentative="1">
      <w:start w:val="1"/>
      <w:numFmt w:val="bullet"/>
      <w:lvlText w:val="•"/>
      <w:lvlJc w:val="left"/>
      <w:pPr>
        <w:tabs>
          <w:tab w:val="num" w:pos="4320"/>
        </w:tabs>
        <w:ind w:left="4320" w:hanging="360"/>
      </w:pPr>
      <w:rPr>
        <w:rFonts w:ascii="Arial" w:hAnsi="Arial" w:hint="default"/>
      </w:rPr>
    </w:lvl>
    <w:lvl w:ilvl="6" w:tplc="36688F08" w:tentative="1">
      <w:start w:val="1"/>
      <w:numFmt w:val="bullet"/>
      <w:lvlText w:val="•"/>
      <w:lvlJc w:val="left"/>
      <w:pPr>
        <w:tabs>
          <w:tab w:val="num" w:pos="5040"/>
        </w:tabs>
        <w:ind w:left="5040" w:hanging="360"/>
      </w:pPr>
      <w:rPr>
        <w:rFonts w:ascii="Arial" w:hAnsi="Arial" w:hint="default"/>
      </w:rPr>
    </w:lvl>
    <w:lvl w:ilvl="7" w:tplc="91560DBA" w:tentative="1">
      <w:start w:val="1"/>
      <w:numFmt w:val="bullet"/>
      <w:lvlText w:val="•"/>
      <w:lvlJc w:val="left"/>
      <w:pPr>
        <w:tabs>
          <w:tab w:val="num" w:pos="5760"/>
        </w:tabs>
        <w:ind w:left="5760" w:hanging="360"/>
      </w:pPr>
      <w:rPr>
        <w:rFonts w:ascii="Arial" w:hAnsi="Arial" w:hint="default"/>
      </w:rPr>
    </w:lvl>
    <w:lvl w:ilvl="8" w:tplc="D7569DB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9EC5133"/>
    <w:multiLevelType w:val="hybridMultilevel"/>
    <w:tmpl w:val="F6560D5A"/>
    <w:lvl w:ilvl="0" w:tplc="3B488190">
      <w:start w:val="2"/>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E76259"/>
    <w:multiLevelType w:val="hybridMultilevel"/>
    <w:tmpl w:val="736C7A00"/>
    <w:lvl w:ilvl="0" w:tplc="B32893D6">
      <w:start w:val="1"/>
      <w:numFmt w:val="bullet"/>
      <w:lvlText w:val="•"/>
      <w:lvlJc w:val="left"/>
      <w:pPr>
        <w:tabs>
          <w:tab w:val="num" w:pos="720"/>
        </w:tabs>
        <w:ind w:left="720" w:hanging="360"/>
      </w:pPr>
      <w:rPr>
        <w:rFonts w:ascii="Arial" w:hAnsi="Arial" w:hint="default"/>
      </w:rPr>
    </w:lvl>
    <w:lvl w:ilvl="1" w:tplc="1BA882E8" w:tentative="1">
      <w:start w:val="1"/>
      <w:numFmt w:val="bullet"/>
      <w:lvlText w:val="•"/>
      <w:lvlJc w:val="left"/>
      <w:pPr>
        <w:tabs>
          <w:tab w:val="num" w:pos="1440"/>
        </w:tabs>
        <w:ind w:left="1440" w:hanging="360"/>
      </w:pPr>
      <w:rPr>
        <w:rFonts w:ascii="Arial" w:hAnsi="Arial" w:hint="default"/>
      </w:rPr>
    </w:lvl>
    <w:lvl w:ilvl="2" w:tplc="64F2FA7E" w:tentative="1">
      <w:start w:val="1"/>
      <w:numFmt w:val="bullet"/>
      <w:lvlText w:val="•"/>
      <w:lvlJc w:val="left"/>
      <w:pPr>
        <w:tabs>
          <w:tab w:val="num" w:pos="2160"/>
        </w:tabs>
        <w:ind w:left="2160" w:hanging="360"/>
      </w:pPr>
      <w:rPr>
        <w:rFonts w:ascii="Arial" w:hAnsi="Arial" w:hint="default"/>
      </w:rPr>
    </w:lvl>
    <w:lvl w:ilvl="3" w:tplc="3C608E72" w:tentative="1">
      <w:start w:val="1"/>
      <w:numFmt w:val="bullet"/>
      <w:lvlText w:val="•"/>
      <w:lvlJc w:val="left"/>
      <w:pPr>
        <w:tabs>
          <w:tab w:val="num" w:pos="2880"/>
        </w:tabs>
        <w:ind w:left="2880" w:hanging="360"/>
      </w:pPr>
      <w:rPr>
        <w:rFonts w:ascii="Arial" w:hAnsi="Arial" w:hint="default"/>
      </w:rPr>
    </w:lvl>
    <w:lvl w:ilvl="4" w:tplc="3B40638E" w:tentative="1">
      <w:start w:val="1"/>
      <w:numFmt w:val="bullet"/>
      <w:lvlText w:val="•"/>
      <w:lvlJc w:val="left"/>
      <w:pPr>
        <w:tabs>
          <w:tab w:val="num" w:pos="3600"/>
        </w:tabs>
        <w:ind w:left="3600" w:hanging="360"/>
      </w:pPr>
      <w:rPr>
        <w:rFonts w:ascii="Arial" w:hAnsi="Arial" w:hint="default"/>
      </w:rPr>
    </w:lvl>
    <w:lvl w:ilvl="5" w:tplc="C70EE43E" w:tentative="1">
      <w:start w:val="1"/>
      <w:numFmt w:val="bullet"/>
      <w:lvlText w:val="•"/>
      <w:lvlJc w:val="left"/>
      <w:pPr>
        <w:tabs>
          <w:tab w:val="num" w:pos="4320"/>
        </w:tabs>
        <w:ind w:left="4320" w:hanging="360"/>
      </w:pPr>
      <w:rPr>
        <w:rFonts w:ascii="Arial" w:hAnsi="Arial" w:hint="default"/>
      </w:rPr>
    </w:lvl>
    <w:lvl w:ilvl="6" w:tplc="D3748FCE" w:tentative="1">
      <w:start w:val="1"/>
      <w:numFmt w:val="bullet"/>
      <w:lvlText w:val="•"/>
      <w:lvlJc w:val="left"/>
      <w:pPr>
        <w:tabs>
          <w:tab w:val="num" w:pos="5040"/>
        </w:tabs>
        <w:ind w:left="5040" w:hanging="360"/>
      </w:pPr>
      <w:rPr>
        <w:rFonts w:ascii="Arial" w:hAnsi="Arial" w:hint="default"/>
      </w:rPr>
    </w:lvl>
    <w:lvl w:ilvl="7" w:tplc="375C2732" w:tentative="1">
      <w:start w:val="1"/>
      <w:numFmt w:val="bullet"/>
      <w:lvlText w:val="•"/>
      <w:lvlJc w:val="left"/>
      <w:pPr>
        <w:tabs>
          <w:tab w:val="num" w:pos="5760"/>
        </w:tabs>
        <w:ind w:left="5760" w:hanging="360"/>
      </w:pPr>
      <w:rPr>
        <w:rFonts w:ascii="Arial" w:hAnsi="Arial" w:hint="default"/>
      </w:rPr>
    </w:lvl>
    <w:lvl w:ilvl="8" w:tplc="277AF5E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FDF17FA"/>
    <w:multiLevelType w:val="hybridMultilevel"/>
    <w:tmpl w:val="11765D14"/>
    <w:lvl w:ilvl="0" w:tplc="54A47A06">
      <w:start w:val="1"/>
      <w:numFmt w:val="bullet"/>
      <w:lvlText w:val="•"/>
      <w:lvlJc w:val="left"/>
      <w:pPr>
        <w:tabs>
          <w:tab w:val="num" w:pos="720"/>
        </w:tabs>
        <w:ind w:left="720" w:hanging="360"/>
      </w:pPr>
      <w:rPr>
        <w:rFonts w:ascii="Arial" w:hAnsi="Arial" w:hint="default"/>
      </w:rPr>
    </w:lvl>
    <w:lvl w:ilvl="1" w:tplc="CA42D5C8" w:tentative="1">
      <w:start w:val="1"/>
      <w:numFmt w:val="bullet"/>
      <w:lvlText w:val="•"/>
      <w:lvlJc w:val="left"/>
      <w:pPr>
        <w:tabs>
          <w:tab w:val="num" w:pos="1440"/>
        </w:tabs>
        <w:ind w:left="1440" w:hanging="360"/>
      </w:pPr>
      <w:rPr>
        <w:rFonts w:ascii="Arial" w:hAnsi="Arial" w:hint="default"/>
      </w:rPr>
    </w:lvl>
    <w:lvl w:ilvl="2" w:tplc="D8CA50D2" w:tentative="1">
      <w:start w:val="1"/>
      <w:numFmt w:val="bullet"/>
      <w:lvlText w:val="•"/>
      <w:lvlJc w:val="left"/>
      <w:pPr>
        <w:tabs>
          <w:tab w:val="num" w:pos="2160"/>
        </w:tabs>
        <w:ind w:left="2160" w:hanging="360"/>
      </w:pPr>
      <w:rPr>
        <w:rFonts w:ascii="Arial" w:hAnsi="Arial" w:hint="default"/>
      </w:rPr>
    </w:lvl>
    <w:lvl w:ilvl="3" w:tplc="17521FAC" w:tentative="1">
      <w:start w:val="1"/>
      <w:numFmt w:val="bullet"/>
      <w:lvlText w:val="•"/>
      <w:lvlJc w:val="left"/>
      <w:pPr>
        <w:tabs>
          <w:tab w:val="num" w:pos="2880"/>
        </w:tabs>
        <w:ind w:left="2880" w:hanging="360"/>
      </w:pPr>
      <w:rPr>
        <w:rFonts w:ascii="Arial" w:hAnsi="Arial" w:hint="default"/>
      </w:rPr>
    </w:lvl>
    <w:lvl w:ilvl="4" w:tplc="576EAFEA" w:tentative="1">
      <w:start w:val="1"/>
      <w:numFmt w:val="bullet"/>
      <w:lvlText w:val="•"/>
      <w:lvlJc w:val="left"/>
      <w:pPr>
        <w:tabs>
          <w:tab w:val="num" w:pos="3600"/>
        </w:tabs>
        <w:ind w:left="3600" w:hanging="360"/>
      </w:pPr>
      <w:rPr>
        <w:rFonts w:ascii="Arial" w:hAnsi="Arial" w:hint="default"/>
      </w:rPr>
    </w:lvl>
    <w:lvl w:ilvl="5" w:tplc="58CCDC88" w:tentative="1">
      <w:start w:val="1"/>
      <w:numFmt w:val="bullet"/>
      <w:lvlText w:val="•"/>
      <w:lvlJc w:val="left"/>
      <w:pPr>
        <w:tabs>
          <w:tab w:val="num" w:pos="4320"/>
        </w:tabs>
        <w:ind w:left="4320" w:hanging="360"/>
      </w:pPr>
      <w:rPr>
        <w:rFonts w:ascii="Arial" w:hAnsi="Arial" w:hint="default"/>
      </w:rPr>
    </w:lvl>
    <w:lvl w:ilvl="6" w:tplc="CF1E5F34" w:tentative="1">
      <w:start w:val="1"/>
      <w:numFmt w:val="bullet"/>
      <w:lvlText w:val="•"/>
      <w:lvlJc w:val="left"/>
      <w:pPr>
        <w:tabs>
          <w:tab w:val="num" w:pos="5040"/>
        </w:tabs>
        <w:ind w:left="5040" w:hanging="360"/>
      </w:pPr>
      <w:rPr>
        <w:rFonts w:ascii="Arial" w:hAnsi="Arial" w:hint="default"/>
      </w:rPr>
    </w:lvl>
    <w:lvl w:ilvl="7" w:tplc="E3CC9CE2" w:tentative="1">
      <w:start w:val="1"/>
      <w:numFmt w:val="bullet"/>
      <w:lvlText w:val="•"/>
      <w:lvlJc w:val="left"/>
      <w:pPr>
        <w:tabs>
          <w:tab w:val="num" w:pos="5760"/>
        </w:tabs>
        <w:ind w:left="5760" w:hanging="360"/>
      </w:pPr>
      <w:rPr>
        <w:rFonts w:ascii="Arial" w:hAnsi="Arial" w:hint="default"/>
      </w:rPr>
    </w:lvl>
    <w:lvl w:ilvl="8" w:tplc="201AE39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4449D9"/>
    <w:multiLevelType w:val="hybridMultilevel"/>
    <w:tmpl w:val="3618C7D0"/>
    <w:lvl w:ilvl="0" w:tplc="0413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5E64FE1"/>
    <w:multiLevelType w:val="hybridMultilevel"/>
    <w:tmpl w:val="57C6CCEA"/>
    <w:lvl w:ilvl="0" w:tplc="AAB8DD64">
      <w:start w:val="1"/>
      <w:numFmt w:val="bullet"/>
      <w:lvlText w:val="•"/>
      <w:lvlJc w:val="left"/>
      <w:pPr>
        <w:tabs>
          <w:tab w:val="num" w:pos="720"/>
        </w:tabs>
        <w:ind w:left="720" w:hanging="360"/>
      </w:pPr>
      <w:rPr>
        <w:rFonts w:ascii="Arial" w:hAnsi="Arial" w:hint="default"/>
      </w:rPr>
    </w:lvl>
    <w:lvl w:ilvl="1" w:tplc="04601E84">
      <w:start w:val="1"/>
      <w:numFmt w:val="bullet"/>
      <w:lvlText w:val="•"/>
      <w:lvlJc w:val="left"/>
      <w:pPr>
        <w:tabs>
          <w:tab w:val="num" w:pos="1440"/>
        </w:tabs>
        <w:ind w:left="1440" w:hanging="360"/>
      </w:pPr>
      <w:rPr>
        <w:rFonts w:ascii="Arial" w:hAnsi="Arial" w:hint="default"/>
      </w:rPr>
    </w:lvl>
    <w:lvl w:ilvl="2" w:tplc="0A280836" w:tentative="1">
      <w:start w:val="1"/>
      <w:numFmt w:val="bullet"/>
      <w:lvlText w:val="•"/>
      <w:lvlJc w:val="left"/>
      <w:pPr>
        <w:tabs>
          <w:tab w:val="num" w:pos="2160"/>
        </w:tabs>
        <w:ind w:left="2160" w:hanging="360"/>
      </w:pPr>
      <w:rPr>
        <w:rFonts w:ascii="Arial" w:hAnsi="Arial" w:hint="default"/>
      </w:rPr>
    </w:lvl>
    <w:lvl w:ilvl="3" w:tplc="4B72DD94" w:tentative="1">
      <w:start w:val="1"/>
      <w:numFmt w:val="bullet"/>
      <w:lvlText w:val="•"/>
      <w:lvlJc w:val="left"/>
      <w:pPr>
        <w:tabs>
          <w:tab w:val="num" w:pos="2880"/>
        </w:tabs>
        <w:ind w:left="2880" w:hanging="360"/>
      </w:pPr>
      <w:rPr>
        <w:rFonts w:ascii="Arial" w:hAnsi="Arial" w:hint="default"/>
      </w:rPr>
    </w:lvl>
    <w:lvl w:ilvl="4" w:tplc="F9AE0950" w:tentative="1">
      <w:start w:val="1"/>
      <w:numFmt w:val="bullet"/>
      <w:lvlText w:val="•"/>
      <w:lvlJc w:val="left"/>
      <w:pPr>
        <w:tabs>
          <w:tab w:val="num" w:pos="3600"/>
        </w:tabs>
        <w:ind w:left="3600" w:hanging="360"/>
      </w:pPr>
      <w:rPr>
        <w:rFonts w:ascii="Arial" w:hAnsi="Arial" w:hint="default"/>
      </w:rPr>
    </w:lvl>
    <w:lvl w:ilvl="5" w:tplc="C046BB54" w:tentative="1">
      <w:start w:val="1"/>
      <w:numFmt w:val="bullet"/>
      <w:lvlText w:val="•"/>
      <w:lvlJc w:val="left"/>
      <w:pPr>
        <w:tabs>
          <w:tab w:val="num" w:pos="4320"/>
        </w:tabs>
        <w:ind w:left="4320" w:hanging="360"/>
      </w:pPr>
      <w:rPr>
        <w:rFonts w:ascii="Arial" w:hAnsi="Arial" w:hint="default"/>
      </w:rPr>
    </w:lvl>
    <w:lvl w:ilvl="6" w:tplc="0D0262F2" w:tentative="1">
      <w:start w:val="1"/>
      <w:numFmt w:val="bullet"/>
      <w:lvlText w:val="•"/>
      <w:lvlJc w:val="left"/>
      <w:pPr>
        <w:tabs>
          <w:tab w:val="num" w:pos="5040"/>
        </w:tabs>
        <w:ind w:left="5040" w:hanging="360"/>
      </w:pPr>
      <w:rPr>
        <w:rFonts w:ascii="Arial" w:hAnsi="Arial" w:hint="default"/>
      </w:rPr>
    </w:lvl>
    <w:lvl w:ilvl="7" w:tplc="659C9BAE" w:tentative="1">
      <w:start w:val="1"/>
      <w:numFmt w:val="bullet"/>
      <w:lvlText w:val="•"/>
      <w:lvlJc w:val="left"/>
      <w:pPr>
        <w:tabs>
          <w:tab w:val="num" w:pos="5760"/>
        </w:tabs>
        <w:ind w:left="5760" w:hanging="360"/>
      </w:pPr>
      <w:rPr>
        <w:rFonts w:ascii="Arial" w:hAnsi="Arial" w:hint="default"/>
      </w:rPr>
    </w:lvl>
    <w:lvl w:ilvl="8" w:tplc="DFAC47E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A4162FA"/>
    <w:multiLevelType w:val="hybridMultilevel"/>
    <w:tmpl w:val="C218BFAC"/>
    <w:lvl w:ilvl="0" w:tplc="917266C4">
      <w:start w:val="2"/>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67375410">
    <w:abstractNumId w:val="4"/>
  </w:num>
  <w:num w:numId="2" w16cid:durableId="1616906041">
    <w:abstractNumId w:val="34"/>
  </w:num>
  <w:num w:numId="3" w16cid:durableId="250509559">
    <w:abstractNumId w:val="14"/>
  </w:num>
  <w:num w:numId="4" w16cid:durableId="1788112637">
    <w:abstractNumId w:val="22"/>
  </w:num>
  <w:num w:numId="5" w16cid:durableId="1792547918">
    <w:abstractNumId w:val="29"/>
  </w:num>
  <w:num w:numId="6" w16cid:durableId="27998767">
    <w:abstractNumId w:val="15"/>
  </w:num>
  <w:num w:numId="7" w16cid:durableId="378021299">
    <w:abstractNumId w:val="6"/>
  </w:num>
  <w:num w:numId="8" w16cid:durableId="98334126">
    <w:abstractNumId w:val="1"/>
  </w:num>
  <w:num w:numId="9" w16cid:durableId="897401784">
    <w:abstractNumId w:val="0"/>
  </w:num>
  <w:num w:numId="10" w16cid:durableId="2074545026">
    <w:abstractNumId w:val="25"/>
  </w:num>
  <w:num w:numId="11" w16cid:durableId="953905678">
    <w:abstractNumId w:val="18"/>
  </w:num>
  <w:num w:numId="12" w16cid:durableId="1213468468">
    <w:abstractNumId w:val="31"/>
  </w:num>
  <w:num w:numId="13" w16cid:durableId="1196697347">
    <w:abstractNumId w:val="5"/>
  </w:num>
  <w:num w:numId="14" w16cid:durableId="938029180">
    <w:abstractNumId w:val="11"/>
  </w:num>
  <w:num w:numId="15" w16cid:durableId="859588347">
    <w:abstractNumId w:val="26"/>
  </w:num>
  <w:num w:numId="16" w16cid:durableId="652026701">
    <w:abstractNumId w:val="28"/>
  </w:num>
  <w:num w:numId="17" w16cid:durableId="755705882">
    <w:abstractNumId w:val="23"/>
  </w:num>
  <w:num w:numId="18" w16cid:durableId="202718732">
    <w:abstractNumId w:val="20"/>
  </w:num>
  <w:num w:numId="19" w16cid:durableId="971902239">
    <w:abstractNumId w:val="7"/>
  </w:num>
  <w:num w:numId="20" w16cid:durableId="1044914240">
    <w:abstractNumId w:val="12"/>
  </w:num>
  <w:num w:numId="21" w16cid:durableId="791940194">
    <w:abstractNumId w:val="33"/>
  </w:num>
  <w:num w:numId="22" w16cid:durableId="1053432989">
    <w:abstractNumId w:val="24"/>
  </w:num>
  <w:num w:numId="23" w16cid:durableId="887835855">
    <w:abstractNumId w:val="3"/>
  </w:num>
  <w:num w:numId="24" w16cid:durableId="1237058693">
    <w:abstractNumId w:val="16"/>
  </w:num>
  <w:num w:numId="25" w16cid:durableId="1500923107">
    <w:abstractNumId w:val="30"/>
  </w:num>
  <w:num w:numId="26" w16cid:durableId="333844985">
    <w:abstractNumId w:val="21"/>
  </w:num>
  <w:num w:numId="27" w16cid:durableId="340350582">
    <w:abstractNumId w:val="2"/>
  </w:num>
  <w:num w:numId="28" w16cid:durableId="153646990">
    <w:abstractNumId w:val="27"/>
  </w:num>
  <w:num w:numId="29" w16cid:durableId="1306201882">
    <w:abstractNumId w:val="32"/>
  </w:num>
  <w:num w:numId="30" w16cid:durableId="986712882">
    <w:abstractNumId w:val="19"/>
  </w:num>
  <w:num w:numId="31" w16cid:durableId="2051805384">
    <w:abstractNumId w:val="8"/>
  </w:num>
  <w:num w:numId="32" w16cid:durableId="663972608">
    <w:abstractNumId w:val="9"/>
  </w:num>
  <w:num w:numId="33" w16cid:durableId="1669361572">
    <w:abstractNumId w:val="13"/>
  </w:num>
  <w:num w:numId="34" w16cid:durableId="2130658532">
    <w:abstractNumId w:val="10"/>
  </w:num>
  <w:num w:numId="35" w16cid:durableId="88541236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eo Olsthoorn">
    <w15:presenceInfo w15:providerId="None" w15:userId="Theo Olsthoo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6"/>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nl-NL" w:vendorID="64" w:dllVersion="0" w:nlCheck="1" w:checkStyle="0"/>
  <w:proofState w:spelling="clean" w:grammar="clean"/>
  <w:trackRevisions/>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3E7"/>
    <w:rsid w:val="000001A6"/>
    <w:rsid w:val="000001DF"/>
    <w:rsid w:val="000002D5"/>
    <w:rsid w:val="000006F0"/>
    <w:rsid w:val="00000AC1"/>
    <w:rsid w:val="00000B0E"/>
    <w:rsid w:val="00000D50"/>
    <w:rsid w:val="00000DC6"/>
    <w:rsid w:val="000014AB"/>
    <w:rsid w:val="0000157D"/>
    <w:rsid w:val="0000169C"/>
    <w:rsid w:val="00001D9E"/>
    <w:rsid w:val="00001EB2"/>
    <w:rsid w:val="000022AC"/>
    <w:rsid w:val="00002413"/>
    <w:rsid w:val="000028B5"/>
    <w:rsid w:val="000028DB"/>
    <w:rsid w:val="00002A21"/>
    <w:rsid w:val="00002C05"/>
    <w:rsid w:val="00002C5F"/>
    <w:rsid w:val="00002D4F"/>
    <w:rsid w:val="00002DEF"/>
    <w:rsid w:val="00002EB0"/>
    <w:rsid w:val="00002FFB"/>
    <w:rsid w:val="000030FD"/>
    <w:rsid w:val="0000338D"/>
    <w:rsid w:val="0000377D"/>
    <w:rsid w:val="0000397E"/>
    <w:rsid w:val="00003D1C"/>
    <w:rsid w:val="00003F4A"/>
    <w:rsid w:val="000041A6"/>
    <w:rsid w:val="0000467A"/>
    <w:rsid w:val="00004778"/>
    <w:rsid w:val="00004901"/>
    <w:rsid w:val="00004977"/>
    <w:rsid w:val="00004D69"/>
    <w:rsid w:val="00005129"/>
    <w:rsid w:val="0000513A"/>
    <w:rsid w:val="00005545"/>
    <w:rsid w:val="00005691"/>
    <w:rsid w:val="00005721"/>
    <w:rsid w:val="00005789"/>
    <w:rsid w:val="00005992"/>
    <w:rsid w:val="00005A13"/>
    <w:rsid w:val="00005F1B"/>
    <w:rsid w:val="0000633A"/>
    <w:rsid w:val="0000640D"/>
    <w:rsid w:val="00006419"/>
    <w:rsid w:val="0000663D"/>
    <w:rsid w:val="00006655"/>
    <w:rsid w:val="00006722"/>
    <w:rsid w:val="00006A4A"/>
    <w:rsid w:val="00006E76"/>
    <w:rsid w:val="00007345"/>
    <w:rsid w:val="000073B3"/>
    <w:rsid w:val="000074FC"/>
    <w:rsid w:val="000075AB"/>
    <w:rsid w:val="0000769C"/>
    <w:rsid w:val="00007A8A"/>
    <w:rsid w:val="00007A9A"/>
    <w:rsid w:val="00007B85"/>
    <w:rsid w:val="00007F75"/>
    <w:rsid w:val="000101B4"/>
    <w:rsid w:val="00010279"/>
    <w:rsid w:val="0001054D"/>
    <w:rsid w:val="000105E5"/>
    <w:rsid w:val="00010668"/>
    <w:rsid w:val="00010868"/>
    <w:rsid w:val="000108A5"/>
    <w:rsid w:val="00010A44"/>
    <w:rsid w:val="00010A53"/>
    <w:rsid w:val="00010FD0"/>
    <w:rsid w:val="000111D8"/>
    <w:rsid w:val="0001151D"/>
    <w:rsid w:val="0001163B"/>
    <w:rsid w:val="00011807"/>
    <w:rsid w:val="0001194D"/>
    <w:rsid w:val="00011BCA"/>
    <w:rsid w:val="00011D6F"/>
    <w:rsid w:val="00011E1F"/>
    <w:rsid w:val="00011E30"/>
    <w:rsid w:val="000121BB"/>
    <w:rsid w:val="00012222"/>
    <w:rsid w:val="0001229F"/>
    <w:rsid w:val="000126F1"/>
    <w:rsid w:val="000128B2"/>
    <w:rsid w:val="0001298A"/>
    <w:rsid w:val="00012ABE"/>
    <w:rsid w:val="00012C70"/>
    <w:rsid w:val="00013044"/>
    <w:rsid w:val="000131D4"/>
    <w:rsid w:val="000136DF"/>
    <w:rsid w:val="00013C2C"/>
    <w:rsid w:val="00013E91"/>
    <w:rsid w:val="00014049"/>
    <w:rsid w:val="000140C5"/>
    <w:rsid w:val="000141A1"/>
    <w:rsid w:val="000141FD"/>
    <w:rsid w:val="00014336"/>
    <w:rsid w:val="0001438D"/>
    <w:rsid w:val="000143A2"/>
    <w:rsid w:val="000143EA"/>
    <w:rsid w:val="0001443F"/>
    <w:rsid w:val="0001459B"/>
    <w:rsid w:val="00014888"/>
    <w:rsid w:val="000148B0"/>
    <w:rsid w:val="00014A09"/>
    <w:rsid w:val="0001546E"/>
    <w:rsid w:val="000154AE"/>
    <w:rsid w:val="0001593B"/>
    <w:rsid w:val="00015954"/>
    <w:rsid w:val="00015984"/>
    <w:rsid w:val="00015DB0"/>
    <w:rsid w:val="0001602F"/>
    <w:rsid w:val="0001626C"/>
    <w:rsid w:val="000163F2"/>
    <w:rsid w:val="000165D4"/>
    <w:rsid w:val="00016707"/>
    <w:rsid w:val="000167E1"/>
    <w:rsid w:val="00016949"/>
    <w:rsid w:val="00016C7C"/>
    <w:rsid w:val="00016CA6"/>
    <w:rsid w:val="0001707E"/>
    <w:rsid w:val="00020013"/>
    <w:rsid w:val="000200D7"/>
    <w:rsid w:val="00020121"/>
    <w:rsid w:val="00020285"/>
    <w:rsid w:val="0002099C"/>
    <w:rsid w:val="00020ACE"/>
    <w:rsid w:val="00020B57"/>
    <w:rsid w:val="00020B8B"/>
    <w:rsid w:val="00020D5D"/>
    <w:rsid w:val="00020E8F"/>
    <w:rsid w:val="00021015"/>
    <w:rsid w:val="000211A1"/>
    <w:rsid w:val="000213C0"/>
    <w:rsid w:val="00021584"/>
    <w:rsid w:val="0002198E"/>
    <w:rsid w:val="000219D8"/>
    <w:rsid w:val="00021A1C"/>
    <w:rsid w:val="00021A7F"/>
    <w:rsid w:val="00021A98"/>
    <w:rsid w:val="00021C99"/>
    <w:rsid w:val="00021E50"/>
    <w:rsid w:val="000223DF"/>
    <w:rsid w:val="00022495"/>
    <w:rsid w:val="000225F4"/>
    <w:rsid w:val="00022822"/>
    <w:rsid w:val="00022834"/>
    <w:rsid w:val="00022852"/>
    <w:rsid w:val="0002328E"/>
    <w:rsid w:val="00023673"/>
    <w:rsid w:val="00023770"/>
    <w:rsid w:val="00023859"/>
    <w:rsid w:val="00023A16"/>
    <w:rsid w:val="00023C74"/>
    <w:rsid w:val="00023EF3"/>
    <w:rsid w:val="000240C6"/>
    <w:rsid w:val="0002439A"/>
    <w:rsid w:val="000243B1"/>
    <w:rsid w:val="0002448F"/>
    <w:rsid w:val="00024538"/>
    <w:rsid w:val="00024928"/>
    <w:rsid w:val="00024A9B"/>
    <w:rsid w:val="00024B81"/>
    <w:rsid w:val="00024FF1"/>
    <w:rsid w:val="000253C6"/>
    <w:rsid w:val="00025487"/>
    <w:rsid w:val="000255A5"/>
    <w:rsid w:val="000255A7"/>
    <w:rsid w:val="000256C0"/>
    <w:rsid w:val="00025800"/>
    <w:rsid w:val="000259BB"/>
    <w:rsid w:val="00025C6D"/>
    <w:rsid w:val="00025F7D"/>
    <w:rsid w:val="000260E4"/>
    <w:rsid w:val="000261F7"/>
    <w:rsid w:val="00026257"/>
    <w:rsid w:val="00026273"/>
    <w:rsid w:val="000262DC"/>
    <w:rsid w:val="0002644C"/>
    <w:rsid w:val="0002662D"/>
    <w:rsid w:val="00026688"/>
    <w:rsid w:val="00026D1B"/>
    <w:rsid w:val="00026EE9"/>
    <w:rsid w:val="000278E7"/>
    <w:rsid w:val="00027A09"/>
    <w:rsid w:val="00030103"/>
    <w:rsid w:val="0003019D"/>
    <w:rsid w:val="000303A5"/>
    <w:rsid w:val="000305B8"/>
    <w:rsid w:val="0003069F"/>
    <w:rsid w:val="00030724"/>
    <w:rsid w:val="00030964"/>
    <w:rsid w:val="00030974"/>
    <w:rsid w:val="00030B62"/>
    <w:rsid w:val="00030CBD"/>
    <w:rsid w:val="00030D19"/>
    <w:rsid w:val="00031000"/>
    <w:rsid w:val="00031045"/>
    <w:rsid w:val="0003115C"/>
    <w:rsid w:val="00031259"/>
    <w:rsid w:val="00031356"/>
    <w:rsid w:val="000316F0"/>
    <w:rsid w:val="00031715"/>
    <w:rsid w:val="000322A5"/>
    <w:rsid w:val="000324FD"/>
    <w:rsid w:val="000327AD"/>
    <w:rsid w:val="00032831"/>
    <w:rsid w:val="00032E7C"/>
    <w:rsid w:val="00032F72"/>
    <w:rsid w:val="00033175"/>
    <w:rsid w:val="000333F0"/>
    <w:rsid w:val="000339E5"/>
    <w:rsid w:val="000339FA"/>
    <w:rsid w:val="00033B22"/>
    <w:rsid w:val="00033B78"/>
    <w:rsid w:val="00033F63"/>
    <w:rsid w:val="00034040"/>
    <w:rsid w:val="000341EB"/>
    <w:rsid w:val="00034658"/>
    <w:rsid w:val="000348DA"/>
    <w:rsid w:val="000348FF"/>
    <w:rsid w:val="00034A7C"/>
    <w:rsid w:val="00034D86"/>
    <w:rsid w:val="0003542D"/>
    <w:rsid w:val="0003555E"/>
    <w:rsid w:val="000355B0"/>
    <w:rsid w:val="000355B8"/>
    <w:rsid w:val="00035616"/>
    <w:rsid w:val="0003569D"/>
    <w:rsid w:val="000356C0"/>
    <w:rsid w:val="000357F7"/>
    <w:rsid w:val="0003597F"/>
    <w:rsid w:val="00035D5C"/>
    <w:rsid w:val="00035E37"/>
    <w:rsid w:val="00035EC3"/>
    <w:rsid w:val="00035FE8"/>
    <w:rsid w:val="00036434"/>
    <w:rsid w:val="000367A7"/>
    <w:rsid w:val="00036AA7"/>
    <w:rsid w:val="00036C67"/>
    <w:rsid w:val="00036E2E"/>
    <w:rsid w:val="00036F96"/>
    <w:rsid w:val="00037210"/>
    <w:rsid w:val="0003722F"/>
    <w:rsid w:val="0003736E"/>
    <w:rsid w:val="000373B3"/>
    <w:rsid w:val="00037530"/>
    <w:rsid w:val="000376C6"/>
    <w:rsid w:val="00037C60"/>
    <w:rsid w:val="00037CAC"/>
    <w:rsid w:val="0004007E"/>
    <w:rsid w:val="0004014A"/>
    <w:rsid w:val="00040385"/>
    <w:rsid w:val="00040D16"/>
    <w:rsid w:val="00040DB2"/>
    <w:rsid w:val="00041057"/>
    <w:rsid w:val="000410DF"/>
    <w:rsid w:val="000412A3"/>
    <w:rsid w:val="0004145D"/>
    <w:rsid w:val="0004167D"/>
    <w:rsid w:val="00041810"/>
    <w:rsid w:val="00041A8A"/>
    <w:rsid w:val="00041D60"/>
    <w:rsid w:val="00041EF9"/>
    <w:rsid w:val="00041F74"/>
    <w:rsid w:val="00041F93"/>
    <w:rsid w:val="00042176"/>
    <w:rsid w:val="00042257"/>
    <w:rsid w:val="0004229F"/>
    <w:rsid w:val="00042431"/>
    <w:rsid w:val="000424A8"/>
    <w:rsid w:val="000425E9"/>
    <w:rsid w:val="00042713"/>
    <w:rsid w:val="00042CD6"/>
    <w:rsid w:val="00042CEB"/>
    <w:rsid w:val="000430B7"/>
    <w:rsid w:val="00043357"/>
    <w:rsid w:val="00043615"/>
    <w:rsid w:val="00043617"/>
    <w:rsid w:val="00043824"/>
    <w:rsid w:val="00043892"/>
    <w:rsid w:val="00043F36"/>
    <w:rsid w:val="00044114"/>
    <w:rsid w:val="000448D1"/>
    <w:rsid w:val="00044D51"/>
    <w:rsid w:val="00044E11"/>
    <w:rsid w:val="00044E5E"/>
    <w:rsid w:val="00045369"/>
    <w:rsid w:val="0004542A"/>
    <w:rsid w:val="0004569B"/>
    <w:rsid w:val="00045AB0"/>
    <w:rsid w:val="00045AC1"/>
    <w:rsid w:val="00045B19"/>
    <w:rsid w:val="00045CBD"/>
    <w:rsid w:val="00045CD1"/>
    <w:rsid w:val="00045DE6"/>
    <w:rsid w:val="000461B9"/>
    <w:rsid w:val="00046488"/>
    <w:rsid w:val="0004657B"/>
    <w:rsid w:val="000466A3"/>
    <w:rsid w:val="000467F5"/>
    <w:rsid w:val="000468D1"/>
    <w:rsid w:val="00046A09"/>
    <w:rsid w:val="00046A80"/>
    <w:rsid w:val="00046B1F"/>
    <w:rsid w:val="00046B7E"/>
    <w:rsid w:val="00047642"/>
    <w:rsid w:val="000476BF"/>
    <w:rsid w:val="00047775"/>
    <w:rsid w:val="00047819"/>
    <w:rsid w:val="000479E3"/>
    <w:rsid w:val="00047A9B"/>
    <w:rsid w:val="00047B35"/>
    <w:rsid w:val="00047BA7"/>
    <w:rsid w:val="00047C07"/>
    <w:rsid w:val="00047F38"/>
    <w:rsid w:val="00047F6B"/>
    <w:rsid w:val="00047FCD"/>
    <w:rsid w:val="0005048F"/>
    <w:rsid w:val="00050511"/>
    <w:rsid w:val="000507DD"/>
    <w:rsid w:val="00050A21"/>
    <w:rsid w:val="00050BDD"/>
    <w:rsid w:val="00050CD2"/>
    <w:rsid w:val="00050D45"/>
    <w:rsid w:val="000510CF"/>
    <w:rsid w:val="000512FE"/>
    <w:rsid w:val="0005132B"/>
    <w:rsid w:val="000518EB"/>
    <w:rsid w:val="00051904"/>
    <w:rsid w:val="0005199B"/>
    <w:rsid w:val="000519F8"/>
    <w:rsid w:val="00051D66"/>
    <w:rsid w:val="00051DD8"/>
    <w:rsid w:val="00051E2A"/>
    <w:rsid w:val="00051EEE"/>
    <w:rsid w:val="00051FE5"/>
    <w:rsid w:val="0005212D"/>
    <w:rsid w:val="000524FC"/>
    <w:rsid w:val="000525A2"/>
    <w:rsid w:val="0005271F"/>
    <w:rsid w:val="00052880"/>
    <w:rsid w:val="000528A1"/>
    <w:rsid w:val="000529A3"/>
    <w:rsid w:val="00052C31"/>
    <w:rsid w:val="00052EC9"/>
    <w:rsid w:val="00052F0E"/>
    <w:rsid w:val="000530BC"/>
    <w:rsid w:val="00053176"/>
    <w:rsid w:val="0005348C"/>
    <w:rsid w:val="0005360B"/>
    <w:rsid w:val="00053767"/>
    <w:rsid w:val="000538F2"/>
    <w:rsid w:val="00053954"/>
    <w:rsid w:val="000539A3"/>
    <w:rsid w:val="00053AAB"/>
    <w:rsid w:val="00053AAF"/>
    <w:rsid w:val="00053F6F"/>
    <w:rsid w:val="0005421D"/>
    <w:rsid w:val="00054271"/>
    <w:rsid w:val="000542F2"/>
    <w:rsid w:val="00054595"/>
    <w:rsid w:val="000545D3"/>
    <w:rsid w:val="00054637"/>
    <w:rsid w:val="00054638"/>
    <w:rsid w:val="00054714"/>
    <w:rsid w:val="000547F6"/>
    <w:rsid w:val="00054989"/>
    <w:rsid w:val="00054AC4"/>
    <w:rsid w:val="00054B16"/>
    <w:rsid w:val="00054B7F"/>
    <w:rsid w:val="00054ED7"/>
    <w:rsid w:val="000550F0"/>
    <w:rsid w:val="00055910"/>
    <w:rsid w:val="00055A4E"/>
    <w:rsid w:val="00055AB3"/>
    <w:rsid w:val="00055F36"/>
    <w:rsid w:val="0005600F"/>
    <w:rsid w:val="00056299"/>
    <w:rsid w:val="0005629F"/>
    <w:rsid w:val="000567FD"/>
    <w:rsid w:val="000569FE"/>
    <w:rsid w:val="00056B39"/>
    <w:rsid w:val="00056BB1"/>
    <w:rsid w:val="00056C82"/>
    <w:rsid w:val="000570C5"/>
    <w:rsid w:val="00057184"/>
    <w:rsid w:val="0005766E"/>
    <w:rsid w:val="000577BA"/>
    <w:rsid w:val="000577D7"/>
    <w:rsid w:val="000579EF"/>
    <w:rsid w:val="00057BF3"/>
    <w:rsid w:val="00057EC3"/>
    <w:rsid w:val="00057F72"/>
    <w:rsid w:val="00060573"/>
    <w:rsid w:val="000606A1"/>
    <w:rsid w:val="000606BE"/>
    <w:rsid w:val="0006071F"/>
    <w:rsid w:val="0006094B"/>
    <w:rsid w:val="00060A21"/>
    <w:rsid w:val="00060B66"/>
    <w:rsid w:val="00060BE2"/>
    <w:rsid w:val="00060C34"/>
    <w:rsid w:val="00060E9D"/>
    <w:rsid w:val="000610AB"/>
    <w:rsid w:val="000610E0"/>
    <w:rsid w:val="000612AB"/>
    <w:rsid w:val="0006161B"/>
    <w:rsid w:val="0006171B"/>
    <w:rsid w:val="000617F9"/>
    <w:rsid w:val="00061839"/>
    <w:rsid w:val="000619E4"/>
    <w:rsid w:val="00061ABA"/>
    <w:rsid w:val="00061D9F"/>
    <w:rsid w:val="00061FB1"/>
    <w:rsid w:val="0006205F"/>
    <w:rsid w:val="00062214"/>
    <w:rsid w:val="000622CC"/>
    <w:rsid w:val="0006274C"/>
    <w:rsid w:val="000627EF"/>
    <w:rsid w:val="000628E1"/>
    <w:rsid w:val="0006299B"/>
    <w:rsid w:val="00062B3B"/>
    <w:rsid w:val="00062C1F"/>
    <w:rsid w:val="00062E51"/>
    <w:rsid w:val="00062F86"/>
    <w:rsid w:val="00062FBA"/>
    <w:rsid w:val="00063193"/>
    <w:rsid w:val="00063320"/>
    <w:rsid w:val="000633D4"/>
    <w:rsid w:val="000634D1"/>
    <w:rsid w:val="00063559"/>
    <w:rsid w:val="0006367A"/>
    <w:rsid w:val="00063995"/>
    <w:rsid w:val="00063BF1"/>
    <w:rsid w:val="00063E76"/>
    <w:rsid w:val="00064000"/>
    <w:rsid w:val="000640C9"/>
    <w:rsid w:val="00064133"/>
    <w:rsid w:val="00064395"/>
    <w:rsid w:val="0006475F"/>
    <w:rsid w:val="00064904"/>
    <w:rsid w:val="00064944"/>
    <w:rsid w:val="00064B37"/>
    <w:rsid w:val="00064D43"/>
    <w:rsid w:val="000650A7"/>
    <w:rsid w:val="0006559A"/>
    <w:rsid w:val="0006598A"/>
    <w:rsid w:val="00065993"/>
    <w:rsid w:val="00065A35"/>
    <w:rsid w:val="00065DB3"/>
    <w:rsid w:val="00065E6B"/>
    <w:rsid w:val="00066172"/>
    <w:rsid w:val="000661D9"/>
    <w:rsid w:val="00066345"/>
    <w:rsid w:val="0006642D"/>
    <w:rsid w:val="00066508"/>
    <w:rsid w:val="000669BE"/>
    <w:rsid w:val="000669C0"/>
    <w:rsid w:val="00066FCD"/>
    <w:rsid w:val="0006727D"/>
    <w:rsid w:val="0006739B"/>
    <w:rsid w:val="00067462"/>
    <w:rsid w:val="0006778A"/>
    <w:rsid w:val="00067D65"/>
    <w:rsid w:val="00067DD7"/>
    <w:rsid w:val="00067FED"/>
    <w:rsid w:val="00070627"/>
    <w:rsid w:val="000706AD"/>
    <w:rsid w:val="000708D3"/>
    <w:rsid w:val="000708FE"/>
    <w:rsid w:val="00070AF3"/>
    <w:rsid w:val="00070BE9"/>
    <w:rsid w:val="00070CF6"/>
    <w:rsid w:val="00070DB4"/>
    <w:rsid w:val="00070DB8"/>
    <w:rsid w:val="00070DE5"/>
    <w:rsid w:val="00070E48"/>
    <w:rsid w:val="00070E76"/>
    <w:rsid w:val="00070ED2"/>
    <w:rsid w:val="000716E6"/>
    <w:rsid w:val="000719BC"/>
    <w:rsid w:val="00071C44"/>
    <w:rsid w:val="00071D8A"/>
    <w:rsid w:val="00071E83"/>
    <w:rsid w:val="00071EAF"/>
    <w:rsid w:val="000720AA"/>
    <w:rsid w:val="000721FC"/>
    <w:rsid w:val="000722BC"/>
    <w:rsid w:val="00072331"/>
    <w:rsid w:val="00072336"/>
    <w:rsid w:val="000724C4"/>
    <w:rsid w:val="000727AD"/>
    <w:rsid w:val="00072AED"/>
    <w:rsid w:val="00073052"/>
    <w:rsid w:val="0007325A"/>
    <w:rsid w:val="0007338C"/>
    <w:rsid w:val="00073800"/>
    <w:rsid w:val="00073956"/>
    <w:rsid w:val="00073A6C"/>
    <w:rsid w:val="00073DC7"/>
    <w:rsid w:val="00073F17"/>
    <w:rsid w:val="00073F42"/>
    <w:rsid w:val="00074008"/>
    <w:rsid w:val="0007415B"/>
    <w:rsid w:val="000742C3"/>
    <w:rsid w:val="00074567"/>
    <w:rsid w:val="000745F3"/>
    <w:rsid w:val="00074AA4"/>
    <w:rsid w:val="0007510F"/>
    <w:rsid w:val="000751C0"/>
    <w:rsid w:val="0007522E"/>
    <w:rsid w:val="0007524A"/>
    <w:rsid w:val="000754C9"/>
    <w:rsid w:val="0007552E"/>
    <w:rsid w:val="0007561A"/>
    <w:rsid w:val="00075808"/>
    <w:rsid w:val="00075A07"/>
    <w:rsid w:val="00075B08"/>
    <w:rsid w:val="00075C1D"/>
    <w:rsid w:val="00075C4F"/>
    <w:rsid w:val="00075E7C"/>
    <w:rsid w:val="000763CF"/>
    <w:rsid w:val="0007662D"/>
    <w:rsid w:val="0007686B"/>
    <w:rsid w:val="000768FB"/>
    <w:rsid w:val="00076C96"/>
    <w:rsid w:val="000773CB"/>
    <w:rsid w:val="000773DC"/>
    <w:rsid w:val="0007747F"/>
    <w:rsid w:val="00077587"/>
    <w:rsid w:val="000776CC"/>
    <w:rsid w:val="00077892"/>
    <w:rsid w:val="00077AB7"/>
    <w:rsid w:val="00077DF6"/>
    <w:rsid w:val="00077F40"/>
    <w:rsid w:val="000802A0"/>
    <w:rsid w:val="000803CB"/>
    <w:rsid w:val="000805EA"/>
    <w:rsid w:val="00080764"/>
    <w:rsid w:val="000808E1"/>
    <w:rsid w:val="0008098C"/>
    <w:rsid w:val="00080A5E"/>
    <w:rsid w:val="00080A81"/>
    <w:rsid w:val="00080C5D"/>
    <w:rsid w:val="00080CFB"/>
    <w:rsid w:val="000811F7"/>
    <w:rsid w:val="000815F1"/>
    <w:rsid w:val="0008178B"/>
    <w:rsid w:val="000817F4"/>
    <w:rsid w:val="0008196A"/>
    <w:rsid w:val="00081E51"/>
    <w:rsid w:val="00081F1D"/>
    <w:rsid w:val="00081F2B"/>
    <w:rsid w:val="00082221"/>
    <w:rsid w:val="00082432"/>
    <w:rsid w:val="00082531"/>
    <w:rsid w:val="0008290B"/>
    <w:rsid w:val="00082919"/>
    <w:rsid w:val="00082CD7"/>
    <w:rsid w:val="00082E6B"/>
    <w:rsid w:val="00082F00"/>
    <w:rsid w:val="00082FF8"/>
    <w:rsid w:val="00083120"/>
    <w:rsid w:val="00083320"/>
    <w:rsid w:val="0008344D"/>
    <w:rsid w:val="00083576"/>
    <w:rsid w:val="0008358B"/>
    <w:rsid w:val="000837CF"/>
    <w:rsid w:val="00083940"/>
    <w:rsid w:val="00083A86"/>
    <w:rsid w:val="00083D85"/>
    <w:rsid w:val="000841DF"/>
    <w:rsid w:val="000842B7"/>
    <w:rsid w:val="000843D6"/>
    <w:rsid w:val="000845E4"/>
    <w:rsid w:val="00084759"/>
    <w:rsid w:val="000847B9"/>
    <w:rsid w:val="000848CE"/>
    <w:rsid w:val="00084E19"/>
    <w:rsid w:val="00085177"/>
    <w:rsid w:val="000853D0"/>
    <w:rsid w:val="00085533"/>
    <w:rsid w:val="0008560C"/>
    <w:rsid w:val="00085685"/>
    <w:rsid w:val="00085834"/>
    <w:rsid w:val="00085F36"/>
    <w:rsid w:val="0008600C"/>
    <w:rsid w:val="000865D7"/>
    <w:rsid w:val="00086A3A"/>
    <w:rsid w:val="00086B96"/>
    <w:rsid w:val="00087087"/>
    <w:rsid w:val="000870A5"/>
    <w:rsid w:val="000870E9"/>
    <w:rsid w:val="0009009E"/>
    <w:rsid w:val="000901E3"/>
    <w:rsid w:val="000901E9"/>
    <w:rsid w:val="00090335"/>
    <w:rsid w:val="00090900"/>
    <w:rsid w:val="00090AFA"/>
    <w:rsid w:val="00090C3D"/>
    <w:rsid w:val="00090D59"/>
    <w:rsid w:val="00090ED3"/>
    <w:rsid w:val="00091331"/>
    <w:rsid w:val="00091588"/>
    <w:rsid w:val="00091660"/>
    <w:rsid w:val="000919E9"/>
    <w:rsid w:val="00091AE8"/>
    <w:rsid w:val="00091B1C"/>
    <w:rsid w:val="00091FD2"/>
    <w:rsid w:val="00092001"/>
    <w:rsid w:val="00092A05"/>
    <w:rsid w:val="00092AC0"/>
    <w:rsid w:val="00092CFC"/>
    <w:rsid w:val="000936F2"/>
    <w:rsid w:val="00093716"/>
    <w:rsid w:val="0009375E"/>
    <w:rsid w:val="000937A3"/>
    <w:rsid w:val="000937D4"/>
    <w:rsid w:val="000939C5"/>
    <w:rsid w:val="00093A40"/>
    <w:rsid w:val="00093B48"/>
    <w:rsid w:val="00093C4E"/>
    <w:rsid w:val="00093CEB"/>
    <w:rsid w:val="00093F34"/>
    <w:rsid w:val="000940AC"/>
    <w:rsid w:val="000947CD"/>
    <w:rsid w:val="00094A67"/>
    <w:rsid w:val="00094AAE"/>
    <w:rsid w:val="00094B32"/>
    <w:rsid w:val="00094B9C"/>
    <w:rsid w:val="00095471"/>
    <w:rsid w:val="000955C1"/>
    <w:rsid w:val="0009561E"/>
    <w:rsid w:val="000957F6"/>
    <w:rsid w:val="00095A2C"/>
    <w:rsid w:val="00095C8F"/>
    <w:rsid w:val="000961BD"/>
    <w:rsid w:val="00096246"/>
    <w:rsid w:val="0009678F"/>
    <w:rsid w:val="00096A7F"/>
    <w:rsid w:val="00096E4C"/>
    <w:rsid w:val="00097047"/>
    <w:rsid w:val="000971BB"/>
    <w:rsid w:val="0009736C"/>
    <w:rsid w:val="000976F3"/>
    <w:rsid w:val="0009796B"/>
    <w:rsid w:val="00097AEC"/>
    <w:rsid w:val="00097BAC"/>
    <w:rsid w:val="00097C70"/>
    <w:rsid w:val="00097F9E"/>
    <w:rsid w:val="000A010D"/>
    <w:rsid w:val="000A0233"/>
    <w:rsid w:val="000A07F9"/>
    <w:rsid w:val="000A0967"/>
    <w:rsid w:val="000A0D64"/>
    <w:rsid w:val="000A0DAC"/>
    <w:rsid w:val="000A0E3A"/>
    <w:rsid w:val="000A0E92"/>
    <w:rsid w:val="000A0F98"/>
    <w:rsid w:val="000A14EF"/>
    <w:rsid w:val="000A151F"/>
    <w:rsid w:val="000A1B17"/>
    <w:rsid w:val="000A1CE4"/>
    <w:rsid w:val="000A1FCC"/>
    <w:rsid w:val="000A2017"/>
    <w:rsid w:val="000A256C"/>
    <w:rsid w:val="000A26D5"/>
    <w:rsid w:val="000A2802"/>
    <w:rsid w:val="000A2A06"/>
    <w:rsid w:val="000A2BBA"/>
    <w:rsid w:val="000A2D86"/>
    <w:rsid w:val="000A2F88"/>
    <w:rsid w:val="000A331C"/>
    <w:rsid w:val="000A33E3"/>
    <w:rsid w:val="000A38A2"/>
    <w:rsid w:val="000A396F"/>
    <w:rsid w:val="000A3A32"/>
    <w:rsid w:val="000A3CC2"/>
    <w:rsid w:val="000A3D36"/>
    <w:rsid w:val="000A3EC2"/>
    <w:rsid w:val="000A4220"/>
    <w:rsid w:val="000A458D"/>
    <w:rsid w:val="000A46B7"/>
    <w:rsid w:val="000A4802"/>
    <w:rsid w:val="000A4A1F"/>
    <w:rsid w:val="000A4E26"/>
    <w:rsid w:val="000A4FFF"/>
    <w:rsid w:val="000A52F9"/>
    <w:rsid w:val="000A586B"/>
    <w:rsid w:val="000A5B03"/>
    <w:rsid w:val="000A5F2B"/>
    <w:rsid w:val="000A5FDD"/>
    <w:rsid w:val="000A61C9"/>
    <w:rsid w:val="000A65BE"/>
    <w:rsid w:val="000A65C4"/>
    <w:rsid w:val="000A6667"/>
    <w:rsid w:val="000A67F1"/>
    <w:rsid w:val="000A6C1F"/>
    <w:rsid w:val="000A6D81"/>
    <w:rsid w:val="000A6E6A"/>
    <w:rsid w:val="000A70BE"/>
    <w:rsid w:val="000A7140"/>
    <w:rsid w:val="000A7242"/>
    <w:rsid w:val="000A72E1"/>
    <w:rsid w:val="000A74FB"/>
    <w:rsid w:val="000A750E"/>
    <w:rsid w:val="000A75DC"/>
    <w:rsid w:val="000A75E7"/>
    <w:rsid w:val="000A7687"/>
    <w:rsid w:val="000A7780"/>
    <w:rsid w:val="000A78EA"/>
    <w:rsid w:val="000A7EFD"/>
    <w:rsid w:val="000B00BB"/>
    <w:rsid w:val="000B011F"/>
    <w:rsid w:val="000B0284"/>
    <w:rsid w:val="000B078A"/>
    <w:rsid w:val="000B082A"/>
    <w:rsid w:val="000B091C"/>
    <w:rsid w:val="000B0B17"/>
    <w:rsid w:val="000B0C25"/>
    <w:rsid w:val="000B0C46"/>
    <w:rsid w:val="000B0FEE"/>
    <w:rsid w:val="000B1119"/>
    <w:rsid w:val="000B112F"/>
    <w:rsid w:val="000B124A"/>
    <w:rsid w:val="000B1D68"/>
    <w:rsid w:val="000B1E05"/>
    <w:rsid w:val="000B216D"/>
    <w:rsid w:val="000B22E8"/>
    <w:rsid w:val="000B232C"/>
    <w:rsid w:val="000B2394"/>
    <w:rsid w:val="000B2421"/>
    <w:rsid w:val="000B2542"/>
    <w:rsid w:val="000B25B2"/>
    <w:rsid w:val="000B25ED"/>
    <w:rsid w:val="000B2F50"/>
    <w:rsid w:val="000B2F78"/>
    <w:rsid w:val="000B3097"/>
    <w:rsid w:val="000B3601"/>
    <w:rsid w:val="000B36B3"/>
    <w:rsid w:val="000B37BE"/>
    <w:rsid w:val="000B3C38"/>
    <w:rsid w:val="000B3ECA"/>
    <w:rsid w:val="000B3ED3"/>
    <w:rsid w:val="000B3F81"/>
    <w:rsid w:val="000B4169"/>
    <w:rsid w:val="000B4171"/>
    <w:rsid w:val="000B418F"/>
    <w:rsid w:val="000B424D"/>
    <w:rsid w:val="000B4723"/>
    <w:rsid w:val="000B4B78"/>
    <w:rsid w:val="000B4F4D"/>
    <w:rsid w:val="000B52C7"/>
    <w:rsid w:val="000B5705"/>
    <w:rsid w:val="000B5DBF"/>
    <w:rsid w:val="000B5F57"/>
    <w:rsid w:val="000B6160"/>
    <w:rsid w:val="000B6168"/>
    <w:rsid w:val="000B634F"/>
    <w:rsid w:val="000B6685"/>
    <w:rsid w:val="000B6F53"/>
    <w:rsid w:val="000B6F62"/>
    <w:rsid w:val="000B703A"/>
    <w:rsid w:val="000B70BB"/>
    <w:rsid w:val="000B7108"/>
    <w:rsid w:val="000B7403"/>
    <w:rsid w:val="000B7474"/>
    <w:rsid w:val="000B7537"/>
    <w:rsid w:val="000B777A"/>
    <w:rsid w:val="000B7AFF"/>
    <w:rsid w:val="000B7B25"/>
    <w:rsid w:val="000B7B7E"/>
    <w:rsid w:val="000B7EC4"/>
    <w:rsid w:val="000C07C7"/>
    <w:rsid w:val="000C0AEB"/>
    <w:rsid w:val="000C0D52"/>
    <w:rsid w:val="000C1090"/>
    <w:rsid w:val="000C10D0"/>
    <w:rsid w:val="000C12C1"/>
    <w:rsid w:val="000C138A"/>
    <w:rsid w:val="000C13D8"/>
    <w:rsid w:val="000C14AE"/>
    <w:rsid w:val="000C189C"/>
    <w:rsid w:val="000C1A80"/>
    <w:rsid w:val="000C1B83"/>
    <w:rsid w:val="000C1BE2"/>
    <w:rsid w:val="000C1D82"/>
    <w:rsid w:val="000C25A8"/>
    <w:rsid w:val="000C263E"/>
    <w:rsid w:val="000C26B3"/>
    <w:rsid w:val="000C2987"/>
    <w:rsid w:val="000C2C17"/>
    <w:rsid w:val="000C2F7F"/>
    <w:rsid w:val="000C3439"/>
    <w:rsid w:val="000C34C1"/>
    <w:rsid w:val="000C37F5"/>
    <w:rsid w:val="000C3D95"/>
    <w:rsid w:val="000C3FA2"/>
    <w:rsid w:val="000C3FFE"/>
    <w:rsid w:val="000C433B"/>
    <w:rsid w:val="000C4398"/>
    <w:rsid w:val="000C4482"/>
    <w:rsid w:val="000C4A8B"/>
    <w:rsid w:val="000C4A92"/>
    <w:rsid w:val="000C4B8A"/>
    <w:rsid w:val="000C4BC5"/>
    <w:rsid w:val="000C4C19"/>
    <w:rsid w:val="000C4F53"/>
    <w:rsid w:val="000C4FC0"/>
    <w:rsid w:val="000C5090"/>
    <w:rsid w:val="000C51DF"/>
    <w:rsid w:val="000C536B"/>
    <w:rsid w:val="000C55E5"/>
    <w:rsid w:val="000C5842"/>
    <w:rsid w:val="000C59D3"/>
    <w:rsid w:val="000C5AB9"/>
    <w:rsid w:val="000C5EE7"/>
    <w:rsid w:val="000C5F82"/>
    <w:rsid w:val="000C618F"/>
    <w:rsid w:val="000C62BA"/>
    <w:rsid w:val="000C6580"/>
    <w:rsid w:val="000C6615"/>
    <w:rsid w:val="000C66EF"/>
    <w:rsid w:val="000C6869"/>
    <w:rsid w:val="000C69F6"/>
    <w:rsid w:val="000C6F00"/>
    <w:rsid w:val="000C7153"/>
    <w:rsid w:val="000C7349"/>
    <w:rsid w:val="000C7465"/>
    <w:rsid w:val="000C7A44"/>
    <w:rsid w:val="000C7AE3"/>
    <w:rsid w:val="000C7C76"/>
    <w:rsid w:val="000C7F29"/>
    <w:rsid w:val="000D014C"/>
    <w:rsid w:val="000D04D9"/>
    <w:rsid w:val="000D06D4"/>
    <w:rsid w:val="000D09A8"/>
    <w:rsid w:val="000D0B60"/>
    <w:rsid w:val="000D0BDF"/>
    <w:rsid w:val="000D0DD9"/>
    <w:rsid w:val="000D0EDE"/>
    <w:rsid w:val="000D10D4"/>
    <w:rsid w:val="000D1130"/>
    <w:rsid w:val="000D1760"/>
    <w:rsid w:val="000D19F5"/>
    <w:rsid w:val="000D1A4F"/>
    <w:rsid w:val="000D1A8A"/>
    <w:rsid w:val="000D1F6F"/>
    <w:rsid w:val="000D207A"/>
    <w:rsid w:val="000D21D7"/>
    <w:rsid w:val="000D23D1"/>
    <w:rsid w:val="000D2532"/>
    <w:rsid w:val="000D259D"/>
    <w:rsid w:val="000D2B6A"/>
    <w:rsid w:val="000D2C45"/>
    <w:rsid w:val="000D2DD6"/>
    <w:rsid w:val="000D3073"/>
    <w:rsid w:val="000D30DA"/>
    <w:rsid w:val="000D31A3"/>
    <w:rsid w:val="000D33A2"/>
    <w:rsid w:val="000D33AA"/>
    <w:rsid w:val="000D33C8"/>
    <w:rsid w:val="000D3482"/>
    <w:rsid w:val="000D350F"/>
    <w:rsid w:val="000D3510"/>
    <w:rsid w:val="000D3513"/>
    <w:rsid w:val="000D35E0"/>
    <w:rsid w:val="000D3F12"/>
    <w:rsid w:val="000D424D"/>
    <w:rsid w:val="000D445C"/>
    <w:rsid w:val="000D4572"/>
    <w:rsid w:val="000D46BA"/>
    <w:rsid w:val="000D4778"/>
    <w:rsid w:val="000D48D0"/>
    <w:rsid w:val="000D4CAE"/>
    <w:rsid w:val="000D5419"/>
    <w:rsid w:val="000D582B"/>
    <w:rsid w:val="000D58CE"/>
    <w:rsid w:val="000D5AC7"/>
    <w:rsid w:val="000D5C5E"/>
    <w:rsid w:val="000D5D69"/>
    <w:rsid w:val="000D5D74"/>
    <w:rsid w:val="000D5F45"/>
    <w:rsid w:val="000D5F6E"/>
    <w:rsid w:val="000D609B"/>
    <w:rsid w:val="000D644B"/>
    <w:rsid w:val="000D646A"/>
    <w:rsid w:val="000D6490"/>
    <w:rsid w:val="000D64CF"/>
    <w:rsid w:val="000D6772"/>
    <w:rsid w:val="000D693D"/>
    <w:rsid w:val="000D6A23"/>
    <w:rsid w:val="000D6C17"/>
    <w:rsid w:val="000D6C80"/>
    <w:rsid w:val="000D6F01"/>
    <w:rsid w:val="000D6F1F"/>
    <w:rsid w:val="000D7140"/>
    <w:rsid w:val="000D72B8"/>
    <w:rsid w:val="000D72C2"/>
    <w:rsid w:val="000D748E"/>
    <w:rsid w:val="000D75A1"/>
    <w:rsid w:val="000D7960"/>
    <w:rsid w:val="000D7B6F"/>
    <w:rsid w:val="000E00A7"/>
    <w:rsid w:val="000E00FB"/>
    <w:rsid w:val="000E106F"/>
    <w:rsid w:val="000E10F5"/>
    <w:rsid w:val="000E1164"/>
    <w:rsid w:val="000E1452"/>
    <w:rsid w:val="000E149A"/>
    <w:rsid w:val="000E1788"/>
    <w:rsid w:val="000E178E"/>
    <w:rsid w:val="000E1ED7"/>
    <w:rsid w:val="000E20D2"/>
    <w:rsid w:val="000E2258"/>
    <w:rsid w:val="000E24E1"/>
    <w:rsid w:val="000E2938"/>
    <w:rsid w:val="000E2AD3"/>
    <w:rsid w:val="000E30D1"/>
    <w:rsid w:val="000E3153"/>
    <w:rsid w:val="000E319A"/>
    <w:rsid w:val="000E3438"/>
    <w:rsid w:val="000E37AE"/>
    <w:rsid w:val="000E3823"/>
    <w:rsid w:val="000E3920"/>
    <w:rsid w:val="000E3CE0"/>
    <w:rsid w:val="000E3D70"/>
    <w:rsid w:val="000E4A1F"/>
    <w:rsid w:val="000E4C30"/>
    <w:rsid w:val="000E5079"/>
    <w:rsid w:val="000E50D0"/>
    <w:rsid w:val="000E5235"/>
    <w:rsid w:val="000E5548"/>
    <w:rsid w:val="000E5684"/>
    <w:rsid w:val="000E592E"/>
    <w:rsid w:val="000E5BC6"/>
    <w:rsid w:val="000E61DC"/>
    <w:rsid w:val="000E620C"/>
    <w:rsid w:val="000E6AD1"/>
    <w:rsid w:val="000E6B2A"/>
    <w:rsid w:val="000E719D"/>
    <w:rsid w:val="000E71A2"/>
    <w:rsid w:val="000E7209"/>
    <w:rsid w:val="000E731C"/>
    <w:rsid w:val="000E7348"/>
    <w:rsid w:val="000E74C4"/>
    <w:rsid w:val="000E7A36"/>
    <w:rsid w:val="000E7DDF"/>
    <w:rsid w:val="000F0250"/>
    <w:rsid w:val="000F0427"/>
    <w:rsid w:val="000F0475"/>
    <w:rsid w:val="000F08E1"/>
    <w:rsid w:val="000F0A0A"/>
    <w:rsid w:val="000F120B"/>
    <w:rsid w:val="000F1440"/>
    <w:rsid w:val="000F1748"/>
    <w:rsid w:val="000F198C"/>
    <w:rsid w:val="000F1A49"/>
    <w:rsid w:val="000F1B7C"/>
    <w:rsid w:val="000F1D89"/>
    <w:rsid w:val="000F2048"/>
    <w:rsid w:val="000F20B5"/>
    <w:rsid w:val="000F23E6"/>
    <w:rsid w:val="000F259A"/>
    <w:rsid w:val="000F25E9"/>
    <w:rsid w:val="000F2A39"/>
    <w:rsid w:val="000F2B0D"/>
    <w:rsid w:val="000F2BFB"/>
    <w:rsid w:val="000F2C80"/>
    <w:rsid w:val="000F2C85"/>
    <w:rsid w:val="000F32F5"/>
    <w:rsid w:val="000F3410"/>
    <w:rsid w:val="000F39E2"/>
    <w:rsid w:val="000F3A04"/>
    <w:rsid w:val="000F3A86"/>
    <w:rsid w:val="000F3BDF"/>
    <w:rsid w:val="000F3C73"/>
    <w:rsid w:val="000F3CC8"/>
    <w:rsid w:val="000F3CF9"/>
    <w:rsid w:val="000F3F4A"/>
    <w:rsid w:val="000F40AB"/>
    <w:rsid w:val="000F40E6"/>
    <w:rsid w:val="000F441F"/>
    <w:rsid w:val="000F4476"/>
    <w:rsid w:val="000F447D"/>
    <w:rsid w:val="000F44FE"/>
    <w:rsid w:val="000F469A"/>
    <w:rsid w:val="000F469B"/>
    <w:rsid w:val="000F4B08"/>
    <w:rsid w:val="000F4C2E"/>
    <w:rsid w:val="000F4E01"/>
    <w:rsid w:val="000F4E2B"/>
    <w:rsid w:val="000F4E3A"/>
    <w:rsid w:val="000F51A2"/>
    <w:rsid w:val="000F5363"/>
    <w:rsid w:val="000F55A4"/>
    <w:rsid w:val="000F5758"/>
    <w:rsid w:val="000F5811"/>
    <w:rsid w:val="000F58C9"/>
    <w:rsid w:val="000F61FF"/>
    <w:rsid w:val="000F64C8"/>
    <w:rsid w:val="000F661B"/>
    <w:rsid w:val="000F6642"/>
    <w:rsid w:val="000F6926"/>
    <w:rsid w:val="000F69AF"/>
    <w:rsid w:val="000F6D69"/>
    <w:rsid w:val="000F6E2D"/>
    <w:rsid w:val="000F6E4F"/>
    <w:rsid w:val="000F6E6B"/>
    <w:rsid w:val="000F7321"/>
    <w:rsid w:val="000F7532"/>
    <w:rsid w:val="000F775A"/>
    <w:rsid w:val="000F7A9D"/>
    <w:rsid w:val="000F7D42"/>
    <w:rsid w:val="000F7ED3"/>
    <w:rsid w:val="0010035D"/>
    <w:rsid w:val="001005E0"/>
    <w:rsid w:val="00100641"/>
    <w:rsid w:val="00100772"/>
    <w:rsid w:val="00100CEB"/>
    <w:rsid w:val="001011B0"/>
    <w:rsid w:val="00101289"/>
    <w:rsid w:val="0010196C"/>
    <w:rsid w:val="00101FBF"/>
    <w:rsid w:val="00101FFD"/>
    <w:rsid w:val="00102006"/>
    <w:rsid w:val="0010220A"/>
    <w:rsid w:val="001023DA"/>
    <w:rsid w:val="001023E1"/>
    <w:rsid w:val="0010241A"/>
    <w:rsid w:val="00102682"/>
    <w:rsid w:val="0010278D"/>
    <w:rsid w:val="0010289B"/>
    <w:rsid w:val="00102A87"/>
    <w:rsid w:val="00102D05"/>
    <w:rsid w:val="00102E6E"/>
    <w:rsid w:val="00103249"/>
    <w:rsid w:val="001039E6"/>
    <w:rsid w:val="00103B31"/>
    <w:rsid w:val="00103CE3"/>
    <w:rsid w:val="00103FBE"/>
    <w:rsid w:val="00103FCF"/>
    <w:rsid w:val="00104103"/>
    <w:rsid w:val="001042D7"/>
    <w:rsid w:val="00104AB8"/>
    <w:rsid w:val="00104B11"/>
    <w:rsid w:val="00104C9F"/>
    <w:rsid w:val="00104CBA"/>
    <w:rsid w:val="00104EB2"/>
    <w:rsid w:val="00105421"/>
    <w:rsid w:val="001054EA"/>
    <w:rsid w:val="001055FB"/>
    <w:rsid w:val="00105652"/>
    <w:rsid w:val="00105753"/>
    <w:rsid w:val="00105961"/>
    <w:rsid w:val="00105969"/>
    <w:rsid w:val="00105B19"/>
    <w:rsid w:val="00105D4B"/>
    <w:rsid w:val="00105F7C"/>
    <w:rsid w:val="00106425"/>
    <w:rsid w:val="001065AB"/>
    <w:rsid w:val="00106607"/>
    <w:rsid w:val="00106632"/>
    <w:rsid w:val="0010687A"/>
    <w:rsid w:val="00106A75"/>
    <w:rsid w:val="00106CEC"/>
    <w:rsid w:val="00106D30"/>
    <w:rsid w:val="001070F6"/>
    <w:rsid w:val="00107134"/>
    <w:rsid w:val="00107282"/>
    <w:rsid w:val="00107662"/>
    <w:rsid w:val="00107791"/>
    <w:rsid w:val="00107861"/>
    <w:rsid w:val="0010791D"/>
    <w:rsid w:val="001079B5"/>
    <w:rsid w:val="00107C3C"/>
    <w:rsid w:val="00107D77"/>
    <w:rsid w:val="0011009C"/>
    <w:rsid w:val="001103A8"/>
    <w:rsid w:val="001109C0"/>
    <w:rsid w:val="00110B9C"/>
    <w:rsid w:val="00110E1B"/>
    <w:rsid w:val="00110E63"/>
    <w:rsid w:val="00110EBA"/>
    <w:rsid w:val="00111508"/>
    <w:rsid w:val="00111757"/>
    <w:rsid w:val="001117BB"/>
    <w:rsid w:val="00111817"/>
    <w:rsid w:val="001119A1"/>
    <w:rsid w:val="00111C18"/>
    <w:rsid w:val="00111EF8"/>
    <w:rsid w:val="0011203F"/>
    <w:rsid w:val="00112130"/>
    <w:rsid w:val="00112656"/>
    <w:rsid w:val="00112973"/>
    <w:rsid w:val="00112C16"/>
    <w:rsid w:val="00112C32"/>
    <w:rsid w:val="00112EE3"/>
    <w:rsid w:val="00112EE8"/>
    <w:rsid w:val="00113207"/>
    <w:rsid w:val="001133D5"/>
    <w:rsid w:val="001135CC"/>
    <w:rsid w:val="001137C0"/>
    <w:rsid w:val="001137D4"/>
    <w:rsid w:val="001137FE"/>
    <w:rsid w:val="00113879"/>
    <w:rsid w:val="00113A2F"/>
    <w:rsid w:val="00113AE1"/>
    <w:rsid w:val="00113BB5"/>
    <w:rsid w:val="00113C46"/>
    <w:rsid w:val="00113CB2"/>
    <w:rsid w:val="00113E2E"/>
    <w:rsid w:val="00113FCE"/>
    <w:rsid w:val="0011421C"/>
    <w:rsid w:val="001142A5"/>
    <w:rsid w:val="001147C2"/>
    <w:rsid w:val="00114F68"/>
    <w:rsid w:val="00115007"/>
    <w:rsid w:val="001151C3"/>
    <w:rsid w:val="00115377"/>
    <w:rsid w:val="0011545E"/>
    <w:rsid w:val="0011547F"/>
    <w:rsid w:val="00115DE5"/>
    <w:rsid w:val="00115ED8"/>
    <w:rsid w:val="001161D4"/>
    <w:rsid w:val="00116374"/>
    <w:rsid w:val="001163F4"/>
    <w:rsid w:val="00116476"/>
    <w:rsid w:val="00116545"/>
    <w:rsid w:val="0011655C"/>
    <w:rsid w:val="0011659F"/>
    <w:rsid w:val="00116754"/>
    <w:rsid w:val="00116822"/>
    <w:rsid w:val="0011699A"/>
    <w:rsid w:val="001169C2"/>
    <w:rsid w:val="00116ACD"/>
    <w:rsid w:val="00116B5C"/>
    <w:rsid w:val="00116EC6"/>
    <w:rsid w:val="00116EF7"/>
    <w:rsid w:val="0011723B"/>
    <w:rsid w:val="00117258"/>
    <w:rsid w:val="00117768"/>
    <w:rsid w:val="00117840"/>
    <w:rsid w:val="00117B4D"/>
    <w:rsid w:val="00117CBB"/>
    <w:rsid w:val="00117D62"/>
    <w:rsid w:val="00117D7E"/>
    <w:rsid w:val="001202CA"/>
    <w:rsid w:val="0012062D"/>
    <w:rsid w:val="001207E2"/>
    <w:rsid w:val="001207F0"/>
    <w:rsid w:val="00120B69"/>
    <w:rsid w:val="00120F82"/>
    <w:rsid w:val="00120FA5"/>
    <w:rsid w:val="00121115"/>
    <w:rsid w:val="00121175"/>
    <w:rsid w:val="001211D8"/>
    <w:rsid w:val="00121205"/>
    <w:rsid w:val="00121322"/>
    <w:rsid w:val="00121600"/>
    <w:rsid w:val="00121632"/>
    <w:rsid w:val="00121895"/>
    <w:rsid w:val="001218FE"/>
    <w:rsid w:val="00121952"/>
    <w:rsid w:val="00121DEB"/>
    <w:rsid w:val="00121E67"/>
    <w:rsid w:val="00121EA8"/>
    <w:rsid w:val="00122096"/>
    <w:rsid w:val="00122161"/>
    <w:rsid w:val="00122259"/>
    <w:rsid w:val="0012231B"/>
    <w:rsid w:val="001227EA"/>
    <w:rsid w:val="00122988"/>
    <w:rsid w:val="00122F6C"/>
    <w:rsid w:val="00122FE5"/>
    <w:rsid w:val="00123324"/>
    <w:rsid w:val="00123409"/>
    <w:rsid w:val="001234DF"/>
    <w:rsid w:val="001236DD"/>
    <w:rsid w:val="00123702"/>
    <w:rsid w:val="0012370B"/>
    <w:rsid w:val="0012377B"/>
    <w:rsid w:val="0012382D"/>
    <w:rsid w:val="00123A46"/>
    <w:rsid w:val="00123E05"/>
    <w:rsid w:val="00123E26"/>
    <w:rsid w:val="00123E41"/>
    <w:rsid w:val="00123E48"/>
    <w:rsid w:val="00123E89"/>
    <w:rsid w:val="00123EF0"/>
    <w:rsid w:val="00123FB5"/>
    <w:rsid w:val="00124093"/>
    <w:rsid w:val="001242F9"/>
    <w:rsid w:val="001245CD"/>
    <w:rsid w:val="0012485A"/>
    <w:rsid w:val="00124946"/>
    <w:rsid w:val="00124D5A"/>
    <w:rsid w:val="00124FDE"/>
    <w:rsid w:val="0012516C"/>
    <w:rsid w:val="00125404"/>
    <w:rsid w:val="0012584A"/>
    <w:rsid w:val="00125969"/>
    <w:rsid w:val="00125BFA"/>
    <w:rsid w:val="00125EAA"/>
    <w:rsid w:val="00125F61"/>
    <w:rsid w:val="001261BE"/>
    <w:rsid w:val="00126476"/>
    <w:rsid w:val="00126A33"/>
    <w:rsid w:val="00127058"/>
    <w:rsid w:val="0012714F"/>
    <w:rsid w:val="00127304"/>
    <w:rsid w:val="001277B7"/>
    <w:rsid w:val="001278C8"/>
    <w:rsid w:val="00127B6A"/>
    <w:rsid w:val="00127C1E"/>
    <w:rsid w:val="00127C8A"/>
    <w:rsid w:val="00127D5C"/>
    <w:rsid w:val="001300DD"/>
    <w:rsid w:val="001302B1"/>
    <w:rsid w:val="001303BE"/>
    <w:rsid w:val="00130533"/>
    <w:rsid w:val="00130582"/>
    <w:rsid w:val="0013067A"/>
    <w:rsid w:val="00130846"/>
    <w:rsid w:val="001309C0"/>
    <w:rsid w:val="00130C16"/>
    <w:rsid w:val="00130F0D"/>
    <w:rsid w:val="00131030"/>
    <w:rsid w:val="00131032"/>
    <w:rsid w:val="0013112D"/>
    <w:rsid w:val="0013114C"/>
    <w:rsid w:val="00131179"/>
    <w:rsid w:val="001312D3"/>
    <w:rsid w:val="00131655"/>
    <w:rsid w:val="00131C3C"/>
    <w:rsid w:val="00131D6B"/>
    <w:rsid w:val="001325A0"/>
    <w:rsid w:val="001325A2"/>
    <w:rsid w:val="001325BE"/>
    <w:rsid w:val="00132672"/>
    <w:rsid w:val="00132C43"/>
    <w:rsid w:val="00133042"/>
    <w:rsid w:val="001334BA"/>
    <w:rsid w:val="001338B2"/>
    <w:rsid w:val="00133BEB"/>
    <w:rsid w:val="001342F4"/>
    <w:rsid w:val="00134347"/>
    <w:rsid w:val="0013436D"/>
    <w:rsid w:val="001344AA"/>
    <w:rsid w:val="0013457B"/>
    <w:rsid w:val="001346A7"/>
    <w:rsid w:val="00134BAC"/>
    <w:rsid w:val="00134EC3"/>
    <w:rsid w:val="00134EFC"/>
    <w:rsid w:val="00134F01"/>
    <w:rsid w:val="00134FCC"/>
    <w:rsid w:val="00135047"/>
    <w:rsid w:val="00135086"/>
    <w:rsid w:val="001350BA"/>
    <w:rsid w:val="00135159"/>
    <w:rsid w:val="001353F1"/>
    <w:rsid w:val="00135510"/>
    <w:rsid w:val="0013589D"/>
    <w:rsid w:val="001358BF"/>
    <w:rsid w:val="001358FF"/>
    <w:rsid w:val="00135BB5"/>
    <w:rsid w:val="00135CA4"/>
    <w:rsid w:val="00135FE1"/>
    <w:rsid w:val="0013682B"/>
    <w:rsid w:val="001368DF"/>
    <w:rsid w:val="0013695E"/>
    <w:rsid w:val="001369CD"/>
    <w:rsid w:val="00136D14"/>
    <w:rsid w:val="0013701A"/>
    <w:rsid w:val="001370D4"/>
    <w:rsid w:val="0013728F"/>
    <w:rsid w:val="001374A1"/>
    <w:rsid w:val="00137724"/>
    <w:rsid w:val="0013779D"/>
    <w:rsid w:val="001377BB"/>
    <w:rsid w:val="001379F3"/>
    <w:rsid w:val="00137E17"/>
    <w:rsid w:val="00137EF6"/>
    <w:rsid w:val="00140367"/>
    <w:rsid w:val="00140582"/>
    <w:rsid w:val="001409A7"/>
    <w:rsid w:val="00140B11"/>
    <w:rsid w:val="00140E0A"/>
    <w:rsid w:val="00140F61"/>
    <w:rsid w:val="001411C6"/>
    <w:rsid w:val="00141332"/>
    <w:rsid w:val="0014179C"/>
    <w:rsid w:val="00141DC5"/>
    <w:rsid w:val="00141EAB"/>
    <w:rsid w:val="0014204E"/>
    <w:rsid w:val="001420E9"/>
    <w:rsid w:val="0014254B"/>
    <w:rsid w:val="001425B7"/>
    <w:rsid w:val="00142833"/>
    <w:rsid w:val="001428C6"/>
    <w:rsid w:val="00142915"/>
    <w:rsid w:val="00142A37"/>
    <w:rsid w:val="00142B5E"/>
    <w:rsid w:val="00142D1A"/>
    <w:rsid w:val="00142F01"/>
    <w:rsid w:val="00143136"/>
    <w:rsid w:val="001431F8"/>
    <w:rsid w:val="001436DA"/>
    <w:rsid w:val="00143753"/>
    <w:rsid w:val="001438FE"/>
    <w:rsid w:val="00143AF5"/>
    <w:rsid w:val="00144421"/>
    <w:rsid w:val="00144694"/>
    <w:rsid w:val="001447E9"/>
    <w:rsid w:val="00144877"/>
    <w:rsid w:val="00144A01"/>
    <w:rsid w:val="00144B3F"/>
    <w:rsid w:val="00144BAA"/>
    <w:rsid w:val="00144C7D"/>
    <w:rsid w:val="00144D85"/>
    <w:rsid w:val="00144DDE"/>
    <w:rsid w:val="00144F3E"/>
    <w:rsid w:val="0014525F"/>
    <w:rsid w:val="00145476"/>
    <w:rsid w:val="00145641"/>
    <w:rsid w:val="00145D3C"/>
    <w:rsid w:val="00145D66"/>
    <w:rsid w:val="00145DC1"/>
    <w:rsid w:val="00145E86"/>
    <w:rsid w:val="0014607B"/>
    <w:rsid w:val="0014634B"/>
    <w:rsid w:val="0014639C"/>
    <w:rsid w:val="00146422"/>
    <w:rsid w:val="0014648C"/>
    <w:rsid w:val="00146A61"/>
    <w:rsid w:val="00146B7F"/>
    <w:rsid w:val="00146BD7"/>
    <w:rsid w:val="00146F09"/>
    <w:rsid w:val="001470E9"/>
    <w:rsid w:val="001474C3"/>
    <w:rsid w:val="0014775A"/>
    <w:rsid w:val="001479CD"/>
    <w:rsid w:val="00147AAD"/>
    <w:rsid w:val="00147C18"/>
    <w:rsid w:val="001500D5"/>
    <w:rsid w:val="001500FA"/>
    <w:rsid w:val="00150560"/>
    <w:rsid w:val="0015068C"/>
    <w:rsid w:val="00150721"/>
    <w:rsid w:val="00150913"/>
    <w:rsid w:val="0015093B"/>
    <w:rsid w:val="001509BA"/>
    <w:rsid w:val="00150B5C"/>
    <w:rsid w:val="00150FCF"/>
    <w:rsid w:val="00151072"/>
    <w:rsid w:val="00151520"/>
    <w:rsid w:val="00151530"/>
    <w:rsid w:val="001518BD"/>
    <w:rsid w:val="001519CF"/>
    <w:rsid w:val="00151E87"/>
    <w:rsid w:val="00151FEB"/>
    <w:rsid w:val="001520CB"/>
    <w:rsid w:val="00152598"/>
    <w:rsid w:val="00152CE5"/>
    <w:rsid w:val="00152E9F"/>
    <w:rsid w:val="00152F01"/>
    <w:rsid w:val="00152F3F"/>
    <w:rsid w:val="00152FE3"/>
    <w:rsid w:val="001531B1"/>
    <w:rsid w:val="00153502"/>
    <w:rsid w:val="0015372E"/>
    <w:rsid w:val="001538B3"/>
    <w:rsid w:val="001538E0"/>
    <w:rsid w:val="00153AB7"/>
    <w:rsid w:val="00153AF9"/>
    <w:rsid w:val="00153DC7"/>
    <w:rsid w:val="00153DDF"/>
    <w:rsid w:val="00153E84"/>
    <w:rsid w:val="0015466B"/>
    <w:rsid w:val="0015480F"/>
    <w:rsid w:val="00154A2C"/>
    <w:rsid w:val="00154BE0"/>
    <w:rsid w:val="00154C40"/>
    <w:rsid w:val="00154C80"/>
    <w:rsid w:val="0015544F"/>
    <w:rsid w:val="00155687"/>
    <w:rsid w:val="00155BB9"/>
    <w:rsid w:val="00155F61"/>
    <w:rsid w:val="00156046"/>
    <w:rsid w:val="001560D2"/>
    <w:rsid w:val="001562C8"/>
    <w:rsid w:val="00156651"/>
    <w:rsid w:val="001567D8"/>
    <w:rsid w:val="00156CD9"/>
    <w:rsid w:val="00156D06"/>
    <w:rsid w:val="0015720D"/>
    <w:rsid w:val="0015736C"/>
    <w:rsid w:val="0015748B"/>
    <w:rsid w:val="001576CA"/>
    <w:rsid w:val="001578D7"/>
    <w:rsid w:val="00157DEC"/>
    <w:rsid w:val="00157FAA"/>
    <w:rsid w:val="00157FC8"/>
    <w:rsid w:val="00157FF9"/>
    <w:rsid w:val="00160217"/>
    <w:rsid w:val="00160237"/>
    <w:rsid w:val="00160312"/>
    <w:rsid w:val="0016048C"/>
    <w:rsid w:val="00160496"/>
    <w:rsid w:val="00160516"/>
    <w:rsid w:val="00160531"/>
    <w:rsid w:val="00160975"/>
    <w:rsid w:val="00160990"/>
    <w:rsid w:val="00160A25"/>
    <w:rsid w:val="001618DB"/>
    <w:rsid w:val="00161AB7"/>
    <w:rsid w:val="00161BC9"/>
    <w:rsid w:val="00161BD8"/>
    <w:rsid w:val="00161EEC"/>
    <w:rsid w:val="00161F09"/>
    <w:rsid w:val="00162060"/>
    <w:rsid w:val="00162153"/>
    <w:rsid w:val="001621A7"/>
    <w:rsid w:val="001622DA"/>
    <w:rsid w:val="00162B47"/>
    <w:rsid w:val="00162C84"/>
    <w:rsid w:val="00162E2B"/>
    <w:rsid w:val="00162ECB"/>
    <w:rsid w:val="00163196"/>
    <w:rsid w:val="0016354A"/>
    <w:rsid w:val="00163672"/>
    <w:rsid w:val="0016377D"/>
    <w:rsid w:val="001637A3"/>
    <w:rsid w:val="00163A22"/>
    <w:rsid w:val="00163C93"/>
    <w:rsid w:val="00163CC9"/>
    <w:rsid w:val="0016432A"/>
    <w:rsid w:val="001643FE"/>
    <w:rsid w:val="0016442A"/>
    <w:rsid w:val="00164441"/>
    <w:rsid w:val="00164471"/>
    <w:rsid w:val="001644A9"/>
    <w:rsid w:val="001644DD"/>
    <w:rsid w:val="001644F5"/>
    <w:rsid w:val="0016462C"/>
    <w:rsid w:val="001649F2"/>
    <w:rsid w:val="00164C08"/>
    <w:rsid w:val="00164CD8"/>
    <w:rsid w:val="0016505B"/>
    <w:rsid w:val="00165147"/>
    <w:rsid w:val="001653F3"/>
    <w:rsid w:val="001655F4"/>
    <w:rsid w:val="0016562B"/>
    <w:rsid w:val="001656B4"/>
    <w:rsid w:val="00165AE0"/>
    <w:rsid w:val="00165BFD"/>
    <w:rsid w:val="00165CEA"/>
    <w:rsid w:val="00165D3A"/>
    <w:rsid w:val="0016602D"/>
    <w:rsid w:val="001667AA"/>
    <w:rsid w:val="00166822"/>
    <w:rsid w:val="0016682F"/>
    <w:rsid w:val="0016686F"/>
    <w:rsid w:val="00166F75"/>
    <w:rsid w:val="00166FB5"/>
    <w:rsid w:val="001670F4"/>
    <w:rsid w:val="00167463"/>
    <w:rsid w:val="00167522"/>
    <w:rsid w:val="00167AB8"/>
    <w:rsid w:val="00167B1D"/>
    <w:rsid w:val="00167CA9"/>
    <w:rsid w:val="00167FDC"/>
    <w:rsid w:val="00167FDF"/>
    <w:rsid w:val="00167FFD"/>
    <w:rsid w:val="00170356"/>
    <w:rsid w:val="00170371"/>
    <w:rsid w:val="0017095B"/>
    <w:rsid w:val="00170993"/>
    <w:rsid w:val="00170A96"/>
    <w:rsid w:val="00170AB7"/>
    <w:rsid w:val="00170E9F"/>
    <w:rsid w:val="00171260"/>
    <w:rsid w:val="0017133D"/>
    <w:rsid w:val="00171A52"/>
    <w:rsid w:val="00171D79"/>
    <w:rsid w:val="00171E0E"/>
    <w:rsid w:val="00172145"/>
    <w:rsid w:val="0017216B"/>
    <w:rsid w:val="0017228D"/>
    <w:rsid w:val="00172397"/>
    <w:rsid w:val="00172821"/>
    <w:rsid w:val="0017284B"/>
    <w:rsid w:val="001729D6"/>
    <w:rsid w:val="00172AA7"/>
    <w:rsid w:val="00172B13"/>
    <w:rsid w:val="0017369D"/>
    <w:rsid w:val="001739DB"/>
    <w:rsid w:val="001740D2"/>
    <w:rsid w:val="001744A2"/>
    <w:rsid w:val="00174D15"/>
    <w:rsid w:val="001751BF"/>
    <w:rsid w:val="001753F8"/>
    <w:rsid w:val="00175643"/>
    <w:rsid w:val="00175661"/>
    <w:rsid w:val="00175B39"/>
    <w:rsid w:val="00175B77"/>
    <w:rsid w:val="00175C2A"/>
    <w:rsid w:val="00175CAF"/>
    <w:rsid w:val="00175E31"/>
    <w:rsid w:val="001764C9"/>
    <w:rsid w:val="0017665C"/>
    <w:rsid w:val="001766FF"/>
    <w:rsid w:val="00176AF6"/>
    <w:rsid w:val="00176BA7"/>
    <w:rsid w:val="00176D4F"/>
    <w:rsid w:val="00176F0E"/>
    <w:rsid w:val="00177505"/>
    <w:rsid w:val="0017764E"/>
    <w:rsid w:val="001776C1"/>
    <w:rsid w:val="001776ED"/>
    <w:rsid w:val="001777E9"/>
    <w:rsid w:val="00177878"/>
    <w:rsid w:val="001778DC"/>
    <w:rsid w:val="001779D0"/>
    <w:rsid w:val="00177AB2"/>
    <w:rsid w:val="00177B5A"/>
    <w:rsid w:val="00177CB5"/>
    <w:rsid w:val="0018021D"/>
    <w:rsid w:val="00180328"/>
    <w:rsid w:val="00180420"/>
    <w:rsid w:val="001805AB"/>
    <w:rsid w:val="001805BC"/>
    <w:rsid w:val="001805C1"/>
    <w:rsid w:val="001806DC"/>
    <w:rsid w:val="001809A7"/>
    <w:rsid w:val="00180A5A"/>
    <w:rsid w:val="00180A63"/>
    <w:rsid w:val="00180C3D"/>
    <w:rsid w:val="00180FED"/>
    <w:rsid w:val="001811D0"/>
    <w:rsid w:val="00181605"/>
    <w:rsid w:val="001816CF"/>
    <w:rsid w:val="00181758"/>
    <w:rsid w:val="001824D4"/>
    <w:rsid w:val="00182686"/>
    <w:rsid w:val="00182750"/>
    <w:rsid w:val="00182915"/>
    <w:rsid w:val="00182E3A"/>
    <w:rsid w:val="00183109"/>
    <w:rsid w:val="00183145"/>
    <w:rsid w:val="001833BD"/>
    <w:rsid w:val="001833EB"/>
    <w:rsid w:val="00183A5A"/>
    <w:rsid w:val="00183EAA"/>
    <w:rsid w:val="00184090"/>
    <w:rsid w:val="0018465A"/>
    <w:rsid w:val="00184833"/>
    <w:rsid w:val="0018495A"/>
    <w:rsid w:val="00184A5D"/>
    <w:rsid w:val="00184B27"/>
    <w:rsid w:val="00184CB3"/>
    <w:rsid w:val="00184CD0"/>
    <w:rsid w:val="00184D53"/>
    <w:rsid w:val="00184F45"/>
    <w:rsid w:val="00184FD4"/>
    <w:rsid w:val="001853FF"/>
    <w:rsid w:val="001855E9"/>
    <w:rsid w:val="00185707"/>
    <w:rsid w:val="00185986"/>
    <w:rsid w:val="00185995"/>
    <w:rsid w:val="00185CFF"/>
    <w:rsid w:val="00185EF7"/>
    <w:rsid w:val="001862F9"/>
    <w:rsid w:val="00186327"/>
    <w:rsid w:val="00186508"/>
    <w:rsid w:val="00186696"/>
    <w:rsid w:val="001866B6"/>
    <w:rsid w:val="00186EC8"/>
    <w:rsid w:val="001870FE"/>
    <w:rsid w:val="00187274"/>
    <w:rsid w:val="0018749D"/>
    <w:rsid w:val="001874E6"/>
    <w:rsid w:val="00187B02"/>
    <w:rsid w:val="00187EB1"/>
    <w:rsid w:val="00187F31"/>
    <w:rsid w:val="00187F65"/>
    <w:rsid w:val="00187FF7"/>
    <w:rsid w:val="00190182"/>
    <w:rsid w:val="001902AF"/>
    <w:rsid w:val="0019039F"/>
    <w:rsid w:val="0019082B"/>
    <w:rsid w:val="00190B00"/>
    <w:rsid w:val="00190B9B"/>
    <w:rsid w:val="00191F6E"/>
    <w:rsid w:val="0019236A"/>
    <w:rsid w:val="001923F2"/>
    <w:rsid w:val="001925A0"/>
    <w:rsid w:val="00192797"/>
    <w:rsid w:val="001927BA"/>
    <w:rsid w:val="00192808"/>
    <w:rsid w:val="0019288E"/>
    <w:rsid w:val="00192A01"/>
    <w:rsid w:val="001931D4"/>
    <w:rsid w:val="00193CA9"/>
    <w:rsid w:val="00193CFD"/>
    <w:rsid w:val="00193DC6"/>
    <w:rsid w:val="00194093"/>
    <w:rsid w:val="0019410A"/>
    <w:rsid w:val="00194224"/>
    <w:rsid w:val="001944EA"/>
    <w:rsid w:val="001945A6"/>
    <w:rsid w:val="00194A8A"/>
    <w:rsid w:val="00194B9F"/>
    <w:rsid w:val="00194D55"/>
    <w:rsid w:val="00194DEB"/>
    <w:rsid w:val="001951B6"/>
    <w:rsid w:val="0019522B"/>
    <w:rsid w:val="00195452"/>
    <w:rsid w:val="001964E8"/>
    <w:rsid w:val="001965F1"/>
    <w:rsid w:val="001968CF"/>
    <w:rsid w:val="00196B2B"/>
    <w:rsid w:val="00196E9A"/>
    <w:rsid w:val="00197393"/>
    <w:rsid w:val="00197839"/>
    <w:rsid w:val="001978F7"/>
    <w:rsid w:val="00197A61"/>
    <w:rsid w:val="00197B69"/>
    <w:rsid w:val="00197C8C"/>
    <w:rsid w:val="00197EA7"/>
    <w:rsid w:val="00197FC2"/>
    <w:rsid w:val="001A0075"/>
    <w:rsid w:val="001A0359"/>
    <w:rsid w:val="001A04BF"/>
    <w:rsid w:val="001A06B9"/>
    <w:rsid w:val="001A0955"/>
    <w:rsid w:val="001A0A3F"/>
    <w:rsid w:val="001A0B5A"/>
    <w:rsid w:val="001A0C28"/>
    <w:rsid w:val="001A0C49"/>
    <w:rsid w:val="001A0C5A"/>
    <w:rsid w:val="001A0CD2"/>
    <w:rsid w:val="001A0D23"/>
    <w:rsid w:val="001A0E2B"/>
    <w:rsid w:val="001A0F57"/>
    <w:rsid w:val="001A106A"/>
    <w:rsid w:val="001A153C"/>
    <w:rsid w:val="001A159A"/>
    <w:rsid w:val="001A17DA"/>
    <w:rsid w:val="001A190B"/>
    <w:rsid w:val="001A1A0E"/>
    <w:rsid w:val="001A1D1E"/>
    <w:rsid w:val="001A1D82"/>
    <w:rsid w:val="001A2032"/>
    <w:rsid w:val="001A2A95"/>
    <w:rsid w:val="001A2B6D"/>
    <w:rsid w:val="001A2B9C"/>
    <w:rsid w:val="001A2C04"/>
    <w:rsid w:val="001A306E"/>
    <w:rsid w:val="001A311B"/>
    <w:rsid w:val="001A3807"/>
    <w:rsid w:val="001A3C53"/>
    <w:rsid w:val="001A3C70"/>
    <w:rsid w:val="001A3CBA"/>
    <w:rsid w:val="001A3D5E"/>
    <w:rsid w:val="001A40C4"/>
    <w:rsid w:val="001A40F6"/>
    <w:rsid w:val="001A4346"/>
    <w:rsid w:val="001A4467"/>
    <w:rsid w:val="001A450D"/>
    <w:rsid w:val="001A457A"/>
    <w:rsid w:val="001A462D"/>
    <w:rsid w:val="001A4882"/>
    <w:rsid w:val="001A4CE0"/>
    <w:rsid w:val="001A4F71"/>
    <w:rsid w:val="001A50B1"/>
    <w:rsid w:val="001A5194"/>
    <w:rsid w:val="001A51DB"/>
    <w:rsid w:val="001A5322"/>
    <w:rsid w:val="001A564B"/>
    <w:rsid w:val="001A5742"/>
    <w:rsid w:val="001A5879"/>
    <w:rsid w:val="001A5927"/>
    <w:rsid w:val="001A5962"/>
    <w:rsid w:val="001A5ADD"/>
    <w:rsid w:val="001A5B20"/>
    <w:rsid w:val="001A5E0E"/>
    <w:rsid w:val="001A5E56"/>
    <w:rsid w:val="001A5E59"/>
    <w:rsid w:val="001A5E9E"/>
    <w:rsid w:val="001A6106"/>
    <w:rsid w:val="001A6109"/>
    <w:rsid w:val="001A6169"/>
    <w:rsid w:val="001A634B"/>
    <w:rsid w:val="001A63EF"/>
    <w:rsid w:val="001A674A"/>
    <w:rsid w:val="001A68E0"/>
    <w:rsid w:val="001A69D9"/>
    <w:rsid w:val="001A6E8D"/>
    <w:rsid w:val="001A6ECF"/>
    <w:rsid w:val="001A6F3F"/>
    <w:rsid w:val="001A7184"/>
    <w:rsid w:val="001A7391"/>
    <w:rsid w:val="001A73FD"/>
    <w:rsid w:val="001A78F6"/>
    <w:rsid w:val="001A7BF1"/>
    <w:rsid w:val="001A7C36"/>
    <w:rsid w:val="001A7E6E"/>
    <w:rsid w:val="001A7EC9"/>
    <w:rsid w:val="001A7FD0"/>
    <w:rsid w:val="001B0308"/>
    <w:rsid w:val="001B040D"/>
    <w:rsid w:val="001B0630"/>
    <w:rsid w:val="001B092E"/>
    <w:rsid w:val="001B0ED7"/>
    <w:rsid w:val="001B1203"/>
    <w:rsid w:val="001B1301"/>
    <w:rsid w:val="001B13DF"/>
    <w:rsid w:val="001B1404"/>
    <w:rsid w:val="001B173C"/>
    <w:rsid w:val="001B1865"/>
    <w:rsid w:val="001B1938"/>
    <w:rsid w:val="001B19A9"/>
    <w:rsid w:val="001B1BDE"/>
    <w:rsid w:val="001B1CEC"/>
    <w:rsid w:val="001B1D64"/>
    <w:rsid w:val="001B1DBF"/>
    <w:rsid w:val="001B1EBF"/>
    <w:rsid w:val="001B2203"/>
    <w:rsid w:val="001B231B"/>
    <w:rsid w:val="001B23FD"/>
    <w:rsid w:val="001B2662"/>
    <w:rsid w:val="001B28A5"/>
    <w:rsid w:val="001B291A"/>
    <w:rsid w:val="001B2ABB"/>
    <w:rsid w:val="001B2BA3"/>
    <w:rsid w:val="001B2DF9"/>
    <w:rsid w:val="001B2E8B"/>
    <w:rsid w:val="001B2F2E"/>
    <w:rsid w:val="001B2FD9"/>
    <w:rsid w:val="001B3183"/>
    <w:rsid w:val="001B335F"/>
    <w:rsid w:val="001B3560"/>
    <w:rsid w:val="001B3898"/>
    <w:rsid w:val="001B3AE2"/>
    <w:rsid w:val="001B3DE2"/>
    <w:rsid w:val="001B3E29"/>
    <w:rsid w:val="001B402C"/>
    <w:rsid w:val="001B4414"/>
    <w:rsid w:val="001B454F"/>
    <w:rsid w:val="001B4774"/>
    <w:rsid w:val="001B4D46"/>
    <w:rsid w:val="001B5078"/>
    <w:rsid w:val="001B50DA"/>
    <w:rsid w:val="001B5308"/>
    <w:rsid w:val="001B538B"/>
    <w:rsid w:val="001B5664"/>
    <w:rsid w:val="001B5832"/>
    <w:rsid w:val="001B5DCA"/>
    <w:rsid w:val="001B5F8A"/>
    <w:rsid w:val="001B628B"/>
    <w:rsid w:val="001B63BB"/>
    <w:rsid w:val="001B6B64"/>
    <w:rsid w:val="001B6C42"/>
    <w:rsid w:val="001B71C1"/>
    <w:rsid w:val="001B7294"/>
    <w:rsid w:val="001B7408"/>
    <w:rsid w:val="001B77FF"/>
    <w:rsid w:val="001B7992"/>
    <w:rsid w:val="001B7B2B"/>
    <w:rsid w:val="001C03B6"/>
    <w:rsid w:val="001C03D7"/>
    <w:rsid w:val="001C08A6"/>
    <w:rsid w:val="001C0949"/>
    <w:rsid w:val="001C0B45"/>
    <w:rsid w:val="001C0B59"/>
    <w:rsid w:val="001C0BE1"/>
    <w:rsid w:val="001C0D15"/>
    <w:rsid w:val="001C0D34"/>
    <w:rsid w:val="001C0E05"/>
    <w:rsid w:val="001C0EDF"/>
    <w:rsid w:val="001C10D1"/>
    <w:rsid w:val="001C10FF"/>
    <w:rsid w:val="001C1180"/>
    <w:rsid w:val="001C14FD"/>
    <w:rsid w:val="001C16FC"/>
    <w:rsid w:val="001C1729"/>
    <w:rsid w:val="001C18AB"/>
    <w:rsid w:val="001C1955"/>
    <w:rsid w:val="001C1979"/>
    <w:rsid w:val="001C1A94"/>
    <w:rsid w:val="001C1C34"/>
    <w:rsid w:val="001C1C84"/>
    <w:rsid w:val="001C2049"/>
    <w:rsid w:val="001C22F0"/>
    <w:rsid w:val="001C23B4"/>
    <w:rsid w:val="001C2493"/>
    <w:rsid w:val="001C2597"/>
    <w:rsid w:val="001C2751"/>
    <w:rsid w:val="001C2795"/>
    <w:rsid w:val="001C2A80"/>
    <w:rsid w:val="001C2B40"/>
    <w:rsid w:val="001C2B60"/>
    <w:rsid w:val="001C2B77"/>
    <w:rsid w:val="001C2E8A"/>
    <w:rsid w:val="001C3053"/>
    <w:rsid w:val="001C36D8"/>
    <w:rsid w:val="001C3972"/>
    <w:rsid w:val="001C3B35"/>
    <w:rsid w:val="001C3DB5"/>
    <w:rsid w:val="001C42F1"/>
    <w:rsid w:val="001C42FC"/>
    <w:rsid w:val="001C48C6"/>
    <w:rsid w:val="001C4BB1"/>
    <w:rsid w:val="001C4DE8"/>
    <w:rsid w:val="001C52CE"/>
    <w:rsid w:val="001C5516"/>
    <w:rsid w:val="001C55CA"/>
    <w:rsid w:val="001C56D4"/>
    <w:rsid w:val="001C5D1A"/>
    <w:rsid w:val="001C5E53"/>
    <w:rsid w:val="001C5F39"/>
    <w:rsid w:val="001C5F3B"/>
    <w:rsid w:val="001C5F88"/>
    <w:rsid w:val="001C6135"/>
    <w:rsid w:val="001C62F3"/>
    <w:rsid w:val="001C68BE"/>
    <w:rsid w:val="001C6929"/>
    <w:rsid w:val="001C6C99"/>
    <w:rsid w:val="001C6E47"/>
    <w:rsid w:val="001C72B3"/>
    <w:rsid w:val="001C7305"/>
    <w:rsid w:val="001C7327"/>
    <w:rsid w:val="001C7653"/>
    <w:rsid w:val="001C76E5"/>
    <w:rsid w:val="001C7A96"/>
    <w:rsid w:val="001C7B7C"/>
    <w:rsid w:val="001D011D"/>
    <w:rsid w:val="001D0448"/>
    <w:rsid w:val="001D0573"/>
    <w:rsid w:val="001D0707"/>
    <w:rsid w:val="001D0822"/>
    <w:rsid w:val="001D0847"/>
    <w:rsid w:val="001D0870"/>
    <w:rsid w:val="001D0B10"/>
    <w:rsid w:val="001D0B55"/>
    <w:rsid w:val="001D0ECD"/>
    <w:rsid w:val="001D1525"/>
    <w:rsid w:val="001D17D2"/>
    <w:rsid w:val="001D184B"/>
    <w:rsid w:val="001D1B4C"/>
    <w:rsid w:val="001D1E91"/>
    <w:rsid w:val="001D2057"/>
    <w:rsid w:val="001D2252"/>
    <w:rsid w:val="001D23C2"/>
    <w:rsid w:val="001D26AF"/>
    <w:rsid w:val="001D2A8B"/>
    <w:rsid w:val="001D2DF5"/>
    <w:rsid w:val="001D2E9D"/>
    <w:rsid w:val="001D35C5"/>
    <w:rsid w:val="001D3E1C"/>
    <w:rsid w:val="001D42F8"/>
    <w:rsid w:val="001D430C"/>
    <w:rsid w:val="001D4729"/>
    <w:rsid w:val="001D49F1"/>
    <w:rsid w:val="001D4CF8"/>
    <w:rsid w:val="001D4E12"/>
    <w:rsid w:val="001D50E5"/>
    <w:rsid w:val="001D52C1"/>
    <w:rsid w:val="001D56EA"/>
    <w:rsid w:val="001D57ED"/>
    <w:rsid w:val="001D5903"/>
    <w:rsid w:val="001D5994"/>
    <w:rsid w:val="001D59B6"/>
    <w:rsid w:val="001D5A51"/>
    <w:rsid w:val="001D5C3B"/>
    <w:rsid w:val="001D5C70"/>
    <w:rsid w:val="001D5D9E"/>
    <w:rsid w:val="001D6409"/>
    <w:rsid w:val="001D6519"/>
    <w:rsid w:val="001D6977"/>
    <w:rsid w:val="001D6DD6"/>
    <w:rsid w:val="001D70F9"/>
    <w:rsid w:val="001D713E"/>
    <w:rsid w:val="001D74B0"/>
    <w:rsid w:val="001D768B"/>
    <w:rsid w:val="001D78AE"/>
    <w:rsid w:val="001D7959"/>
    <w:rsid w:val="001D7CD0"/>
    <w:rsid w:val="001D7D02"/>
    <w:rsid w:val="001D7E0C"/>
    <w:rsid w:val="001D7E54"/>
    <w:rsid w:val="001D7EB7"/>
    <w:rsid w:val="001E06EC"/>
    <w:rsid w:val="001E0771"/>
    <w:rsid w:val="001E09B2"/>
    <w:rsid w:val="001E0BCE"/>
    <w:rsid w:val="001E0DB7"/>
    <w:rsid w:val="001E0E96"/>
    <w:rsid w:val="001E1290"/>
    <w:rsid w:val="001E13C8"/>
    <w:rsid w:val="001E1447"/>
    <w:rsid w:val="001E1529"/>
    <w:rsid w:val="001E157C"/>
    <w:rsid w:val="001E1632"/>
    <w:rsid w:val="001E16A8"/>
    <w:rsid w:val="001E1A51"/>
    <w:rsid w:val="001E2687"/>
    <w:rsid w:val="001E269A"/>
    <w:rsid w:val="001E26B7"/>
    <w:rsid w:val="001E2AFA"/>
    <w:rsid w:val="001E2B1A"/>
    <w:rsid w:val="001E2B1D"/>
    <w:rsid w:val="001E2C44"/>
    <w:rsid w:val="001E2C70"/>
    <w:rsid w:val="001E2E9C"/>
    <w:rsid w:val="001E320B"/>
    <w:rsid w:val="001E3267"/>
    <w:rsid w:val="001E326B"/>
    <w:rsid w:val="001E3285"/>
    <w:rsid w:val="001E32A2"/>
    <w:rsid w:val="001E3335"/>
    <w:rsid w:val="001E3548"/>
    <w:rsid w:val="001E3677"/>
    <w:rsid w:val="001E376B"/>
    <w:rsid w:val="001E380B"/>
    <w:rsid w:val="001E3994"/>
    <w:rsid w:val="001E3BC1"/>
    <w:rsid w:val="001E3DC8"/>
    <w:rsid w:val="001E42B5"/>
    <w:rsid w:val="001E43BA"/>
    <w:rsid w:val="001E48D6"/>
    <w:rsid w:val="001E48D7"/>
    <w:rsid w:val="001E4BAC"/>
    <w:rsid w:val="001E4DDA"/>
    <w:rsid w:val="001E5121"/>
    <w:rsid w:val="001E5365"/>
    <w:rsid w:val="001E5594"/>
    <w:rsid w:val="001E5BB9"/>
    <w:rsid w:val="001E5F8B"/>
    <w:rsid w:val="001E62BD"/>
    <w:rsid w:val="001E6324"/>
    <w:rsid w:val="001E67A4"/>
    <w:rsid w:val="001E6844"/>
    <w:rsid w:val="001E6856"/>
    <w:rsid w:val="001E6B28"/>
    <w:rsid w:val="001E6DDB"/>
    <w:rsid w:val="001E6E51"/>
    <w:rsid w:val="001E7079"/>
    <w:rsid w:val="001E76DC"/>
    <w:rsid w:val="001E79A2"/>
    <w:rsid w:val="001E7C2F"/>
    <w:rsid w:val="001E7EE4"/>
    <w:rsid w:val="001E7FDC"/>
    <w:rsid w:val="001F018B"/>
    <w:rsid w:val="001F050E"/>
    <w:rsid w:val="001F0518"/>
    <w:rsid w:val="001F0691"/>
    <w:rsid w:val="001F08D6"/>
    <w:rsid w:val="001F09F3"/>
    <w:rsid w:val="001F0A9D"/>
    <w:rsid w:val="001F0AE0"/>
    <w:rsid w:val="001F0F84"/>
    <w:rsid w:val="001F10F7"/>
    <w:rsid w:val="001F12AF"/>
    <w:rsid w:val="001F145C"/>
    <w:rsid w:val="001F14F8"/>
    <w:rsid w:val="001F155E"/>
    <w:rsid w:val="001F1700"/>
    <w:rsid w:val="001F18BA"/>
    <w:rsid w:val="001F1950"/>
    <w:rsid w:val="001F19AD"/>
    <w:rsid w:val="001F1F5B"/>
    <w:rsid w:val="001F2380"/>
    <w:rsid w:val="001F24C4"/>
    <w:rsid w:val="001F2573"/>
    <w:rsid w:val="001F2712"/>
    <w:rsid w:val="001F2D2E"/>
    <w:rsid w:val="001F2D33"/>
    <w:rsid w:val="001F2E2F"/>
    <w:rsid w:val="001F2FF8"/>
    <w:rsid w:val="001F3241"/>
    <w:rsid w:val="001F326A"/>
    <w:rsid w:val="001F393E"/>
    <w:rsid w:val="001F398B"/>
    <w:rsid w:val="001F3E62"/>
    <w:rsid w:val="001F3FD5"/>
    <w:rsid w:val="001F405C"/>
    <w:rsid w:val="001F46A0"/>
    <w:rsid w:val="001F4739"/>
    <w:rsid w:val="001F4849"/>
    <w:rsid w:val="001F49E4"/>
    <w:rsid w:val="001F4AE5"/>
    <w:rsid w:val="001F4B22"/>
    <w:rsid w:val="001F4C30"/>
    <w:rsid w:val="001F4F01"/>
    <w:rsid w:val="001F4F57"/>
    <w:rsid w:val="001F5162"/>
    <w:rsid w:val="001F520D"/>
    <w:rsid w:val="001F54EB"/>
    <w:rsid w:val="001F599C"/>
    <w:rsid w:val="001F5A7B"/>
    <w:rsid w:val="001F5C0E"/>
    <w:rsid w:val="001F5D6A"/>
    <w:rsid w:val="001F5FB9"/>
    <w:rsid w:val="001F5FCC"/>
    <w:rsid w:val="001F6153"/>
    <w:rsid w:val="001F6380"/>
    <w:rsid w:val="001F6664"/>
    <w:rsid w:val="001F6B38"/>
    <w:rsid w:val="001F6EF9"/>
    <w:rsid w:val="001F6FB6"/>
    <w:rsid w:val="001F7114"/>
    <w:rsid w:val="001F74E4"/>
    <w:rsid w:val="001F76EB"/>
    <w:rsid w:val="001F782C"/>
    <w:rsid w:val="001F7F69"/>
    <w:rsid w:val="0020001C"/>
    <w:rsid w:val="00200025"/>
    <w:rsid w:val="0020007B"/>
    <w:rsid w:val="00200148"/>
    <w:rsid w:val="002002D3"/>
    <w:rsid w:val="00200715"/>
    <w:rsid w:val="00200824"/>
    <w:rsid w:val="00200930"/>
    <w:rsid w:val="00200948"/>
    <w:rsid w:val="00200A64"/>
    <w:rsid w:val="00200B6A"/>
    <w:rsid w:val="00200C57"/>
    <w:rsid w:val="00200E13"/>
    <w:rsid w:val="00200F39"/>
    <w:rsid w:val="0020155C"/>
    <w:rsid w:val="002019BB"/>
    <w:rsid w:val="002019DD"/>
    <w:rsid w:val="00201DD8"/>
    <w:rsid w:val="00201EF8"/>
    <w:rsid w:val="00201F05"/>
    <w:rsid w:val="002020DA"/>
    <w:rsid w:val="00202397"/>
    <w:rsid w:val="0020296A"/>
    <w:rsid w:val="002029AD"/>
    <w:rsid w:val="00202A71"/>
    <w:rsid w:val="00202BAE"/>
    <w:rsid w:val="00202C61"/>
    <w:rsid w:val="002031F6"/>
    <w:rsid w:val="00203336"/>
    <w:rsid w:val="0020341A"/>
    <w:rsid w:val="002034B0"/>
    <w:rsid w:val="002034B1"/>
    <w:rsid w:val="00203539"/>
    <w:rsid w:val="002035DF"/>
    <w:rsid w:val="00203753"/>
    <w:rsid w:val="00203807"/>
    <w:rsid w:val="00203828"/>
    <w:rsid w:val="00203853"/>
    <w:rsid w:val="00203973"/>
    <w:rsid w:val="00203EB2"/>
    <w:rsid w:val="002040AD"/>
    <w:rsid w:val="00204107"/>
    <w:rsid w:val="002041BC"/>
    <w:rsid w:val="002041F2"/>
    <w:rsid w:val="002042DA"/>
    <w:rsid w:val="00204423"/>
    <w:rsid w:val="0020453F"/>
    <w:rsid w:val="002049F3"/>
    <w:rsid w:val="00204FB5"/>
    <w:rsid w:val="002050CD"/>
    <w:rsid w:val="002051BD"/>
    <w:rsid w:val="0020559D"/>
    <w:rsid w:val="0020563A"/>
    <w:rsid w:val="0020585A"/>
    <w:rsid w:val="002058F8"/>
    <w:rsid w:val="002059C0"/>
    <w:rsid w:val="00205FF5"/>
    <w:rsid w:val="00206748"/>
    <w:rsid w:val="002068D7"/>
    <w:rsid w:val="00206A21"/>
    <w:rsid w:val="00206AA9"/>
    <w:rsid w:val="00206BCD"/>
    <w:rsid w:val="00206E25"/>
    <w:rsid w:val="002073B3"/>
    <w:rsid w:val="002076D2"/>
    <w:rsid w:val="0020770B"/>
    <w:rsid w:val="00207721"/>
    <w:rsid w:val="00207726"/>
    <w:rsid w:val="0020786B"/>
    <w:rsid w:val="002078C3"/>
    <w:rsid w:val="002078F1"/>
    <w:rsid w:val="00207F80"/>
    <w:rsid w:val="00210064"/>
    <w:rsid w:val="00210176"/>
    <w:rsid w:val="002101D6"/>
    <w:rsid w:val="00210505"/>
    <w:rsid w:val="002109A3"/>
    <w:rsid w:val="00210DD9"/>
    <w:rsid w:val="00210E21"/>
    <w:rsid w:val="00210E2F"/>
    <w:rsid w:val="00210E51"/>
    <w:rsid w:val="00210EA1"/>
    <w:rsid w:val="00210F4D"/>
    <w:rsid w:val="0021100C"/>
    <w:rsid w:val="00211039"/>
    <w:rsid w:val="0021106A"/>
    <w:rsid w:val="00211176"/>
    <w:rsid w:val="0021123F"/>
    <w:rsid w:val="0021148C"/>
    <w:rsid w:val="0021162B"/>
    <w:rsid w:val="0021189A"/>
    <w:rsid w:val="002118CF"/>
    <w:rsid w:val="002119B7"/>
    <w:rsid w:val="002119DA"/>
    <w:rsid w:val="00211A86"/>
    <w:rsid w:val="00211AEB"/>
    <w:rsid w:val="00211C1E"/>
    <w:rsid w:val="00211CE9"/>
    <w:rsid w:val="0021211F"/>
    <w:rsid w:val="0021252E"/>
    <w:rsid w:val="00212555"/>
    <w:rsid w:val="0021263B"/>
    <w:rsid w:val="00212908"/>
    <w:rsid w:val="00212BD0"/>
    <w:rsid w:val="00212D00"/>
    <w:rsid w:val="00212D27"/>
    <w:rsid w:val="00213070"/>
    <w:rsid w:val="00213100"/>
    <w:rsid w:val="0021327C"/>
    <w:rsid w:val="002133EC"/>
    <w:rsid w:val="002136D8"/>
    <w:rsid w:val="00213705"/>
    <w:rsid w:val="0021386C"/>
    <w:rsid w:val="002139D4"/>
    <w:rsid w:val="00213AB4"/>
    <w:rsid w:val="00213C80"/>
    <w:rsid w:val="00213D05"/>
    <w:rsid w:val="00213D12"/>
    <w:rsid w:val="00213E63"/>
    <w:rsid w:val="00213EA9"/>
    <w:rsid w:val="00213FE7"/>
    <w:rsid w:val="002140C0"/>
    <w:rsid w:val="002142AE"/>
    <w:rsid w:val="0021436C"/>
    <w:rsid w:val="002143B9"/>
    <w:rsid w:val="002143D7"/>
    <w:rsid w:val="0021447B"/>
    <w:rsid w:val="0021470D"/>
    <w:rsid w:val="0021471D"/>
    <w:rsid w:val="00214944"/>
    <w:rsid w:val="00214AA0"/>
    <w:rsid w:val="00214B84"/>
    <w:rsid w:val="00214EE3"/>
    <w:rsid w:val="00214FBF"/>
    <w:rsid w:val="00215003"/>
    <w:rsid w:val="002150F6"/>
    <w:rsid w:val="00215482"/>
    <w:rsid w:val="0021556C"/>
    <w:rsid w:val="0021558F"/>
    <w:rsid w:val="00215653"/>
    <w:rsid w:val="00215669"/>
    <w:rsid w:val="00215C30"/>
    <w:rsid w:val="00215EBF"/>
    <w:rsid w:val="00216042"/>
    <w:rsid w:val="002160A1"/>
    <w:rsid w:val="002160DE"/>
    <w:rsid w:val="0021615B"/>
    <w:rsid w:val="00216219"/>
    <w:rsid w:val="002163A8"/>
    <w:rsid w:val="00216469"/>
    <w:rsid w:val="00216910"/>
    <w:rsid w:val="0021698A"/>
    <w:rsid w:val="00216CF9"/>
    <w:rsid w:val="00216EDD"/>
    <w:rsid w:val="00216F36"/>
    <w:rsid w:val="0021712F"/>
    <w:rsid w:val="0021767C"/>
    <w:rsid w:val="0021783A"/>
    <w:rsid w:val="0021797C"/>
    <w:rsid w:val="002179B5"/>
    <w:rsid w:val="00217A1D"/>
    <w:rsid w:val="00217EA7"/>
    <w:rsid w:val="00220849"/>
    <w:rsid w:val="00220863"/>
    <w:rsid w:val="00220D4F"/>
    <w:rsid w:val="00220D6C"/>
    <w:rsid w:val="00220DE0"/>
    <w:rsid w:val="00220EEF"/>
    <w:rsid w:val="00220FA0"/>
    <w:rsid w:val="002210B1"/>
    <w:rsid w:val="0022147A"/>
    <w:rsid w:val="00221504"/>
    <w:rsid w:val="0022165B"/>
    <w:rsid w:val="00221843"/>
    <w:rsid w:val="00221978"/>
    <w:rsid w:val="00221E84"/>
    <w:rsid w:val="002220BB"/>
    <w:rsid w:val="00222117"/>
    <w:rsid w:val="00222202"/>
    <w:rsid w:val="00222413"/>
    <w:rsid w:val="002225B6"/>
    <w:rsid w:val="00222DDF"/>
    <w:rsid w:val="00222E18"/>
    <w:rsid w:val="00222E1B"/>
    <w:rsid w:val="00222FAC"/>
    <w:rsid w:val="00222FB6"/>
    <w:rsid w:val="00223085"/>
    <w:rsid w:val="002230D2"/>
    <w:rsid w:val="0022310F"/>
    <w:rsid w:val="00223168"/>
    <w:rsid w:val="00223274"/>
    <w:rsid w:val="00223818"/>
    <w:rsid w:val="0022389F"/>
    <w:rsid w:val="00223BA3"/>
    <w:rsid w:val="00223EFA"/>
    <w:rsid w:val="00223F44"/>
    <w:rsid w:val="002240A5"/>
    <w:rsid w:val="002240D5"/>
    <w:rsid w:val="002241E6"/>
    <w:rsid w:val="0022420A"/>
    <w:rsid w:val="00224A95"/>
    <w:rsid w:val="00224E71"/>
    <w:rsid w:val="002250AD"/>
    <w:rsid w:val="0022529C"/>
    <w:rsid w:val="002253CA"/>
    <w:rsid w:val="00225940"/>
    <w:rsid w:val="00225B53"/>
    <w:rsid w:val="00225C8C"/>
    <w:rsid w:val="00225CCD"/>
    <w:rsid w:val="002260FD"/>
    <w:rsid w:val="00226162"/>
    <w:rsid w:val="00226522"/>
    <w:rsid w:val="002266BE"/>
    <w:rsid w:val="00226706"/>
    <w:rsid w:val="00226D7B"/>
    <w:rsid w:val="00226F04"/>
    <w:rsid w:val="00226F47"/>
    <w:rsid w:val="0022709E"/>
    <w:rsid w:val="002270B8"/>
    <w:rsid w:val="002271EB"/>
    <w:rsid w:val="002272B3"/>
    <w:rsid w:val="0022736C"/>
    <w:rsid w:val="00227723"/>
    <w:rsid w:val="002277AD"/>
    <w:rsid w:val="002277DB"/>
    <w:rsid w:val="00227B9B"/>
    <w:rsid w:val="00227CDA"/>
    <w:rsid w:val="00227D10"/>
    <w:rsid w:val="00230068"/>
    <w:rsid w:val="00230179"/>
    <w:rsid w:val="00230281"/>
    <w:rsid w:val="002302F3"/>
    <w:rsid w:val="002304BB"/>
    <w:rsid w:val="002304F1"/>
    <w:rsid w:val="002306C4"/>
    <w:rsid w:val="00230815"/>
    <w:rsid w:val="0023090B"/>
    <w:rsid w:val="0023097C"/>
    <w:rsid w:val="00230A6F"/>
    <w:rsid w:val="00230D88"/>
    <w:rsid w:val="002313DF"/>
    <w:rsid w:val="00231679"/>
    <w:rsid w:val="00231A9C"/>
    <w:rsid w:val="00231AB1"/>
    <w:rsid w:val="00231B7D"/>
    <w:rsid w:val="00231C6C"/>
    <w:rsid w:val="00231F5B"/>
    <w:rsid w:val="002323CC"/>
    <w:rsid w:val="00232413"/>
    <w:rsid w:val="0023256C"/>
    <w:rsid w:val="00232785"/>
    <w:rsid w:val="00232911"/>
    <w:rsid w:val="0023299E"/>
    <w:rsid w:val="00232C1D"/>
    <w:rsid w:val="00232F27"/>
    <w:rsid w:val="00232FEF"/>
    <w:rsid w:val="0023321A"/>
    <w:rsid w:val="002334A0"/>
    <w:rsid w:val="002335BC"/>
    <w:rsid w:val="0023391A"/>
    <w:rsid w:val="00233A28"/>
    <w:rsid w:val="00233A6A"/>
    <w:rsid w:val="00233BAF"/>
    <w:rsid w:val="00233E81"/>
    <w:rsid w:val="00234081"/>
    <w:rsid w:val="00234736"/>
    <w:rsid w:val="00234763"/>
    <w:rsid w:val="002349AF"/>
    <w:rsid w:val="00234C96"/>
    <w:rsid w:val="002351B6"/>
    <w:rsid w:val="0023582C"/>
    <w:rsid w:val="00235870"/>
    <w:rsid w:val="002358A5"/>
    <w:rsid w:val="002359B2"/>
    <w:rsid w:val="002359E1"/>
    <w:rsid w:val="00235C8F"/>
    <w:rsid w:val="00235DFF"/>
    <w:rsid w:val="00235E11"/>
    <w:rsid w:val="002361FA"/>
    <w:rsid w:val="00236307"/>
    <w:rsid w:val="0023649D"/>
    <w:rsid w:val="002367AC"/>
    <w:rsid w:val="00236904"/>
    <w:rsid w:val="00236E3A"/>
    <w:rsid w:val="00236EA5"/>
    <w:rsid w:val="002373D6"/>
    <w:rsid w:val="0023781D"/>
    <w:rsid w:val="00237850"/>
    <w:rsid w:val="002379A5"/>
    <w:rsid w:val="00237CE8"/>
    <w:rsid w:val="00237E47"/>
    <w:rsid w:val="002404A1"/>
    <w:rsid w:val="002409BC"/>
    <w:rsid w:val="00240A52"/>
    <w:rsid w:val="00240C95"/>
    <w:rsid w:val="00240E4F"/>
    <w:rsid w:val="00240F38"/>
    <w:rsid w:val="00241048"/>
    <w:rsid w:val="0024128F"/>
    <w:rsid w:val="00241595"/>
    <w:rsid w:val="00241856"/>
    <w:rsid w:val="00241AC7"/>
    <w:rsid w:val="00241C70"/>
    <w:rsid w:val="00241D42"/>
    <w:rsid w:val="00241F60"/>
    <w:rsid w:val="002423B5"/>
    <w:rsid w:val="0024259C"/>
    <w:rsid w:val="002428EF"/>
    <w:rsid w:val="00242A6E"/>
    <w:rsid w:val="00242D8D"/>
    <w:rsid w:val="002434E1"/>
    <w:rsid w:val="0024365C"/>
    <w:rsid w:val="0024387E"/>
    <w:rsid w:val="002438EC"/>
    <w:rsid w:val="002439FA"/>
    <w:rsid w:val="00243BF9"/>
    <w:rsid w:val="00243E0D"/>
    <w:rsid w:val="00243F0F"/>
    <w:rsid w:val="002445AA"/>
    <w:rsid w:val="00244612"/>
    <w:rsid w:val="00244619"/>
    <w:rsid w:val="00244B4A"/>
    <w:rsid w:val="00244BB6"/>
    <w:rsid w:val="00244C5C"/>
    <w:rsid w:val="00244CC8"/>
    <w:rsid w:val="00244CF6"/>
    <w:rsid w:val="00244E52"/>
    <w:rsid w:val="00244EB6"/>
    <w:rsid w:val="0024522B"/>
    <w:rsid w:val="002452EC"/>
    <w:rsid w:val="00245497"/>
    <w:rsid w:val="00245589"/>
    <w:rsid w:val="002455F5"/>
    <w:rsid w:val="00245927"/>
    <w:rsid w:val="00245AFF"/>
    <w:rsid w:val="00245D1F"/>
    <w:rsid w:val="00246732"/>
    <w:rsid w:val="0024684A"/>
    <w:rsid w:val="0024698E"/>
    <w:rsid w:val="002469B5"/>
    <w:rsid w:val="00246AE4"/>
    <w:rsid w:val="00246D89"/>
    <w:rsid w:val="00246F40"/>
    <w:rsid w:val="00247313"/>
    <w:rsid w:val="002477F2"/>
    <w:rsid w:val="00247981"/>
    <w:rsid w:val="00247E45"/>
    <w:rsid w:val="0025011E"/>
    <w:rsid w:val="0025037D"/>
    <w:rsid w:val="0025054E"/>
    <w:rsid w:val="0025073A"/>
    <w:rsid w:val="00250B74"/>
    <w:rsid w:val="00250FA2"/>
    <w:rsid w:val="002510B1"/>
    <w:rsid w:val="0025111A"/>
    <w:rsid w:val="002511A3"/>
    <w:rsid w:val="00251204"/>
    <w:rsid w:val="00251303"/>
    <w:rsid w:val="0025154A"/>
    <w:rsid w:val="0025168F"/>
    <w:rsid w:val="0025178B"/>
    <w:rsid w:val="00251916"/>
    <w:rsid w:val="00251B44"/>
    <w:rsid w:val="00251C18"/>
    <w:rsid w:val="00251D77"/>
    <w:rsid w:val="00251EC8"/>
    <w:rsid w:val="00251EE0"/>
    <w:rsid w:val="0025231F"/>
    <w:rsid w:val="00252565"/>
    <w:rsid w:val="00252A1C"/>
    <w:rsid w:val="00252A7C"/>
    <w:rsid w:val="00252DEE"/>
    <w:rsid w:val="002530F8"/>
    <w:rsid w:val="00253455"/>
    <w:rsid w:val="00253578"/>
    <w:rsid w:val="00253658"/>
    <w:rsid w:val="002537E3"/>
    <w:rsid w:val="00253A82"/>
    <w:rsid w:val="00253A8D"/>
    <w:rsid w:val="00253BF1"/>
    <w:rsid w:val="00253D15"/>
    <w:rsid w:val="002544AD"/>
    <w:rsid w:val="002545C5"/>
    <w:rsid w:val="0025467C"/>
    <w:rsid w:val="002547EF"/>
    <w:rsid w:val="00254936"/>
    <w:rsid w:val="00254C6C"/>
    <w:rsid w:val="00254CD0"/>
    <w:rsid w:val="00254D6E"/>
    <w:rsid w:val="00254DFC"/>
    <w:rsid w:val="00254F32"/>
    <w:rsid w:val="0025554B"/>
    <w:rsid w:val="00255588"/>
    <w:rsid w:val="002558A1"/>
    <w:rsid w:val="002558B7"/>
    <w:rsid w:val="0025592C"/>
    <w:rsid w:val="002559D2"/>
    <w:rsid w:val="00255E8E"/>
    <w:rsid w:val="002562BB"/>
    <w:rsid w:val="00256309"/>
    <w:rsid w:val="00256548"/>
    <w:rsid w:val="00256615"/>
    <w:rsid w:val="00256655"/>
    <w:rsid w:val="00256693"/>
    <w:rsid w:val="002567E3"/>
    <w:rsid w:val="00256833"/>
    <w:rsid w:val="00256C98"/>
    <w:rsid w:val="00256DCF"/>
    <w:rsid w:val="0025702F"/>
    <w:rsid w:val="0025785C"/>
    <w:rsid w:val="00257EA6"/>
    <w:rsid w:val="0026005C"/>
    <w:rsid w:val="002601A7"/>
    <w:rsid w:val="002602EF"/>
    <w:rsid w:val="0026037E"/>
    <w:rsid w:val="00260735"/>
    <w:rsid w:val="0026083C"/>
    <w:rsid w:val="00260AF3"/>
    <w:rsid w:val="00260D02"/>
    <w:rsid w:val="00260EA6"/>
    <w:rsid w:val="0026118D"/>
    <w:rsid w:val="0026151D"/>
    <w:rsid w:val="002619DF"/>
    <w:rsid w:val="002619E7"/>
    <w:rsid w:val="00261A22"/>
    <w:rsid w:val="00261E43"/>
    <w:rsid w:val="00261F2A"/>
    <w:rsid w:val="0026208D"/>
    <w:rsid w:val="00262319"/>
    <w:rsid w:val="002625A4"/>
    <w:rsid w:val="00262EE5"/>
    <w:rsid w:val="00262FD9"/>
    <w:rsid w:val="0026327B"/>
    <w:rsid w:val="00263675"/>
    <w:rsid w:val="002637DD"/>
    <w:rsid w:val="00263855"/>
    <w:rsid w:val="0026398F"/>
    <w:rsid w:val="00263D3F"/>
    <w:rsid w:val="00263FC0"/>
    <w:rsid w:val="00263FC8"/>
    <w:rsid w:val="002640C3"/>
    <w:rsid w:val="002640F5"/>
    <w:rsid w:val="00264186"/>
    <w:rsid w:val="002642D8"/>
    <w:rsid w:val="002647D0"/>
    <w:rsid w:val="0026497F"/>
    <w:rsid w:val="00264B72"/>
    <w:rsid w:val="00264CE2"/>
    <w:rsid w:val="00264FB1"/>
    <w:rsid w:val="002650BB"/>
    <w:rsid w:val="002650D6"/>
    <w:rsid w:val="002653F2"/>
    <w:rsid w:val="00265548"/>
    <w:rsid w:val="00265602"/>
    <w:rsid w:val="00265ADD"/>
    <w:rsid w:val="00265B30"/>
    <w:rsid w:val="00265E32"/>
    <w:rsid w:val="00265E6E"/>
    <w:rsid w:val="0026625C"/>
    <w:rsid w:val="002668AF"/>
    <w:rsid w:val="002668EB"/>
    <w:rsid w:val="00266AF3"/>
    <w:rsid w:val="00266B41"/>
    <w:rsid w:val="00266E2F"/>
    <w:rsid w:val="00267363"/>
    <w:rsid w:val="0026746A"/>
    <w:rsid w:val="002674E9"/>
    <w:rsid w:val="0026755D"/>
    <w:rsid w:val="002677F0"/>
    <w:rsid w:val="00267C46"/>
    <w:rsid w:val="0027049E"/>
    <w:rsid w:val="0027099C"/>
    <w:rsid w:val="00270A65"/>
    <w:rsid w:val="00270D07"/>
    <w:rsid w:val="00270E44"/>
    <w:rsid w:val="002710CE"/>
    <w:rsid w:val="00271348"/>
    <w:rsid w:val="00271850"/>
    <w:rsid w:val="002719D7"/>
    <w:rsid w:val="00271B30"/>
    <w:rsid w:val="00271EA9"/>
    <w:rsid w:val="00271ED2"/>
    <w:rsid w:val="002721D6"/>
    <w:rsid w:val="0027248E"/>
    <w:rsid w:val="00272A4F"/>
    <w:rsid w:val="00272BF8"/>
    <w:rsid w:val="00272EBD"/>
    <w:rsid w:val="00272FD2"/>
    <w:rsid w:val="0027303A"/>
    <w:rsid w:val="00273055"/>
    <w:rsid w:val="00273115"/>
    <w:rsid w:val="00273147"/>
    <w:rsid w:val="0027372E"/>
    <w:rsid w:val="0027390B"/>
    <w:rsid w:val="0027399E"/>
    <w:rsid w:val="00273C2B"/>
    <w:rsid w:val="00273C76"/>
    <w:rsid w:val="00273DD5"/>
    <w:rsid w:val="0027407B"/>
    <w:rsid w:val="0027414F"/>
    <w:rsid w:val="002749BB"/>
    <w:rsid w:val="00274BE4"/>
    <w:rsid w:val="00274E3B"/>
    <w:rsid w:val="00275067"/>
    <w:rsid w:val="0027513A"/>
    <w:rsid w:val="00275166"/>
    <w:rsid w:val="00275473"/>
    <w:rsid w:val="002757C3"/>
    <w:rsid w:val="002757E2"/>
    <w:rsid w:val="00275AA8"/>
    <w:rsid w:val="00275C13"/>
    <w:rsid w:val="00275C26"/>
    <w:rsid w:val="00275EFA"/>
    <w:rsid w:val="00276040"/>
    <w:rsid w:val="00276198"/>
    <w:rsid w:val="0027653F"/>
    <w:rsid w:val="00276610"/>
    <w:rsid w:val="00276692"/>
    <w:rsid w:val="0027707C"/>
    <w:rsid w:val="002770DB"/>
    <w:rsid w:val="00277110"/>
    <w:rsid w:val="00277226"/>
    <w:rsid w:val="002772E5"/>
    <w:rsid w:val="002774AB"/>
    <w:rsid w:val="00277567"/>
    <w:rsid w:val="00277984"/>
    <w:rsid w:val="002779AA"/>
    <w:rsid w:val="00277CE2"/>
    <w:rsid w:val="00277DD1"/>
    <w:rsid w:val="00277F41"/>
    <w:rsid w:val="00280186"/>
    <w:rsid w:val="00280199"/>
    <w:rsid w:val="002801C2"/>
    <w:rsid w:val="002802B7"/>
    <w:rsid w:val="00280B5B"/>
    <w:rsid w:val="00280F54"/>
    <w:rsid w:val="002810E1"/>
    <w:rsid w:val="002811D4"/>
    <w:rsid w:val="002812DD"/>
    <w:rsid w:val="002816B8"/>
    <w:rsid w:val="002818C3"/>
    <w:rsid w:val="002818D6"/>
    <w:rsid w:val="002819C8"/>
    <w:rsid w:val="002819D7"/>
    <w:rsid w:val="00281DE6"/>
    <w:rsid w:val="00281FD7"/>
    <w:rsid w:val="00282893"/>
    <w:rsid w:val="00282A80"/>
    <w:rsid w:val="00282BB6"/>
    <w:rsid w:val="00282C85"/>
    <w:rsid w:val="00282CAD"/>
    <w:rsid w:val="00282FEE"/>
    <w:rsid w:val="0028310D"/>
    <w:rsid w:val="0028324B"/>
    <w:rsid w:val="00283283"/>
    <w:rsid w:val="002832DD"/>
    <w:rsid w:val="0028366A"/>
    <w:rsid w:val="00283BBA"/>
    <w:rsid w:val="00283E36"/>
    <w:rsid w:val="00283E99"/>
    <w:rsid w:val="00283F96"/>
    <w:rsid w:val="00283FC0"/>
    <w:rsid w:val="00284215"/>
    <w:rsid w:val="002843D1"/>
    <w:rsid w:val="00284499"/>
    <w:rsid w:val="0028497C"/>
    <w:rsid w:val="00284A26"/>
    <w:rsid w:val="00284B8D"/>
    <w:rsid w:val="00284C15"/>
    <w:rsid w:val="00285059"/>
    <w:rsid w:val="00285176"/>
    <w:rsid w:val="002851F2"/>
    <w:rsid w:val="00285317"/>
    <w:rsid w:val="0028558B"/>
    <w:rsid w:val="00285964"/>
    <w:rsid w:val="002859E0"/>
    <w:rsid w:val="00285C5E"/>
    <w:rsid w:val="00285CF2"/>
    <w:rsid w:val="00286035"/>
    <w:rsid w:val="002861D4"/>
    <w:rsid w:val="00286525"/>
    <w:rsid w:val="002866C0"/>
    <w:rsid w:val="00286800"/>
    <w:rsid w:val="00286BD6"/>
    <w:rsid w:val="00286DBC"/>
    <w:rsid w:val="0028710F"/>
    <w:rsid w:val="002873DD"/>
    <w:rsid w:val="00287530"/>
    <w:rsid w:val="0028755A"/>
    <w:rsid w:val="00287A4B"/>
    <w:rsid w:val="00287AF9"/>
    <w:rsid w:val="00287DD7"/>
    <w:rsid w:val="00290124"/>
    <w:rsid w:val="00290808"/>
    <w:rsid w:val="00290A29"/>
    <w:rsid w:val="00291019"/>
    <w:rsid w:val="002911EC"/>
    <w:rsid w:val="00291394"/>
    <w:rsid w:val="00291526"/>
    <w:rsid w:val="0029193C"/>
    <w:rsid w:val="00291E6E"/>
    <w:rsid w:val="00291F44"/>
    <w:rsid w:val="00292244"/>
    <w:rsid w:val="0029225C"/>
    <w:rsid w:val="00292511"/>
    <w:rsid w:val="00292537"/>
    <w:rsid w:val="0029284D"/>
    <w:rsid w:val="002929DF"/>
    <w:rsid w:val="00292AC4"/>
    <w:rsid w:val="00292DEC"/>
    <w:rsid w:val="00292E9C"/>
    <w:rsid w:val="00292FB2"/>
    <w:rsid w:val="00293016"/>
    <w:rsid w:val="0029440F"/>
    <w:rsid w:val="002944DF"/>
    <w:rsid w:val="002945F3"/>
    <w:rsid w:val="0029470E"/>
    <w:rsid w:val="002947D5"/>
    <w:rsid w:val="0029497D"/>
    <w:rsid w:val="00294D55"/>
    <w:rsid w:val="00294F50"/>
    <w:rsid w:val="00295364"/>
    <w:rsid w:val="00295821"/>
    <w:rsid w:val="00295A70"/>
    <w:rsid w:val="00295AC9"/>
    <w:rsid w:val="00295BE2"/>
    <w:rsid w:val="00295F80"/>
    <w:rsid w:val="00296344"/>
    <w:rsid w:val="002963AB"/>
    <w:rsid w:val="0029645C"/>
    <w:rsid w:val="002964E4"/>
    <w:rsid w:val="00296578"/>
    <w:rsid w:val="002966B8"/>
    <w:rsid w:val="00296954"/>
    <w:rsid w:val="00296DC7"/>
    <w:rsid w:val="002970A6"/>
    <w:rsid w:val="00297283"/>
    <w:rsid w:val="002975ED"/>
    <w:rsid w:val="002976FE"/>
    <w:rsid w:val="00297743"/>
    <w:rsid w:val="00297B72"/>
    <w:rsid w:val="00297E69"/>
    <w:rsid w:val="002A00A4"/>
    <w:rsid w:val="002A0211"/>
    <w:rsid w:val="002A05BC"/>
    <w:rsid w:val="002A0B74"/>
    <w:rsid w:val="002A0C99"/>
    <w:rsid w:val="002A0CA8"/>
    <w:rsid w:val="002A1074"/>
    <w:rsid w:val="002A11E0"/>
    <w:rsid w:val="002A120F"/>
    <w:rsid w:val="002A183D"/>
    <w:rsid w:val="002A1A69"/>
    <w:rsid w:val="002A1BC2"/>
    <w:rsid w:val="002A1EAC"/>
    <w:rsid w:val="002A1EE3"/>
    <w:rsid w:val="002A1F17"/>
    <w:rsid w:val="002A27CB"/>
    <w:rsid w:val="002A2893"/>
    <w:rsid w:val="002A2985"/>
    <w:rsid w:val="002A2BAE"/>
    <w:rsid w:val="002A3057"/>
    <w:rsid w:val="002A3169"/>
    <w:rsid w:val="002A3475"/>
    <w:rsid w:val="002A3499"/>
    <w:rsid w:val="002A3779"/>
    <w:rsid w:val="002A3879"/>
    <w:rsid w:val="002A38BB"/>
    <w:rsid w:val="002A3A19"/>
    <w:rsid w:val="002A3B39"/>
    <w:rsid w:val="002A3E68"/>
    <w:rsid w:val="002A3E8B"/>
    <w:rsid w:val="002A3FCD"/>
    <w:rsid w:val="002A412A"/>
    <w:rsid w:val="002A42B7"/>
    <w:rsid w:val="002A44DE"/>
    <w:rsid w:val="002A4596"/>
    <w:rsid w:val="002A476C"/>
    <w:rsid w:val="002A4B4A"/>
    <w:rsid w:val="002A4D00"/>
    <w:rsid w:val="002A4DA3"/>
    <w:rsid w:val="002A4FC6"/>
    <w:rsid w:val="002A4FEB"/>
    <w:rsid w:val="002A5562"/>
    <w:rsid w:val="002A5A2E"/>
    <w:rsid w:val="002A5B43"/>
    <w:rsid w:val="002A5C60"/>
    <w:rsid w:val="002A5CC5"/>
    <w:rsid w:val="002A607E"/>
    <w:rsid w:val="002A671C"/>
    <w:rsid w:val="002A6962"/>
    <w:rsid w:val="002A6A13"/>
    <w:rsid w:val="002A6BC0"/>
    <w:rsid w:val="002A703D"/>
    <w:rsid w:val="002A75FC"/>
    <w:rsid w:val="002A79DF"/>
    <w:rsid w:val="002A7B00"/>
    <w:rsid w:val="002A7BD9"/>
    <w:rsid w:val="002A7E6D"/>
    <w:rsid w:val="002B00AF"/>
    <w:rsid w:val="002B01A9"/>
    <w:rsid w:val="002B0267"/>
    <w:rsid w:val="002B02F2"/>
    <w:rsid w:val="002B0385"/>
    <w:rsid w:val="002B039C"/>
    <w:rsid w:val="002B05D3"/>
    <w:rsid w:val="002B078C"/>
    <w:rsid w:val="002B0799"/>
    <w:rsid w:val="002B0BB1"/>
    <w:rsid w:val="002B0BFF"/>
    <w:rsid w:val="002B0D3C"/>
    <w:rsid w:val="002B0DF1"/>
    <w:rsid w:val="002B1419"/>
    <w:rsid w:val="002B17D2"/>
    <w:rsid w:val="002B18B7"/>
    <w:rsid w:val="002B196F"/>
    <w:rsid w:val="002B1A80"/>
    <w:rsid w:val="002B1CAA"/>
    <w:rsid w:val="002B1DB3"/>
    <w:rsid w:val="002B200F"/>
    <w:rsid w:val="002B225F"/>
    <w:rsid w:val="002B25DD"/>
    <w:rsid w:val="002B277B"/>
    <w:rsid w:val="002B27D6"/>
    <w:rsid w:val="002B28AC"/>
    <w:rsid w:val="002B2EE2"/>
    <w:rsid w:val="002B306D"/>
    <w:rsid w:val="002B3360"/>
    <w:rsid w:val="002B339A"/>
    <w:rsid w:val="002B33A3"/>
    <w:rsid w:val="002B3481"/>
    <w:rsid w:val="002B34F4"/>
    <w:rsid w:val="002B3557"/>
    <w:rsid w:val="002B396B"/>
    <w:rsid w:val="002B3DDE"/>
    <w:rsid w:val="002B3EC7"/>
    <w:rsid w:val="002B414E"/>
    <w:rsid w:val="002B423E"/>
    <w:rsid w:val="002B44C8"/>
    <w:rsid w:val="002B452F"/>
    <w:rsid w:val="002B48C7"/>
    <w:rsid w:val="002B48C8"/>
    <w:rsid w:val="002B4A29"/>
    <w:rsid w:val="002B4BB1"/>
    <w:rsid w:val="002B4C2E"/>
    <w:rsid w:val="002B4C8E"/>
    <w:rsid w:val="002B4CDA"/>
    <w:rsid w:val="002B4E0A"/>
    <w:rsid w:val="002B4EEF"/>
    <w:rsid w:val="002B4F00"/>
    <w:rsid w:val="002B4F2D"/>
    <w:rsid w:val="002B51DC"/>
    <w:rsid w:val="002B58E8"/>
    <w:rsid w:val="002B591C"/>
    <w:rsid w:val="002B5996"/>
    <w:rsid w:val="002B5AF9"/>
    <w:rsid w:val="002B5C7A"/>
    <w:rsid w:val="002B5D06"/>
    <w:rsid w:val="002B5FEB"/>
    <w:rsid w:val="002B614F"/>
    <w:rsid w:val="002B618F"/>
    <w:rsid w:val="002B61D3"/>
    <w:rsid w:val="002B6706"/>
    <w:rsid w:val="002B67B2"/>
    <w:rsid w:val="002B6E8F"/>
    <w:rsid w:val="002B6FEA"/>
    <w:rsid w:val="002B70DA"/>
    <w:rsid w:val="002B7174"/>
    <w:rsid w:val="002B75B5"/>
    <w:rsid w:val="002B7620"/>
    <w:rsid w:val="002B78AB"/>
    <w:rsid w:val="002B78E9"/>
    <w:rsid w:val="002B7D34"/>
    <w:rsid w:val="002B7DA6"/>
    <w:rsid w:val="002C0028"/>
    <w:rsid w:val="002C0197"/>
    <w:rsid w:val="002C031B"/>
    <w:rsid w:val="002C04AD"/>
    <w:rsid w:val="002C0540"/>
    <w:rsid w:val="002C08D1"/>
    <w:rsid w:val="002C0A7B"/>
    <w:rsid w:val="002C0B22"/>
    <w:rsid w:val="002C0C9F"/>
    <w:rsid w:val="002C1221"/>
    <w:rsid w:val="002C1247"/>
    <w:rsid w:val="002C1363"/>
    <w:rsid w:val="002C1BAA"/>
    <w:rsid w:val="002C1C7F"/>
    <w:rsid w:val="002C1D9A"/>
    <w:rsid w:val="002C1E89"/>
    <w:rsid w:val="002C1ECB"/>
    <w:rsid w:val="002C1F82"/>
    <w:rsid w:val="002C20AC"/>
    <w:rsid w:val="002C20E2"/>
    <w:rsid w:val="002C2205"/>
    <w:rsid w:val="002C2347"/>
    <w:rsid w:val="002C241F"/>
    <w:rsid w:val="002C2531"/>
    <w:rsid w:val="002C268C"/>
    <w:rsid w:val="002C26F6"/>
    <w:rsid w:val="002C2748"/>
    <w:rsid w:val="002C2789"/>
    <w:rsid w:val="002C2C24"/>
    <w:rsid w:val="002C2D39"/>
    <w:rsid w:val="002C2D71"/>
    <w:rsid w:val="002C2D98"/>
    <w:rsid w:val="002C2DFD"/>
    <w:rsid w:val="002C2EA2"/>
    <w:rsid w:val="002C3058"/>
    <w:rsid w:val="002C30C2"/>
    <w:rsid w:val="002C3140"/>
    <w:rsid w:val="002C3168"/>
    <w:rsid w:val="002C3199"/>
    <w:rsid w:val="002C33E2"/>
    <w:rsid w:val="002C33EC"/>
    <w:rsid w:val="002C3468"/>
    <w:rsid w:val="002C380F"/>
    <w:rsid w:val="002C3A26"/>
    <w:rsid w:val="002C4177"/>
    <w:rsid w:val="002C437E"/>
    <w:rsid w:val="002C43CD"/>
    <w:rsid w:val="002C4544"/>
    <w:rsid w:val="002C4591"/>
    <w:rsid w:val="002C46D7"/>
    <w:rsid w:val="002C48B1"/>
    <w:rsid w:val="002C492B"/>
    <w:rsid w:val="002C4DD5"/>
    <w:rsid w:val="002C4FE8"/>
    <w:rsid w:val="002C517C"/>
    <w:rsid w:val="002C53BE"/>
    <w:rsid w:val="002C5417"/>
    <w:rsid w:val="002C5494"/>
    <w:rsid w:val="002C555B"/>
    <w:rsid w:val="002C55CD"/>
    <w:rsid w:val="002C5732"/>
    <w:rsid w:val="002C599E"/>
    <w:rsid w:val="002C5EB9"/>
    <w:rsid w:val="002C6134"/>
    <w:rsid w:val="002C61C2"/>
    <w:rsid w:val="002C6450"/>
    <w:rsid w:val="002C648C"/>
    <w:rsid w:val="002C6820"/>
    <w:rsid w:val="002C6898"/>
    <w:rsid w:val="002C6999"/>
    <w:rsid w:val="002C69BE"/>
    <w:rsid w:val="002C6A56"/>
    <w:rsid w:val="002C6D07"/>
    <w:rsid w:val="002C6D20"/>
    <w:rsid w:val="002C6F1C"/>
    <w:rsid w:val="002C7021"/>
    <w:rsid w:val="002C76A1"/>
    <w:rsid w:val="002C7D72"/>
    <w:rsid w:val="002D0374"/>
    <w:rsid w:val="002D03B9"/>
    <w:rsid w:val="002D06F2"/>
    <w:rsid w:val="002D07ED"/>
    <w:rsid w:val="002D09B4"/>
    <w:rsid w:val="002D0B6D"/>
    <w:rsid w:val="002D0E11"/>
    <w:rsid w:val="002D0F45"/>
    <w:rsid w:val="002D0FD6"/>
    <w:rsid w:val="002D12A3"/>
    <w:rsid w:val="002D12CB"/>
    <w:rsid w:val="002D14E9"/>
    <w:rsid w:val="002D181D"/>
    <w:rsid w:val="002D19EB"/>
    <w:rsid w:val="002D1A1C"/>
    <w:rsid w:val="002D1B2B"/>
    <w:rsid w:val="002D1C25"/>
    <w:rsid w:val="002D1E5D"/>
    <w:rsid w:val="002D20B3"/>
    <w:rsid w:val="002D21CC"/>
    <w:rsid w:val="002D2414"/>
    <w:rsid w:val="002D256A"/>
    <w:rsid w:val="002D2581"/>
    <w:rsid w:val="002D275A"/>
    <w:rsid w:val="002D2E8A"/>
    <w:rsid w:val="002D2F3E"/>
    <w:rsid w:val="002D2FCF"/>
    <w:rsid w:val="002D323F"/>
    <w:rsid w:val="002D33E9"/>
    <w:rsid w:val="002D3687"/>
    <w:rsid w:val="002D3A58"/>
    <w:rsid w:val="002D3BB0"/>
    <w:rsid w:val="002D3F5A"/>
    <w:rsid w:val="002D42EA"/>
    <w:rsid w:val="002D43A7"/>
    <w:rsid w:val="002D443D"/>
    <w:rsid w:val="002D45DC"/>
    <w:rsid w:val="002D46A0"/>
    <w:rsid w:val="002D48D7"/>
    <w:rsid w:val="002D4C40"/>
    <w:rsid w:val="002D4C5C"/>
    <w:rsid w:val="002D4C7A"/>
    <w:rsid w:val="002D4FD3"/>
    <w:rsid w:val="002D522E"/>
    <w:rsid w:val="002D552F"/>
    <w:rsid w:val="002D55E3"/>
    <w:rsid w:val="002D5640"/>
    <w:rsid w:val="002D58C5"/>
    <w:rsid w:val="002D59DE"/>
    <w:rsid w:val="002D5AA5"/>
    <w:rsid w:val="002D5BEC"/>
    <w:rsid w:val="002D5C7D"/>
    <w:rsid w:val="002D6017"/>
    <w:rsid w:val="002D605A"/>
    <w:rsid w:val="002D6136"/>
    <w:rsid w:val="002D6197"/>
    <w:rsid w:val="002D6533"/>
    <w:rsid w:val="002D6802"/>
    <w:rsid w:val="002D6949"/>
    <w:rsid w:val="002D6CC9"/>
    <w:rsid w:val="002D6CF0"/>
    <w:rsid w:val="002D71C3"/>
    <w:rsid w:val="002D7349"/>
    <w:rsid w:val="002D74F8"/>
    <w:rsid w:val="002D76EF"/>
    <w:rsid w:val="002D7812"/>
    <w:rsid w:val="002D7981"/>
    <w:rsid w:val="002D79CD"/>
    <w:rsid w:val="002D7C8A"/>
    <w:rsid w:val="002E0080"/>
    <w:rsid w:val="002E0298"/>
    <w:rsid w:val="002E02BB"/>
    <w:rsid w:val="002E0376"/>
    <w:rsid w:val="002E038C"/>
    <w:rsid w:val="002E041C"/>
    <w:rsid w:val="002E0841"/>
    <w:rsid w:val="002E09B1"/>
    <w:rsid w:val="002E0BBE"/>
    <w:rsid w:val="002E106F"/>
    <w:rsid w:val="002E17A4"/>
    <w:rsid w:val="002E199C"/>
    <w:rsid w:val="002E1B73"/>
    <w:rsid w:val="002E1BE2"/>
    <w:rsid w:val="002E1EFF"/>
    <w:rsid w:val="002E2031"/>
    <w:rsid w:val="002E222A"/>
    <w:rsid w:val="002E23AF"/>
    <w:rsid w:val="002E24F3"/>
    <w:rsid w:val="002E25F2"/>
    <w:rsid w:val="002E275A"/>
    <w:rsid w:val="002E2C20"/>
    <w:rsid w:val="002E2C63"/>
    <w:rsid w:val="002E2EE0"/>
    <w:rsid w:val="002E313C"/>
    <w:rsid w:val="002E3362"/>
    <w:rsid w:val="002E33DA"/>
    <w:rsid w:val="002E33F8"/>
    <w:rsid w:val="002E36FD"/>
    <w:rsid w:val="002E3875"/>
    <w:rsid w:val="002E3944"/>
    <w:rsid w:val="002E419C"/>
    <w:rsid w:val="002E42AA"/>
    <w:rsid w:val="002E4315"/>
    <w:rsid w:val="002E49C5"/>
    <w:rsid w:val="002E4A79"/>
    <w:rsid w:val="002E53D2"/>
    <w:rsid w:val="002E57DD"/>
    <w:rsid w:val="002E585E"/>
    <w:rsid w:val="002E5E48"/>
    <w:rsid w:val="002E5E57"/>
    <w:rsid w:val="002E5F80"/>
    <w:rsid w:val="002E5FAA"/>
    <w:rsid w:val="002E61DE"/>
    <w:rsid w:val="002E6484"/>
    <w:rsid w:val="002E65A4"/>
    <w:rsid w:val="002E6871"/>
    <w:rsid w:val="002E6AD8"/>
    <w:rsid w:val="002E6C2B"/>
    <w:rsid w:val="002E6C4E"/>
    <w:rsid w:val="002E6DED"/>
    <w:rsid w:val="002E6ECA"/>
    <w:rsid w:val="002E70AA"/>
    <w:rsid w:val="002E729F"/>
    <w:rsid w:val="002E72AE"/>
    <w:rsid w:val="002E72B4"/>
    <w:rsid w:val="002E7359"/>
    <w:rsid w:val="002E745C"/>
    <w:rsid w:val="002E74D2"/>
    <w:rsid w:val="002E7761"/>
    <w:rsid w:val="002E7A20"/>
    <w:rsid w:val="002E7B03"/>
    <w:rsid w:val="002F001F"/>
    <w:rsid w:val="002F0196"/>
    <w:rsid w:val="002F0252"/>
    <w:rsid w:val="002F02AC"/>
    <w:rsid w:val="002F0413"/>
    <w:rsid w:val="002F05E9"/>
    <w:rsid w:val="002F0EEA"/>
    <w:rsid w:val="002F11C3"/>
    <w:rsid w:val="002F1298"/>
    <w:rsid w:val="002F133E"/>
    <w:rsid w:val="002F1655"/>
    <w:rsid w:val="002F187D"/>
    <w:rsid w:val="002F1972"/>
    <w:rsid w:val="002F1A9E"/>
    <w:rsid w:val="002F1D84"/>
    <w:rsid w:val="002F1E28"/>
    <w:rsid w:val="002F1FFB"/>
    <w:rsid w:val="002F222E"/>
    <w:rsid w:val="002F2239"/>
    <w:rsid w:val="002F2AA3"/>
    <w:rsid w:val="002F2CC6"/>
    <w:rsid w:val="002F2D87"/>
    <w:rsid w:val="002F2D9D"/>
    <w:rsid w:val="002F30E4"/>
    <w:rsid w:val="002F356F"/>
    <w:rsid w:val="002F357D"/>
    <w:rsid w:val="002F3607"/>
    <w:rsid w:val="002F3879"/>
    <w:rsid w:val="002F38C7"/>
    <w:rsid w:val="002F3BA6"/>
    <w:rsid w:val="002F3F6E"/>
    <w:rsid w:val="002F428E"/>
    <w:rsid w:val="002F4405"/>
    <w:rsid w:val="002F44EA"/>
    <w:rsid w:val="002F4633"/>
    <w:rsid w:val="002F473C"/>
    <w:rsid w:val="002F4B5A"/>
    <w:rsid w:val="002F4B9B"/>
    <w:rsid w:val="002F4D18"/>
    <w:rsid w:val="002F4DD7"/>
    <w:rsid w:val="002F5015"/>
    <w:rsid w:val="002F5290"/>
    <w:rsid w:val="002F556E"/>
    <w:rsid w:val="002F55C0"/>
    <w:rsid w:val="002F5A2D"/>
    <w:rsid w:val="002F5B6E"/>
    <w:rsid w:val="002F5BE8"/>
    <w:rsid w:val="002F5D8E"/>
    <w:rsid w:val="002F5F75"/>
    <w:rsid w:val="002F601E"/>
    <w:rsid w:val="002F626B"/>
    <w:rsid w:val="002F6662"/>
    <w:rsid w:val="002F6857"/>
    <w:rsid w:val="002F6931"/>
    <w:rsid w:val="002F6963"/>
    <w:rsid w:val="002F6F07"/>
    <w:rsid w:val="002F70B4"/>
    <w:rsid w:val="002F7382"/>
    <w:rsid w:val="002F7420"/>
    <w:rsid w:val="002F74FB"/>
    <w:rsid w:val="002F7631"/>
    <w:rsid w:val="002F7828"/>
    <w:rsid w:val="002F7972"/>
    <w:rsid w:val="002F7A24"/>
    <w:rsid w:val="002F7ACD"/>
    <w:rsid w:val="002F7C3A"/>
    <w:rsid w:val="002F7CEB"/>
    <w:rsid w:val="002F7D6F"/>
    <w:rsid w:val="00300154"/>
    <w:rsid w:val="003003F1"/>
    <w:rsid w:val="0030045E"/>
    <w:rsid w:val="003005A5"/>
    <w:rsid w:val="003005E5"/>
    <w:rsid w:val="00300621"/>
    <w:rsid w:val="00300635"/>
    <w:rsid w:val="00300940"/>
    <w:rsid w:val="00300C28"/>
    <w:rsid w:val="00300E79"/>
    <w:rsid w:val="003010E1"/>
    <w:rsid w:val="00301293"/>
    <w:rsid w:val="00301324"/>
    <w:rsid w:val="003015BC"/>
    <w:rsid w:val="00301865"/>
    <w:rsid w:val="00301976"/>
    <w:rsid w:val="003019C4"/>
    <w:rsid w:val="00301ABC"/>
    <w:rsid w:val="00302067"/>
    <w:rsid w:val="003021BE"/>
    <w:rsid w:val="003022FB"/>
    <w:rsid w:val="00302611"/>
    <w:rsid w:val="003026B7"/>
    <w:rsid w:val="00302762"/>
    <w:rsid w:val="00302B46"/>
    <w:rsid w:val="00302DCE"/>
    <w:rsid w:val="00302E8B"/>
    <w:rsid w:val="00302F38"/>
    <w:rsid w:val="00302F89"/>
    <w:rsid w:val="0030315C"/>
    <w:rsid w:val="0030318A"/>
    <w:rsid w:val="00303605"/>
    <w:rsid w:val="00303798"/>
    <w:rsid w:val="003039F2"/>
    <w:rsid w:val="00303BB4"/>
    <w:rsid w:val="00303C34"/>
    <w:rsid w:val="00303DF1"/>
    <w:rsid w:val="00303ED6"/>
    <w:rsid w:val="003040B4"/>
    <w:rsid w:val="0030433C"/>
    <w:rsid w:val="00304341"/>
    <w:rsid w:val="00304357"/>
    <w:rsid w:val="0030443F"/>
    <w:rsid w:val="003049EB"/>
    <w:rsid w:val="00304AFF"/>
    <w:rsid w:val="00304B14"/>
    <w:rsid w:val="00304C00"/>
    <w:rsid w:val="00304DD9"/>
    <w:rsid w:val="00304FE9"/>
    <w:rsid w:val="00305062"/>
    <w:rsid w:val="003059BE"/>
    <w:rsid w:val="00305AB1"/>
    <w:rsid w:val="00305B41"/>
    <w:rsid w:val="00305BC6"/>
    <w:rsid w:val="0030600F"/>
    <w:rsid w:val="0030618A"/>
    <w:rsid w:val="003061A9"/>
    <w:rsid w:val="00306216"/>
    <w:rsid w:val="0030623D"/>
    <w:rsid w:val="00306271"/>
    <w:rsid w:val="003067B6"/>
    <w:rsid w:val="0030698C"/>
    <w:rsid w:val="003069E2"/>
    <w:rsid w:val="00306A42"/>
    <w:rsid w:val="0030767F"/>
    <w:rsid w:val="00307A16"/>
    <w:rsid w:val="00307F32"/>
    <w:rsid w:val="003100EA"/>
    <w:rsid w:val="003100F7"/>
    <w:rsid w:val="003106F1"/>
    <w:rsid w:val="00310AD5"/>
    <w:rsid w:val="00310B8B"/>
    <w:rsid w:val="00310DC1"/>
    <w:rsid w:val="003111E4"/>
    <w:rsid w:val="0031126B"/>
    <w:rsid w:val="003114B3"/>
    <w:rsid w:val="003116F7"/>
    <w:rsid w:val="0031172D"/>
    <w:rsid w:val="00311785"/>
    <w:rsid w:val="003117FD"/>
    <w:rsid w:val="00311AD4"/>
    <w:rsid w:val="00311CA1"/>
    <w:rsid w:val="00311CEE"/>
    <w:rsid w:val="00311D43"/>
    <w:rsid w:val="00311F35"/>
    <w:rsid w:val="00311F5D"/>
    <w:rsid w:val="00312153"/>
    <w:rsid w:val="00312739"/>
    <w:rsid w:val="0031292F"/>
    <w:rsid w:val="00312995"/>
    <w:rsid w:val="00312997"/>
    <w:rsid w:val="00312BB2"/>
    <w:rsid w:val="00312F6B"/>
    <w:rsid w:val="00313378"/>
    <w:rsid w:val="0031375B"/>
    <w:rsid w:val="003137E2"/>
    <w:rsid w:val="00313C2A"/>
    <w:rsid w:val="00313E73"/>
    <w:rsid w:val="00314302"/>
    <w:rsid w:val="00314652"/>
    <w:rsid w:val="00314682"/>
    <w:rsid w:val="00314696"/>
    <w:rsid w:val="003146E0"/>
    <w:rsid w:val="00314A7C"/>
    <w:rsid w:val="00314B57"/>
    <w:rsid w:val="00314D56"/>
    <w:rsid w:val="00314E44"/>
    <w:rsid w:val="003152F3"/>
    <w:rsid w:val="003153AF"/>
    <w:rsid w:val="0031546B"/>
    <w:rsid w:val="00315722"/>
    <w:rsid w:val="00315AAC"/>
    <w:rsid w:val="00315C8A"/>
    <w:rsid w:val="00315DA8"/>
    <w:rsid w:val="00315EF0"/>
    <w:rsid w:val="00315FC2"/>
    <w:rsid w:val="00316091"/>
    <w:rsid w:val="00316271"/>
    <w:rsid w:val="00316334"/>
    <w:rsid w:val="0031634F"/>
    <w:rsid w:val="00316BC0"/>
    <w:rsid w:val="00316CD9"/>
    <w:rsid w:val="00316ECF"/>
    <w:rsid w:val="00316FB0"/>
    <w:rsid w:val="00317083"/>
    <w:rsid w:val="003171BD"/>
    <w:rsid w:val="00317214"/>
    <w:rsid w:val="00317219"/>
    <w:rsid w:val="0031727A"/>
    <w:rsid w:val="00317382"/>
    <w:rsid w:val="003174C8"/>
    <w:rsid w:val="0031766F"/>
    <w:rsid w:val="003177CB"/>
    <w:rsid w:val="0031782D"/>
    <w:rsid w:val="00317848"/>
    <w:rsid w:val="003178E1"/>
    <w:rsid w:val="00317925"/>
    <w:rsid w:val="003179A3"/>
    <w:rsid w:val="00317B9F"/>
    <w:rsid w:val="00317C37"/>
    <w:rsid w:val="00317DE7"/>
    <w:rsid w:val="00317F2A"/>
    <w:rsid w:val="003202A7"/>
    <w:rsid w:val="003207A7"/>
    <w:rsid w:val="003208F6"/>
    <w:rsid w:val="00320A56"/>
    <w:rsid w:val="00320A69"/>
    <w:rsid w:val="00321462"/>
    <w:rsid w:val="0032156D"/>
    <w:rsid w:val="00321AA1"/>
    <w:rsid w:val="00321F21"/>
    <w:rsid w:val="00321FD5"/>
    <w:rsid w:val="00322031"/>
    <w:rsid w:val="00322244"/>
    <w:rsid w:val="003222D0"/>
    <w:rsid w:val="003223AB"/>
    <w:rsid w:val="00322628"/>
    <w:rsid w:val="00322B4C"/>
    <w:rsid w:val="00322D49"/>
    <w:rsid w:val="00322F7C"/>
    <w:rsid w:val="0032310A"/>
    <w:rsid w:val="00323454"/>
    <w:rsid w:val="00323910"/>
    <w:rsid w:val="00323992"/>
    <w:rsid w:val="00323C1F"/>
    <w:rsid w:val="00324133"/>
    <w:rsid w:val="003242DE"/>
    <w:rsid w:val="003244E6"/>
    <w:rsid w:val="003249F3"/>
    <w:rsid w:val="00324AE0"/>
    <w:rsid w:val="00324DF9"/>
    <w:rsid w:val="00325116"/>
    <w:rsid w:val="003252EA"/>
    <w:rsid w:val="00325538"/>
    <w:rsid w:val="003256E1"/>
    <w:rsid w:val="00325897"/>
    <w:rsid w:val="00325A8D"/>
    <w:rsid w:val="00325BF2"/>
    <w:rsid w:val="00325C94"/>
    <w:rsid w:val="00325D7E"/>
    <w:rsid w:val="00325E28"/>
    <w:rsid w:val="00325E82"/>
    <w:rsid w:val="0032623E"/>
    <w:rsid w:val="0032634E"/>
    <w:rsid w:val="0032635A"/>
    <w:rsid w:val="00326469"/>
    <w:rsid w:val="003266D7"/>
    <w:rsid w:val="00326724"/>
    <w:rsid w:val="003269A7"/>
    <w:rsid w:val="00326D27"/>
    <w:rsid w:val="00326DFD"/>
    <w:rsid w:val="00326E1F"/>
    <w:rsid w:val="00326F2B"/>
    <w:rsid w:val="003271D2"/>
    <w:rsid w:val="003274E5"/>
    <w:rsid w:val="0032750C"/>
    <w:rsid w:val="00327590"/>
    <w:rsid w:val="00327757"/>
    <w:rsid w:val="0032778C"/>
    <w:rsid w:val="00327891"/>
    <w:rsid w:val="00327CCD"/>
    <w:rsid w:val="00327E5B"/>
    <w:rsid w:val="00327EB5"/>
    <w:rsid w:val="00327F44"/>
    <w:rsid w:val="00330302"/>
    <w:rsid w:val="003304B6"/>
    <w:rsid w:val="003304E2"/>
    <w:rsid w:val="00330533"/>
    <w:rsid w:val="003305D0"/>
    <w:rsid w:val="003308A6"/>
    <w:rsid w:val="0033093B"/>
    <w:rsid w:val="00330F76"/>
    <w:rsid w:val="0033147C"/>
    <w:rsid w:val="003314FD"/>
    <w:rsid w:val="0033158B"/>
    <w:rsid w:val="0033186D"/>
    <w:rsid w:val="003318C0"/>
    <w:rsid w:val="00331951"/>
    <w:rsid w:val="0033233E"/>
    <w:rsid w:val="003327B4"/>
    <w:rsid w:val="00332989"/>
    <w:rsid w:val="00332AC8"/>
    <w:rsid w:val="00332CEF"/>
    <w:rsid w:val="00332D00"/>
    <w:rsid w:val="00332D80"/>
    <w:rsid w:val="00332E05"/>
    <w:rsid w:val="0033343C"/>
    <w:rsid w:val="003335D7"/>
    <w:rsid w:val="003338A3"/>
    <w:rsid w:val="0033396D"/>
    <w:rsid w:val="00333A32"/>
    <w:rsid w:val="00333DCD"/>
    <w:rsid w:val="003340E3"/>
    <w:rsid w:val="0033479A"/>
    <w:rsid w:val="00334BA0"/>
    <w:rsid w:val="00334BB1"/>
    <w:rsid w:val="00334E19"/>
    <w:rsid w:val="00334E6B"/>
    <w:rsid w:val="00334FCA"/>
    <w:rsid w:val="0033505E"/>
    <w:rsid w:val="00335326"/>
    <w:rsid w:val="0033556A"/>
    <w:rsid w:val="00335596"/>
    <w:rsid w:val="003355B0"/>
    <w:rsid w:val="00335B65"/>
    <w:rsid w:val="00335B90"/>
    <w:rsid w:val="00335C22"/>
    <w:rsid w:val="003360BB"/>
    <w:rsid w:val="00336154"/>
    <w:rsid w:val="003361B8"/>
    <w:rsid w:val="00336326"/>
    <w:rsid w:val="003363A3"/>
    <w:rsid w:val="00336676"/>
    <w:rsid w:val="0033668B"/>
    <w:rsid w:val="003367F6"/>
    <w:rsid w:val="00336A7B"/>
    <w:rsid w:val="00336B8F"/>
    <w:rsid w:val="00336C67"/>
    <w:rsid w:val="00337034"/>
    <w:rsid w:val="0033792C"/>
    <w:rsid w:val="00337C50"/>
    <w:rsid w:val="0034000D"/>
    <w:rsid w:val="00340163"/>
    <w:rsid w:val="003401AF"/>
    <w:rsid w:val="003402AF"/>
    <w:rsid w:val="00340334"/>
    <w:rsid w:val="0034068B"/>
    <w:rsid w:val="00340849"/>
    <w:rsid w:val="003408E2"/>
    <w:rsid w:val="00340ED9"/>
    <w:rsid w:val="00341B0A"/>
    <w:rsid w:val="00341D19"/>
    <w:rsid w:val="00342484"/>
    <w:rsid w:val="003424D9"/>
    <w:rsid w:val="00342554"/>
    <w:rsid w:val="003428BF"/>
    <w:rsid w:val="00342C82"/>
    <w:rsid w:val="0034328B"/>
    <w:rsid w:val="00343309"/>
    <w:rsid w:val="003433DA"/>
    <w:rsid w:val="0034348D"/>
    <w:rsid w:val="00343C60"/>
    <w:rsid w:val="00343F46"/>
    <w:rsid w:val="003440F2"/>
    <w:rsid w:val="00344221"/>
    <w:rsid w:val="00344342"/>
    <w:rsid w:val="003443E2"/>
    <w:rsid w:val="003443FD"/>
    <w:rsid w:val="00344910"/>
    <w:rsid w:val="00344A3F"/>
    <w:rsid w:val="00344AC0"/>
    <w:rsid w:val="00344D71"/>
    <w:rsid w:val="00344FE8"/>
    <w:rsid w:val="003451B5"/>
    <w:rsid w:val="00345468"/>
    <w:rsid w:val="0034546B"/>
    <w:rsid w:val="00345784"/>
    <w:rsid w:val="00345BF2"/>
    <w:rsid w:val="00345E00"/>
    <w:rsid w:val="003461DD"/>
    <w:rsid w:val="00346381"/>
    <w:rsid w:val="003463AF"/>
    <w:rsid w:val="00346529"/>
    <w:rsid w:val="003465C7"/>
    <w:rsid w:val="00346843"/>
    <w:rsid w:val="00346910"/>
    <w:rsid w:val="00347141"/>
    <w:rsid w:val="00347204"/>
    <w:rsid w:val="00347375"/>
    <w:rsid w:val="003474D4"/>
    <w:rsid w:val="00347A97"/>
    <w:rsid w:val="00347D4B"/>
    <w:rsid w:val="00347D71"/>
    <w:rsid w:val="0035019E"/>
    <w:rsid w:val="0035035F"/>
    <w:rsid w:val="003504BE"/>
    <w:rsid w:val="003507C9"/>
    <w:rsid w:val="0035083F"/>
    <w:rsid w:val="00350979"/>
    <w:rsid w:val="00350B1A"/>
    <w:rsid w:val="00350FFB"/>
    <w:rsid w:val="003512B8"/>
    <w:rsid w:val="003513DE"/>
    <w:rsid w:val="0035157D"/>
    <w:rsid w:val="0035163C"/>
    <w:rsid w:val="00351661"/>
    <w:rsid w:val="00351684"/>
    <w:rsid w:val="003516F2"/>
    <w:rsid w:val="00351A07"/>
    <w:rsid w:val="00351C35"/>
    <w:rsid w:val="00351E41"/>
    <w:rsid w:val="0035230D"/>
    <w:rsid w:val="0035231B"/>
    <w:rsid w:val="00352434"/>
    <w:rsid w:val="003529D6"/>
    <w:rsid w:val="003529E4"/>
    <w:rsid w:val="00352B8B"/>
    <w:rsid w:val="00352CC9"/>
    <w:rsid w:val="00352E6C"/>
    <w:rsid w:val="00352F56"/>
    <w:rsid w:val="00352FAE"/>
    <w:rsid w:val="00352FBC"/>
    <w:rsid w:val="003530B0"/>
    <w:rsid w:val="00353214"/>
    <w:rsid w:val="00353479"/>
    <w:rsid w:val="00353682"/>
    <w:rsid w:val="00353728"/>
    <w:rsid w:val="00353A61"/>
    <w:rsid w:val="00353F5D"/>
    <w:rsid w:val="00353F87"/>
    <w:rsid w:val="0035438A"/>
    <w:rsid w:val="003543AA"/>
    <w:rsid w:val="003543AC"/>
    <w:rsid w:val="003545A0"/>
    <w:rsid w:val="00354AB1"/>
    <w:rsid w:val="0035556B"/>
    <w:rsid w:val="00355678"/>
    <w:rsid w:val="00355887"/>
    <w:rsid w:val="00355A53"/>
    <w:rsid w:val="00355C86"/>
    <w:rsid w:val="00355D6B"/>
    <w:rsid w:val="00355D78"/>
    <w:rsid w:val="003560A4"/>
    <w:rsid w:val="003561BD"/>
    <w:rsid w:val="003562DD"/>
    <w:rsid w:val="003563BC"/>
    <w:rsid w:val="003563DB"/>
    <w:rsid w:val="003568F3"/>
    <w:rsid w:val="00356974"/>
    <w:rsid w:val="003569FE"/>
    <w:rsid w:val="0035712F"/>
    <w:rsid w:val="003575DC"/>
    <w:rsid w:val="00357A99"/>
    <w:rsid w:val="00357BAE"/>
    <w:rsid w:val="00357E76"/>
    <w:rsid w:val="0036075C"/>
    <w:rsid w:val="00360823"/>
    <w:rsid w:val="00360A85"/>
    <w:rsid w:val="00360ABB"/>
    <w:rsid w:val="00360FB0"/>
    <w:rsid w:val="003610D5"/>
    <w:rsid w:val="0036130A"/>
    <w:rsid w:val="00361789"/>
    <w:rsid w:val="00361A47"/>
    <w:rsid w:val="00361A86"/>
    <w:rsid w:val="00361BA5"/>
    <w:rsid w:val="00362157"/>
    <w:rsid w:val="0036251B"/>
    <w:rsid w:val="00362649"/>
    <w:rsid w:val="00362691"/>
    <w:rsid w:val="0036282B"/>
    <w:rsid w:val="00362874"/>
    <w:rsid w:val="003628DC"/>
    <w:rsid w:val="00362E96"/>
    <w:rsid w:val="00362F53"/>
    <w:rsid w:val="00363031"/>
    <w:rsid w:val="00363058"/>
    <w:rsid w:val="003630B7"/>
    <w:rsid w:val="00363149"/>
    <w:rsid w:val="00363379"/>
    <w:rsid w:val="003633D5"/>
    <w:rsid w:val="00363631"/>
    <w:rsid w:val="0036405E"/>
    <w:rsid w:val="00364139"/>
    <w:rsid w:val="0036414B"/>
    <w:rsid w:val="0036424E"/>
    <w:rsid w:val="003642D0"/>
    <w:rsid w:val="003643E1"/>
    <w:rsid w:val="00364532"/>
    <w:rsid w:val="00364736"/>
    <w:rsid w:val="003647E5"/>
    <w:rsid w:val="00364977"/>
    <w:rsid w:val="00364A6C"/>
    <w:rsid w:val="00364AAF"/>
    <w:rsid w:val="00364C45"/>
    <w:rsid w:val="00364C95"/>
    <w:rsid w:val="00364CF8"/>
    <w:rsid w:val="00364DFD"/>
    <w:rsid w:val="00364F6C"/>
    <w:rsid w:val="00364F88"/>
    <w:rsid w:val="00365354"/>
    <w:rsid w:val="0036542B"/>
    <w:rsid w:val="00365436"/>
    <w:rsid w:val="003657DC"/>
    <w:rsid w:val="003658AD"/>
    <w:rsid w:val="003658DA"/>
    <w:rsid w:val="00365A09"/>
    <w:rsid w:val="00365A39"/>
    <w:rsid w:val="00365D5B"/>
    <w:rsid w:val="00366130"/>
    <w:rsid w:val="00366369"/>
    <w:rsid w:val="0036644C"/>
    <w:rsid w:val="003664DE"/>
    <w:rsid w:val="00366620"/>
    <w:rsid w:val="003666F5"/>
    <w:rsid w:val="00366963"/>
    <w:rsid w:val="00366A2F"/>
    <w:rsid w:val="00366B23"/>
    <w:rsid w:val="00366CE0"/>
    <w:rsid w:val="00366E24"/>
    <w:rsid w:val="0036765F"/>
    <w:rsid w:val="003676D4"/>
    <w:rsid w:val="003677DB"/>
    <w:rsid w:val="00367A5A"/>
    <w:rsid w:val="00367B59"/>
    <w:rsid w:val="00367BD0"/>
    <w:rsid w:val="00367BED"/>
    <w:rsid w:val="00367EDB"/>
    <w:rsid w:val="00367F6E"/>
    <w:rsid w:val="003703FD"/>
    <w:rsid w:val="00370474"/>
    <w:rsid w:val="00370491"/>
    <w:rsid w:val="0037079C"/>
    <w:rsid w:val="0037081A"/>
    <w:rsid w:val="0037084F"/>
    <w:rsid w:val="0037086B"/>
    <w:rsid w:val="003709C0"/>
    <w:rsid w:val="00370A3F"/>
    <w:rsid w:val="00370BD5"/>
    <w:rsid w:val="00370CB0"/>
    <w:rsid w:val="00370D51"/>
    <w:rsid w:val="00370F0C"/>
    <w:rsid w:val="0037100E"/>
    <w:rsid w:val="0037105F"/>
    <w:rsid w:val="003713DF"/>
    <w:rsid w:val="003715FC"/>
    <w:rsid w:val="00371DF3"/>
    <w:rsid w:val="00371F67"/>
    <w:rsid w:val="00372151"/>
    <w:rsid w:val="00372294"/>
    <w:rsid w:val="0037239C"/>
    <w:rsid w:val="003726F1"/>
    <w:rsid w:val="00372828"/>
    <w:rsid w:val="003729AA"/>
    <w:rsid w:val="003729FD"/>
    <w:rsid w:val="00372C38"/>
    <w:rsid w:val="00372C3B"/>
    <w:rsid w:val="00372CDF"/>
    <w:rsid w:val="00372EE7"/>
    <w:rsid w:val="003730E1"/>
    <w:rsid w:val="00373165"/>
    <w:rsid w:val="0037322F"/>
    <w:rsid w:val="00373290"/>
    <w:rsid w:val="003734F5"/>
    <w:rsid w:val="00373674"/>
    <w:rsid w:val="00373721"/>
    <w:rsid w:val="003737BA"/>
    <w:rsid w:val="00373819"/>
    <w:rsid w:val="00373B0C"/>
    <w:rsid w:val="00373BE8"/>
    <w:rsid w:val="00373D52"/>
    <w:rsid w:val="00373F85"/>
    <w:rsid w:val="003742C9"/>
    <w:rsid w:val="00374941"/>
    <w:rsid w:val="00374AC3"/>
    <w:rsid w:val="0037532F"/>
    <w:rsid w:val="0037546E"/>
    <w:rsid w:val="00375622"/>
    <w:rsid w:val="003757CC"/>
    <w:rsid w:val="00375A63"/>
    <w:rsid w:val="00375C16"/>
    <w:rsid w:val="00375C98"/>
    <w:rsid w:val="00375F42"/>
    <w:rsid w:val="00376010"/>
    <w:rsid w:val="003760E6"/>
    <w:rsid w:val="0037652B"/>
    <w:rsid w:val="0037653E"/>
    <w:rsid w:val="0037665D"/>
    <w:rsid w:val="00376754"/>
    <w:rsid w:val="00376871"/>
    <w:rsid w:val="00376C3E"/>
    <w:rsid w:val="00376C5D"/>
    <w:rsid w:val="00376CDC"/>
    <w:rsid w:val="00376FCC"/>
    <w:rsid w:val="0037753A"/>
    <w:rsid w:val="003776E7"/>
    <w:rsid w:val="003779F1"/>
    <w:rsid w:val="003779FC"/>
    <w:rsid w:val="00377A2D"/>
    <w:rsid w:val="00377B8E"/>
    <w:rsid w:val="00377D29"/>
    <w:rsid w:val="00377EC3"/>
    <w:rsid w:val="00377EEC"/>
    <w:rsid w:val="00377FAA"/>
    <w:rsid w:val="00380112"/>
    <w:rsid w:val="003801AF"/>
    <w:rsid w:val="00380636"/>
    <w:rsid w:val="00380722"/>
    <w:rsid w:val="0038085F"/>
    <w:rsid w:val="00380A0A"/>
    <w:rsid w:val="00380AE9"/>
    <w:rsid w:val="00380B01"/>
    <w:rsid w:val="00380B31"/>
    <w:rsid w:val="00380C4D"/>
    <w:rsid w:val="00380D9D"/>
    <w:rsid w:val="00381006"/>
    <w:rsid w:val="003813B9"/>
    <w:rsid w:val="0038148F"/>
    <w:rsid w:val="00381A84"/>
    <w:rsid w:val="00381AEC"/>
    <w:rsid w:val="00381CDB"/>
    <w:rsid w:val="00381D45"/>
    <w:rsid w:val="00381FA0"/>
    <w:rsid w:val="00382372"/>
    <w:rsid w:val="00382900"/>
    <w:rsid w:val="00382A1F"/>
    <w:rsid w:val="00382D72"/>
    <w:rsid w:val="00382DD0"/>
    <w:rsid w:val="00382DF1"/>
    <w:rsid w:val="00382F4C"/>
    <w:rsid w:val="00383253"/>
    <w:rsid w:val="00383301"/>
    <w:rsid w:val="00383581"/>
    <w:rsid w:val="003836EC"/>
    <w:rsid w:val="003837F3"/>
    <w:rsid w:val="003838F4"/>
    <w:rsid w:val="00383A44"/>
    <w:rsid w:val="00383E12"/>
    <w:rsid w:val="00383EF8"/>
    <w:rsid w:val="0038412A"/>
    <w:rsid w:val="0038414B"/>
    <w:rsid w:val="00384164"/>
    <w:rsid w:val="00384425"/>
    <w:rsid w:val="00384445"/>
    <w:rsid w:val="003845E9"/>
    <w:rsid w:val="003847E9"/>
    <w:rsid w:val="00384ABA"/>
    <w:rsid w:val="00384CEB"/>
    <w:rsid w:val="00384FE3"/>
    <w:rsid w:val="00385906"/>
    <w:rsid w:val="003859EF"/>
    <w:rsid w:val="00386203"/>
    <w:rsid w:val="003862F0"/>
    <w:rsid w:val="003865E0"/>
    <w:rsid w:val="003866EF"/>
    <w:rsid w:val="00386786"/>
    <w:rsid w:val="00386ACC"/>
    <w:rsid w:val="0038717C"/>
    <w:rsid w:val="00387413"/>
    <w:rsid w:val="003874B1"/>
    <w:rsid w:val="003875D0"/>
    <w:rsid w:val="00387652"/>
    <w:rsid w:val="003877B7"/>
    <w:rsid w:val="00387AA5"/>
    <w:rsid w:val="00387DCD"/>
    <w:rsid w:val="00387DE8"/>
    <w:rsid w:val="00387FD2"/>
    <w:rsid w:val="00390134"/>
    <w:rsid w:val="00390178"/>
    <w:rsid w:val="0039035D"/>
    <w:rsid w:val="003903E0"/>
    <w:rsid w:val="0039070C"/>
    <w:rsid w:val="00390A2B"/>
    <w:rsid w:val="00390C5F"/>
    <w:rsid w:val="00390F00"/>
    <w:rsid w:val="00390F5B"/>
    <w:rsid w:val="00391070"/>
    <w:rsid w:val="003910B1"/>
    <w:rsid w:val="0039110F"/>
    <w:rsid w:val="0039115A"/>
    <w:rsid w:val="003911E1"/>
    <w:rsid w:val="003912ED"/>
    <w:rsid w:val="003914C8"/>
    <w:rsid w:val="00391513"/>
    <w:rsid w:val="00391637"/>
    <w:rsid w:val="00391783"/>
    <w:rsid w:val="0039198F"/>
    <w:rsid w:val="00391B15"/>
    <w:rsid w:val="00391C2D"/>
    <w:rsid w:val="00391D93"/>
    <w:rsid w:val="00392167"/>
    <w:rsid w:val="00392852"/>
    <w:rsid w:val="003928C8"/>
    <w:rsid w:val="00392AFE"/>
    <w:rsid w:val="00392D21"/>
    <w:rsid w:val="00392D2D"/>
    <w:rsid w:val="00392D5D"/>
    <w:rsid w:val="00392DCC"/>
    <w:rsid w:val="00392E04"/>
    <w:rsid w:val="00392FDC"/>
    <w:rsid w:val="00392FF3"/>
    <w:rsid w:val="003930D1"/>
    <w:rsid w:val="00393676"/>
    <w:rsid w:val="00393B9F"/>
    <w:rsid w:val="00393D04"/>
    <w:rsid w:val="00393DAC"/>
    <w:rsid w:val="00393EC1"/>
    <w:rsid w:val="003944D7"/>
    <w:rsid w:val="00394619"/>
    <w:rsid w:val="003947A5"/>
    <w:rsid w:val="003948D3"/>
    <w:rsid w:val="00394A08"/>
    <w:rsid w:val="00394C22"/>
    <w:rsid w:val="00394F4C"/>
    <w:rsid w:val="0039546C"/>
    <w:rsid w:val="003954B5"/>
    <w:rsid w:val="00395555"/>
    <w:rsid w:val="00395559"/>
    <w:rsid w:val="003955FD"/>
    <w:rsid w:val="00395D48"/>
    <w:rsid w:val="00395E7A"/>
    <w:rsid w:val="00395F5B"/>
    <w:rsid w:val="003963D3"/>
    <w:rsid w:val="00396470"/>
    <w:rsid w:val="003966AA"/>
    <w:rsid w:val="00396782"/>
    <w:rsid w:val="003968A5"/>
    <w:rsid w:val="00396FE6"/>
    <w:rsid w:val="00397158"/>
    <w:rsid w:val="0039720E"/>
    <w:rsid w:val="003973F3"/>
    <w:rsid w:val="003976DC"/>
    <w:rsid w:val="00397707"/>
    <w:rsid w:val="00397942"/>
    <w:rsid w:val="00397C5E"/>
    <w:rsid w:val="003A0303"/>
    <w:rsid w:val="003A0314"/>
    <w:rsid w:val="003A0542"/>
    <w:rsid w:val="003A08BF"/>
    <w:rsid w:val="003A10A6"/>
    <w:rsid w:val="003A11D3"/>
    <w:rsid w:val="003A1485"/>
    <w:rsid w:val="003A1720"/>
    <w:rsid w:val="003A18D9"/>
    <w:rsid w:val="003A1B14"/>
    <w:rsid w:val="003A1B6C"/>
    <w:rsid w:val="003A1B90"/>
    <w:rsid w:val="003A1D2D"/>
    <w:rsid w:val="003A1F1B"/>
    <w:rsid w:val="003A20A9"/>
    <w:rsid w:val="003A213A"/>
    <w:rsid w:val="003A213F"/>
    <w:rsid w:val="003A2185"/>
    <w:rsid w:val="003A2458"/>
    <w:rsid w:val="003A24B8"/>
    <w:rsid w:val="003A2798"/>
    <w:rsid w:val="003A2C35"/>
    <w:rsid w:val="003A2CB2"/>
    <w:rsid w:val="003A3228"/>
    <w:rsid w:val="003A329A"/>
    <w:rsid w:val="003A34D9"/>
    <w:rsid w:val="003A34F7"/>
    <w:rsid w:val="003A382C"/>
    <w:rsid w:val="003A3842"/>
    <w:rsid w:val="003A39B7"/>
    <w:rsid w:val="003A3A11"/>
    <w:rsid w:val="003A3B12"/>
    <w:rsid w:val="003A3B60"/>
    <w:rsid w:val="003A3BE5"/>
    <w:rsid w:val="003A4266"/>
    <w:rsid w:val="003A45FE"/>
    <w:rsid w:val="003A46FF"/>
    <w:rsid w:val="003A479C"/>
    <w:rsid w:val="003A492B"/>
    <w:rsid w:val="003A4A3E"/>
    <w:rsid w:val="003A4C19"/>
    <w:rsid w:val="003A4C47"/>
    <w:rsid w:val="003A4C64"/>
    <w:rsid w:val="003A4CDC"/>
    <w:rsid w:val="003A5A89"/>
    <w:rsid w:val="003A5F30"/>
    <w:rsid w:val="003A5F33"/>
    <w:rsid w:val="003A5F51"/>
    <w:rsid w:val="003A610C"/>
    <w:rsid w:val="003A6267"/>
    <w:rsid w:val="003A6617"/>
    <w:rsid w:val="003A69CB"/>
    <w:rsid w:val="003A6CF1"/>
    <w:rsid w:val="003A6DDF"/>
    <w:rsid w:val="003A6E87"/>
    <w:rsid w:val="003A71F1"/>
    <w:rsid w:val="003A7206"/>
    <w:rsid w:val="003A722D"/>
    <w:rsid w:val="003A7BC5"/>
    <w:rsid w:val="003A7D03"/>
    <w:rsid w:val="003A7FE1"/>
    <w:rsid w:val="003B0534"/>
    <w:rsid w:val="003B05A8"/>
    <w:rsid w:val="003B09A5"/>
    <w:rsid w:val="003B09E1"/>
    <w:rsid w:val="003B0EB6"/>
    <w:rsid w:val="003B0EC0"/>
    <w:rsid w:val="003B0F87"/>
    <w:rsid w:val="003B0FC7"/>
    <w:rsid w:val="003B1770"/>
    <w:rsid w:val="003B178D"/>
    <w:rsid w:val="003B19A2"/>
    <w:rsid w:val="003B19AF"/>
    <w:rsid w:val="003B19EC"/>
    <w:rsid w:val="003B1B94"/>
    <w:rsid w:val="003B1CD0"/>
    <w:rsid w:val="003B1E2E"/>
    <w:rsid w:val="003B2117"/>
    <w:rsid w:val="003B21D2"/>
    <w:rsid w:val="003B227A"/>
    <w:rsid w:val="003B24E0"/>
    <w:rsid w:val="003B2576"/>
    <w:rsid w:val="003B265A"/>
    <w:rsid w:val="003B2766"/>
    <w:rsid w:val="003B29A4"/>
    <w:rsid w:val="003B2B90"/>
    <w:rsid w:val="003B2F3E"/>
    <w:rsid w:val="003B315F"/>
    <w:rsid w:val="003B327D"/>
    <w:rsid w:val="003B3438"/>
    <w:rsid w:val="003B3503"/>
    <w:rsid w:val="003B35A8"/>
    <w:rsid w:val="003B363F"/>
    <w:rsid w:val="003B3A8E"/>
    <w:rsid w:val="003B3C42"/>
    <w:rsid w:val="003B3ED9"/>
    <w:rsid w:val="003B420F"/>
    <w:rsid w:val="003B4597"/>
    <w:rsid w:val="003B4A17"/>
    <w:rsid w:val="003B4CB2"/>
    <w:rsid w:val="003B4E72"/>
    <w:rsid w:val="003B5058"/>
    <w:rsid w:val="003B51A7"/>
    <w:rsid w:val="003B529A"/>
    <w:rsid w:val="003B562E"/>
    <w:rsid w:val="003B5793"/>
    <w:rsid w:val="003B58C3"/>
    <w:rsid w:val="003B5A11"/>
    <w:rsid w:val="003B5A9E"/>
    <w:rsid w:val="003B5C07"/>
    <w:rsid w:val="003B5CC4"/>
    <w:rsid w:val="003B649C"/>
    <w:rsid w:val="003B6530"/>
    <w:rsid w:val="003B664E"/>
    <w:rsid w:val="003B698E"/>
    <w:rsid w:val="003B69D6"/>
    <w:rsid w:val="003B6B27"/>
    <w:rsid w:val="003B6BA7"/>
    <w:rsid w:val="003B724B"/>
    <w:rsid w:val="003B73D9"/>
    <w:rsid w:val="003B73F2"/>
    <w:rsid w:val="003B75D3"/>
    <w:rsid w:val="003B767C"/>
    <w:rsid w:val="003B779D"/>
    <w:rsid w:val="003B7970"/>
    <w:rsid w:val="003C0195"/>
    <w:rsid w:val="003C0259"/>
    <w:rsid w:val="003C0392"/>
    <w:rsid w:val="003C0864"/>
    <w:rsid w:val="003C0869"/>
    <w:rsid w:val="003C0A3E"/>
    <w:rsid w:val="003C0E38"/>
    <w:rsid w:val="003C108F"/>
    <w:rsid w:val="003C11D1"/>
    <w:rsid w:val="003C13AD"/>
    <w:rsid w:val="003C1543"/>
    <w:rsid w:val="003C1613"/>
    <w:rsid w:val="003C1853"/>
    <w:rsid w:val="003C1977"/>
    <w:rsid w:val="003C197C"/>
    <w:rsid w:val="003C1A83"/>
    <w:rsid w:val="003C1E16"/>
    <w:rsid w:val="003C1FFF"/>
    <w:rsid w:val="003C2216"/>
    <w:rsid w:val="003C24B8"/>
    <w:rsid w:val="003C26AF"/>
    <w:rsid w:val="003C27F4"/>
    <w:rsid w:val="003C2888"/>
    <w:rsid w:val="003C2EF4"/>
    <w:rsid w:val="003C345C"/>
    <w:rsid w:val="003C3AC8"/>
    <w:rsid w:val="003C3AEE"/>
    <w:rsid w:val="003C3B8D"/>
    <w:rsid w:val="003C3C33"/>
    <w:rsid w:val="003C3DDC"/>
    <w:rsid w:val="003C3DF8"/>
    <w:rsid w:val="003C3F2D"/>
    <w:rsid w:val="003C426A"/>
    <w:rsid w:val="003C44B6"/>
    <w:rsid w:val="003C4BCD"/>
    <w:rsid w:val="003C4C53"/>
    <w:rsid w:val="003C4EC0"/>
    <w:rsid w:val="003C514A"/>
    <w:rsid w:val="003C5535"/>
    <w:rsid w:val="003C57C0"/>
    <w:rsid w:val="003C5B10"/>
    <w:rsid w:val="003C5BDB"/>
    <w:rsid w:val="003C5E43"/>
    <w:rsid w:val="003C60B6"/>
    <w:rsid w:val="003C6144"/>
    <w:rsid w:val="003C6482"/>
    <w:rsid w:val="003C6AF5"/>
    <w:rsid w:val="003C6B04"/>
    <w:rsid w:val="003C6DF8"/>
    <w:rsid w:val="003C7124"/>
    <w:rsid w:val="003C722A"/>
    <w:rsid w:val="003C74C6"/>
    <w:rsid w:val="003C75DD"/>
    <w:rsid w:val="003C7711"/>
    <w:rsid w:val="003C798A"/>
    <w:rsid w:val="003C7A49"/>
    <w:rsid w:val="003C7E8D"/>
    <w:rsid w:val="003C7EAA"/>
    <w:rsid w:val="003C7F42"/>
    <w:rsid w:val="003D03D7"/>
    <w:rsid w:val="003D054A"/>
    <w:rsid w:val="003D0652"/>
    <w:rsid w:val="003D078B"/>
    <w:rsid w:val="003D07BB"/>
    <w:rsid w:val="003D0B24"/>
    <w:rsid w:val="003D0D32"/>
    <w:rsid w:val="003D0FE8"/>
    <w:rsid w:val="003D13DB"/>
    <w:rsid w:val="003D148C"/>
    <w:rsid w:val="003D14D8"/>
    <w:rsid w:val="003D150E"/>
    <w:rsid w:val="003D161C"/>
    <w:rsid w:val="003D1871"/>
    <w:rsid w:val="003D18D8"/>
    <w:rsid w:val="003D1AB7"/>
    <w:rsid w:val="003D1BDE"/>
    <w:rsid w:val="003D1C68"/>
    <w:rsid w:val="003D1D84"/>
    <w:rsid w:val="003D2236"/>
    <w:rsid w:val="003D2321"/>
    <w:rsid w:val="003D247C"/>
    <w:rsid w:val="003D2746"/>
    <w:rsid w:val="003D2762"/>
    <w:rsid w:val="003D2809"/>
    <w:rsid w:val="003D286B"/>
    <w:rsid w:val="003D2905"/>
    <w:rsid w:val="003D2997"/>
    <w:rsid w:val="003D29EE"/>
    <w:rsid w:val="003D2C80"/>
    <w:rsid w:val="003D32FD"/>
    <w:rsid w:val="003D34B4"/>
    <w:rsid w:val="003D3859"/>
    <w:rsid w:val="003D3921"/>
    <w:rsid w:val="003D3CB2"/>
    <w:rsid w:val="003D3D01"/>
    <w:rsid w:val="003D4066"/>
    <w:rsid w:val="003D439A"/>
    <w:rsid w:val="003D45E9"/>
    <w:rsid w:val="003D46A3"/>
    <w:rsid w:val="003D473A"/>
    <w:rsid w:val="003D480B"/>
    <w:rsid w:val="003D4C8E"/>
    <w:rsid w:val="003D4CB3"/>
    <w:rsid w:val="003D50D9"/>
    <w:rsid w:val="003D51A3"/>
    <w:rsid w:val="003D5495"/>
    <w:rsid w:val="003D54EC"/>
    <w:rsid w:val="003D5554"/>
    <w:rsid w:val="003D5705"/>
    <w:rsid w:val="003D573C"/>
    <w:rsid w:val="003D57A8"/>
    <w:rsid w:val="003D5A0E"/>
    <w:rsid w:val="003D5DB9"/>
    <w:rsid w:val="003D5DE6"/>
    <w:rsid w:val="003D5F33"/>
    <w:rsid w:val="003D5FA5"/>
    <w:rsid w:val="003D6327"/>
    <w:rsid w:val="003D6396"/>
    <w:rsid w:val="003D6703"/>
    <w:rsid w:val="003D6704"/>
    <w:rsid w:val="003D67B5"/>
    <w:rsid w:val="003D692E"/>
    <w:rsid w:val="003D6A31"/>
    <w:rsid w:val="003D6E98"/>
    <w:rsid w:val="003D7026"/>
    <w:rsid w:val="003D703A"/>
    <w:rsid w:val="003D7238"/>
    <w:rsid w:val="003D73E5"/>
    <w:rsid w:val="003D7467"/>
    <w:rsid w:val="003D7B36"/>
    <w:rsid w:val="003D7BAC"/>
    <w:rsid w:val="003D7E53"/>
    <w:rsid w:val="003D7F89"/>
    <w:rsid w:val="003E0099"/>
    <w:rsid w:val="003E01ED"/>
    <w:rsid w:val="003E045B"/>
    <w:rsid w:val="003E063B"/>
    <w:rsid w:val="003E08CD"/>
    <w:rsid w:val="003E0A4B"/>
    <w:rsid w:val="003E0B82"/>
    <w:rsid w:val="003E0D04"/>
    <w:rsid w:val="003E0D70"/>
    <w:rsid w:val="003E12D5"/>
    <w:rsid w:val="003E12EA"/>
    <w:rsid w:val="003E13CF"/>
    <w:rsid w:val="003E15BA"/>
    <w:rsid w:val="003E170D"/>
    <w:rsid w:val="003E1CC3"/>
    <w:rsid w:val="003E1DE2"/>
    <w:rsid w:val="003E1E2A"/>
    <w:rsid w:val="003E1F9A"/>
    <w:rsid w:val="003E204B"/>
    <w:rsid w:val="003E219D"/>
    <w:rsid w:val="003E2374"/>
    <w:rsid w:val="003E27A1"/>
    <w:rsid w:val="003E2B5D"/>
    <w:rsid w:val="003E2C29"/>
    <w:rsid w:val="003E2C6E"/>
    <w:rsid w:val="003E2CD8"/>
    <w:rsid w:val="003E2F5D"/>
    <w:rsid w:val="003E3352"/>
    <w:rsid w:val="003E359D"/>
    <w:rsid w:val="003E3E0A"/>
    <w:rsid w:val="003E3E4D"/>
    <w:rsid w:val="003E3E8B"/>
    <w:rsid w:val="003E3F41"/>
    <w:rsid w:val="003E43B4"/>
    <w:rsid w:val="003E44E5"/>
    <w:rsid w:val="003E44F5"/>
    <w:rsid w:val="003E4849"/>
    <w:rsid w:val="003E4906"/>
    <w:rsid w:val="003E49CB"/>
    <w:rsid w:val="003E535D"/>
    <w:rsid w:val="003E53A1"/>
    <w:rsid w:val="003E53F7"/>
    <w:rsid w:val="003E54B2"/>
    <w:rsid w:val="003E56BB"/>
    <w:rsid w:val="003E570D"/>
    <w:rsid w:val="003E5B79"/>
    <w:rsid w:val="003E5BBC"/>
    <w:rsid w:val="003E5E7D"/>
    <w:rsid w:val="003E5FD6"/>
    <w:rsid w:val="003E60CD"/>
    <w:rsid w:val="003E6311"/>
    <w:rsid w:val="003E6650"/>
    <w:rsid w:val="003E665A"/>
    <w:rsid w:val="003E669F"/>
    <w:rsid w:val="003E696A"/>
    <w:rsid w:val="003E69C7"/>
    <w:rsid w:val="003E69F2"/>
    <w:rsid w:val="003E6F8B"/>
    <w:rsid w:val="003E720E"/>
    <w:rsid w:val="003E73AA"/>
    <w:rsid w:val="003E7450"/>
    <w:rsid w:val="003E783F"/>
    <w:rsid w:val="003E79AF"/>
    <w:rsid w:val="003E7A09"/>
    <w:rsid w:val="003E7C01"/>
    <w:rsid w:val="003E7CA8"/>
    <w:rsid w:val="003E7D46"/>
    <w:rsid w:val="003E7E82"/>
    <w:rsid w:val="003F0039"/>
    <w:rsid w:val="003F0174"/>
    <w:rsid w:val="003F0257"/>
    <w:rsid w:val="003F02C8"/>
    <w:rsid w:val="003F0302"/>
    <w:rsid w:val="003F0741"/>
    <w:rsid w:val="003F09CD"/>
    <w:rsid w:val="003F0A9C"/>
    <w:rsid w:val="003F0C64"/>
    <w:rsid w:val="003F0CA2"/>
    <w:rsid w:val="003F0E1F"/>
    <w:rsid w:val="003F1097"/>
    <w:rsid w:val="003F11D4"/>
    <w:rsid w:val="003F13D4"/>
    <w:rsid w:val="003F1645"/>
    <w:rsid w:val="003F1650"/>
    <w:rsid w:val="003F16DD"/>
    <w:rsid w:val="003F17C9"/>
    <w:rsid w:val="003F1876"/>
    <w:rsid w:val="003F1952"/>
    <w:rsid w:val="003F1BC0"/>
    <w:rsid w:val="003F1E04"/>
    <w:rsid w:val="003F1F30"/>
    <w:rsid w:val="003F2050"/>
    <w:rsid w:val="003F2579"/>
    <w:rsid w:val="003F2780"/>
    <w:rsid w:val="003F27D4"/>
    <w:rsid w:val="003F283F"/>
    <w:rsid w:val="003F2ADB"/>
    <w:rsid w:val="003F3067"/>
    <w:rsid w:val="003F3069"/>
    <w:rsid w:val="003F326D"/>
    <w:rsid w:val="003F3573"/>
    <w:rsid w:val="003F38E6"/>
    <w:rsid w:val="003F3A30"/>
    <w:rsid w:val="003F3B01"/>
    <w:rsid w:val="003F3BBF"/>
    <w:rsid w:val="003F3DEF"/>
    <w:rsid w:val="003F3EF6"/>
    <w:rsid w:val="003F3FDA"/>
    <w:rsid w:val="003F407D"/>
    <w:rsid w:val="003F41B1"/>
    <w:rsid w:val="003F4384"/>
    <w:rsid w:val="003F444D"/>
    <w:rsid w:val="003F44A9"/>
    <w:rsid w:val="003F47AC"/>
    <w:rsid w:val="003F47F0"/>
    <w:rsid w:val="003F4B3A"/>
    <w:rsid w:val="003F4FA9"/>
    <w:rsid w:val="003F51BB"/>
    <w:rsid w:val="003F536E"/>
    <w:rsid w:val="003F5410"/>
    <w:rsid w:val="003F5486"/>
    <w:rsid w:val="003F560E"/>
    <w:rsid w:val="003F5796"/>
    <w:rsid w:val="003F57AB"/>
    <w:rsid w:val="003F5B7D"/>
    <w:rsid w:val="003F5C06"/>
    <w:rsid w:val="003F5E13"/>
    <w:rsid w:val="003F6359"/>
    <w:rsid w:val="003F66BA"/>
    <w:rsid w:val="003F678B"/>
    <w:rsid w:val="003F6AFA"/>
    <w:rsid w:val="003F6B56"/>
    <w:rsid w:val="003F6EA9"/>
    <w:rsid w:val="003F7094"/>
    <w:rsid w:val="003F7148"/>
    <w:rsid w:val="003F747C"/>
    <w:rsid w:val="003F7605"/>
    <w:rsid w:val="003F77FF"/>
    <w:rsid w:val="003F78E2"/>
    <w:rsid w:val="003F7B03"/>
    <w:rsid w:val="003F7C61"/>
    <w:rsid w:val="003F7DC3"/>
    <w:rsid w:val="004004D3"/>
    <w:rsid w:val="0040086F"/>
    <w:rsid w:val="00400883"/>
    <w:rsid w:val="0040089D"/>
    <w:rsid w:val="0040091C"/>
    <w:rsid w:val="0040094F"/>
    <w:rsid w:val="004009C0"/>
    <w:rsid w:val="00400BD7"/>
    <w:rsid w:val="00401191"/>
    <w:rsid w:val="004013CC"/>
    <w:rsid w:val="004014D1"/>
    <w:rsid w:val="004014E7"/>
    <w:rsid w:val="004016EA"/>
    <w:rsid w:val="00401B81"/>
    <w:rsid w:val="00401BFF"/>
    <w:rsid w:val="00401E3F"/>
    <w:rsid w:val="00401F1A"/>
    <w:rsid w:val="0040203E"/>
    <w:rsid w:val="00402195"/>
    <w:rsid w:val="00402483"/>
    <w:rsid w:val="00402727"/>
    <w:rsid w:val="0040281B"/>
    <w:rsid w:val="00402855"/>
    <w:rsid w:val="00402A5B"/>
    <w:rsid w:val="00402B7E"/>
    <w:rsid w:val="00403179"/>
    <w:rsid w:val="00403340"/>
    <w:rsid w:val="0040338B"/>
    <w:rsid w:val="0040373E"/>
    <w:rsid w:val="0040398E"/>
    <w:rsid w:val="00403E26"/>
    <w:rsid w:val="004040FB"/>
    <w:rsid w:val="004042F1"/>
    <w:rsid w:val="004043B2"/>
    <w:rsid w:val="0040451E"/>
    <w:rsid w:val="00404811"/>
    <w:rsid w:val="00404817"/>
    <w:rsid w:val="00404ACE"/>
    <w:rsid w:val="00404B50"/>
    <w:rsid w:val="00404B6C"/>
    <w:rsid w:val="00404C5A"/>
    <w:rsid w:val="00404DB7"/>
    <w:rsid w:val="004057C2"/>
    <w:rsid w:val="004058A6"/>
    <w:rsid w:val="004058F5"/>
    <w:rsid w:val="004059C3"/>
    <w:rsid w:val="00405A22"/>
    <w:rsid w:val="00405CB5"/>
    <w:rsid w:val="00405D34"/>
    <w:rsid w:val="00406006"/>
    <w:rsid w:val="00406019"/>
    <w:rsid w:val="00406107"/>
    <w:rsid w:val="004062C7"/>
    <w:rsid w:val="00406383"/>
    <w:rsid w:val="00406510"/>
    <w:rsid w:val="0040668D"/>
    <w:rsid w:val="00406FF7"/>
    <w:rsid w:val="004070BA"/>
    <w:rsid w:val="0040718E"/>
    <w:rsid w:val="0040729F"/>
    <w:rsid w:val="00407342"/>
    <w:rsid w:val="0040742B"/>
    <w:rsid w:val="00407532"/>
    <w:rsid w:val="0040783B"/>
    <w:rsid w:val="00407AE3"/>
    <w:rsid w:val="0041011F"/>
    <w:rsid w:val="00410449"/>
    <w:rsid w:val="0041057D"/>
    <w:rsid w:val="004105D4"/>
    <w:rsid w:val="00410875"/>
    <w:rsid w:val="00410A60"/>
    <w:rsid w:val="00410E0F"/>
    <w:rsid w:val="00411100"/>
    <w:rsid w:val="00411724"/>
    <w:rsid w:val="00411B82"/>
    <w:rsid w:val="004124E3"/>
    <w:rsid w:val="004124EB"/>
    <w:rsid w:val="00412580"/>
    <w:rsid w:val="004125D1"/>
    <w:rsid w:val="0041261A"/>
    <w:rsid w:val="00412809"/>
    <w:rsid w:val="00412877"/>
    <w:rsid w:val="00412C04"/>
    <w:rsid w:val="00412F28"/>
    <w:rsid w:val="00413119"/>
    <w:rsid w:val="00413323"/>
    <w:rsid w:val="004133EE"/>
    <w:rsid w:val="00413416"/>
    <w:rsid w:val="00413754"/>
    <w:rsid w:val="00413A0D"/>
    <w:rsid w:val="00413F2B"/>
    <w:rsid w:val="00414004"/>
    <w:rsid w:val="004141BA"/>
    <w:rsid w:val="00414234"/>
    <w:rsid w:val="00414FAC"/>
    <w:rsid w:val="00414FC9"/>
    <w:rsid w:val="00415086"/>
    <w:rsid w:val="00415194"/>
    <w:rsid w:val="00415233"/>
    <w:rsid w:val="004153AF"/>
    <w:rsid w:val="004154D0"/>
    <w:rsid w:val="004158D1"/>
    <w:rsid w:val="00415C54"/>
    <w:rsid w:val="00415FDB"/>
    <w:rsid w:val="004162BA"/>
    <w:rsid w:val="004162C3"/>
    <w:rsid w:val="00416473"/>
    <w:rsid w:val="004164CD"/>
    <w:rsid w:val="00416551"/>
    <w:rsid w:val="0041679D"/>
    <w:rsid w:val="00416CDA"/>
    <w:rsid w:val="00417295"/>
    <w:rsid w:val="00417586"/>
    <w:rsid w:val="00417DE0"/>
    <w:rsid w:val="0042000B"/>
    <w:rsid w:val="00420078"/>
    <w:rsid w:val="00420179"/>
    <w:rsid w:val="00420221"/>
    <w:rsid w:val="004206FE"/>
    <w:rsid w:val="004207D3"/>
    <w:rsid w:val="00420A4E"/>
    <w:rsid w:val="00420DCF"/>
    <w:rsid w:val="0042112F"/>
    <w:rsid w:val="0042113E"/>
    <w:rsid w:val="00421262"/>
    <w:rsid w:val="0042142A"/>
    <w:rsid w:val="004214B1"/>
    <w:rsid w:val="0042168A"/>
    <w:rsid w:val="004217A2"/>
    <w:rsid w:val="00421804"/>
    <w:rsid w:val="0042180B"/>
    <w:rsid w:val="004219B4"/>
    <w:rsid w:val="00421A94"/>
    <w:rsid w:val="00421CD5"/>
    <w:rsid w:val="00421D11"/>
    <w:rsid w:val="00421D8F"/>
    <w:rsid w:val="00421EAB"/>
    <w:rsid w:val="00421F85"/>
    <w:rsid w:val="00422130"/>
    <w:rsid w:val="00422165"/>
    <w:rsid w:val="0042228A"/>
    <w:rsid w:val="004224E5"/>
    <w:rsid w:val="004226C4"/>
    <w:rsid w:val="004230DB"/>
    <w:rsid w:val="004235D3"/>
    <w:rsid w:val="00423990"/>
    <w:rsid w:val="00423F76"/>
    <w:rsid w:val="00423F9F"/>
    <w:rsid w:val="00424267"/>
    <w:rsid w:val="004242E7"/>
    <w:rsid w:val="004244A0"/>
    <w:rsid w:val="004244F9"/>
    <w:rsid w:val="00424607"/>
    <w:rsid w:val="004249C7"/>
    <w:rsid w:val="004249E7"/>
    <w:rsid w:val="00424DCF"/>
    <w:rsid w:val="004251DF"/>
    <w:rsid w:val="00425379"/>
    <w:rsid w:val="00425456"/>
    <w:rsid w:val="0042581D"/>
    <w:rsid w:val="004258FC"/>
    <w:rsid w:val="00425B46"/>
    <w:rsid w:val="00426064"/>
    <w:rsid w:val="00426310"/>
    <w:rsid w:val="004266E2"/>
    <w:rsid w:val="0042698D"/>
    <w:rsid w:val="00426A99"/>
    <w:rsid w:val="00426C42"/>
    <w:rsid w:val="00426D96"/>
    <w:rsid w:val="00426F03"/>
    <w:rsid w:val="00426F7E"/>
    <w:rsid w:val="004272B1"/>
    <w:rsid w:val="004279F9"/>
    <w:rsid w:val="00427A1D"/>
    <w:rsid w:val="00427AEB"/>
    <w:rsid w:val="00427BF3"/>
    <w:rsid w:val="00427C0D"/>
    <w:rsid w:val="00427D17"/>
    <w:rsid w:val="00427EC6"/>
    <w:rsid w:val="00430256"/>
    <w:rsid w:val="00430651"/>
    <w:rsid w:val="00430B56"/>
    <w:rsid w:val="00430D06"/>
    <w:rsid w:val="00430D15"/>
    <w:rsid w:val="004312A4"/>
    <w:rsid w:val="00431437"/>
    <w:rsid w:val="00431566"/>
    <w:rsid w:val="00431AEE"/>
    <w:rsid w:val="00431D09"/>
    <w:rsid w:val="0043244E"/>
    <w:rsid w:val="004325BF"/>
    <w:rsid w:val="0043260C"/>
    <w:rsid w:val="004327FD"/>
    <w:rsid w:val="00432FF7"/>
    <w:rsid w:val="004331CD"/>
    <w:rsid w:val="004333CC"/>
    <w:rsid w:val="0043360A"/>
    <w:rsid w:val="004337AD"/>
    <w:rsid w:val="0043387E"/>
    <w:rsid w:val="00433966"/>
    <w:rsid w:val="00433B3C"/>
    <w:rsid w:val="00433C58"/>
    <w:rsid w:val="00434141"/>
    <w:rsid w:val="0043420A"/>
    <w:rsid w:val="004342FF"/>
    <w:rsid w:val="00434540"/>
    <w:rsid w:val="0043479C"/>
    <w:rsid w:val="00434BEF"/>
    <w:rsid w:val="00434C41"/>
    <w:rsid w:val="00434CDB"/>
    <w:rsid w:val="00434E8A"/>
    <w:rsid w:val="00434F14"/>
    <w:rsid w:val="004352FA"/>
    <w:rsid w:val="004353F1"/>
    <w:rsid w:val="004354B9"/>
    <w:rsid w:val="004354E4"/>
    <w:rsid w:val="004354FA"/>
    <w:rsid w:val="00435570"/>
    <w:rsid w:val="0043557C"/>
    <w:rsid w:val="004358D9"/>
    <w:rsid w:val="00435A08"/>
    <w:rsid w:val="00435ADF"/>
    <w:rsid w:val="00436053"/>
    <w:rsid w:val="00436650"/>
    <w:rsid w:val="004368EA"/>
    <w:rsid w:val="004369CD"/>
    <w:rsid w:val="00436A13"/>
    <w:rsid w:val="00436D74"/>
    <w:rsid w:val="00437154"/>
    <w:rsid w:val="00437296"/>
    <w:rsid w:val="00437414"/>
    <w:rsid w:val="004375DC"/>
    <w:rsid w:val="004376C4"/>
    <w:rsid w:val="004376CE"/>
    <w:rsid w:val="00437839"/>
    <w:rsid w:val="00437A8E"/>
    <w:rsid w:val="00437B3A"/>
    <w:rsid w:val="00437CE2"/>
    <w:rsid w:val="00437DD6"/>
    <w:rsid w:val="00437F14"/>
    <w:rsid w:val="0044023C"/>
    <w:rsid w:val="0044031E"/>
    <w:rsid w:val="004403B5"/>
    <w:rsid w:val="0044087C"/>
    <w:rsid w:val="004409DA"/>
    <w:rsid w:val="00440EE7"/>
    <w:rsid w:val="00440FFA"/>
    <w:rsid w:val="004410AB"/>
    <w:rsid w:val="004413C5"/>
    <w:rsid w:val="00441576"/>
    <w:rsid w:val="004415D6"/>
    <w:rsid w:val="004419E5"/>
    <w:rsid w:val="00441BBB"/>
    <w:rsid w:val="00441C58"/>
    <w:rsid w:val="0044204F"/>
    <w:rsid w:val="0044230B"/>
    <w:rsid w:val="00442491"/>
    <w:rsid w:val="00442499"/>
    <w:rsid w:val="0044253F"/>
    <w:rsid w:val="0044292C"/>
    <w:rsid w:val="00442CB7"/>
    <w:rsid w:val="00442EE2"/>
    <w:rsid w:val="004431A1"/>
    <w:rsid w:val="0044322F"/>
    <w:rsid w:val="0044365A"/>
    <w:rsid w:val="004439CD"/>
    <w:rsid w:val="00443A43"/>
    <w:rsid w:val="00443EE5"/>
    <w:rsid w:val="00444334"/>
    <w:rsid w:val="0044462F"/>
    <w:rsid w:val="0044471D"/>
    <w:rsid w:val="0044474A"/>
    <w:rsid w:val="00444A3A"/>
    <w:rsid w:val="00444EDA"/>
    <w:rsid w:val="00444EE5"/>
    <w:rsid w:val="00444F8E"/>
    <w:rsid w:val="00445653"/>
    <w:rsid w:val="00445DBD"/>
    <w:rsid w:val="00446524"/>
    <w:rsid w:val="004466F8"/>
    <w:rsid w:val="004468B9"/>
    <w:rsid w:val="00446CF0"/>
    <w:rsid w:val="00447511"/>
    <w:rsid w:val="0044759E"/>
    <w:rsid w:val="00447B66"/>
    <w:rsid w:val="00447DCA"/>
    <w:rsid w:val="0045012A"/>
    <w:rsid w:val="004505BB"/>
    <w:rsid w:val="00450651"/>
    <w:rsid w:val="004508BF"/>
    <w:rsid w:val="00450BC3"/>
    <w:rsid w:val="00450ECB"/>
    <w:rsid w:val="00451263"/>
    <w:rsid w:val="00451276"/>
    <w:rsid w:val="0045143C"/>
    <w:rsid w:val="00451518"/>
    <w:rsid w:val="0045170E"/>
    <w:rsid w:val="00451D23"/>
    <w:rsid w:val="0045209E"/>
    <w:rsid w:val="004520D2"/>
    <w:rsid w:val="00452511"/>
    <w:rsid w:val="004525BC"/>
    <w:rsid w:val="00452994"/>
    <w:rsid w:val="00452A23"/>
    <w:rsid w:val="00452A45"/>
    <w:rsid w:val="00452AA8"/>
    <w:rsid w:val="00452C75"/>
    <w:rsid w:val="00452CC8"/>
    <w:rsid w:val="00452E70"/>
    <w:rsid w:val="00452F13"/>
    <w:rsid w:val="00452F45"/>
    <w:rsid w:val="00453875"/>
    <w:rsid w:val="00453B52"/>
    <w:rsid w:val="00453E5D"/>
    <w:rsid w:val="00453F9F"/>
    <w:rsid w:val="0045403F"/>
    <w:rsid w:val="004542B6"/>
    <w:rsid w:val="004542D8"/>
    <w:rsid w:val="0045448F"/>
    <w:rsid w:val="004547F5"/>
    <w:rsid w:val="00454A61"/>
    <w:rsid w:val="00454B31"/>
    <w:rsid w:val="00454B72"/>
    <w:rsid w:val="0045516A"/>
    <w:rsid w:val="0045531D"/>
    <w:rsid w:val="004553EB"/>
    <w:rsid w:val="004557CA"/>
    <w:rsid w:val="004559A0"/>
    <w:rsid w:val="00455AE7"/>
    <w:rsid w:val="00455C9D"/>
    <w:rsid w:val="00455CB1"/>
    <w:rsid w:val="0045601B"/>
    <w:rsid w:val="0045643F"/>
    <w:rsid w:val="004565AF"/>
    <w:rsid w:val="00456624"/>
    <w:rsid w:val="00456B2A"/>
    <w:rsid w:val="00457046"/>
    <w:rsid w:val="004570E8"/>
    <w:rsid w:val="004574A1"/>
    <w:rsid w:val="0045755E"/>
    <w:rsid w:val="00457589"/>
    <w:rsid w:val="00457946"/>
    <w:rsid w:val="00457991"/>
    <w:rsid w:val="00457FC6"/>
    <w:rsid w:val="00460040"/>
    <w:rsid w:val="004600D1"/>
    <w:rsid w:val="00460476"/>
    <w:rsid w:val="00460534"/>
    <w:rsid w:val="00460586"/>
    <w:rsid w:val="00460826"/>
    <w:rsid w:val="00460B12"/>
    <w:rsid w:val="00460BD7"/>
    <w:rsid w:val="00460ED8"/>
    <w:rsid w:val="0046106E"/>
    <w:rsid w:val="004613A9"/>
    <w:rsid w:val="00461548"/>
    <w:rsid w:val="0046170D"/>
    <w:rsid w:val="00461E14"/>
    <w:rsid w:val="00461EE3"/>
    <w:rsid w:val="0046211D"/>
    <w:rsid w:val="00462423"/>
    <w:rsid w:val="004625B0"/>
    <w:rsid w:val="004626E4"/>
    <w:rsid w:val="00462A25"/>
    <w:rsid w:val="00462BB9"/>
    <w:rsid w:val="00462DA6"/>
    <w:rsid w:val="004630BD"/>
    <w:rsid w:val="004631EE"/>
    <w:rsid w:val="004632E0"/>
    <w:rsid w:val="0046339D"/>
    <w:rsid w:val="00463401"/>
    <w:rsid w:val="00463532"/>
    <w:rsid w:val="00463552"/>
    <w:rsid w:val="0046380C"/>
    <w:rsid w:val="004638B5"/>
    <w:rsid w:val="004639E9"/>
    <w:rsid w:val="00463B95"/>
    <w:rsid w:val="00463EB9"/>
    <w:rsid w:val="0046430D"/>
    <w:rsid w:val="004647B6"/>
    <w:rsid w:val="004647F0"/>
    <w:rsid w:val="00464CDB"/>
    <w:rsid w:val="00464E22"/>
    <w:rsid w:val="00464F7A"/>
    <w:rsid w:val="004651EB"/>
    <w:rsid w:val="004654C4"/>
    <w:rsid w:val="004655BF"/>
    <w:rsid w:val="0046585D"/>
    <w:rsid w:val="00465864"/>
    <w:rsid w:val="004658CA"/>
    <w:rsid w:val="004658F4"/>
    <w:rsid w:val="00465A05"/>
    <w:rsid w:val="00465D15"/>
    <w:rsid w:val="00465DE0"/>
    <w:rsid w:val="0046608C"/>
    <w:rsid w:val="00466140"/>
    <w:rsid w:val="00466413"/>
    <w:rsid w:val="004665C9"/>
    <w:rsid w:val="00466C30"/>
    <w:rsid w:val="00466CAA"/>
    <w:rsid w:val="00466D67"/>
    <w:rsid w:val="00466F54"/>
    <w:rsid w:val="00467106"/>
    <w:rsid w:val="004671A1"/>
    <w:rsid w:val="004676E4"/>
    <w:rsid w:val="00467958"/>
    <w:rsid w:val="00467ABA"/>
    <w:rsid w:val="00467AEA"/>
    <w:rsid w:val="00467D67"/>
    <w:rsid w:val="00467D68"/>
    <w:rsid w:val="00467E02"/>
    <w:rsid w:val="00470171"/>
    <w:rsid w:val="00470196"/>
    <w:rsid w:val="0047051E"/>
    <w:rsid w:val="0047054D"/>
    <w:rsid w:val="004706C1"/>
    <w:rsid w:val="004706DB"/>
    <w:rsid w:val="004708B7"/>
    <w:rsid w:val="004709CC"/>
    <w:rsid w:val="00470B24"/>
    <w:rsid w:val="00470C5C"/>
    <w:rsid w:val="00470D64"/>
    <w:rsid w:val="00470F84"/>
    <w:rsid w:val="00471191"/>
    <w:rsid w:val="00471235"/>
    <w:rsid w:val="004712AB"/>
    <w:rsid w:val="004712CD"/>
    <w:rsid w:val="0047134C"/>
    <w:rsid w:val="0047139B"/>
    <w:rsid w:val="00471810"/>
    <w:rsid w:val="00471A6B"/>
    <w:rsid w:val="00471B7D"/>
    <w:rsid w:val="00471E7F"/>
    <w:rsid w:val="00472180"/>
    <w:rsid w:val="00472460"/>
    <w:rsid w:val="004725C8"/>
    <w:rsid w:val="00472650"/>
    <w:rsid w:val="004727D5"/>
    <w:rsid w:val="00472983"/>
    <w:rsid w:val="00472A65"/>
    <w:rsid w:val="00472CEF"/>
    <w:rsid w:val="00472F11"/>
    <w:rsid w:val="0047326E"/>
    <w:rsid w:val="0047328B"/>
    <w:rsid w:val="004733A5"/>
    <w:rsid w:val="004736C9"/>
    <w:rsid w:val="004737D4"/>
    <w:rsid w:val="0047397E"/>
    <w:rsid w:val="00473A76"/>
    <w:rsid w:val="00473A9C"/>
    <w:rsid w:val="00473B69"/>
    <w:rsid w:val="00473BEA"/>
    <w:rsid w:val="00473CF0"/>
    <w:rsid w:val="00474142"/>
    <w:rsid w:val="00474478"/>
    <w:rsid w:val="004744E6"/>
    <w:rsid w:val="00474C1F"/>
    <w:rsid w:val="0047507C"/>
    <w:rsid w:val="00475133"/>
    <w:rsid w:val="0047518F"/>
    <w:rsid w:val="00475470"/>
    <w:rsid w:val="004754B4"/>
    <w:rsid w:val="004758B5"/>
    <w:rsid w:val="00475992"/>
    <w:rsid w:val="00475CDE"/>
    <w:rsid w:val="00475E66"/>
    <w:rsid w:val="00476045"/>
    <w:rsid w:val="0047681D"/>
    <w:rsid w:val="00476914"/>
    <w:rsid w:val="00476B29"/>
    <w:rsid w:val="00476C1B"/>
    <w:rsid w:val="00476F59"/>
    <w:rsid w:val="00476FF3"/>
    <w:rsid w:val="004771E5"/>
    <w:rsid w:val="00477523"/>
    <w:rsid w:val="004775C7"/>
    <w:rsid w:val="004775DD"/>
    <w:rsid w:val="00477934"/>
    <w:rsid w:val="00477AA8"/>
    <w:rsid w:val="00477DB5"/>
    <w:rsid w:val="00477F2C"/>
    <w:rsid w:val="0048025D"/>
    <w:rsid w:val="00480534"/>
    <w:rsid w:val="004807AF"/>
    <w:rsid w:val="00480AED"/>
    <w:rsid w:val="00480FAF"/>
    <w:rsid w:val="0048119F"/>
    <w:rsid w:val="004814B7"/>
    <w:rsid w:val="004816A1"/>
    <w:rsid w:val="004817C4"/>
    <w:rsid w:val="00481817"/>
    <w:rsid w:val="0048197A"/>
    <w:rsid w:val="00481A11"/>
    <w:rsid w:val="00481A89"/>
    <w:rsid w:val="00481B25"/>
    <w:rsid w:val="00481BAD"/>
    <w:rsid w:val="00481D0D"/>
    <w:rsid w:val="00481E73"/>
    <w:rsid w:val="00481ED9"/>
    <w:rsid w:val="00482174"/>
    <w:rsid w:val="00482180"/>
    <w:rsid w:val="00482644"/>
    <w:rsid w:val="00482745"/>
    <w:rsid w:val="00482780"/>
    <w:rsid w:val="00482957"/>
    <w:rsid w:val="00482D4F"/>
    <w:rsid w:val="00483097"/>
    <w:rsid w:val="00483724"/>
    <w:rsid w:val="00483A76"/>
    <w:rsid w:val="00483AE1"/>
    <w:rsid w:val="00483B07"/>
    <w:rsid w:val="00483F51"/>
    <w:rsid w:val="004842AF"/>
    <w:rsid w:val="004848C9"/>
    <w:rsid w:val="00484BE4"/>
    <w:rsid w:val="00484C50"/>
    <w:rsid w:val="00484ED6"/>
    <w:rsid w:val="00484F24"/>
    <w:rsid w:val="004852DA"/>
    <w:rsid w:val="004856FB"/>
    <w:rsid w:val="004858A1"/>
    <w:rsid w:val="00485C62"/>
    <w:rsid w:val="00485DFC"/>
    <w:rsid w:val="00486619"/>
    <w:rsid w:val="004867C3"/>
    <w:rsid w:val="004867FC"/>
    <w:rsid w:val="0048686D"/>
    <w:rsid w:val="00486E14"/>
    <w:rsid w:val="00486EBE"/>
    <w:rsid w:val="00486EE8"/>
    <w:rsid w:val="00487223"/>
    <w:rsid w:val="004872F9"/>
    <w:rsid w:val="004875B5"/>
    <w:rsid w:val="0048762B"/>
    <w:rsid w:val="00487A79"/>
    <w:rsid w:val="00487C47"/>
    <w:rsid w:val="00487D35"/>
    <w:rsid w:val="00487E35"/>
    <w:rsid w:val="00487EBB"/>
    <w:rsid w:val="00487F64"/>
    <w:rsid w:val="00487FC5"/>
    <w:rsid w:val="004901D6"/>
    <w:rsid w:val="004906B9"/>
    <w:rsid w:val="00490772"/>
    <w:rsid w:val="0049091C"/>
    <w:rsid w:val="00490B05"/>
    <w:rsid w:val="00490BD9"/>
    <w:rsid w:val="00490ECE"/>
    <w:rsid w:val="00491591"/>
    <w:rsid w:val="004918DA"/>
    <w:rsid w:val="00491AED"/>
    <w:rsid w:val="00491BC7"/>
    <w:rsid w:val="00491F35"/>
    <w:rsid w:val="0049228B"/>
    <w:rsid w:val="004924FC"/>
    <w:rsid w:val="004925C2"/>
    <w:rsid w:val="00492725"/>
    <w:rsid w:val="00492E11"/>
    <w:rsid w:val="004930A5"/>
    <w:rsid w:val="00493152"/>
    <w:rsid w:val="00493277"/>
    <w:rsid w:val="00493874"/>
    <w:rsid w:val="00493D82"/>
    <w:rsid w:val="00493FEC"/>
    <w:rsid w:val="00494060"/>
    <w:rsid w:val="0049407F"/>
    <w:rsid w:val="004942FF"/>
    <w:rsid w:val="00494753"/>
    <w:rsid w:val="00494AF2"/>
    <w:rsid w:val="00494B0B"/>
    <w:rsid w:val="00495006"/>
    <w:rsid w:val="004950A2"/>
    <w:rsid w:val="0049517C"/>
    <w:rsid w:val="0049522F"/>
    <w:rsid w:val="004954DE"/>
    <w:rsid w:val="004956F9"/>
    <w:rsid w:val="00495C85"/>
    <w:rsid w:val="00495CA8"/>
    <w:rsid w:val="0049621C"/>
    <w:rsid w:val="0049648C"/>
    <w:rsid w:val="004965F2"/>
    <w:rsid w:val="00496D27"/>
    <w:rsid w:val="00496D5E"/>
    <w:rsid w:val="00497439"/>
    <w:rsid w:val="004974C3"/>
    <w:rsid w:val="004976A9"/>
    <w:rsid w:val="0049770A"/>
    <w:rsid w:val="00497888"/>
    <w:rsid w:val="004979B5"/>
    <w:rsid w:val="00497A17"/>
    <w:rsid w:val="00497C26"/>
    <w:rsid w:val="00497DB1"/>
    <w:rsid w:val="004A0129"/>
    <w:rsid w:val="004A0267"/>
    <w:rsid w:val="004A02A7"/>
    <w:rsid w:val="004A039C"/>
    <w:rsid w:val="004A0477"/>
    <w:rsid w:val="004A0D62"/>
    <w:rsid w:val="004A0E54"/>
    <w:rsid w:val="004A139B"/>
    <w:rsid w:val="004A1490"/>
    <w:rsid w:val="004A1602"/>
    <w:rsid w:val="004A1A18"/>
    <w:rsid w:val="004A1A61"/>
    <w:rsid w:val="004A1B40"/>
    <w:rsid w:val="004A1BE6"/>
    <w:rsid w:val="004A1D82"/>
    <w:rsid w:val="004A1F74"/>
    <w:rsid w:val="004A2149"/>
    <w:rsid w:val="004A21E6"/>
    <w:rsid w:val="004A22E5"/>
    <w:rsid w:val="004A2304"/>
    <w:rsid w:val="004A240A"/>
    <w:rsid w:val="004A244E"/>
    <w:rsid w:val="004A24C5"/>
    <w:rsid w:val="004A289F"/>
    <w:rsid w:val="004A28EB"/>
    <w:rsid w:val="004A2B64"/>
    <w:rsid w:val="004A2F4B"/>
    <w:rsid w:val="004A31D1"/>
    <w:rsid w:val="004A3237"/>
    <w:rsid w:val="004A3330"/>
    <w:rsid w:val="004A3772"/>
    <w:rsid w:val="004A3B2E"/>
    <w:rsid w:val="004A3EEC"/>
    <w:rsid w:val="004A413C"/>
    <w:rsid w:val="004A460E"/>
    <w:rsid w:val="004A4640"/>
    <w:rsid w:val="004A4654"/>
    <w:rsid w:val="004A46E7"/>
    <w:rsid w:val="004A4788"/>
    <w:rsid w:val="004A4B61"/>
    <w:rsid w:val="004A4CCC"/>
    <w:rsid w:val="004A504D"/>
    <w:rsid w:val="004A5242"/>
    <w:rsid w:val="004A52F8"/>
    <w:rsid w:val="004A53DD"/>
    <w:rsid w:val="004A55F0"/>
    <w:rsid w:val="004A5C24"/>
    <w:rsid w:val="004A5CEA"/>
    <w:rsid w:val="004A5FAC"/>
    <w:rsid w:val="004A6677"/>
    <w:rsid w:val="004A6703"/>
    <w:rsid w:val="004A6782"/>
    <w:rsid w:val="004A67AA"/>
    <w:rsid w:val="004A6922"/>
    <w:rsid w:val="004A6AA6"/>
    <w:rsid w:val="004A6B4A"/>
    <w:rsid w:val="004A6E00"/>
    <w:rsid w:val="004A7020"/>
    <w:rsid w:val="004A70E2"/>
    <w:rsid w:val="004A79E6"/>
    <w:rsid w:val="004A7A81"/>
    <w:rsid w:val="004A7C58"/>
    <w:rsid w:val="004B0797"/>
    <w:rsid w:val="004B0814"/>
    <w:rsid w:val="004B0C6A"/>
    <w:rsid w:val="004B0CBD"/>
    <w:rsid w:val="004B110C"/>
    <w:rsid w:val="004B134F"/>
    <w:rsid w:val="004B1407"/>
    <w:rsid w:val="004B1858"/>
    <w:rsid w:val="004B18ED"/>
    <w:rsid w:val="004B19EB"/>
    <w:rsid w:val="004B1C20"/>
    <w:rsid w:val="004B2AB0"/>
    <w:rsid w:val="004B2E63"/>
    <w:rsid w:val="004B33F7"/>
    <w:rsid w:val="004B340D"/>
    <w:rsid w:val="004B3518"/>
    <w:rsid w:val="004B3564"/>
    <w:rsid w:val="004B36C9"/>
    <w:rsid w:val="004B3756"/>
    <w:rsid w:val="004B4305"/>
    <w:rsid w:val="004B43A6"/>
    <w:rsid w:val="004B43AD"/>
    <w:rsid w:val="004B4545"/>
    <w:rsid w:val="004B473A"/>
    <w:rsid w:val="004B49C0"/>
    <w:rsid w:val="004B4BCD"/>
    <w:rsid w:val="004B50AE"/>
    <w:rsid w:val="004B56B3"/>
    <w:rsid w:val="004B583E"/>
    <w:rsid w:val="004B5873"/>
    <w:rsid w:val="004B58E6"/>
    <w:rsid w:val="004B59A0"/>
    <w:rsid w:val="004B5D50"/>
    <w:rsid w:val="004B5E1E"/>
    <w:rsid w:val="004B5ED0"/>
    <w:rsid w:val="004B6062"/>
    <w:rsid w:val="004B62DB"/>
    <w:rsid w:val="004B661A"/>
    <w:rsid w:val="004B6A61"/>
    <w:rsid w:val="004B6C94"/>
    <w:rsid w:val="004B6FB1"/>
    <w:rsid w:val="004B71B5"/>
    <w:rsid w:val="004B7553"/>
    <w:rsid w:val="004B7582"/>
    <w:rsid w:val="004B7603"/>
    <w:rsid w:val="004B7613"/>
    <w:rsid w:val="004B7872"/>
    <w:rsid w:val="004B79B4"/>
    <w:rsid w:val="004B7CD3"/>
    <w:rsid w:val="004B7CF4"/>
    <w:rsid w:val="004B7FDC"/>
    <w:rsid w:val="004C00CD"/>
    <w:rsid w:val="004C0149"/>
    <w:rsid w:val="004C025E"/>
    <w:rsid w:val="004C0581"/>
    <w:rsid w:val="004C07F1"/>
    <w:rsid w:val="004C0C0A"/>
    <w:rsid w:val="004C0CD0"/>
    <w:rsid w:val="004C0E2B"/>
    <w:rsid w:val="004C0FD8"/>
    <w:rsid w:val="004C109A"/>
    <w:rsid w:val="004C10A4"/>
    <w:rsid w:val="004C1234"/>
    <w:rsid w:val="004C1289"/>
    <w:rsid w:val="004C1330"/>
    <w:rsid w:val="004C16DB"/>
    <w:rsid w:val="004C1849"/>
    <w:rsid w:val="004C18D0"/>
    <w:rsid w:val="004C1998"/>
    <w:rsid w:val="004C19F3"/>
    <w:rsid w:val="004C1AF5"/>
    <w:rsid w:val="004C21E2"/>
    <w:rsid w:val="004C27B3"/>
    <w:rsid w:val="004C282B"/>
    <w:rsid w:val="004C2871"/>
    <w:rsid w:val="004C2994"/>
    <w:rsid w:val="004C29C1"/>
    <w:rsid w:val="004C2A25"/>
    <w:rsid w:val="004C2B0E"/>
    <w:rsid w:val="004C2B37"/>
    <w:rsid w:val="004C2BBF"/>
    <w:rsid w:val="004C2C61"/>
    <w:rsid w:val="004C326C"/>
    <w:rsid w:val="004C3286"/>
    <w:rsid w:val="004C349E"/>
    <w:rsid w:val="004C34C6"/>
    <w:rsid w:val="004C35E7"/>
    <w:rsid w:val="004C36FE"/>
    <w:rsid w:val="004C37A5"/>
    <w:rsid w:val="004C380C"/>
    <w:rsid w:val="004C3C55"/>
    <w:rsid w:val="004C3D19"/>
    <w:rsid w:val="004C3FD0"/>
    <w:rsid w:val="004C4047"/>
    <w:rsid w:val="004C4083"/>
    <w:rsid w:val="004C40B4"/>
    <w:rsid w:val="004C42D0"/>
    <w:rsid w:val="004C442D"/>
    <w:rsid w:val="004C48B7"/>
    <w:rsid w:val="004C4B18"/>
    <w:rsid w:val="004C4B84"/>
    <w:rsid w:val="004C4EAA"/>
    <w:rsid w:val="004C5449"/>
    <w:rsid w:val="004C54C8"/>
    <w:rsid w:val="004C5595"/>
    <w:rsid w:val="004C58A6"/>
    <w:rsid w:val="004C58B7"/>
    <w:rsid w:val="004C5C4B"/>
    <w:rsid w:val="004C63CF"/>
    <w:rsid w:val="004C6844"/>
    <w:rsid w:val="004C6BE5"/>
    <w:rsid w:val="004C7025"/>
    <w:rsid w:val="004C7095"/>
    <w:rsid w:val="004C70B1"/>
    <w:rsid w:val="004C73F5"/>
    <w:rsid w:val="004C74AB"/>
    <w:rsid w:val="004C74CA"/>
    <w:rsid w:val="004C77A4"/>
    <w:rsid w:val="004C7953"/>
    <w:rsid w:val="004C7D5C"/>
    <w:rsid w:val="004C7F29"/>
    <w:rsid w:val="004C7F31"/>
    <w:rsid w:val="004D02A4"/>
    <w:rsid w:val="004D03AE"/>
    <w:rsid w:val="004D04E2"/>
    <w:rsid w:val="004D053D"/>
    <w:rsid w:val="004D05C0"/>
    <w:rsid w:val="004D07A7"/>
    <w:rsid w:val="004D0987"/>
    <w:rsid w:val="004D0B18"/>
    <w:rsid w:val="004D0D4E"/>
    <w:rsid w:val="004D0E0F"/>
    <w:rsid w:val="004D0EBA"/>
    <w:rsid w:val="004D0F57"/>
    <w:rsid w:val="004D0F92"/>
    <w:rsid w:val="004D1042"/>
    <w:rsid w:val="004D1067"/>
    <w:rsid w:val="004D11E0"/>
    <w:rsid w:val="004D139B"/>
    <w:rsid w:val="004D1EB3"/>
    <w:rsid w:val="004D215C"/>
    <w:rsid w:val="004D2165"/>
    <w:rsid w:val="004D21AE"/>
    <w:rsid w:val="004D259A"/>
    <w:rsid w:val="004D2746"/>
    <w:rsid w:val="004D288D"/>
    <w:rsid w:val="004D2962"/>
    <w:rsid w:val="004D29A1"/>
    <w:rsid w:val="004D2AE6"/>
    <w:rsid w:val="004D2BFF"/>
    <w:rsid w:val="004D2CEB"/>
    <w:rsid w:val="004D2FFD"/>
    <w:rsid w:val="004D3153"/>
    <w:rsid w:val="004D3354"/>
    <w:rsid w:val="004D33F7"/>
    <w:rsid w:val="004D341C"/>
    <w:rsid w:val="004D36FF"/>
    <w:rsid w:val="004D3725"/>
    <w:rsid w:val="004D3BD7"/>
    <w:rsid w:val="004D4422"/>
    <w:rsid w:val="004D4B73"/>
    <w:rsid w:val="004D4D85"/>
    <w:rsid w:val="004D4D87"/>
    <w:rsid w:val="004D4F34"/>
    <w:rsid w:val="004D52CB"/>
    <w:rsid w:val="004D52D0"/>
    <w:rsid w:val="004D5827"/>
    <w:rsid w:val="004D5917"/>
    <w:rsid w:val="004D5D0E"/>
    <w:rsid w:val="004D603F"/>
    <w:rsid w:val="004D60BC"/>
    <w:rsid w:val="004D6145"/>
    <w:rsid w:val="004D616C"/>
    <w:rsid w:val="004D6718"/>
    <w:rsid w:val="004D68F8"/>
    <w:rsid w:val="004D6C36"/>
    <w:rsid w:val="004D6D46"/>
    <w:rsid w:val="004D6DD8"/>
    <w:rsid w:val="004D6DDC"/>
    <w:rsid w:val="004D6F87"/>
    <w:rsid w:val="004D7597"/>
    <w:rsid w:val="004D767B"/>
    <w:rsid w:val="004D787A"/>
    <w:rsid w:val="004D79FA"/>
    <w:rsid w:val="004E00D4"/>
    <w:rsid w:val="004E05E5"/>
    <w:rsid w:val="004E0663"/>
    <w:rsid w:val="004E077B"/>
    <w:rsid w:val="004E0A04"/>
    <w:rsid w:val="004E0C3F"/>
    <w:rsid w:val="004E0E15"/>
    <w:rsid w:val="004E0EAD"/>
    <w:rsid w:val="004E11D8"/>
    <w:rsid w:val="004E1754"/>
    <w:rsid w:val="004E192D"/>
    <w:rsid w:val="004E197F"/>
    <w:rsid w:val="004E1E28"/>
    <w:rsid w:val="004E2003"/>
    <w:rsid w:val="004E200B"/>
    <w:rsid w:val="004E22BC"/>
    <w:rsid w:val="004E2350"/>
    <w:rsid w:val="004E2425"/>
    <w:rsid w:val="004E24A2"/>
    <w:rsid w:val="004E2684"/>
    <w:rsid w:val="004E2D8E"/>
    <w:rsid w:val="004E3123"/>
    <w:rsid w:val="004E3129"/>
    <w:rsid w:val="004E35D2"/>
    <w:rsid w:val="004E365D"/>
    <w:rsid w:val="004E3741"/>
    <w:rsid w:val="004E3854"/>
    <w:rsid w:val="004E387C"/>
    <w:rsid w:val="004E3919"/>
    <w:rsid w:val="004E3BDF"/>
    <w:rsid w:val="004E3E4C"/>
    <w:rsid w:val="004E3E8A"/>
    <w:rsid w:val="004E3F71"/>
    <w:rsid w:val="004E3F82"/>
    <w:rsid w:val="004E4080"/>
    <w:rsid w:val="004E40A4"/>
    <w:rsid w:val="004E41E9"/>
    <w:rsid w:val="004E41F7"/>
    <w:rsid w:val="004E4208"/>
    <w:rsid w:val="004E427B"/>
    <w:rsid w:val="004E4433"/>
    <w:rsid w:val="004E44D2"/>
    <w:rsid w:val="004E48C7"/>
    <w:rsid w:val="004E4A9A"/>
    <w:rsid w:val="004E4B81"/>
    <w:rsid w:val="004E4EB0"/>
    <w:rsid w:val="004E4ED9"/>
    <w:rsid w:val="004E5051"/>
    <w:rsid w:val="004E53B3"/>
    <w:rsid w:val="004E53F2"/>
    <w:rsid w:val="004E5793"/>
    <w:rsid w:val="004E57C9"/>
    <w:rsid w:val="004E5A60"/>
    <w:rsid w:val="004E5CF3"/>
    <w:rsid w:val="004E5D03"/>
    <w:rsid w:val="004E5ED4"/>
    <w:rsid w:val="004E644D"/>
    <w:rsid w:val="004E6679"/>
    <w:rsid w:val="004E66EC"/>
    <w:rsid w:val="004E67D0"/>
    <w:rsid w:val="004E6E2B"/>
    <w:rsid w:val="004E7159"/>
    <w:rsid w:val="004E71AE"/>
    <w:rsid w:val="004E72AA"/>
    <w:rsid w:val="004E76C6"/>
    <w:rsid w:val="004E7EE5"/>
    <w:rsid w:val="004E7FEF"/>
    <w:rsid w:val="004F03BB"/>
    <w:rsid w:val="004F03C1"/>
    <w:rsid w:val="004F0475"/>
    <w:rsid w:val="004F062F"/>
    <w:rsid w:val="004F0726"/>
    <w:rsid w:val="004F077E"/>
    <w:rsid w:val="004F0FD9"/>
    <w:rsid w:val="004F1028"/>
    <w:rsid w:val="004F10CF"/>
    <w:rsid w:val="004F10FD"/>
    <w:rsid w:val="004F118E"/>
    <w:rsid w:val="004F11BD"/>
    <w:rsid w:val="004F1272"/>
    <w:rsid w:val="004F14C4"/>
    <w:rsid w:val="004F1527"/>
    <w:rsid w:val="004F1A7A"/>
    <w:rsid w:val="004F212C"/>
    <w:rsid w:val="004F2DD1"/>
    <w:rsid w:val="004F2F0A"/>
    <w:rsid w:val="004F354D"/>
    <w:rsid w:val="004F35C4"/>
    <w:rsid w:val="004F3E50"/>
    <w:rsid w:val="004F4225"/>
    <w:rsid w:val="004F481B"/>
    <w:rsid w:val="004F4AD5"/>
    <w:rsid w:val="004F4E75"/>
    <w:rsid w:val="004F4ED3"/>
    <w:rsid w:val="004F515E"/>
    <w:rsid w:val="004F5565"/>
    <w:rsid w:val="004F5648"/>
    <w:rsid w:val="004F5705"/>
    <w:rsid w:val="004F5AAC"/>
    <w:rsid w:val="004F5ECF"/>
    <w:rsid w:val="004F618D"/>
    <w:rsid w:val="004F6277"/>
    <w:rsid w:val="004F6384"/>
    <w:rsid w:val="004F6888"/>
    <w:rsid w:val="004F6A61"/>
    <w:rsid w:val="004F6BBC"/>
    <w:rsid w:val="004F6D5E"/>
    <w:rsid w:val="004F6D6C"/>
    <w:rsid w:val="004F6D7D"/>
    <w:rsid w:val="004F6DCE"/>
    <w:rsid w:val="004F6FDE"/>
    <w:rsid w:val="004F6FF7"/>
    <w:rsid w:val="004F75D9"/>
    <w:rsid w:val="004F76D1"/>
    <w:rsid w:val="004F76D7"/>
    <w:rsid w:val="004F7859"/>
    <w:rsid w:val="004F785C"/>
    <w:rsid w:val="004F78C8"/>
    <w:rsid w:val="004F7B28"/>
    <w:rsid w:val="005002D3"/>
    <w:rsid w:val="00500496"/>
    <w:rsid w:val="005004C3"/>
    <w:rsid w:val="00500889"/>
    <w:rsid w:val="00500F6B"/>
    <w:rsid w:val="00501090"/>
    <w:rsid w:val="00501537"/>
    <w:rsid w:val="00501638"/>
    <w:rsid w:val="0050169F"/>
    <w:rsid w:val="00501A76"/>
    <w:rsid w:val="00501A8E"/>
    <w:rsid w:val="00501F54"/>
    <w:rsid w:val="00501FD7"/>
    <w:rsid w:val="0050276A"/>
    <w:rsid w:val="005028CF"/>
    <w:rsid w:val="005028F6"/>
    <w:rsid w:val="00502AAD"/>
    <w:rsid w:val="00502B09"/>
    <w:rsid w:val="00502E7B"/>
    <w:rsid w:val="00502EE1"/>
    <w:rsid w:val="005033FF"/>
    <w:rsid w:val="00503447"/>
    <w:rsid w:val="0050385D"/>
    <w:rsid w:val="00503A30"/>
    <w:rsid w:val="00503CC7"/>
    <w:rsid w:val="00503CE2"/>
    <w:rsid w:val="00503FA8"/>
    <w:rsid w:val="005043FF"/>
    <w:rsid w:val="00504622"/>
    <w:rsid w:val="005046B9"/>
    <w:rsid w:val="00504A19"/>
    <w:rsid w:val="00504C48"/>
    <w:rsid w:val="00504C53"/>
    <w:rsid w:val="00504D9C"/>
    <w:rsid w:val="0050527D"/>
    <w:rsid w:val="005053A0"/>
    <w:rsid w:val="0050540E"/>
    <w:rsid w:val="005054B2"/>
    <w:rsid w:val="0050573D"/>
    <w:rsid w:val="00505954"/>
    <w:rsid w:val="00505BB5"/>
    <w:rsid w:val="00505CA3"/>
    <w:rsid w:val="00506026"/>
    <w:rsid w:val="00506219"/>
    <w:rsid w:val="005064DA"/>
    <w:rsid w:val="00506671"/>
    <w:rsid w:val="00506686"/>
    <w:rsid w:val="005067C7"/>
    <w:rsid w:val="00506A7C"/>
    <w:rsid w:val="00506C19"/>
    <w:rsid w:val="00506C33"/>
    <w:rsid w:val="00506EEA"/>
    <w:rsid w:val="00507031"/>
    <w:rsid w:val="005071F8"/>
    <w:rsid w:val="005078EB"/>
    <w:rsid w:val="00507A44"/>
    <w:rsid w:val="00507B92"/>
    <w:rsid w:val="00507E5C"/>
    <w:rsid w:val="005100BD"/>
    <w:rsid w:val="0051078E"/>
    <w:rsid w:val="00510E00"/>
    <w:rsid w:val="00510E05"/>
    <w:rsid w:val="00510F7C"/>
    <w:rsid w:val="00511263"/>
    <w:rsid w:val="0051153D"/>
    <w:rsid w:val="005115BC"/>
    <w:rsid w:val="00511A1D"/>
    <w:rsid w:val="00511BA5"/>
    <w:rsid w:val="00511EEA"/>
    <w:rsid w:val="00511F6D"/>
    <w:rsid w:val="005121DB"/>
    <w:rsid w:val="00512272"/>
    <w:rsid w:val="0051253A"/>
    <w:rsid w:val="00512864"/>
    <w:rsid w:val="00512AFF"/>
    <w:rsid w:val="00512D6B"/>
    <w:rsid w:val="005131E2"/>
    <w:rsid w:val="005135D4"/>
    <w:rsid w:val="005136A8"/>
    <w:rsid w:val="005136E0"/>
    <w:rsid w:val="00513A3C"/>
    <w:rsid w:val="00513B83"/>
    <w:rsid w:val="00513DCF"/>
    <w:rsid w:val="00513E73"/>
    <w:rsid w:val="00513ECF"/>
    <w:rsid w:val="005140D6"/>
    <w:rsid w:val="00514502"/>
    <w:rsid w:val="0051455B"/>
    <w:rsid w:val="005148B4"/>
    <w:rsid w:val="00514928"/>
    <w:rsid w:val="0051492D"/>
    <w:rsid w:val="005149F3"/>
    <w:rsid w:val="00514AEE"/>
    <w:rsid w:val="00514E56"/>
    <w:rsid w:val="00514ED6"/>
    <w:rsid w:val="00514F92"/>
    <w:rsid w:val="005150A4"/>
    <w:rsid w:val="005150D9"/>
    <w:rsid w:val="00515409"/>
    <w:rsid w:val="0051548F"/>
    <w:rsid w:val="0051576C"/>
    <w:rsid w:val="005158E1"/>
    <w:rsid w:val="00515927"/>
    <w:rsid w:val="00515940"/>
    <w:rsid w:val="00515B2C"/>
    <w:rsid w:val="00515D71"/>
    <w:rsid w:val="00515F0F"/>
    <w:rsid w:val="0051635F"/>
    <w:rsid w:val="0051638F"/>
    <w:rsid w:val="0051642F"/>
    <w:rsid w:val="0051662E"/>
    <w:rsid w:val="00516672"/>
    <w:rsid w:val="005169D1"/>
    <w:rsid w:val="00516AE9"/>
    <w:rsid w:val="00516B7F"/>
    <w:rsid w:val="00516F02"/>
    <w:rsid w:val="00517149"/>
    <w:rsid w:val="0051719C"/>
    <w:rsid w:val="005171BC"/>
    <w:rsid w:val="0051736D"/>
    <w:rsid w:val="0051790D"/>
    <w:rsid w:val="00517C75"/>
    <w:rsid w:val="00517CC2"/>
    <w:rsid w:val="00517CEE"/>
    <w:rsid w:val="00517F1C"/>
    <w:rsid w:val="00520033"/>
    <w:rsid w:val="00520072"/>
    <w:rsid w:val="00520102"/>
    <w:rsid w:val="005205D2"/>
    <w:rsid w:val="00520A19"/>
    <w:rsid w:val="00520C24"/>
    <w:rsid w:val="00520C75"/>
    <w:rsid w:val="00520D5F"/>
    <w:rsid w:val="00520E98"/>
    <w:rsid w:val="005212FC"/>
    <w:rsid w:val="00521495"/>
    <w:rsid w:val="005217FC"/>
    <w:rsid w:val="005218FE"/>
    <w:rsid w:val="00521C20"/>
    <w:rsid w:val="00521C81"/>
    <w:rsid w:val="00521D26"/>
    <w:rsid w:val="00521EBA"/>
    <w:rsid w:val="00521EEC"/>
    <w:rsid w:val="00521F2D"/>
    <w:rsid w:val="00522350"/>
    <w:rsid w:val="005223A9"/>
    <w:rsid w:val="0052245A"/>
    <w:rsid w:val="005225DD"/>
    <w:rsid w:val="0052275C"/>
    <w:rsid w:val="00522985"/>
    <w:rsid w:val="00522CE1"/>
    <w:rsid w:val="00522D1A"/>
    <w:rsid w:val="00522D7E"/>
    <w:rsid w:val="00523156"/>
    <w:rsid w:val="00523168"/>
    <w:rsid w:val="00523460"/>
    <w:rsid w:val="005236A3"/>
    <w:rsid w:val="00523BD6"/>
    <w:rsid w:val="00523BFD"/>
    <w:rsid w:val="00523C15"/>
    <w:rsid w:val="00523C46"/>
    <w:rsid w:val="00523C7A"/>
    <w:rsid w:val="0052411E"/>
    <w:rsid w:val="00524362"/>
    <w:rsid w:val="00524585"/>
    <w:rsid w:val="0052480F"/>
    <w:rsid w:val="00524A13"/>
    <w:rsid w:val="00524ADE"/>
    <w:rsid w:val="00524AF2"/>
    <w:rsid w:val="00524B5B"/>
    <w:rsid w:val="00524B9A"/>
    <w:rsid w:val="0052516B"/>
    <w:rsid w:val="005252DA"/>
    <w:rsid w:val="00525516"/>
    <w:rsid w:val="0052553F"/>
    <w:rsid w:val="00525629"/>
    <w:rsid w:val="0052579E"/>
    <w:rsid w:val="005257D2"/>
    <w:rsid w:val="005257D4"/>
    <w:rsid w:val="00525BB8"/>
    <w:rsid w:val="00525C91"/>
    <w:rsid w:val="00525D24"/>
    <w:rsid w:val="00525FF9"/>
    <w:rsid w:val="005260A0"/>
    <w:rsid w:val="00526625"/>
    <w:rsid w:val="005266F1"/>
    <w:rsid w:val="0052690D"/>
    <w:rsid w:val="00526999"/>
    <w:rsid w:val="00526A1D"/>
    <w:rsid w:val="00526A4C"/>
    <w:rsid w:val="00526A91"/>
    <w:rsid w:val="00526C12"/>
    <w:rsid w:val="00526D31"/>
    <w:rsid w:val="00527141"/>
    <w:rsid w:val="00527305"/>
    <w:rsid w:val="0052731F"/>
    <w:rsid w:val="00527333"/>
    <w:rsid w:val="005274B4"/>
    <w:rsid w:val="00527651"/>
    <w:rsid w:val="005277B9"/>
    <w:rsid w:val="00527984"/>
    <w:rsid w:val="00527BAD"/>
    <w:rsid w:val="00527DC0"/>
    <w:rsid w:val="0053036E"/>
    <w:rsid w:val="00530418"/>
    <w:rsid w:val="005307E8"/>
    <w:rsid w:val="005309C5"/>
    <w:rsid w:val="00530E88"/>
    <w:rsid w:val="00531091"/>
    <w:rsid w:val="005312A7"/>
    <w:rsid w:val="00531316"/>
    <w:rsid w:val="00531981"/>
    <w:rsid w:val="00531A66"/>
    <w:rsid w:val="00531AF8"/>
    <w:rsid w:val="00531C0F"/>
    <w:rsid w:val="00531DCE"/>
    <w:rsid w:val="00531E51"/>
    <w:rsid w:val="0053219C"/>
    <w:rsid w:val="005321DB"/>
    <w:rsid w:val="00532208"/>
    <w:rsid w:val="00532697"/>
    <w:rsid w:val="00532723"/>
    <w:rsid w:val="005327CC"/>
    <w:rsid w:val="0053281F"/>
    <w:rsid w:val="00532898"/>
    <w:rsid w:val="005329A3"/>
    <w:rsid w:val="00532A00"/>
    <w:rsid w:val="00532C9E"/>
    <w:rsid w:val="00532DE7"/>
    <w:rsid w:val="00532E8A"/>
    <w:rsid w:val="00533009"/>
    <w:rsid w:val="00533025"/>
    <w:rsid w:val="005332BC"/>
    <w:rsid w:val="00533387"/>
    <w:rsid w:val="005338C9"/>
    <w:rsid w:val="00533CDA"/>
    <w:rsid w:val="00533D43"/>
    <w:rsid w:val="00533EB9"/>
    <w:rsid w:val="005340DF"/>
    <w:rsid w:val="00534384"/>
    <w:rsid w:val="00534540"/>
    <w:rsid w:val="00534899"/>
    <w:rsid w:val="00534BE2"/>
    <w:rsid w:val="00534F08"/>
    <w:rsid w:val="00535034"/>
    <w:rsid w:val="005350C1"/>
    <w:rsid w:val="005358F7"/>
    <w:rsid w:val="0053594A"/>
    <w:rsid w:val="00535B73"/>
    <w:rsid w:val="00535D1F"/>
    <w:rsid w:val="00536030"/>
    <w:rsid w:val="0053604D"/>
    <w:rsid w:val="00536269"/>
    <w:rsid w:val="00536424"/>
    <w:rsid w:val="0053677B"/>
    <w:rsid w:val="00536B42"/>
    <w:rsid w:val="00536BAD"/>
    <w:rsid w:val="00536DAD"/>
    <w:rsid w:val="00536E6E"/>
    <w:rsid w:val="0053756E"/>
    <w:rsid w:val="00537714"/>
    <w:rsid w:val="005378EA"/>
    <w:rsid w:val="005379B1"/>
    <w:rsid w:val="00537B5A"/>
    <w:rsid w:val="00537D33"/>
    <w:rsid w:val="005401E6"/>
    <w:rsid w:val="0054041F"/>
    <w:rsid w:val="0054064E"/>
    <w:rsid w:val="00540B88"/>
    <w:rsid w:val="00540E78"/>
    <w:rsid w:val="00540F84"/>
    <w:rsid w:val="005411B0"/>
    <w:rsid w:val="0054187D"/>
    <w:rsid w:val="00541C51"/>
    <w:rsid w:val="00541D2B"/>
    <w:rsid w:val="00542155"/>
    <w:rsid w:val="00542214"/>
    <w:rsid w:val="00542430"/>
    <w:rsid w:val="00542617"/>
    <w:rsid w:val="00542898"/>
    <w:rsid w:val="00542946"/>
    <w:rsid w:val="00542B19"/>
    <w:rsid w:val="00542C15"/>
    <w:rsid w:val="00542D01"/>
    <w:rsid w:val="005430AA"/>
    <w:rsid w:val="005430D5"/>
    <w:rsid w:val="00543361"/>
    <w:rsid w:val="0054358C"/>
    <w:rsid w:val="005437A5"/>
    <w:rsid w:val="00543ACC"/>
    <w:rsid w:val="00543B65"/>
    <w:rsid w:val="00543BB4"/>
    <w:rsid w:val="00543E62"/>
    <w:rsid w:val="00543E94"/>
    <w:rsid w:val="00544010"/>
    <w:rsid w:val="005441A5"/>
    <w:rsid w:val="005441BC"/>
    <w:rsid w:val="00544623"/>
    <w:rsid w:val="0054462B"/>
    <w:rsid w:val="005446C2"/>
    <w:rsid w:val="00544972"/>
    <w:rsid w:val="005449B8"/>
    <w:rsid w:val="00544A70"/>
    <w:rsid w:val="00544B28"/>
    <w:rsid w:val="00544B39"/>
    <w:rsid w:val="00544C28"/>
    <w:rsid w:val="00544D28"/>
    <w:rsid w:val="00544D98"/>
    <w:rsid w:val="00544E15"/>
    <w:rsid w:val="00544E23"/>
    <w:rsid w:val="005452BD"/>
    <w:rsid w:val="00545344"/>
    <w:rsid w:val="00545403"/>
    <w:rsid w:val="0054547D"/>
    <w:rsid w:val="0054562D"/>
    <w:rsid w:val="005458EF"/>
    <w:rsid w:val="00545B6B"/>
    <w:rsid w:val="00545BAF"/>
    <w:rsid w:val="00545CB3"/>
    <w:rsid w:val="00545F02"/>
    <w:rsid w:val="00545F03"/>
    <w:rsid w:val="00545F93"/>
    <w:rsid w:val="00545FF7"/>
    <w:rsid w:val="00546100"/>
    <w:rsid w:val="005461CB"/>
    <w:rsid w:val="005461DB"/>
    <w:rsid w:val="00546567"/>
    <w:rsid w:val="0054662A"/>
    <w:rsid w:val="005468CA"/>
    <w:rsid w:val="005468EA"/>
    <w:rsid w:val="0054694F"/>
    <w:rsid w:val="00546ACA"/>
    <w:rsid w:val="00546FBC"/>
    <w:rsid w:val="005472D5"/>
    <w:rsid w:val="005472F3"/>
    <w:rsid w:val="00547346"/>
    <w:rsid w:val="00547642"/>
    <w:rsid w:val="005476E3"/>
    <w:rsid w:val="005478D6"/>
    <w:rsid w:val="005479C9"/>
    <w:rsid w:val="005479E9"/>
    <w:rsid w:val="00547D4F"/>
    <w:rsid w:val="00550389"/>
    <w:rsid w:val="00550593"/>
    <w:rsid w:val="00550723"/>
    <w:rsid w:val="005507B1"/>
    <w:rsid w:val="00550AC8"/>
    <w:rsid w:val="00550EB3"/>
    <w:rsid w:val="00550F15"/>
    <w:rsid w:val="00550FC5"/>
    <w:rsid w:val="00551206"/>
    <w:rsid w:val="0055138B"/>
    <w:rsid w:val="005515A1"/>
    <w:rsid w:val="005516D2"/>
    <w:rsid w:val="0055175B"/>
    <w:rsid w:val="0055176D"/>
    <w:rsid w:val="005517AD"/>
    <w:rsid w:val="00551CCF"/>
    <w:rsid w:val="00551DDA"/>
    <w:rsid w:val="005520B8"/>
    <w:rsid w:val="00552221"/>
    <w:rsid w:val="00552791"/>
    <w:rsid w:val="005527BF"/>
    <w:rsid w:val="00552C16"/>
    <w:rsid w:val="00553156"/>
    <w:rsid w:val="0055355F"/>
    <w:rsid w:val="005535C1"/>
    <w:rsid w:val="00553811"/>
    <w:rsid w:val="00553FFD"/>
    <w:rsid w:val="00554199"/>
    <w:rsid w:val="00554235"/>
    <w:rsid w:val="005542E6"/>
    <w:rsid w:val="00554506"/>
    <w:rsid w:val="00554565"/>
    <w:rsid w:val="0055460D"/>
    <w:rsid w:val="00554708"/>
    <w:rsid w:val="00554802"/>
    <w:rsid w:val="00554D7B"/>
    <w:rsid w:val="00554E3F"/>
    <w:rsid w:val="00554FEE"/>
    <w:rsid w:val="00555077"/>
    <w:rsid w:val="00555196"/>
    <w:rsid w:val="00555233"/>
    <w:rsid w:val="00555431"/>
    <w:rsid w:val="005556F8"/>
    <w:rsid w:val="00555C66"/>
    <w:rsid w:val="00555D1E"/>
    <w:rsid w:val="00555FCA"/>
    <w:rsid w:val="005560B2"/>
    <w:rsid w:val="00556299"/>
    <w:rsid w:val="00556721"/>
    <w:rsid w:val="00556766"/>
    <w:rsid w:val="0055679B"/>
    <w:rsid w:val="005567C0"/>
    <w:rsid w:val="005568BA"/>
    <w:rsid w:val="00556B37"/>
    <w:rsid w:val="00556C29"/>
    <w:rsid w:val="00556CE3"/>
    <w:rsid w:val="00557653"/>
    <w:rsid w:val="00557802"/>
    <w:rsid w:val="00557945"/>
    <w:rsid w:val="00557BB1"/>
    <w:rsid w:val="00557C67"/>
    <w:rsid w:val="00557CDD"/>
    <w:rsid w:val="00557DE4"/>
    <w:rsid w:val="00557F07"/>
    <w:rsid w:val="00560049"/>
    <w:rsid w:val="0056020C"/>
    <w:rsid w:val="0056074A"/>
    <w:rsid w:val="005608EF"/>
    <w:rsid w:val="00560952"/>
    <w:rsid w:val="00560C1E"/>
    <w:rsid w:val="00560DC5"/>
    <w:rsid w:val="00560EE6"/>
    <w:rsid w:val="00561345"/>
    <w:rsid w:val="00561546"/>
    <w:rsid w:val="00561578"/>
    <w:rsid w:val="0056163F"/>
    <w:rsid w:val="00561B00"/>
    <w:rsid w:val="00561B60"/>
    <w:rsid w:val="00561BE6"/>
    <w:rsid w:val="00562027"/>
    <w:rsid w:val="005620A6"/>
    <w:rsid w:val="005621CB"/>
    <w:rsid w:val="0056241B"/>
    <w:rsid w:val="005626FF"/>
    <w:rsid w:val="0056285C"/>
    <w:rsid w:val="00562BF6"/>
    <w:rsid w:val="00562D9C"/>
    <w:rsid w:val="00562EF4"/>
    <w:rsid w:val="005632CB"/>
    <w:rsid w:val="0056365C"/>
    <w:rsid w:val="005637FB"/>
    <w:rsid w:val="00563C1C"/>
    <w:rsid w:val="00563E91"/>
    <w:rsid w:val="00564306"/>
    <w:rsid w:val="005643E0"/>
    <w:rsid w:val="005645C9"/>
    <w:rsid w:val="005646C7"/>
    <w:rsid w:val="005647D2"/>
    <w:rsid w:val="00564922"/>
    <w:rsid w:val="00564933"/>
    <w:rsid w:val="0056493A"/>
    <w:rsid w:val="00564B9E"/>
    <w:rsid w:val="00564E39"/>
    <w:rsid w:val="00564FC7"/>
    <w:rsid w:val="00565031"/>
    <w:rsid w:val="0056574E"/>
    <w:rsid w:val="0056592F"/>
    <w:rsid w:val="005659B4"/>
    <w:rsid w:val="005659DB"/>
    <w:rsid w:val="00565D0B"/>
    <w:rsid w:val="00565D7F"/>
    <w:rsid w:val="00565ECD"/>
    <w:rsid w:val="00566238"/>
    <w:rsid w:val="0056635B"/>
    <w:rsid w:val="0056640D"/>
    <w:rsid w:val="0056674A"/>
    <w:rsid w:val="0056674F"/>
    <w:rsid w:val="005667F6"/>
    <w:rsid w:val="00566840"/>
    <w:rsid w:val="005668F6"/>
    <w:rsid w:val="00566CDC"/>
    <w:rsid w:val="00566D9B"/>
    <w:rsid w:val="00566F03"/>
    <w:rsid w:val="00566FD3"/>
    <w:rsid w:val="00566FD6"/>
    <w:rsid w:val="00567022"/>
    <w:rsid w:val="00567068"/>
    <w:rsid w:val="005674B1"/>
    <w:rsid w:val="0056763F"/>
    <w:rsid w:val="005676FE"/>
    <w:rsid w:val="0056776E"/>
    <w:rsid w:val="00567994"/>
    <w:rsid w:val="00567A26"/>
    <w:rsid w:val="00567A4F"/>
    <w:rsid w:val="00567B8E"/>
    <w:rsid w:val="00567BAC"/>
    <w:rsid w:val="005700A9"/>
    <w:rsid w:val="00570198"/>
    <w:rsid w:val="0057033B"/>
    <w:rsid w:val="005703FB"/>
    <w:rsid w:val="005704B9"/>
    <w:rsid w:val="0057058C"/>
    <w:rsid w:val="005705E1"/>
    <w:rsid w:val="00570903"/>
    <w:rsid w:val="00570B95"/>
    <w:rsid w:val="00570BDA"/>
    <w:rsid w:val="00570EB7"/>
    <w:rsid w:val="0057108A"/>
    <w:rsid w:val="0057110F"/>
    <w:rsid w:val="00571161"/>
    <w:rsid w:val="00571745"/>
    <w:rsid w:val="005717A1"/>
    <w:rsid w:val="00571B68"/>
    <w:rsid w:val="00571BA9"/>
    <w:rsid w:val="00571DF9"/>
    <w:rsid w:val="00571FBB"/>
    <w:rsid w:val="00572006"/>
    <w:rsid w:val="005721AF"/>
    <w:rsid w:val="0057224E"/>
    <w:rsid w:val="00572276"/>
    <w:rsid w:val="00572891"/>
    <w:rsid w:val="00572953"/>
    <w:rsid w:val="00572C96"/>
    <w:rsid w:val="00572CCF"/>
    <w:rsid w:val="00572E5B"/>
    <w:rsid w:val="00573173"/>
    <w:rsid w:val="00573204"/>
    <w:rsid w:val="00573250"/>
    <w:rsid w:val="00573785"/>
    <w:rsid w:val="00573800"/>
    <w:rsid w:val="005739A7"/>
    <w:rsid w:val="005739FF"/>
    <w:rsid w:val="00573E12"/>
    <w:rsid w:val="00574097"/>
    <w:rsid w:val="0057431C"/>
    <w:rsid w:val="005745D1"/>
    <w:rsid w:val="00574AF5"/>
    <w:rsid w:val="00574BC3"/>
    <w:rsid w:val="00574DA9"/>
    <w:rsid w:val="00574F0F"/>
    <w:rsid w:val="0057529D"/>
    <w:rsid w:val="00575607"/>
    <w:rsid w:val="005757C9"/>
    <w:rsid w:val="00575C65"/>
    <w:rsid w:val="00575D7D"/>
    <w:rsid w:val="00575F21"/>
    <w:rsid w:val="00576334"/>
    <w:rsid w:val="00576541"/>
    <w:rsid w:val="00576759"/>
    <w:rsid w:val="00576A46"/>
    <w:rsid w:val="00576B30"/>
    <w:rsid w:val="00576BB0"/>
    <w:rsid w:val="00576DF9"/>
    <w:rsid w:val="00576FA2"/>
    <w:rsid w:val="005770B4"/>
    <w:rsid w:val="00577473"/>
    <w:rsid w:val="00577719"/>
    <w:rsid w:val="00577895"/>
    <w:rsid w:val="00577918"/>
    <w:rsid w:val="00577A97"/>
    <w:rsid w:val="00577C22"/>
    <w:rsid w:val="005801CF"/>
    <w:rsid w:val="0058036F"/>
    <w:rsid w:val="00580597"/>
    <w:rsid w:val="00580672"/>
    <w:rsid w:val="0058075C"/>
    <w:rsid w:val="00580AC0"/>
    <w:rsid w:val="00580BC5"/>
    <w:rsid w:val="005810F9"/>
    <w:rsid w:val="00581106"/>
    <w:rsid w:val="005811B0"/>
    <w:rsid w:val="00581309"/>
    <w:rsid w:val="0058146A"/>
    <w:rsid w:val="00581600"/>
    <w:rsid w:val="00581BE8"/>
    <w:rsid w:val="00581E0F"/>
    <w:rsid w:val="00582445"/>
    <w:rsid w:val="0058251E"/>
    <w:rsid w:val="005826BD"/>
    <w:rsid w:val="005826E8"/>
    <w:rsid w:val="005826FE"/>
    <w:rsid w:val="005827D1"/>
    <w:rsid w:val="00582908"/>
    <w:rsid w:val="00582B87"/>
    <w:rsid w:val="00582C12"/>
    <w:rsid w:val="00582D9C"/>
    <w:rsid w:val="00583008"/>
    <w:rsid w:val="00583480"/>
    <w:rsid w:val="00583742"/>
    <w:rsid w:val="00583878"/>
    <w:rsid w:val="00583976"/>
    <w:rsid w:val="00583A8B"/>
    <w:rsid w:val="00583A97"/>
    <w:rsid w:val="00583DEA"/>
    <w:rsid w:val="00583E1A"/>
    <w:rsid w:val="00583E98"/>
    <w:rsid w:val="00583F32"/>
    <w:rsid w:val="00584062"/>
    <w:rsid w:val="00584149"/>
    <w:rsid w:val="0058417B"/>
    <w:rsid w:val="005841FC"/>
    <w:rsid w:val="0058440D"/>
    <w:rsid w:val="00584757"/>
    <w:rsid w:val="00584975"/>
    <w:rsid w:val="00584A3B"/>
    <w:rsid w:val="00584D40"/>
    <w:rsid w:val="00584DE3"/>
    <w:rsid w:val="00585122"/>
    <w:rsid w:val="0058520A"/>
    <w:rsid w:val="005852C4"/>
    <w:rsid w:val="005855ED"/>
    <w:rsid w:val="00585B0D"/>
    <w:rsid w:val="00585DA9"/>
    <w:rsid w:val="00585EAD"/>
    <w:rsid w:val="00585F88"/>
    <w:rsid w:val="005861B2"/>
    <w:rsid w:val="0058661F"/>
    <w:rsid w:val="00586789"/>
    <w:rsid w:val="00586A29"/>
    <w:rsid w:val="00586A55"/>
    <w:rsid w:val="00586BEE"/>
    <w:rsid w:val="00586E06"/>
    <w:rsid w:val="00586F47"/>
    <w:rsid w:val="005870AD"/>
    <w:rsid w:val="0058712E"/>
    <w:rsid w:val="00587241"/>
    <w:rsid w:val="00587764"/>
    <w:rsid w:val="00587A19"/>
    <w:rsid w:val="00587AAE"/>
    <w:rsid w:val="00587C02"/>
    <w:rsid w:val="00587CA8"/>
    <w:rsid w:val="00587E5B"/>
    <w:rsid w:val="00587F88"/>
    <w:rsid w:val="0059006B"/>
    <w:rsid w:val="0059021D"/>
    <w:rsid w:val="005902E0"/>
    <w:rsid w:val="00590390"/>
    <w:rsid w:val="005907C6"/>
    <w:rsid w:val="00590ACE"/>
    <w:rsid w:val="00590BDE"/>
    <w:rsid w:val="00590EEA"/>
    <w:rsid w:val="005911FB"/>
    <w:rsid w:val="005912C6"/>
    <w:rsid w:val="005913FE"/>
    <w:rsid w:val="005916E0"/>
    <w:rsid w:val="00591706"/>
    <w:rsid w:val="0059180B"/>
    <w:rsid w:val="00591846"/>
    <w:rsid w:val="00591868"/>
    <w:rsid w:val="00591FE0"/>
    <w:rsid w:val="00592160"/>
    <w:rsid w:val="0059244E"/>
    <w:rsid w:val="00592591"/>
    <w:rsid w:val="005925FB"/>
    <w:rsid w:val="0059268E"/>
    <w:rsid w:val="005926B0"/>
    <w:rsid w:val="00592959"/>
    <w:rsid w:val="00592B79"/>
    <w:rsid w:val="00592BA0"/>
    <w:rsid w:val="00592F18"/>
    <w:rsid w:val="005930EF"/>
    <w:rsid w:val="00593B9A"/>
    <w:rsid w:val="00593C88"/>
    <w:rsid w:val="00593D04"/>
    <w:rsid w:val="00594226"/>
    <w:rsid w:val="00594377"/>
    <w:rsid w:val="005943B9"/>
    <w:rsid w:val="0059440E"/>
    <w:rsid w:val="0059441E"/>
    <w:rsid w:val="00594456"/>
    <w:rsid w:val="005944AF"/>
    <w:rsid w:val="0059492A"/>
    <w:rsid w:val="00594A6A"/>
    <w:rsid w:val="00594ADA"/>
    <w:rsid w:val="00594C20"/>
    <w:rsid w:val="00594FB3"/>
    <w:rsid w:val="005957A3"/>
    <w:rsid w:val="00595976"/>
    <w:rsid w:val="00595AAA"/>
    <w:rsid w:val="00595BE2"/>
    <w:rsid w:val="00595EE6"/>
    <w:rsid w:val="00595F32"/>
    <w:rsid w:val="005960A5"/>
    <w:rsid w:val="00596215"/>
    <w:rsid w:val="005965D2"/>
    <w:rsid w:val="005967FA"/>
    <w:rsid w:val="00596908"/>
    <w:rsid w:val="00596BAB"/>
    <w:rsid w:val="00596C37"/>
    <w:rsid w:val="00596D55"/>
    <w:rsid w:val="00596F57"/>
    <w:rsid w:val="005974CB"/>
    <w:rsid w:val="0059790F"/>
    <w:rsid w:val="00597B63"/>
    <w:rsid w:val="00597C55"/>
    <w:rsid w:val="005A055B"/>
    <w:rsid w:val="005A06F1"/>
    <w:rsid w:val="005A0F17"/>
    <w:rsid w:val="005A0FA9"/>
    <w:rsid w:val="005A0FD8"/>
    <w:rsid w:val="005A0FF6"/>
    <w:rsid w:val="005A1118"/>
    <w:rsid w:val="005A118F"/>
    <w:rsid w:val="005A11FE"/>
    <w:rsid w:val="005A13B4"/>
    <w:rsid w:val="005A14CA"/>
    <w:rsid w:val="005A18A0"/>
    <w:rsid w:val="005A1A01"/>
    <w:rsid w:val="005A1BAA"/>
    <w:rsid w:val="005A207A"/>
    <w:rsid w:val="005A2085"/>
    <w:rsid w:val="005A25A4"/>
    <w:rsid w:val="005A289A"/>
    <w:rsid w:val="005A2943"/>
    <w:rsid w:val="005A2A75"/>
    <w:rsid w:val="005A2A77"/>
    <w:rsid w:val="005A2C23"/>
    <w:rsid w:val="005A2D7E"/>
    <w:rsid w:val="005A2DD9"/>
    <w:rsid w:val="005A2EC3"/>
    <w:rsid w:val="005A3113"/>
    <w:rsid w:val="005A32F5"/>
    <w:rsid w:val="005A354D"/>
    <w:rsid w:val="005A37B8"/>
    <w:rsid w:val="005A3B1F"/>
    <w:rsid w:val="005A3BA9"/>
    <w:rsid w:val="005A3DF2"/>
    <w:rsid w:val="005A3F5C"/>
    <w:rsid w:val="005A4001"/>
    <w:rsid w:val="005A4383"/>
    <w:rsid w:val="005A443C"/>
    <w:rsid w:val="005A463F"/>
    <w:rsid w:val="005A4BE7"/>
    <w:rsid w:val="005A4C6C"/>
    <w:rsid w:val="005A502D"/>
    <w:rsid w:val="005A5570"/>
    <w:rsid w:val="005A56ED"/>
    <w:rsid w:val="005A583C"/>
    <w:rsid w:val="005A5865"/>
    <w:rsid w:val="005A58BB"/>
    <w:rsid w:val="005A5968"/>
    <w:rsid w:val="005A5BC3"/>
    <w:rsid w:val="005A5D34"/>
    <w:rsid w:val="005A5E4F"/>
    <w:rsid w:val="005A607B"/>
    <w:rsid w:val="005A6173"/>
    <w:rsid w:val="005A6683"/>
    <w:rsid w:val="005A680D"/>
    <w:rsid w:val="005A685E"/>
    <w:rsid w:val="005A6B38"/>
    <w:rsid w:val="005A6B6D"/>
    <w:rsid w:val="005A6CB6"/>
    <w:rsid w:val="005A6DF6"/>
    <w:rsid w:val="005A726B"/>
    <w:rsid w:val="005A73CD"/>
    <w:rsid w:val="005A745B"/>
    <w:rsid w:val="005A74A8"/>
    <w:rsid w:val="005A750E"/>
    <w:rsid w:val="005A75E8"/>
    <w:rsid w:val="005A7850"/>
    <w:rsid w:val="005A78A0"/>
    <w:rsid w:val="005A78B3"/>
    <w:rsid w:val="005A7974"/>
    <w:rsid w:val="005A7990"/>
    <w:rsid w:val="005A7A50"/>
    <w:rsid w:val="005A7A97"/>
    <w:rsid w:val="005A7DBC"/>
    <w:rsid w:val="005A7E5F"/>
    <w:rsid w:val="005B007B"/>
    <w:rsid w:val="005B00D0"/>
    <w:rsid w:val="005B0177"/>
    <w:rsid w:val="005B0261"/>
    <w:rsid w:val="005B03D4"/>
    <w:rsid w:val="005B0460"/>
    <w:rsid w:val="005B066C"/>
    <w:rsid w:val="005B0699"/>
    <w:rsid w:val="005B08B4"/>
    <w:rsid w:val="005B09F0"/>
    <w:rsid w:val="005B0B0F"/>
    <w:rsid w:val="005B0CDF"/>
    <w:rsid w:val="005B0ED3"/>
    <w:rsid w:val="005B13F2"/>
    <w:rsid w:val="005B1743"/>
    <w:rsid w:val="005B1BAB"/>
    <w:rsid w:val="005B1C38"/>
    <w:rsid w:val="005B1CA0"/>
    <w:rsid w:val="005B1CD1"/>
    <w:rsid w:val="005B1CD3"/>
    <w:rsid w:val="005B1DE3"/>
    <w:rsid w:val="005B1E81"/>
    <w:rsid w:val="005B2286"/>
    <w:rsid w:val="005B2507"/>
    <w:rsid w:val="005B2780"/>
    <w:rsid w:val="005B27AF"/>
    <w:rsid w:val="005B2814"/>
    <w:rsid w:val="005B2829"/>
    <w:rsid w:val="005B29DB"/>
    <w:rsid w:val="005B2C07"/>
    <w:rsid w:val="005B2CC1"/>
    <w:rsid w:val="005B2F85"/>
    <w:rsid w:val="005B32B1"/>
    <w:rsid w:val="005B3577"/>
    <w:rsid w:val="005B3717"/>
    <w:rsid w:val="005B3A15"/>
    <w:rsid w:val="005B3BB8"/>
    <w:rsid w:val="005B3E33"/>
    <w:rsid w:val="005B3F7E"/>
    <w:rsid w:val="005B407A"/>
    <w:rsid w:val="005B4099"/>
    <w:rsid w:val="005B430D"/>
    <w:rsid w:val="005B4470"/>
    <w:rsid w:val="005B4684"/>
    <w:rsid w:val="005B46B0"/>
    <w:rsid w:val="005B4762"/>
    <w:rsid w:val="005B490D"/>
    <w:rsid w:val="005B4B67"/>
    <w:rsid w:val="005B4CA0"/>
    <w:rsid w:val="005B4D14"/>
    <w:rsid w:val="005B4E09"/>
    <w:rsid w:val="005B4FA8"/>
    <w:rsid w:val="005B531A"/>
    <w:rsid w:val="005B548C"/>
    <w:rsid w:val="005B559C"/>
    <w:rsid w:val="005B5654"/>
    <w:rsid w:val="005B5704"/>
    <w:rsid w:val="005B59F0"/>
    <w:rsid w:val="005B5A7C"/>
    <w:rsid w:val="005B5D81"/>
    <w:rsid w:val="005B5F6B"/>
    <w:rsid w:val="005B5F87"/>
    <w:rsid w:val="005B6109"/>
    <w:rsid w:val="005B6758"/>
    <w:rsid w:val="005B71FD"/>
    <w:rsid w:val="005B7317"/>
    <w:rsid w:val="005B7335"/>
    <w:rsid w:val="005B7596"/>
    <w:rsid w:val="005B76C2"/>
    <w:rsid w:val="005B7700"/>
    <w:rsid w:val="005B782B"/>
    <w:rsid w:val="005B7848"/>
    <w:rsid w:val="005B79C3"/>
    <w:rsid w:val="005B7A94"/>
    <w:rsid w:val="005B7E81"/>
    <w:rsid w:val="005C059F"/>
    <w:rsid w:val="005C0A7C"/>
    <w:rsid w:val="005C0C93"/>
    <w:rsid w:val="005C0E33"/>
    <w:rsid w:val="005C180F"/>
    <w:rsid w:val="005C1876"/>
    <w:rsid w:val="005C1A2C"/>
    <w:rsid w:val="005C1B85"/>
    <w:rsid w:val="005C1DA6"/>
    <w:rsid w:val="005C1FBA"/>
    <w:rsid w:val="005C223F"/>
    <w:rsid w:val="005C265C"/>
    <w:rsid w:val="005C29C2"/>
    <w:rsid w:val="005C29EF"/>
    <w:rsid w:val="005C2A11"/>
    <w:rsid w:val="005C2DF6"/>
    <w:rsid w:val="005C2E66"/>
    <w:rsid w:val="005C2E93"/>
    <w:rsid w:val="005C30E9"/>
    <w:rsid w:val="005C327E"/>
    <w:rsid w:val="005C340C"/>
    <w:rsid w:val="005C34D8"/>
    <w:rsid w:val="005C35D9"/>
    <w:rsid w:val="005C3666"/>
    <w:rsid w:val="005C3705"/>
    <w:rsid w:val="005C38A0"/>
    <w:rsid w:val="005C3D5C"/>
    <w:rsid w:val="005C3F4A"/>
    <w:rsid w:val="005C47A5"/>
    <w:rsid w:val="005C49BF"/>
    <w:rsid w:val="005C4AD0"/>
    <w:rsid w:val="005C4D93"/>
    <w:rsid w:val="005C4EBB"/>
    <w:rsid w:val="005C4EDF"/>
    <w:rsid w:val="005C4F32"/>
    <w:rsid w:val="005C5047"/>
    <w:rsid w:val="005C53F1"/>
    <w:rsid w:val="005C543D"/>
    <w:rsid w:val="005C57EA"/>
    <w:rsid w:val="005C5C31"/>
    <w:rsid w:val="005C5E10"/>
    <w:rsid w:val="005C5E4F"/>
    <w:rsid w:val="005C5EA8"/>
    <w:rsid w:val="005C5EB2"/>
    <w:rsid w:val="005C5FE6"/>
    <w:rsid w:val="005C61BF"/>
    <w:rsid w:val="005C63B0"/>
    <w:rsid w:val="005C67F4"/>
    <w:rsid w:val="005C68EB"/>
    <w:rsid w:val="005C6E53"/>
    <w:rsid w:val="005C6E70"/>
    <w:rsid w:val="005C739B"/>
    <w:rsid w:val="005C740B"/>
    <w:rsid w:val="005C747C"/>
    <w:rsid w:val="005C770D"/>
    <w:rsid w:val="005C7ADD"/>
    <w:rsid w:val="005C7B3B"/>
    <w:rsid w:val="005C7D68"/>
    <w:rsid w:val="005D00BF"/>
    <w:rsid w:val="005D04AF"/>
    <w:rsid w:val="005D04C5"/>
    <w:rsid w:val="005D0BD8"/>
    <w:rsid w:val="005D0D50"/>
    <w:rsid w:val="005D0EE1"/>
    <w:rsid w:val="005D0FF4"/>
    <w:rsid w:val="005D105F"/>
    <w:rsid w:val="005D129F"/>
    <w:rsid w:val="005D13F2"/>
    <w:rsid w:val="005D160D"/>
    <w:rsid w:val="005D1758"/>
    <w:rsid w:val="005D17F5"/>
    <w:rsid w:val="005D19C4"/>
    <w:rsid w:val="005D19D2"/>
    <w:rsid w:val="005D1BF4"/>
    <w:rsid w:val="005D1F48"/>
    <w:rsid w:val="005D1F66"/>
    <w:rsid w:val="005D2289"/>
    <w:rsid w:val="005D22A4"/>
    <w:rsid w:val="005D246B"/>
    <w:rsid w:val="005D249C"/>
    <w:rsid w:val="005D253F"/>
    <w:rsid w:val="005D2723"/>
    <w:rsid w:val="005D2749"/>
    <w:rsid w:val="005D2865"/>
    <w:rsid w:val="005D29E7"/>
    <w:rsid w:val="005D2BF7"/>
    <w:rsid w:val="005D2BFF"/>
    <w:rsid w:val="005D2CCC"/>
    <w:rsid w:val="005D2DA9"/>
    <w:rsid w:val="005D3150"/>
    <w:rsid w:val="005D33F0"/>
    <w:rsid w:val="005D3713"/>
    <w:rsid w:val="005D3849"/>
    <w:rsid w:val="005D3893"/>
    <w:rsid w:val="005D3B38"/>
    <w:rsid w:val="005D3C28"/>
    <w:rsid w:val="005D3D38"/>
    <w:rsid w:val="005D4021"/>
    <w:rsid w:val="005D40A8"/>
    <w:rsid w:val="005D4368"/>
    <w:rsid w:val="005D4575"/>
    <w:rsid w:val="005D4850"/>
    <w:rsid w:val="005D4940"/>
    <w:rsid w:val="005D52C1"/>
    <w:rsid w:val="005D5498"/>
    <w:rsid w:val="005D556F"/>
    <w:rsid w:val="005D5769"/>
    <w:rsid w:val="005D57DE"/>
    <w:rsid w:val="005D5CEE"/>
    <w:rsid w:val="005D5E66"/>
    <w:rsid w:val="005D5F7F"/>
    <w:rsid w:val="005D63AE"/>
    <w:rsid w:val="005D654B"/>
    <w:rsid w:val="005D687A"/>
    <w:rsid w:val="005D6884"/>
    <w:rsid w:val="005D6A22"/>
    <w:rsid w:val="005D6B30"/>
    <w:rsid w:val="005D6CC1"/>
    <w:rsid w:val="005D768D"/>
    <w:rsid w:val="005D771C"/>
    <w:rsid w:val="005D7BCF"/>
    <w:rsid w:val="005D7C25"/>
    <w:rsid w:val="005D7D74"/>
    <w:rsid w:val="005D7D90"/>
    <w:rsid w:val="005E0893"/>
    <w:rsid w:val="005E096D"/>
    <w:rsid w:val="005E0A36"/>
    <w:rsid w:val="005E0D4B"/>
    <w:rsid w:val="005E0E56"/>
    <w:rsid w:val="005E13EA"/>
    <w:rsid w:val="005E1453"/>
    <w:rsid w:val="005E15F0"/>
    <w:rsid w:val="005E1675"/>
    <w:rsid w:val="005E18E5"/>
    <w:rsid w:val="005E19DE"/>
    <w:rsid w:val="005E19EF"/>
    <w:rsid w:val="005E1BF8"/>
    <w:rsid w:val="005E2097"/>
    <w:rsid w:val="005E25B4"/>
    <w:rsid w:val="005E2611"/>
    <w:rsid w:val="005E28E1"/>
    <w:rsid w:val="005E2C29"/>
    <w:rsid w:val="005E3036"/>
    <w:rsid w:val="005E30A2"/>
    <w:rsid w:val="005E33A2"/>
    <w:rsid w:val="005E3407"/>
    <w:rsid w:val="005E346A"/>
    <w:rsid w:val="005E34E3"/>
    <w:rsid w:val="005E3552"/>
    <w:rsid w:val="005E357A"/>
    <w:rsid w:val="005E3D0D"/>
    <w:rsid w:val="005E4209"/>
    <w:rsid w:val="005E42D1"/>
    <w:rsid w:val="005E42F6"/>
    <w:rsid w:val="005E43EC"/>
    <w:rsid w:val="005E456D"/>
    <w:rsid w:val="005E48AF"/>
    <w:rsid w:val="005E4925"/>
    <w:rsid w:val="005E4988"/>
    <w:rsid w:val="005E4B62"/>
    <w:rsid w:val="005E4C2D"/>
    <w:rsid w:val="005E4CA6"/>
    <w:rsid w:val="005E4D88"/>
    <w:rsid w:val="005E53F1"/>
    <w:rsid w:val="005E542F"/>
    <w:rsid w:val="005E54CD"/>
    <w:rsid w:val="005E5862"/>
    <w:rsid w:val="005E5CFB"/>
    <w:rsid w:val="005E5DC4"/>
    <w:rsid w:val="005E5DC8"/>
    <w:rsid w:val="005E5ED3"/>
    <w:rsid w:val="005E639F"/>
    <w:rsid w:val="005E64F3"/>
    <w:rsid w:val="005E6705"/>
    <w:rsid w:val="005E6B24"/>
    <w:rsid w:val="005E6C38"/>
    <w:rsid w:val="005E6C88"/>
    <w:rsid w:val="005E70F3"/>
    <w:rsid w:val="005E7655"/>
    <w:rsid w:val="005E7C4C"/>
    <w:rsid w:val="005E7E51"/>
    <w:rsid w:val="005F0137"/>
    <w:rsid w:val="005F031E"/>
    <w:rsid w:val="005F04B8"/>
    <w:rsid w:val="005F05B9"/>
    <w:rsid w:val="005F0899"/>
    <w:rsid w:val="005F0A6E"/>
    <w:rsid w:val="005F0A8C"/>
    <w:rsid w:val="005F0C4A"/>
    <w:rsid w:val="005F0C62"/>
    <w:rsid w:val="005F0D63"/>
    <w:rsid w:val="005F0EE8"/>
    <w:rsid w:val="005F0FB3"/>
    <w:rsid w:val="005F127D"/>
    <w:rsid w:val="005F14DA"/>
    <w:rsid w:val="005F1529"/>
    <w:rsid w:val="005F17F0"/>
    <w:rsid w:val="005F17F9"/>
    <w:rsid w:val="005F183D"/>
    <w:rsid w:val="005F1E57"/>
    <w:rsid w:val="005F207E"/>
    <w:rsid w:val="005F20B9"/>
    <w:rsid w:val="005F2130"/>
    <w:rsid w:val="005F2173"/>
    <w:rsid w:val="005F268C"/>
    <w:rsid w:val="005F275A"/>
    <w:rsid w:val="005F2768"/>
    <w:rsid w:val="005F2B80"/>
    <w:rsid w:val="005F2C47"/>
    <w:rsid w:val="005F2CF4"/>
    <w:rsid w:val="005F2E84"/>
    <w:rsid w:val="005F2EE3"/>
    <w:rsid w:val="005F3066"/>
    <w:rsid w:val="005F33CD"/>
    <w:rsid w:val="005F36D5"/>
    <w:rsid w:val="005F3711"/>
    <w:rsid w:val="005F3CB6"/>
    <w:rsid w:val="005F3DBE"/>
    <w:rsid w:val="005F40DB"/>
    <w:rsid w:val="005F4244"/>
    <w:rsid w:val="005F42DF"/>
    <w:rsid w:val="005F450E"/>
    <w:rsid w:val="005F46EE"/>
    <w:rsid w:val="005F49B5"/>
    <w:rsid w:val="005F4BEF"/>
    <w:rsid w:val="005F4CF5"/>
    <w:rsid w:val="005F4D7C"/>
    <w:rsid w:val="005F4E69"/>
    <w:rsid w:val="005F4EA7"/>
    <w:rsid w:val="005F4F4E"/>
    <w:rsid w:val="005F4FA8"/>
    <w:rsid w:val="005F5660"/>
    <w:rsid w:val="005F56F5"/>
    <w:rsid w:val="005F5826"/>
    <w:rsid w:val="005F5902"/>
    <w:rsid w:val="005F5BC7"/>
    <w:rsid w:val="005F5D85"/>
    <w:rsid w:val="005F65F7"/>
    <w:rsid w:val="005F6755"/>
    <w:rsid w:val="005F68F9"/>
    <w:rsid w:val="005F6987"/>
    <w:rsid w:val="005F6A2D"/>
    <w:rsid w:val="005F6A37"/>
    <w:rsid w:val="005F6C3C"/>
    <w:rsid w:val="005F7234"/>
    <w:rsid w:val="005F7530"/>
    <w:rsid w:val="005F7635"/>
    <w:rsid w:val="005F7803"/>
    <w:rsid w:val="005F791C"/>
    <w:rsid w:val="005F799D"/>
    <w:rsid w:val="005F7E93"/>
    <w:rsid w:val="005F7FDF"/>
    <w:rsid w:val="006003BD"/>
    <w:rsid w:val="006004AA"/>
    <w:rsid w:val="00600C1B"/>
    <w:rsid w:val="00600F48"/>
    <w:rsid w:val="006010B0"/>
    <w:rsid w:val="00601425"/>
    <w:rsid w:val="006015A4"/>
    <w:rsid w:val="00601754"/>
    <w:rsid w:val="00601813"/>
    <w:rsid w:val="006019BF"/>
    <w:rsid w:val="00601D21"/>
    <w:rsid w:val="006024F5"/>
    <w:rsid w:val="00602605"/>
    <w:rsid w:val="006026B5"/>
    <w:rsid w:val="00602FF5"/>
    <w:rsid w:val="00602FF8"/>
    <w:rsid w:val="006030D5"/>
    <w:rsid w:val="00603391"/>
    <w:rsid w:val="0060409C"/>
    <w:rsid w:val="006041A2"/>
    <w:rsid w:val="00604270"/>
    <w:rsid w:val="00604444"/>
    <w:rsid w:val="00604529"/>
    <w:rsid w:val="00604829"/>
    <w:rsid w:val="006048DC"/>
    <w:rsid w:val="00604A8A"/>
    <w:rsid w:val="00604BCE"/>
    <w:rsid w:val="00604F44"/>
    <w:rsid w:val="00604F9A"/>
    <w:rsid w:val="00605137"/>
    <w:rsid w:val="006051E3"/>
    <w:rsid w:val="0060532B"/>
    <w:rsid w:val="006053C1"/>
    <w:rsid w:val="00605791"/>
    <w:rsid w:val="00605A77"/>
    <w:rsid w:val="00606252"/>
    <w:rsid w:val="006063E1"/>
    <w:rsid w:val="00606E54"/>
    <w:rsid w:val="006070CA"/>
    <w:rsid w:val="006074BE"/>
    <w:rsid w:val="00607A62"/>
    <w:rsid w:val="00607BD1"/>
    <w:rsid w:val="00607C0E"/>
    <w:rsid w:val="00607E0C"/>
    <w:rsid w:val="0061022B"/>
    <w:rsid w:val="006103DB"/>
    <w:rsid w:val="0061052F"/>
    <w:rsid w:val="00610885"/>
    <w:rsid w:val="00610A1E"/>
    <w:rsid w:val="00610B0A"/>
    <w:rsid w:val="00610C31"/>
    <w:rsid w:val="00610C91"/>
    <w:rsid w:val="00610E9A"/>
    <w:rsid w:val="006116D9"/>
    <w:rsid w:val="006116FF"/>
    <w:rsid w:val="0061191F"/>
    <w:rsid w:val="006119BD"/>
    <w:rsid w:val="00611DDB"/>
    <w:rsid w:val="00611FEB"/>
    <w:rsid w:val="00612388"/>
    <w:rsid w:val="00612395"/>
    <w:rsid w:val="006123B5"/>
    <w:rsid w:val="00612519"/>
    <w:rsid w:val="0061272A"/>
    <w:rsid w:val="0061293C"/>
    <w:rsid w:val="00612CCC"/>
    <w:rsid w:val="00612F6C"/>
    <w:rsid w:val="00612FFA"/>
    <w:rsid w:val="00613089"/>
    <w:rsid w:val="0061318E"/>
    <w:rsid w:val="0061355F"/>
    <w:rsid w:val="006137D4"/>
    <w:rsid w:val="0061388D"/>
    <w:rsid w:val="0061391C"/>
    <w:rsid w:val="00613A84"/>
    <w:rsid w:val="00613E5D"/>
    <w:rsid w:val="0061408C"/>
    <w:rsid w:val="006142D5"/>
    <w:rsid w:val="0061462C"/>
    <w:rsid w:val="006146EA"/>
    <w:rsid w:val="00614D24"/>
    <w:rsid w:val="00614DD5"/>
    <w:rsid w:val="00614EC9"/>
    <w:rsid w:val="00614F55"/>
    <w:rsid w:val="00614FB4"/>
    <w:rsid w:val="006152A1"/>
    <w:rsid w:val="00615372"/>
    <w:rsid w:val="00615487"/>
    <w:rsid w:val="00615689"/>
    <w:rsid w:val="006159D3"/>
    <w:rsid w:val="00615A60"/>
    <w:rsid w:val="00615CB6"/>
    <w:rsid w:val="00615E67"/>
    <w:rsid w:val="006167A0"/>
    <w:rsid w:val="00616803"/>
    <w:rsid w:val="006168A1"/>
    <w:rsid w:val="00616C58"/>
    <w:rsid w:val="00616CBA"/>
    <w:rsid w:val="006170FC"/>
    <w:rsid w:val="006172BE"/>
    <w:rsid w:val="0061782F"/>
    <w:rsid w:val="00617868"/>
    <w:rsid w:val="00617BC6"/>
    <w:rsid w:val="00617C29"/>
    <w:rsid w:val="00617D41"/>
    <w:rsid w:val="00617FDB"/>
    <w:rsid w:val="0062050F"/>
    <w:rsid w:val="00620598"/>
    <w:rsid w:val="00620880"/>
    <w:rsid w:val="006209DD"/>
    <w:rsid w:val="00620E7C"/>
    <w:rsid w:val="00620F99"/>
    <w:rsid w:val="00620FEA"/>
    <w:rsid w:val="006210EC"/>
    <w:rsid w:val="0062137C"/>
    <w:rsid w:val="006213A8"/>
    <w:rsid w:val="00621416"/>
    <w:rsid w:val="006214B8"/>
    <w:rsid w:val="006215DD"/>
    <w:rsid w:val="0062163D"/>
    <w:rsid w:val="0062182F"/>
    <w:rsid w:val="006218ED"/>
    <w:rsid w:val="00621A57"/>
    <w:rsid w:val="00621E33"/>
    <w:rsid w:val="00621E9C"/>
    <w:rsid w:val="00621F17"/>
    <w:rsid w:val="00621F39"/>
    <w:rsid w:val="006220AE"/>
    <w:rsid w:val="006221E0"/>
    <w:rsid w:val="006222C5"/>
    <w:rsid w:val="00622781"/>
    <w:rsid w:val="006227DE"/>
    <w:rsid w:val="00622895"/>
    <w:rsid w:val="006231FF"/>
    <w:rsid w:val="0062350C"/>
    <w:rsid w:val="00623600"/>
    <w:rsid w:val="00623B7F"/>
    <w:rsid w:val="00623B9C"/>
    <w:rsid w:val="00623BD0"/>
    <w:rsid w:val="00623CFD"/>
    <w:rsid w:val="00623EF5"/>
    <w:rsid w:val="00623F86"/>
    <w:rsid w:val="00623FD6"/>
    <w:rsid w:val="0062408A"/>
    <w:rsid w:val="006240A6"/>
    <w:rsid w:val="006240B6"/>
    <w:rsid w:val="006247BB"/>
    <w:rsid w:val="00624884"/>
    <w:rsid w:val="0062498E"/>
    <w:rsid w:val="00624A5B"/>
    <w:rsid w:val="00624B39"/>
    <w:rsid w:val="00624B9A"/>
    <w:rsid w:val="00624E30"/>
    <w:rsid w:val="00624F49"/>
    <w:rsid w:val="006251C9"/>
    <w:rsid w:val="00625AFD"/>
    <w:rsid w:val="00625C01"/>
    <w:rsid w:val="00625CDB"/>
    <w:rsid w:val="00625E11"/>
    <w:rsid w:val="00625EFF"/>
    <w:rsid w:val="00625F75"/>
    <w:rsid w:val="0062600D"/>
    <w:rsid w:val="00626011"/>
    <w:rsid w:val="006261D6"/>
    <w:rsid w:val="00626E4C"/>
    <w:rsid w:val="006270D2"/>
    <w:rsid w:val="0062732A"/>
    <w:rsid w:val="00627760"/>
    <w:rsid w:val="00627848"/>
    <w:rsid w:val="006278E7"/>
    <w:rsid w:val="006279E2"/>
    <w:rsid w:val="00627F22"/>
    <w:rsid w:val="00627FD9"/>
    <w:rsid w:val="006300BC"/>
    <w:rsid w:val="00630209"/>
    <w:rsid w:val="0063056D"/>
    <w:rsid w:val="0063063E"/>
    <w:rsid w:val="0063070D"/>
    <w:rsid w:val="00630C0E"/>
    <w:rsid w:val="00630E25"/>
    <w:rsid w:val="00630EE5"/>
    <w:rsid w:val="00630F3E"/>
    <w:rsid w:val="00630FD6"/>
    <w:rsid w:val="006311D4"/>
    <w:rsid w:val="006313A1"/>
    <w:rsid w:val="00631834"/>
    <w:rsid w:val="006318CE"/>
    <w:rsid w:val="006318D6"/>
    <w:rsid w:val="00631908"/>
    <w:rsid w:val="00631A13"/>
    <w:rsid w:val="00631AE4"/>
    <w:rsid w:val="00631DDA"/>
    <w:rsid w:val="00631E64"/>
    <w:rsid w:val="0063206E"/>
    <w:rsid w:val="00632296"/>
    <w:rsid w:val="00632A4D"/>
    <w:rsid w:val="00632D62"/>
    <w:rsid w:val="0063303B"/>
    <w:rsid w:val="00633049"/>
    <w:rsid w:val="00633465"/>
    <w:rsid w:val="006338BB"/>
    <w:rsid w:val="00633941"/>
    <w:rsid w:val="0063395D"/>
    <w:rsid w:val="00633A0E"/>
    <w:rsid w:val="00633C07"/>
    <w:rsid w:val="00633EF4"/>
    <w:rsid w:val="006343E8"/>
    <w:rsid w:val="00634501"/>
    <w:rsid w:val="00634802"/>
    <w:rsid w:val="00634980"/>
    <w:rsid w:val="00634AC3"/>
    <w:rsid w:val="00634D9B"/>
    <w:rsid w:val="00634EF0"/>
    <w:rsid w:val="00635200"/>
    <w:rsid w:val="0063526E"/>
    <w:rsid w:val="00635550"/>
    <w:rsid w:val="0063561F"/>
    <w:rsid w:val="006356C1"/>
    <w:rsid w:val="0063593B"/>
    <w:rsid w:val="00635A6F"/>
    <w:rsid w:val="00635BB7"/>
    <w:rsid w:val="00635D9A"/>
    <w:rsid w:val="00635EFE"/>
    <w:rsid w:val="00635F55"/>
    <w:rsid w:val="00635FE8"/>
    <w:rsid w:val="0063610B"/>
    <w:rsid w:val="006363A5"/>
    <w:rsid w:val="006363EE"/>
    <w:rsid w:val="006365F3"/>
    <w:rsid w:val="006368CF"/>
    <w:rsid w:val="00636AFA"/>
    <w:rsid w:val="00637557"/>
    <w:rsid w:val="006376FA"/>
    <w:rsid w:val="0063776B"/>
    <w:rsid w:val="006378EB"/>
    <w:rsid w:val="00637E88"/>
    <w:rsid w:val="006402F1"/>
    <w:rsid w:val="006405C5"/>
    <w:rsid w:val="00640731"/>
    <w:rsid w:val="00640779"/>
    <w:rsid w:val="00640925"/>
    <w:rsid w:val="00640A05"/>
    <w:rsid w:val="00640DB5"/>
    <w:rsid w:val="00640E99"/>
    <w:rsid w:val="006411EB"/>
    <w:rsid w:val="0064120F"/>
    <w:rsid w:val="00641326"/>
    <w:rsid w:val="00641384"/>
    <w:rsid w:val="00641496"/>
    <w:rsid w:val="00641513"/>
    <w:rsid w:val="00641BC1"/>
    <w:rsid w:val="00641CA5"/>
    <w:rsid w:val="00641D7C"/>
    <w:rsid w:val="00641E6C"/>
    <w:rsid w:val="00641EBE"/>
    <w:rsid w:val="00641EE9"/>
    <w:rsid w:val="00641F96"/>
    <w:rsid w:val="00642106"/>
    <w:rsid w:val="00642123"/>
    <w:rsid w:val="00642169"/>
    <w:rsid w:val="00642610"/>
    <w:rsid w:val="006426BD"/>
    <w:rsid w:val="006427FE"/>
    <w:rsid w:val="00642935"/>
    <w:rsid w:val="00642B17"/>
    <w:rsid w:val="00643528"/>
    <w:rsid w:val="006435C2"/>
    <w:rsid w:val="00643F1B"/>
    <w:rsid w:val="0064400B"/>
    <w:rsid w:val="0064401C"/>
    <w:rsid w:val="006444E1"/>
    <w:rsid w:val="00644501"/>
    <w:rsid w:val="006446FF"/>
    <w:rsid w:val="00644ACB"/>
    <w:rsid w:val="00644B8B"/>
    <w:rsid w:val="00644E1B"/>
    <w:rsid w:val="00645179"/>
    <w:rsid w:val="006452FE"/>
    <w:rsid w:val="00645542"/>
    <w:rsid w:val="0064588E"/>
    <w:rsid w:val="00645992"/>
    <w:rsid w:val="00645BEA"/>
    <w:rsid w:val="00645C78"/>
    <w:rsid w:val="00645E7B"/>
    <w:rsid w:val="00645FF4"/>
    <w:rsid w:val="00646053"/>
    <w:rsid w:val="00646107"/>
    <w:rsid w:val="0064676C"/>
    <w:rsid w:val="00646826"/>
    <w:rsid w:val="006469AB"/>
    <w:rsid w:val="00646A62"/>
    <w:rsid w:val="00646AAC"/>
    <w:rsid w:val="00646EC9"/>
    <w:rsid w:val="00646F8C"/>
    <w:rsid w:val="006471D4"/>
    <w:rsid w:val="006474B4"/>
    <w:rsid w:val="00647693"/>
    <w:rsid w:val="0064777D"/>
    <w:rsid w:val="006477B5"/>
    <w:rsid w:val="0064791A"/>
    <w:rsid w:val="00647A9F"/>
    <w:rsid w:val="00647E0E"/>
    <w:rsid w:val="00647E74"/>
    <w:rsid w:val="00647F7B"/>
    <w:rsid w:val="006500F5"/>
    <w:rsid w:val="0065014D"/>
    <w:rsid w:val="00650AB3"/>
    <w:rsid w:val="00650E57"/>
    <w:rsid w:val="00650FE2"/>
    <w:rsid w:val="0065140B"/>
    <w:rsid w:val="006515A6"/>
    <w:rsid w:val="0065228F"/>
    <w:rsid w:val="006522BC"/>
    <w:rsid w:val="00652364"/>
    <w:rsid w:val="00652586"/>
    <w:rsid w:val="006526E2"/>
    <w:rsid w:val="00652818"/>
    <w:rsid w:val="00652848"/>
    <w:rsid w:val="006529F9"/>
    <w:rsid w:val="00652E61"/>
    <w:rsid w:val="00652F96"/>
    <w:rsid w:val="00652FC4"/>
    <w:rsid w:val="00652FF0"/>
    <w:rsid w:val="006530A8"/>
    <w:rsid w:val="0065315B"/>
    <w:rsid w:val="00653296"/>
    <w:rsid w:val="006532AA"/>
    <w:rsid w:val="0065335B"/>
    <w:rsid w:val="00653484"/>
    <w:rsid w:val="006536E0"/>
    <w:rsid w:val="006536FC"/>
    <w:rsid w:val="00653BD8"/>
    <w:rsid w:val="00653D36"/>
    <w:rsid w:val="00653F49"/>
    <w:rsid w:val="00654167"/>
    <w:rsid w:val="006542A4"/>
    <w:rsid w:val="00654313"/>
    <w:rsid w:val="00654426"/>
    <w:rsid w:val="00654569"/>
    <w:rsid w:val="00654659"/>
    <w:rsid w:val="00654935"/>
    <w:rsid w:val="00654AD4"/>
    <w:rsid w:val="00654ADF"/>
    <w:rsid w:val="00654C0B"/>
    <w:rsid w:val="00654F4E"/>
    <w:rsid w:val="00654F5F"/>
    <w:rsid w:val="00655053"/>
    <w:rsid w:val="00655097"/>
    <w:rsid w:val="006554FE"/>
    <w:rsid w:val="00655C67"/>
    <w:rsid w:val="00655DFF"/>
    <w:rsid w:val="006561E3"/>
    <w:rsid w:val="0065634F"/>
    <w:rsid w:val="0065636A"/>
    <w:rsid w:val="006563DF"/>
    <w:rsid w:val="006563F9"/>
    <w:rsid w:val="00656557"/>
    <w:rsid w:val="0065656F"/>
    <w:rsid w:val="0065671F"/>
    <w:rsid w:val="00656742"/>
    <w:rsid w:val="0065694B"/>
    <w:rsid w:val="006569AE"/>
    <w:rsid w:val="00656C35"/>
    <w:rsid w:val="00656C43"/>
    <w:rsid w:val="00656C58"/>
    <w:rsid w:val="00656CED"/>
    <w:rsid w:val="00657166"/>
    <w:rsid w:val="00657265"/>
    <w:rsid w:val="00657443"/>
    <w:rsid w:val="00657617"/>
    <w:rsid w:val="006576B3"/>
    <w:rsid w:val="0065788C"/>
    <w:rsid w:val="006578CA"/>
    <w:rsid w:val="006578DB"/>
    <w:rsid w:val="00657B63"/>
    <w:rsid w:val="00657C61"/>
    <w:rsid w:val="00657DB4"/>
    <w:rsid w:val="00660131"/>
    <w:rsid w:val="0066015F"/>
    <w:rsid w:val="006601CE"/>
    <w:rsid w:val="00660400"/>
    <w:rsid w:val="0066052A"/>
    <w:rsid w:val="006607C9"/>
    <w:rsid w:val="006608A3"/>
    <w:rsid w:val="006609B8"/>
    <w:rsid w:val="00660A76"/>
    <w:rsid w:val="00660B8C"/>
    <w:rsid w:val="00660CCB"/>
    <w:rsid w:val="00660E69"/>
    <w:rsid w:val="00660EA6"/>
    <w:rsid w:val="00661085"/>
    <w:rsid w:val="006613B0"/>
    <w:rsid w:val="006613C9"/>
    <w:rsid w:val="006619F1"/>
    <w:rsid w:val="00661B37"/>
    <w:rsid w:val="00661C4E"/>
    <w:rsid w:val="00661E02"/>
    <w:rsid w:val="00661E52"/>
    <w:rsid w:val="00661FA8"/>
    <w:rsid w:val="00662375"/>
    <w:rsid w:val="0066240B"/>
    <w:rsid w:val="006626A7"/>
    <w:rsid w:val="0066281D"/>
    <w:rsid w:val="00662DEF"/>
    <w:rsid w:val="00663A1F"/>
    <w:rsid w:val="00663A7A"/>
    <w:rsid w:val="00663B1D"/>
    <w:rsid w:val="00663D2F"/>
    <w:rsid w:val="00663E7A"/>
    <w:rsid w:val="0066400A"/>
    <w:rsid w:val="00664059"/>
    <w:rsid w:val="0066425F"/>
    <w:rsid w:val="00664424"/>
    <w:rsid w:val="0066457B"/>
    <w:rsid w:val="00664659"/>
    <w:rsid w:val="006646B6"/>
    <w:rsid w:val="00664848"/>
    <w:rsid w:val="00664A74"/>
    <w:rsid w:val="00664A94"/>
    <w:rsid w:val="00664AD5"/>
    <w:rsid w:val="00664FAB"/>
    <w:rsid w:val="00665069"/>
    <w:rsid w:val="0066514C"/>
    <w:rsid w:val="006651CE"/>
    <w:rsid w:val="00665527"/>
    <w:rsid w:val="0066561B"/>
    <w:rsid w:val="006656A6"/>
    <w:rsid w:val="0066592B"/>
    <w:rsid w:val="00665BD3"/>
    <w:rsid w:val="00665CF7"/>
    <w:rsid w:val="006664C2"/>
    <w:rsid w:val="0066659F"/>
    <w:rsid w:val="006665A0"/>
    <w:rsid w:val="006666BD"/>
    <w:rsid w:val="00666877"/>
    <w:rsid w:val="00666A54"/>
    <w:rsid w:val="00666DE6"/>
    <w:rsid w:val="00666FB0"/>
    <w:rsid w:val="006672CF"/>
    <w:rsid w:val="00667310"/>
    <w:rsid w:val="00667347"/>
    <w:rsid w:val="0066761B"/>
    <w:rsid w:val="006678B2"/>
    <w:rsid w:val="00667913"/>
    <w:rsid w:val="0066798B"/>
    <w:rsid w:val="00667D3B"/>
    <w:rsid w:val="00667DCE"/>
    <w:rsid w:val="006702A2"/>
    <w:rsid w:val="006703D9"/>
    <w:rsid w:val="00670441"/>
    <w:rsid w:val="0067065E"/>
    <w:rsid w:val="0067068D"/>
    <w:rsid w:val="00670774"/>
    <w:rsid w:val="0067080C"/>
    <w:rsid w:val="00670835"/>
    <w:rsid w:val="0067091D"/>
    <w:rsid w:val="00670F94"/>
    <w:rsid w:val="00671254"/>
    <w:rsid w:val="006712C6"/>
    <w:rsid w:val="0067176B"/>
    <w:rsid w:val="006717BE"/>
    <w:rsid w:val="006719C0"/>
    <w:rsid w:val="00671CEB"/>
    <w:rsid w:val="00672018"/>
    <w:rsid w:val="0067250A"/>
    <w:rsid w:val="00672B5C"/>
    <w:rsid w:val="00672BA7"/>
    <w:rsid w:val="00672E1C"/>
    <w:rsid w:val="00672E5A"/>
    <w:rsid w:val="006730E5"/>
    <w:rsid w:val="006732C4"/>
    <w:rsid w:val="00673453"/>
    <w:rsid w:val="0067349D"/>
    <w:rsid w:val="006734D5"/>
    <w:rsid w:val="00673925"/>
    <w:rsid w:val="00673940"/>
    <w:rsid w:val="00673B95"/>
    <w:rsid w:val="00673C14"/>
    <w:rsid w:val="00673D41"/>
    <w:rsid w:val="00673F51"/>
    <w:rsid w:val="0067405F"/>
    <w:rsid w:val="00674112"/>
    <w:rsid w:val="00674239"/>
    <w:rsid w:val="0067438B"/>
    <w:rsid w:val="0067439D"/>
    <w:rsid w:val="006743D9"/>
    <w:rsid w:val="006749E6"/>
    <w:rsid w:val="00674A48"/>
    <w:rsid w:val="00674BA4"/>
    <w:rsid w:val="00674CD0"/>
    <w:rsid w:val="00675040"/>
    <w:rsid w:val="00675081"/>
    <w:rsid w:val="0067514E"/>
    <w:rsid w:val="006752B1"/>
    <w:rsid w:val="00675586"/>
    <w:rsid w:val="00675793"/>
    <w:rsid w:val="00675806"/>
    <w:rsid w:val="006758A9"/>
    <w:rsid w:val="00675D4E"/>
    <w:rsid w:val="00675ECB"/>
    <w:rsid w:val="00675FE9"/>
    <w:rsid w:val="00676067"/>
    <w:rsid w:val="0067610D"/>
    <w:rsid w:val="00676256"/>
    <w:rsid w:val="0067628C"/>
    <w:rsid w:val="006769F8"/>
    <w:rsid w:val="00676B81"/>
    <w:rsid w:val="00676D5A"/>
    <w:rsid w:val="00676E67"/>
    <w:rsid w:val="0067734E"/>
    <w:rsid w:val="006774AC"/>
    <w:rsid w:val="006774C7"/>
    <w:rsid w:val="00677633"/>
    <w:rsid w:val="0067786B"/>
    <w:rsid w:val="00677901"/>
    <w:rsid w:val="006779E0"/>
    <w:rsid w:val="00677AD7"/>
    <w:rsid w:val="00677B38"/>
    <w:rsid w:val="00677BD2"/>
    <w:rsid w:val="00677C61"/>
    <w:rsid w:val="00677DC1"/>
    <w:rsid w:val="00677ED0"/>
    <w:rsid w:val="00677FE1"/>
    <w:rsid w:val="00680997"/>
    <w:rsid w:val="00680B35"/>
    <w:rsid w:val="00680DF1"/>
    <w:rsid w:val="00680EDB"/>
    <w:rsid w:val="0068112D"/>
    <w:rsid w:val="00681130"/>
    <w:rsid w:val="006813D4"/>
    <w:rsid w:val="00681558"/>
    <w:rsid w:val="0068167E"/>
    <w:rsid w:val="006816D1"/>
    <w:rsid w:val="006817BC"/>
    <w:rsid w:val="006817C3"/>
    <w:rsid w:val="00681803"/>
    <w:rsid w:val="0068193F"/>
    <w:rsid w:val="00681971"/>
    <w:rsid w:val="0068197C"/>
    <w:rsid w:val="00681A9C"/>
    <w:rsid w:val="00681DA3"/>
    <w:rsid w:val="00681F2C"/>
    <w:rsid w:val="0068215A"/>
    <w:rsid w:val="00682248"/>
    <w:rsid w:val="0068240C"/>
    <w:rsid w:val="00682684"/>
    <w:rsid w:val="00682881"/>
    <w:rsid w:val="00682893"/>
    <w:rsid w:val="00682929"/>
    <w:rsid w:val="006829AA"/>
    <w:rsid w:val="00682A7C"/>
    <w:rsid w:val="00682C4F"/>
    <w:rsid w:val="00682D4A"/>
    <w:rsid w:val="00682F8D"/>
    <w:rsid w:val="00683223"/>
    <w:rsid w:val="0068330B"/>
    <w:rsid w:val="0068331D"/>
    <w:rsid w:val="00683360"/>
    <w:rsid w:val="006833AE"/>
    <w:rsid w:val="006835C1"/>
    <w:rsid w:val="006836CD"/>
    <w:rsid w:val="0068370C"/>
    <w:rsid w:val="0068370D"/>
    <w:rsid w:val="00683A2A"/>
    <w:rsid w:val="00683A89"/>
    <w:rsid w:val="00683AEB"/>
    <w:rsid w:val="00683C87"/>
    <w:rsid w:val="00683D57"/>
    <w:rsid w:val="00684685"/>
    <w:rsid w:val="0068485B"/>
    <w:rsid w:val="00684876"/>
    <w:rsid w:val="00684966"/>
    <w:rsid w:val="006849AA"/>
    <w:rsid w:val="00684D97"/>
    <w:rsid w:val="00684F70"/>
    <w:rsid w:val="0068515B"/>
    <w:rsid w:val="006851F3"/>
    <w:rsid w:val="006852D5"/>
    <w:rsid w:val="0068556C"/>
    <w:rsid w:val="006858D2"/>
    <w:rsid w:val="00685D15"/>
    <w:rsid w:val="00685D58"/>
    <w:rsid w:val="00685DAE"/>
    <w:rsid w:val="00685E25"/>
    <w:rsid w:val="00685F19"/>
    <w:rsid w:val="006861C7"/>
    <w:rsid w:val="00686285"/>
    <w:rsid w:val="0068633F"/>
    <w:rsid w:val="006863C4"/>
    <w:rsid w:val="006864A2"/>
    <w:rsid w:val="006866D1"/>
    <w:rsid w:val="00686932"/>
    <w:rsid w:val="00686A6E"/>
    <w:rsid w:val="00686B4B"/>
    <w:rsid w:val="00686E28"/>
    <w:rsid w:val="00686ED6"/>
    <w:rsid w:val="00686F6B"/>
    <w:rsid w:val="00686FCD"/>
    <w:rsid w:val="00687152"/>
    <w:rsid w:val="0068725D"/>
    <w:rsid w:val="00687482"/>
    <w:rsid w:val="00687523"/>
    <w:rsid w:val="00687C68"/>
    <w:rsid w:val="00687D14"/>
    <w:rsid w:val="00690021"/>
    <w:rsid w:val="00690552"/>
    <w:rsid w:val="0069055D"/>
    <w:rsid w:val="0069058C"/>
    <w:rsid w:val="0069076C"/>
    <w:rsid w:val="006907F8"/>
    <w:rsid w:val="00690A6A"/>
    <w:rsid w:val="00691033"/>
    <w:rsid w:val="00691139"/>
    <w:rsid w:val="0069125C"/>
    <w:rsid w:val="006916DD"/>
    <w:rsid w:val="0069219B"/>
    <w:rsid w:val="0069239C"/>
    <w:rsid w:val="00692519"/>
    <w:rsid w:val="0069266E"/>
    <w:rsid w:val="00692BDB"/>
    <w:rsid w:val="00692D27"/>
    <w:rsid w:val="00693302"/>
    <w:rsid w:val="006934FC"/>
    <w:rsid w:val="006936DE"/>
    <w:rsid w:val="0069387D"/>
    <w:rsid w:val="006939F2"/>
    <w:rsid w:val="006940E8"/>
    <w:rsid w:val="00694161"/>
    <w:rsid w:val="0069419E"/>
    <w:rsid w:val="0069423D"/>
    <w:rsid w:val="006944C4"/>
    <w:rsid w:val="0069490D"/>
    <w:rsid w:val="00694B8D"/>
    <w:rsid w:val="00694C91"/>
    <w:rsid w:val="00694D57"/>
    <w:rsid w:val="006951B1"/>
    <w:rsid w:val="0069523F"/>
    <w:rsid w:val="00695887"/>
    <w:rsid w:val="0069597B"/>
    <w:rsid w:val="00695E07"/>
    <w:rsid w:val="00695E5C"/>
    <w:rsid w:val="006960A4"/>
    <w:rsid w:val="00696152"/>
    <w:rsid w:val="006961A6"/>
    <w:rsid w:val="006965C0"/>
    <w:rsid w:val="00696749"/>
    <w:rsid w:val="00696EEA"/>
    <w:rsid w:val="006971F3"/>
    <w:rsid w:val="006973C5"/>
    <w:rsid w:val="0069782A"/>
    <w:rsid w:val="006978F2"/>
    <w:rsid w:val="0069799F"/>
    <w:rsid w:val="006A01A6"/>
    <w:rsid w:val="006A0230"/>
    <w:rsid w:val="006A034F"/>
    <w:rsid w:val="006A0665"/>
    <w:rsid w:val="006A06D7"/>
    <w:rsid w:val="006A0778"/>
    <w:rsid w:val="006A08FB"/>
    <w:rsid w:val="006A09E1"/>
    <w:rsid w:val="006A0E21"/>
    <w:rsid w:val="006A0FF0"/>
    <w:rsid w:val="006A10BA"/>
    <w:rsid w:val="006A13F8"/>
    <w:rsid w:val="006A148E"/>
    <w:rsid w:val="006A167C"/>
    <w:rsid w:val="006A17ED"/>
    <w:rsid w:val="006A194C"/>
    <w:rsid w:val="006A1AB9"/>
    <w:rsid w:val="006A1C11"/>
    <w:rsid w:val="006A1D0F"/>
    <w:rsid w:val="006A1D72"/>
    <w:rsid w:val="006A20DB"/>
    <w:rsid w:val="006A21BB"/>
    <w:rsid w:val="006A2383"/>
    <w:rsid w:val="006A23E7"/>
    <w:rsid w:val="006A248B"/>
    <w:rsid w:val="006A26B7"/>
    <w:rsid w:val="006A274A"/>
    <w:rsid w:val="006A28BB"/>
    <w:rsid w:val="006A294E"/>
    <w:rsid w:val="006A2956"/>
    <w:rsid w:val="006A2DF5"/>
    <w:rsid w:val="006A32E9"/>
    <w:rsid w:val="006A33FD"/>
    <w:rsid w:val="006A36E5"/>
    <w:rsid w:val="006A3741"/>
    <w:rsid w:val="006A37B4"/>
    <w:rsid w:val="006A39EC"/>
    <w:rsid w:val="006A3D92"/>
    <w:rsid w:val="006A3E7C"/>
    <w:rsid w:val="006A3F88"/>
    <w:rsid w:val="006A4185"/>
    <w:rsid w:val="006A4425"/>
    <w:rsid w:val="006A4811"/>
    <w:rsid w:val="006A4BD5"/>
    <w:rsid w:val="006A4C76"/>
    <w:rsid w:val="006A4E96"/>
    <w:rsid w:val="006A4EC2"/>
    <w:rsid w:val="006A4EF5"/>
    <w:rsid w:val="006A4FCB"/>
    <w:rsid w:val="006A5129"/>
    <w:rsid w:val="006A56DE"/>
    <w:rsid w:val="006A5739"/>
    <w:rsid w:val="006A57DE"/>
    <w:rsid w:val="006A5E27"/>
    <w:rsid w:val="006A6246"/>
    <w:rsid w:val="006A626C"/>
    <w:rsid w:val="006A6327"/>
    <w:rsid w:val="006A657F"/>
    <w:rsid w:val="006A69A7"/>
    <w:rsid w:val="006A69D0"/>
    <w:rsid w:val="006A6A9B"/>
    <w:rsid w:val="006A6AEC"/>
    <w:rsid w:val="006A6DC2"/>
    <w:rsid w:val="006A6FC0"/>
    <w:rsid w:val="006A6FEF"/>
    <w:rsid w:val="006A7043"/>
    <w:rsid w:val="006A7320"/>
    <w:rsid w:val="006A7489"/>
    <w:rsid w:val="006A7738"/>
    <w:rsid w:val="006A78CC"/>
    <w:rsid w:val="006A78D2"/>
    <w:rsid w:val="006A7ABC"/>
    <w:rsid w:val="006A7F9D"/>
    <w:rsid w:val="006B008A"/>
    <w:rsid w:val="006B03E1"/>
    <w:rsid w:val="006B050D"/>
    <w:rsid w:val="006B056A"/>
    <w:rsid w:val="006B0D98"/>
    <w:rsid w:val="006B1006"/>
    <w:rsid w:val="006B189A"/>
    <w:rsid w:val="006B1B13"/>
    <w:rsid w:val="006B1BFA"/>
    <w:rsid w:val="006B1D0B"/>
    <w:rsid w:val="006B2271"/>
    <w:rsid w:val="006B22C1"/>
    <w:rsid w:val="006B2368"/>
    <w:rsid w:val="006B23C7"/>
    <w:rsid w:val="006B24FA"/>
    <w:rsid w:val="006B255A"/>
    <w:rsid w:val="006B2711"/>
    <w:rsid w:val="006B2842"/>
    <w:rsid w:val="006B2F54"/>
    <w:rsid w:val="006B2FBF"/>
    <w:rsid w:val="006B343D"/>
    <w:rsid w:val="006B345F"/>
    <w:rsid w:val="006B3543"/>
    <w:rsid w:val="006B374C"/>
    <w:rsid w:val="006B3800"/>
    <w:rsid w:val="006B3A7E"/>
    <w:rsid w:val="006B3AE4"/>
    <w:rsid w:val="006B3B9E"/>
    <w:rsid w:val="006B423D"/>
    <w:rsid w:val="006B51E0"/>
    <w:rsid w:val="006B5221"/>
    <w:rsid w:val="006B5725"/>
    <w:rsid w:val="006B5945"/>
    <w:rsid w:val="006B5C7D"/>
    <w:rsid w:val="006B5D7D"/>
    <w:rsid w:val="006B635B"/>
    <w:rsid w:val="006B64ED"/>
    <w:rsid w:val="006B6DA9"/>
    <w:rsid w:val="006B7149"/>
    <w:rsid w:val="006B7548"/>
    <w:rsid w:val="006B789B"/>
    <w:rsid w:val="006B78D3"/>
    <w:rsid w:val="006B79EE"/>
    <w:rsid w:val="006B7DC1"/>
    <w:rsid w:val="006B7E56"/>
    <w:rsid w:val="006B7F44"/>
    <w:rsid w:val="006C01D3"/>
    <w:rsid w:val="006C026B"/>
    <w:rsid w:val="006C054A"/>
    <w:rsid w:val="006C0843"/>
    <w:rsid w:val="006C08E8"/>
    <w:rsid w:val="006C0A0C"/>
    <w:rsid w:val="006C0B8C"/>
    <w:rsid w:val="006C0ED0"/>
    <w:rsid w:val="006C0F0E"/>
    <w:rsid w:val="006C0F56"/>
    <w:rsid w:val="006C0F6F"/>
    <w:rsid w:val="006C1223"/>
    <w:rsid w:val="006C138A"/>
    <w:rsid w:val="006C15FE"/>
    <w:rsid w:val="006C1914"/>
    <w:rsid w:val="006C1B02"/>
    <w:rsid w:val="006C1B6D"/>
    <w:rsid w:val="006C1BAA"/>
    <w:rsid w:val="006C1BEC"/>
    <w:rsid w:val="006C1C6B"/>
    <w:rsid w:val="006C1D8F"/>
    <w:rsid w:val="006C1F01"/>
    <w:rsid w:val="006C2180"/>
    <w:rsid w:val="006C2485"/>
    <w:rsid w:val="006C2699"/>
    <w:rsid w:val="006C2858"/>
    <w:rsid w:val="006C2A80"/>
    <w:rsid w:val="006C2B6F"/>
    <w:rsid w:val="006C2C89"/>
    <w:rsid w:val="006C2D4E"/>
    <w:rsid w:val="006C2D8F"/>
    <w:rsid w:val="006C3576"/>
    <w:rsid w:val="006C36E1"/>
    <w:rsid w:val="006C3BDD"/>
    <w:rsid w:val="006C3D2D"/>
    <w:rsid w:val="006C4291"/>
    <w:rsid w:val="006C4375"/>
    <w:rsid w:val="006C458C"/>
    <w:rsid w:val="006C4745"/>
    <w:rsid w:val="006C4A16"/>
    <w:rsid w:val="006C4C0D"/>
    <w:rsid w:val="006C4C47"/>
    <w:rsid w:val="006C4C49"/>
    <w:rsid w:val="006C4D00"/>
    <w:rsid w:val="006C50BD"/>
    <w:rsid w:val="006C517C"/>
    <w:rsid w:val="006C5204"/>
    <w:rsid w:val="006C564A"/>
    <w:rsid w:val="006C5835"/>
    <w:rsid w:val="006C5C66"/>
    <w:rsid w:val="006C62D9"/>
    <w:rsid w:val="006C63BC"/>
    <w:rsid w:val="006C6433"/>
    <w:rsid w:val="006C65B7"/>
    <w:rsid w:val="006C69B1"/>
    <w:rsid w:val="006C6A4C"/>
    <w:rsid w:val="006C6BB2"/>
    <w:rsid w:val="006C705C"/>
    <w:rsid w:val="006C730E"/>
    <w:rsid w:val="006C7326"/>
    <w:rsid w:val="006C76FB"/>
    <w:rsid w:val="006C7768"/>
    <w:rsid w:val="006C7972"/>
    <w:rsid w:val="006C798F"/>
    <w:rsid w:val="006C7AB0"/>
    <w:rsid w:val="006C7EBF"/>
    <w:rsid w:val="006C7F98"/>
    <w:rsid w:val="006D017C"/>
    <w:rsid w:val="006D0584"/>
    <w:rsid w:val="006D05E1"/>
    <w:rsid w:val="006D0A11"/>
    <w:rsid w:val="006D0B2F"/>
    <w:rsid w:val="006D0D8F"/>
    <w:rsid w:val="006D0ED9"/>
    <w:rsid w:val="006D12A2"/>
    <w:rsid w:val="006D152D"/>
    <w:rsid w:val="006D15B7"/>
    <w:rsid w:val="006D175A"/>
    <w:rsid w:val="006D1906"/>
    <w:rsid w:val="006D20EF"/>
    <w:rsid w:val="006D22A1"/>
    <w:rsid w:val="006D23C5"/>
    <w:rsid w:val="006D256D"/>
    <w:rsid w:val="006D2697"/>
    <w:rsid w:val="006D26DA"/>
    <w:rsid w:val="006D30E4"/>
    <w:rsid w:val="006D3444"/>
    <w:rsid w:val="006D36E9"/>
    <w:rsid w:val="006D395D"/>
    <w:rsid w:val="006D3BB4"/>
    <w:rsid w:val="006D3CF3"/>
    <w:rsid w:val="006D3E25"/>
    <w:rsid w:val="006D3F01"/>
    <w:rsid w:val="006D3F4E"/>
    <w:rsid w:val="006D4061"/>
    <w:rsid w:val="006D40F3"/>
    <w:rsid w:val="006D42EE"/>
    <w:rsid w:val="006D48E4"/>
    <w:rsid w:val="006D4AF8"/>
    <w:rsid w:val="006D4CB1"/>
    <w:rsid w:val="006D4ED1"/>
    <w:rsid w:val="006D5137"/>
    <w:rsid w:val="006D518B"/>
    <w:rsid w:val="006D5199"/>
    <w:rsid w:val="006D528D"/>
    <w:rsid w:val="006D5636"/>
    <w:rsid w:val="006D5829"/>
    <w:rsid w:val="006D59C1"/>
    <w:rsid w:val="006D5B8E"/>
    <w:rsid w:val="006D5F6B"/>
    <w:rsid w:val="006D6016"/>
    <w:rsid w:val="006D628F"/>
    <w:rsid w:val="006D6658"/>
    <w:rsid w:val="006D6771"/>
    <w:rsid w:val="006D68A7"/>
    <w:rsid w:val="006D69A9"/>
    <w:rsid w:val="006D6AA7"/>
    <w:rsid w:val="006D6B0A"/>
    <w:rsid w:val="006D6C5A"/>
    <w:rsid w:val="006D6D74"/>
    <w:rsid w:val="006D70D2"/>
    <w:rsid w:val="006D7718"/>
    <w:rsid w:val="006D78E4"/>
    <w:rsid w:val="006D7DE5"/>
    <w:rsid w:val="006E017F"/>
    <w:rsid w:val="006E0663"/>
    <w:rsid w:val="006E0B7F"/>
    <w:rsid w:val="006E0BC8"/>
    <w:rsid w:val="006E0DD9"/>
    <w:rsid w:val="006E0F6D"/>
    <w:rsid w:val="006E10BD"/>
    <w:rsid w:val="006E1140"/>
    <w:rsid w:val="006E14AD"/>
    <w:rsid w:val="006E1776"/>
    <w:rsid w:val="006E1781"/>
    <w:rsid w:val="006E1899"/>
    <w:rsid w:val="006E1986"/>
    <w:rsid w:val="006E1C34"/>
    <w:rsid w:val="006E1CA8"/>
    <w:rsid w:val="006E1EB7"/>
    <w:rsid w:val="006E1F07"/>
    <w:rsid w:val="006E20B0"/>
    <w:rsid w:val="006E216B"/>
    <w:rsid w:val="006E2368"/>
    <w:rsid w:val="006E239A"/>
    <w:rsid w:val="006E2519"/>
    <w:rsid w:val="006E2539"/>
    <w:rsid w:val="006E2BFE"/>
    <w:rsid w:val="006E2DE9"/>
    <w:rsid w:val="006E2EE7"/>
    <w:rsid w:val="006E2F9D"/>
    <w:rsid w:val="006E2FCB"/>
    <w:rsid w:val="006E30E6"/>
    <w:rsid w:val="006E313A"/>
    <w:rsid w:val="006E32DE"/>
    <w:rsid w:val="006E350D"/>
    <w:rsid w:val="006E36EB"/>
    <w:rsid w:val="006E3AB9"/>
    <w:rsid w:val="006E3B60"/>
    <w:rsid w:val="006E3CFE"/>
    <w:rsid w:val="006E3F7E"/>
    <w:rsid w:val="006E4A49"/>
    <w:rsid w:val="006E4F4F"/>
    <w:rsid w:val="006E4FC6"/>
    <w:rsid w:val="006E547A"/>
    <w:rsid w:val="006E5C75"/>
    <w:rsid w:val="006E5DAE"/>
    <w:rsid w:val="006E64F2"/>
    <w:rsid w:val="006E6B03"/>
    <w:rsid w:val="006E6B17"/>
    <w:rsid w:val="006E6D1F"/>
    <w:rsid w:val="006E6E45"/>
    <w:rsid w:val="006E6F27"/>
    <w:rsid w:val="006E7095"/>
    <w:rsid w:val="006E70D8"/>
    <w:rsid w:val="006E715E"/>
    <w:rsid w:val="006E716F"/>
    <w:rsid w:val="006E736A"/>
    <w:rsid w:val="006E79B5"/>
    <w:rsid w:val="006E7F97"/>
    <w:rsid w:val="006F0236"/>
    <w:rsid w:val="006F032D"/>
    <w:rsid w:val="006F0731"/>
    <w:rsid w:val="006F07A2"/>
    <w:rsid w:val="006F0B92"/>
    <w:rsid w:val="006F1246"/>
    <w:rsid w:val="006F13AA"/>
    <w:rsid w:val="006F143B"/>
    <w:rsid w:val="006F1441"/>
    <w:rsid w:val="006F17CC"/>
    <w:rsid w:val="006F185B"/>
    <w:rsid w:val="006F1907"/>
    <w:rsid w:val="006F1B5A"/>
    <w:rsid w:val="006F1CD4"/>
    <w:rsid w:val="006F1D52"/>
    <w:rsid w:val="006F1F87"/>
    <w:rsid w:val="006F1FEE"/>
    <w:rsid w:val="006F22B2"/>
    <w:rsid w:val="006F24BC"/>
    <w:rsid w:val="006F2722"/>
    <w:rsid w:val="006F285F"/>
    <w:rsid w:val="006F2C98"/>
    <w:rsid w:val="006F2D47"/>
    <w:rsid w:val="006F2E90"/>
    <w:rsid w:val="006F303C"/>
    <w:rsid w:val="006F30F5"/>
    <w:rsid w:val="006F314A"/>
    <w:rsid w:val="006F3465"/>
    <w:rsid w:val="006F3CD9"/>
    <w:rsid w:val="006F3D13"/>
    <w:rsid w:val="006F3D3D"/>
    <w:rsid w:val="006F3DBB"/>
    <w:rsid w:val="006F3E52"/>
    <w:rsid w:val="006F42B7"/>
    <w:rsid w:val="006F42E0"/>
    <w:rsid w:val="006F43A4"/>
    <w:rsid w:val="006F4559"/>
    <w:rsid w:val="006F47A2"/>
    <w:rsid w:val="006F49B9"/>
    <w:rsid w:val="006F4B46"/>
    <w:rsid w:val="006F4C6D"/>
    <w:rsid w:val="006F4CD4"/>
    <w:rsid w:val="006F4D9A"/>
    <w:rsid w:val="006F5224"/>
    <w:rsid w:val="006F55EE"/>
    <w:rsid w:val="006F5648"/>
    <w:rsid w:val="006F57C7"/>
    <w:rsid w:val="006F5819"/>
    <w:rsid w:val="006F5B0A"/>
    <w:rsid w:val="006F5C94"/>
    <w:rsid w:val="006F5FFF"/>
    <w:rsid w:val="006F60D0"/>
    <w:rsid w:val="006F6353"/>
    <w:rsid w:val="006F63A8"/>
    <w:rsid w:val="006F6A60"/>
    <w:rsid w:val="006F6ADA"/>
    <w:rsid w:val="006F6C3C"/>
    <w:rsid w:val="006F6C84"/>
    <w:rsid w:val="006F6D9C"/>
    <w:rsid w:val="006F6DEF"/>
    <w:rsid w:val="006F6F08"/>
    <w:rsid w:val="006F6F75"/>
    <w:rsid w:val="006F7102"/>
    <w:rsid w:val="006F7156"/>
    <w:rsid w:val="006F72E7"/>
    <w:rsid w:val="006F72F7"/>
    <w:rsid w:val="006F7339"/>
    <w:rsid w:val="006F745B"/>
    <w:rsid w:val="006F76BE"/>
    <w:rsid w:val="006F78B2"/>
    <w:rsid w:val="006F7940"/>
    <w:rsid w:val="006F799F"/>
    <w:rsid w:val="006F7C56"/>
    <w:rsid w:val="006F7F16"/>
    <w:rsid w:val="006F7F75"/>
    <w:rsid w:val="006F7F79"/>
    <w:rsid w:val="0070016D"/>
    <w:rsid w:val="007004EE"/>
    <w:rsid w:val="00700611"/>
    <w:rsid w:val="00700655"/>
    <w:rsid w:val="007007DB"/>
    <w:rsid w:val="00700A5A"/>
    <w:rsid w:val="00700C30"/>
    <w:rsid w:val="00700EA0"/>
    <w:rsid w:val="00700F9D"/>
    <w:rsid w:val="00700FE4"/>
    <w:rsid w:val="00701285"/>
    <w:rsid w:val="007017DE"/>
    <w:rsid w:val="00701874"/>
    <w:rsid w:val="00701958"/>
    <w:rsid w:val="00701AD9"/>
    <w:rsid w:val="0070201F"/>
    <w:rsid w:val="00702235"/>
    <w:rsid w:val="00702443"/>
    <w:rsid w:val="007024E6"/>
    <w:rsid w:val="00702687"/>
    <w:rsid w:val="00702820"/>
    <w:rsid w:val="00702C18"/>
    <w:rsid w:val="00702D8D"/>
    <w:rsid w:val="00702E2E"/>
    <w:rsid w:val="007030DF"/>
    <w:rsid w:val="0070357D"/>
    <w:rsid w:val="007036BA"/>
    <w:rsid w:val="00703987"/>
    <w:rsid w:val="00703A82"/>
    <w:rsid w:val="00703B21"/>
    <w:rsid w:val="00704159"/>
    <w:rsid w:val="0070424B"/>
    <w:rsid w:val="00704256"/>
    <w:rsid w:val="00704261"/>
    <w:rsid w:val="007044D8"/>
    <w:rsid w:val="007045F1"/>
    <w:rsid w:val="00704737"/>
    <w:rsid w:val="007048F3"/>
    <w:rsid w:val="007048F4"/>
    <w:rsid w:val="00704BE5"/>
    <w:rsid w:val="00704BE8"/>
    <w:rsid w:val="00704E58"/>
    <w:rsid w:val="0070548B"/>
    <w:rsid w:val="007059A4"/>
    <w:rsid w:val="00705AAD"/>
    <w:rsid w:val="00705E10"/>
    <w:rsid w:val="00705E30"/>
    <w:rsid w:val="00705EA8"/>
    <w:rsid w:val="007061A2"/>
    <w:rsid w:val="0070652B"/>
    <w:rsid w:val="00706595"/>
    <w:rsid w:val="00706AAC"/>
    <w:rsid w:val="00706DBA"/>
    <w:rsid w:val="00706F02"/>
    <w:rsid w:val="0070725F"/>
    <w:rsid w:val="007076FC"/>
    <w:rsid w:val="00707A1C"/>
    <w:rsid w:val="00707C5B"/>
    <w:rsid w:val="00710271"/>
    <w:rsid w:val="00710464"/>
    <w:rsid w:val="007104AF"/>
    <w:rsid w:val="00710634"/>
    <w:rsid w:val="00710DB4"/>
    <w:rsid w:val="00710FA8"/>
    <w:rsid w:val="00710FED"/>
    <w:rsid w:val="00711015"/>
    <w:rsid w:val="007111B3"/>
    <w:rsid w:val="007111ED"/>
    <w:rsid w:val="00711240"/>
    <w:rsid w:val="007116DB"/>
    <w:rsid w:val="00711946"/>
    <w:rsid w:val="00711BF5"/>
    <w:rsid w:val="00711D0E"/>
    <w:rsid w:val="00711D6E"/>
    <w:rsid w:val="00711DB4"/>
    <w:rsid w:val="00711F19"/>
    <w:rsid w:val="0071200E"/>
    <w:rsid w:val="007125C3"/>
    <w:rsid w:val="0071274B"/>
    <w:rsid w:val="007127E4"/>
    <w:rsid w:val="00712AEE"/>
    <w:rsid w:val="00712B38"/>
    <w:rsid w:val="00712BC0"/>
    <w:rsid w:val="00712BCC"/>
    <w:rsid w:val="007130ED"/>
    <w:rsid w:val="007131CB"/>
    <w:rsid w:val="00713424"/>
    <w:rsid w:val="00713B99"/>
    <w:rsid w:val="00713C6B"/>
    <w:rsid w:val="00713DAD"/>
    <w:rsid w:val="00713FFD"/>
    <w:rsid w:val="00714512"/>
    <w:rsid w:val="00714798"/>
    <w:rsid w:val="007147C2"/>
    <w:rsid w:val="00714854"/>
    <w:rsid w:val="00714C27"/>
    <w:rsid w:val="00714EFE"/>
    <w:rsid w:val="00714F9A"/>
    <w:rsid w:val="0071500F"/>
    <w:rsid w:val="00715263"/>
    <w:rsid w:val="00715340"/>
    <w:rsid w:val="00715378"/>
    <w:rsid w:val="0071583B"/>
    <w:rsid w:val="007158C3"/>
    <w:rsid w:val="00716094"/>
    <w:rsid w:val="0071679E"/>
    <w:rsid w:val="00716880"/>
    <w:rsid w:val="00716DF5"/>
    <w:rsid w:val="00716E4D"/>
    <w:rsid w:val="007171A6"/>
    <w:rsid w:val="007177AE"/>
    <w:rsid w:val="00717822"/>
    <w:rsid w:val="0071788E"/>
    <w:rsid w:val="00717B56"/>
    <w:rsid w:val="00717C8C"/>
    <w:rsid w:val="00717F83"/>
    <w:rsid w:val="0072007C"/>
    <w:rsid w:val="007208A0"/>
    <w:rsid w:val="00720A40"/>
    <w:rsid w:val="00720F43"/>
    <w:rsid w:val="007211AC"/>
    <w:rsid w:val="00721363"/>
    <w:rsid w:val="007213A9"/>
    <w:rsid w:val="007218BD"/>
    <w:rsid w:val="00721978"/>
    <w:rsid w:val="00721A32"/>
    <w:rsid w:val="00721A6F"/>
    <w:rsid w:val="00721C5F"/>
    <w:rsid w:val="00721F87"/>
    <w:rsid w:val="007220A3"/>
    <w:rsid w:val="007223DB"/>
    <w:rsid w:val="0072255F"/>
    <w:rsid w:val="007225FE"/>
    <w:rsid w:val="00722A5A"/>
    <w:rsid w:val="00722AA3"/>
    <w:rsid w:val="00722B3F"/>
    <w:rsid w:val="00722B78"/>
    <w:rsid w:val="00722DDC"/>
    <w:rsid w:val="00722E0D"/>
    <w:rsid w:val="00722EF1"/>
    <w:rsid w:val="0072337B"/>
    <w:rsid w:val="007234EC"/>
    <w:rsid w:val="0072354F"/>
    <w:rsid w:val="00723567"/>
    <w:rsid w:val="00723812"/>
    <w:rsid w:val="00723B34"/>
    <w:rsid w:val="00723C43"/>
    <w:rsid w:val="00723CD9"/>
    <w:rsid w:val="00723E14"/>
    <w:rsid w:val="00724091"/>
    <w:rsid w:val="007241D4"/>
    <w:rsid w:val="00724387"/>
    <w:rsid w:val="007243B4"/>
    <w:rsid w:val="00724501"/>
    <w:rsid w:val="00724822"/>
    <w:rsid w:val="0072497B"/>
    <w:rsid w:val="00724E0B"/>
    <w:rsid w:val="00725720"/>
    <w:rsid w:val="0072598B"/>
    <w:rsid w:val="007259A2"/>
    <w:rsid w:val="00725DF9"/>
    <w:rsid w:val="00725E56"/>
    <w:rsid w:val="00725E99"/>
    <w:rsid w:val="00725F15"/>
    <w:rsid w:val="00726117"/>
    <w:rsid w:val="007261C6"/>
    <w:rsid w:val="00726532"/>
    <w:rsid w:val="007266F4"/>
    <w:rsid w:val="0072675E"/>
    <w:rsid w:val="007268B1"/>
    <w:rsid w:val="00726D42"/>
    <w:rsid w:val="00726F8A"/>
    <w:rsid w:val="007279AD"/>
    <w:rsid w:val="00727ABD"/>
    <w:rsid w:val="00727D8A"/>
    <w:rsid w:val="00727E06"/>
    <w:rsid w:val="00727E9E"/>
    <w:rsid w:val="0073017F"/>
    <w:rsid w:val="00730414"/>
    <w:rsid w:val="007304E3"/>
    <w:rsid w:val="007308BE"/>
    <w:rsid w:val="00730AB5"/>
    <w:rsid w:val="00730B1E"/>
    <w:rsid w:val="00730D4E"/>
    <w:rsid w:val="007312E0"/>
    <w:rsid w:val="0073150D"/>
    <w:rsid w:val="00731557"/>
    <w:rsid w:val="00731608"/>
    <w:rsid w:val="0073163B"/>
    <w:rsid w:val="007316F7"/>
    <w:rsid w:val="00731CD5"/>
    <w:rsid w:val="00731E7A"/>
    <w:rsid w:val="00731F12"/>
    <w:rsid w:val="0073209E"/>
    <w:rsid w:val="0073216B"/>
    <w:rsid w:val="0073242B"/>
    <w:rsid w:val="007326C5"/>
    <w:rsid w:val="007326EE"/>
    <w:rsid w:val="0073289F"/>
    <w:rsid w:val="00732D66"/>
    <w:rsid w:val="00732EC6"/>
    <w:rsid w:val="00732F52"/>
    <w:rsid w:val="00733076"/>
    <w:rsid w:val="007331C2"/>
    <w:rsid w:val="007333BE"/>
    <w:rsid w:val="0073365E"/>
    <w:rsid w:val="007336D2"/>
    <w:rsid w:val="00733832"/>
    <w:rsid w:val="007339B9"/>
    <w:rsid w:val="00733B29"/>
    <w:rsid w:val="00733BC4"/>
    <w:rsid w:val="00733D09"/>
    <w:rsid w:val="00733DCC"/>
    <w:rsid w:val="00733E6E"/>
    <w:rsid w:val="0073451C"/>
    <w:rsid w:val="0073471B"/>
    <w:rsid w:val="007347FE"/>
    <w:rsid w:val="00734930"/>
    <w:rsid w:val="00734A94"/>
    <w:rsid w:val="00734C66"/>
    <w:rsid w:val="00734DCF"/>
    <w:rsid w:val="00734E2D"/>
    <w:rsid w:val="007356F7"/>
    <w:rsid w:val="007357AE"/>
    <w:rsid w:val="0073594B"/>
    <w:rsid w:val="00735D48"/>
    <w:rsid w:val="00736049"/>
    <w:rsid w:val="0073611E"/>
    <w:rsid w:val="007363C9"/>
    <w:rsid w:val="007368BA"/>
    <w:rsid w:val="007369AF"/>
    <w:rsid w:val="00736BDF"/>
    <w:rsid w:val="00736D16"/>
    <w:rsid w:val="00736DCE"/>
    <w:rsid w:val="00736DFF"/>
    <w:rsid w:val="0073735F"/>
    <w:rsid w:val="007374DB"/>
    <w:rsid w:val="00737505"/>
    <w:rsid w:val="00737807"/>
    <w:rsid w:val="007378BF"/>
    <w:rsid w:val="00737CCF"/>
    <w:rsid w:val="00737DCF"/>
    <w:rsid w:val="00737EC9"/>
    <w:rsid w:val="00740154"/>
    <w:rsid w:val="0074024C"/>
    <w:rsid w:val="00740378"/>
    <w:rsid w:val="007409ED"/>
    <w:rsid w:val="00740E19"/>
    <w:rsid w:val="00741030"/>
    <w:rsid w:val="00741192"/>
    <w:rsid w:val="00741236"/>
    <w:rsid w:val="007413A7"/>
    <w:rsid w:val="00741410"/>
    <w:rsid w:val="00741717"/>
    <w:rsid w:val="007417E8"/>
    <w:rsid w:val="00741942"/>
    <w:rsid w:val="00741BB7"/>
    <w:rsid w:val="00741DF7"/>
    <w:rsid w:val="00741EFE"/>
    <w:rsid w:val="00741F53"/>
    <w:rsid w:val="0074207D"/>
    <w:rsid w:val="00742096"/>
    <w:rsid w:val="007422A6"/>
    <w:rsid w:val="00742484"/>
    <w:rsid w:val="00742523"/>
    <w:rsid w:val="007425F3"/>
    <w:rsid w:val="0074269F"/>
    <w:rsid w:val="0074278A"/>
    <w:rsid w:val="00742EF9"/>
    <w:rsid w:val="00743677"/>
    <w:rsid w:val="0074375D"/>
    <w:rsid w:val="00743AEF"/>
    <w:rsid w:val="00743BDF"/>
    <w:rsid w:val="00743C29"/>
    <w:rsid w:val="00743D05"/>
    <w:rsid w:val="00743D60"/>
    <w:rsid w:val="0074421C"/>
    <w:rsid w:val="00744ACC"/>
    <w:rsid w:val="00745038"/>
    <w:rsid w:val="00745180"/>
    <w:rsid w:val="0074553C"/>
    <w:rsid w:val="007455D5"/>
    <w:rsid w:val="00745B7F"/>
    <w:rsid w:val="00745C13"/>
    <w:rsid w:val="00745CD8"/>
    <w:rsid w:val="00745D95"/>
    <w:rsid w:val="00745EA1"/>
    <w:rsid w:val="00746166"/>
    <w:rsid w:val="007461B4"/>
    <w:rsid w:val="00746331"/>
    <w:rsid w:val="007463FF"/>
    <w:rsid w:val="007467E5"/>
    <w:rsid w:val="00747137"/>
    <w:rsid w:val="00747195"/>
    <w:rsid w:val="00747281"/>
    <w:rsid w:val="00747494"/>
    <w:rsid w:val="007477B1"/>
    <w:rsid w:val="00747AC1"/>
    <w:rsid w:val="00747BA1"/>
    <w:rsid w:val="00747C24"/>
    <w:rsid w:val="00747E5A"/>
    <w:rsid w:val="007502F9"/>
    <w:rsid w:val="00750359"/>
    <w:rsid w:val="007503A9"/>
    <w:rsid w:val="0075069E"/>
    <w:rsid w:val="0075074D"/>
    <w:rsid w:val="007509DC"/>
    <w:rsid w:val="00750C33"/>
    <w:rsid w:val="00750EFF"/>
    <w:rsid w:val="00750F6A"/>
    <w:rsid w:val="00750FF0"/>
    <w:rsid w:val="00751006"/>
    <w:rsid w:val="007510C6"/>
    <w:rsid w:val="0075113F"/>
    <w:rsid w:val="0075148D"/>
    <w:rsid w:val="007514B8"/>
    <w:rsid w:val="00751659"/>
    <w:rsid w:val="00751680"/>
    <w:rsid w:val="00751729"/>
    <w:rsid w:val="0075174A"/>
    <w:rsid w:val="0075192C"/>
    <w:rsid w:val="007519B5"/>
    <w:rsid w:val="00752153"/>
    <w:rsid w:val="00752243"/>
    <w:rsid w:val="0075242B"/>
    <w:rsid w:val="0075245E"/>
    <w:rsid w:val="00752794"/>
    <w:rsid w:val="00752863"/>
    <w:rsid w:val="00752D5A"/>
    <w:rsid w:val="00752FE1"/>
    <w:rsid w:val="007532E1"/>
    <w:rsid w:val="0075330F"/>
    <w:rsid w:val="00753532"/>
    <w:rsid w:val="00753575"/>
    <w:rsid w:val="00753600"/>
    <w:rsid w:val="0075369A"/>
    <w:rsid w:val="00753757"/>
    <w:rsid w:val="0075382C"/>
    <w:rsid w:val="00753892"/>
    <w:rsid w:val="00753979"/>
    <w:rsid w:val="00753B32"/>
    <w:rsid w:val="00753DA2"/>
    <w:rsid w:val="00753ECE"/>
    <w:rsid w:val="00754011"/>
    <w:rsid w:val="007542A4"/>
    <w:rsid w:val="00754346"/>
    <w:rsid w:val="007546ED"/>
    <w:rsid w:val="0075475D"/>
    <w:rsid w:val="00754793"/>
    <w:rsid w:val="007547DA"/>
    <w:rsid w:val="00754B15"/>
    <w:rsid w:val="00754F5E"/>
    <w:rsid w:val="00755483"/>
    <w:rsid w:val="0075558A"/>
    <w:rsid w:val="00755642"/>
    <w:rsid w:val="0075569C"/>
    <w:rsid w:val="007556D4"/>
    <w:rsid w:val="007557B8"/>
    <w:rsid w:val="00755819"/>
    <w:rsid w:val="00755999"/>
    <w:rsid w:val="00755A10"/>
    <w:rsid w:val="00755BA1"/>
    <w:rsid w:val="00755CED"/>
    <w:rsid w:val="0075632B"/>
    <w:rsid w:val="00756538"/>
    <w:rsid w:val="007565F5"/>
    <w:rsid w:val="00756603"/>
    <w:rsid w:val="007567D9"/>
    <w:rsid w:val="007569C4"/>
    <w:rsid w:val="00756AEB"/>
    <w:rsid w:val="00756D03"/>
    <w:rsid w:val="00756D0A"/>
    <w:rsid w:val="00756D42"/>
    <w:rsid w:val="00756DBB"/>
    <w:rsid w:val="00756EC7"/>
    <w:rsid w:val="00756ECB"/>
    <w:rsid w:val="007573E6"/>
    <w:rsid w:val="00757753"/>
    <w:rsid w:val="007578CF"/>
    <w:rsid w:val="007579E7"/>
    <w:rsid w:val="00757AB4"/>
    <w:rsid w:val="00757C63"/>
    <w:rsid w:val="00757F9F"/>
    <w:rsid w:val="00760121"/>
    <w:rsid w:val="00760132"/>
    <w:rsid w:val="0076090C"/>
    <w:rsid w:val="00760947"/>
    <w:rsid w:val="007610B7"/>
    <w:rsid w:val="00761521"/>
    <w:rsid w:val="00761538"/>
    <w:rsid w:val="0076167E"/>
    <w:rsid w:val="00761852"/>
    <w:rsid w:val="00761A1B"/>
    <w:rsid w:val="00761BA1"/>
    <w:rsid w:val="0076215B"/>
    <w:rsid w:val="0076224F"/>
    <w:rsid w:val="0076274E"/>
    <w:rsid w:val="00762E1F"/>
    <w:rsid w:val="00762F51"/>
    <w:rsid w:val="007635DA"/>
    <w:rsid w:val="00764196"/>
    <w:rsid w:val="0076419A"/>
    <w:rsid w:val="00764236"/>
    <w:rsid w:val="007645A2"/>
    <w:rsid w:val="00764625"/>
    <w:rsid w:val="00764839"/>
    <w:rsid w:val="007649CD"/>
    <w:rsid w:val="007649D3"/>
    <w:rsid w:val="00764B68"/>
    <w:rsid w:val="00764C2C"/>
    <w:rsid w:val="00764CB8"/>
    <w:rsid w:val="00764E3B"/>
    <w:rsid w:val="00764F49"/>
    <w:rsid w:val="00765213"/>
    <w:rsid w:val="00765A4B"/>
    <w:rsid w:val="00765D2E"/>
    <w:rsid w:val="00765EBC"/>
    <w:rsid w:val="00765ECF"/>
    <w:rsid w:val="00765EFC"/>
    <w:rsid w:val="0076624C"/>
    <w:rsid w:val="007663BC"/>
    <w:rsid w:val="0076681B"/>
    <w:rsid w:val="007669B5"/>
    <w:rsid w:val="00766B6A"/>
    <w:rsid w:val="00766C4B"/>
    <w:rsid w:val="00766DFF"/>
    <w:rsid w:val="00767055"/>
    <w:rsid w:val="00767227"/>
    <w:rsid w:val="00767345"/>
    <w:rsid w:val="007677CE"/>
    <w:rsid w:val="00767D16"/>
    <w:rsid w:val="00767E5B"/>
    <w:rsid w:val="007706FB"/>
    <w:rsid w:val="0077130E"/>
    <w:rsid w:val="00771370"/>
    <w:rsid w:val="00771382"/>
    <w:rsid w:val="00771562"/>
    <w:rsid w:val="007715CF"/>
    <w:rsid w:val="007715D1"/>
    <w:rsid w:val="007715F6"/>
    <w:rsid w:val="0077180C"/>
    <w:rsid w:val="00771B91"/>
    <w:rsid w:val="00771C37"/>
    <w:rsid w:val="00771EAD"/>
    <w:rsid w:val="00771EC4"/>
    <w:rsid w:val="00772123"/>
    <w:rsid w:val="00772142"/>
    <w:rsid w:val="0077265B"/>
    <w:rsid w:val="00772BD6"/>
    <w:rsid w:val="00772D08"/>
    <w:rsid w:val="00772E8D"/>
    <w:rsid w:val="00772EE0"/>
    <w:rsid w:val="00772FF2"/>
    <w:rsid w:val="00773284"/>
    <w:rsid w:val="007737E4"/>
    <w:rsid w:val="007737FE"/>
    <w:rsid w:val="00773CB0"/>
    <w:rsid w:val="00773D2D"/>
    <w:rsid w:val="00774044"/>
    <w:rsid w:val="0077404F"/>
    <w:rsid w:val="00774456"/>
    <w:rsid w:val="00774810"/>
    <w:rsid w:val="0077490B"/>
    <w:rsid w:val="00774920"/>
    <w:rsid w:val="00774BEC"/>
    <w:rsid w:val="00775092"/>
    <w:rsid w:val="007750C8"/>
    <w:rsid w:val="0077513F"/>
    <w:rsid w:val="0077520B"/>
    <w:rsid w:val="0077523A"/>
    <w:rsid w:val="00775304"/>
    <w:rsid w:val="00775633"/>
    <w:rsid w:val="0077574F"/>
    <w:rsid w:val="007759D8"/>
    <w:rsid w:val="00775A15"/>
    <w:rsid w:val="00775A30"/>
    <w:rsid w:val="00775A95"/>
    <w:rsid w:val="00775DE7"/>
    <w:rsid w:val="00775EA3"/>
    <w:rsid w:val="007761FF"/>
    <w:rsid w:val="0077644B"/>
    <w:rsid w:val="007766C7"/>
    <w:rsid w:val="00776707"/>
    <w:rsid w:val="0077676B"/>
    <w:rsid w:val="00776849"/>
    <w:rsid w:val="00776976"/>
    <w:rsid w:val="00776F01"/>
    <w:rsid w:val="00777463"/>
    <w:rsid w:val="0077794E"/>
    <w:rsid w:val="00777D17"/>
    <w:rsid w:val="0078026F"/>
    <w:rsid w:val="00780729"/>
    <w:rsid w:val="00780B3D"/>
    <w:rsid w:val="00780B73"/>
    <w:rsid w:val="00780C5F"/>
    <w:rsid w:val="00780DAC"/>
    <w:rsid w:val="00780F2A"/>
    <w:rsid w:val="00780FAD"/>
    <w:rsid w:val="007811F0"/>
    <w:rsid w:val="00781733"/>
    <w:rsid w:val="00781969"/>
    <w:rsid w:val="00781EB5"/>
    <w:rsid w:val="0078222F"/>
    <w:rsid w:val="0078248F"/>
    <w:rsid w:val="007825FC"/>
    <w:rsid w:val="00782EC6"/>
    <w:rsid w:val="00782ED1"/>
    <w:rsid w:val="00782EDE"/>
    <w:rsid w:val="00782FFF"/>
    <w:rsid w:val="007831AD"/>
    <w:rsid w:val="00783222"/>
    <w:rsid w:val="007832FA"/>
    <w:rsid w:val="00783363"/>
    <w:rsid w:val="007833C6"/>
    <w:rsid w:val="00783509"/>
    <w:rsid w:val="007836FA"/>
    <w:rsid w:val="00783913"/>
    <w:rsid w:val="00783A46"/>
    <w:rsid w:val="00783C42"/>
    <w:rsid w:val="00783CDA"/>
    <w:rsid w:val="00783CED"/>
    <w:rsid w:val="00784550"/>
    <w:rsid w:val="007845F9"/>
    <w:rsid w:val="0078476F"/>
    <w:rsid w:val="00784820"/>
    <w:rsid w:val="007849E7"/>
    <w:rsid w:val="00784A15"/>
    <w:rsid w:val="00784BC1"/>
    <w:rsid w:val="00785053"/>
    <w:rsid w:val="00785092"/>
    <w:rsid w:val="00785721"/>
    <w:rsid w:val="0078581D"/>
    <w:rsid w:val="00785DAB"/>
    <w:rsid w:val="00785EAC"/>
    <w:rsid w:val="0078611E"/>
    <w:rsid w:val="007864B5"/>
    <w:rsid w:val="00786675"/>
    <w:rsid w:val="00786829"/>
    <w:rsid w:val="0078685B"/>
    <w:rsid w:val="007868A8"/>
    <w:rsid w:val="00786B3F"/>
    <w:rsid w:val="00786BFC"/>
    <w:rsid w:val="00786CB6"/>
    <w:rsid w:val="00786CD4"/>
    <w:rsid w:val="00786E10"/>
    <w:rsid w:val="00786FEE"/>
    <w:rsid w:val="0078702D"/>
    <w:rsid w:val="00787052"/>
    <w:rsid w:val="0078766B"/>
    <w:rsid w:val="00787A45"/>
    <w:rsid w:val="00787D5C"/>
    <w:rsid w:val="00787EF0"/>
    <w:rsid w:val="007903AD"/>
    <w:rsid w:val="0079083F"/>
    <w:rsid w:val="0079099B"/>
    <w:rsid w:val="007909F3"/>
    <w:rsid w:val="00790CA0"/>
    <w:rsid w:val="00790CBA"/>
    <w:rsid w:val="00790F58"/>
    <w:rsid w:val="00791222"/>
    <w:rsid w:val="0079151F"/>
    <w:rsid w:val="007917BC"/>
    <w:rsid w:val="00791849"/>
    <w:rsid w:val="00791A25"/>
    <w:rsid w:val="00791B5C"/>
    <w:rsid w:val="00791DC9"/>
    <w:rsid w:val="00791EA0"/>
    <w:rsid w:val="00792431"/>
    <w:rsid w:val="00792472"/>
    <w:rsid w:val="00792870"/>
    <w:rsid w:val="00792E6D"/>
    <w:rsid w:val="0079330C"/>
    <w:rsid w:val="0079331E"/>
    <w:rsid w:val="00793392"/>
    <w:rsid w:val="00793A29"/>
    <w:rsid w:val="00793F0D"/>
    <w:rsid w:val="007942F2"/>
    <w:rsid w:val="00794324"/>
    <w:rsid w:val="00794A71"/>
    <w:rsid w:val="00794C60"/>
    <w:rsid w:val="00794CB1"/>
    <w:rsid w:val="00794F9B"/>
    <w:rsid w:val="0079508B"/>
    <w:rsid w:val="007951DE"/>
    <w:rsid w:val="00795593"/>
    <w:rsid w:val="00795E77"/>
    <w:rsid w:val="00796102"/>
    <w:rsid w:val="00796187"/>
    <w:rsid w:val="00796338"/>
    <w:rsid w:val="00796882"/>
    <w:rsid w:val="00796A1E"/>
    <w:rsid w:val="00796F23"/>
    <w:rsid w:val="0079713A"/>
    <w:rsid w:val="0079722C"/>
    <w:rsid w:val="00797254"/>
    <w:rsid w:val="00797271"/>
    <w:rsid w:val="007976D6"/>
    <w:rsid w:val="007978B2"/>
    <w:rsid w:val="007978B6"/>
    <w:rsid w:val="00797CF0"/>
    <w:rsid w:val="00797D1F"/>
    <w:rsid w:val="00797EFA"/>
    <w:rsid w:val="00797FAD"/>
    <w:rsid w:val="007A009F"/>
    <w:rsid w:val="007A016A"/>
    <w:rsid w:val="007A0222"/>
    <w:rsid w:val="007A02A6"/>
    <w:rsid w:val="007A03F3"/>
    <w:rsid w:val="007A043B"/>
    <w:rsid w:val="007A0476"/>
    <w:rsid w:val="007A08B8"/>
    <w:rsid w:val="007A13C9"/>
    <w:rsid w:val="007A15D1"/>
    <w:rsid w:val="007A1974"/>
    <w:rsid w:val="007A1A5F"/>
    <w:rsid w:val="007A1C11"/>
    <w:rsid w:val="007A1D4D"/>
    <w:rsid w:val="007A1F70"/>
    <w:rsid w:val="007A220A"/>
    <w:rsid w:val="007A2699"/>
    <w:rsid w:val="007A2815"/>
    <w:rsid w:val="007A2980"/>
    <w:rsid w:val="007A2AA8"/>
    <w:rsid w:val="007A2E31"/>
    <w:rsid w:val="007A2F1D"/>
    <w:rsid w:val="007A3033"/>
    <w:rsid w:val="007A323B"/>
    <w:rsid w:val="007A3633"/>
    <w:rsid w:val="007A3705"/>
    <w:rsid w:val="007A3831"/>
    <w:rsid w:val="007A39ED"/>
    <w:rsid w:val="007A3A9E"/>
    <w:rsid w:val="007A3EED"/>
    <w:rsid w:val="007A4068"/>
    <w:rsid w:val="007A4197"/>
    <w:rsid w:val="007A4308"/>
    <w:rsid w:val="007A45F9"/>
    <w:rsid w:val="007A46BE"/>
    <w:rsid w:val="007A4734"/>
    <w:rsid w:val="007A47FC"/>
    <w:rsid w:val="007A4B91"/>
    <w:rsid w:val="007A4D3A"/>
    <w:rsid w:val="007A50F0"/>
    <w:rsid w:val="007A54E6"/>
    <w:rsid w:val="007A54ED"/>
    <w:rsid w:val="007A5587"/>
    <w:rsid w:val="007A5853"/>
    <w:rsid w:val="007A5958"/>
    <w:rsid w:val="007A5A21"/>
    <w:rsid w:val="007A5A46"/>
    <w:rsid w:val="007A5AB1"/>
    <w:rsid w:val="007A5C25"/>
    <w:rsid w:val="007A5E70"/>
    <w:rsid w:val="007A6590"/>
    <w:rsid w:val="007A6DEB"/>
    <w:rsid w:val="007A6FB4"/>
    <w:rsid w:val="007A70F7"/>
    <w:rsid w:val="007A78CE"/>
    <w:rsid w:val="007A7921"/>
    <w:rsid w:val="007A7991"/>
    <w:rsid w:val="007A7B6E"/>
    <w:rsid w:val="007B0024"/>
    <w:rsid w:val="007B00B4"/>
    <w:rsid w:val="007B02DD"/>
    <w:rsid w:val="007B0436"/>
    <w:rsid w:val="007B0506"/>
    <w:rsid w:val="007B072E"/>
    <w:rsid w:val="007B07F3"/>
    <w:rsid w:val="007B0BC0"/>
    <w:rsid w:val="007B0F1C"/>
    <w:rsid w:val="007B11FA"/>
    <w:rsid w:val="007B1370"/>
    <w:rsid w:val="007B1568"/>
    <w:rsid w:val="007B181B"/>
    <w:rsid w:val="007B1A80"/>
    <w:rsid w:val="007B1A8E"/>
    <w:rsid w:val="007B1B82"/>
    <w:rsid w:val="007B1CF3"/>
    <w:rsid w:val="007B1DCC"/>
    <w:rsid w:val="007B1F87"/>
    <w:rsid w:val="007B2124"/>
    <w:rsid w:val="007B2172"/>
    <w:rsid w:val="007B21AA"/>
    <w:rsid w:val="007B2212"/>
    <w:rsid w:val="007B2711"/>
    <w:rsid w:val="007B29FC"/>
    <w:rsid w:val="007B332E"/>
    <w:rsid w:val="007B335A"/>
    <w:rsid w:val="007B3427"/>
    <w:rsid w:val="007B362A"/>
    <w:rsid w:val="007B3BB0"/>
    <w:rsid w:val="007B3BBC"/>
    <w:rsid w:val="007B3BE0"/>
    <w:rsid w:val="007B3E2C"/>
    <w:rsid w:val="007B3EEE"/>
    <w:rsid w:val="007B4010"/>
    <w:rsid w:val="007B40A5"/>
    <w:rsid w:val="007B40DB"/>
    <w:rsid w:val="007B43D9"/>
    <w:rsid w:val="007B43FC"/>
    <w:rsid w:val="007B460C"/>
    <w:rsid w:val="007B46A9"/>
    <w:rsid w:val="007B46B5"/>
    <w:rsid w:val="007B47D3"/>
    <w:rsid w:val="007B4975"/>
    <w:rsid w:val="007B4D99"/>
    <w:rsid w:val="007B4ED5"/>
    <w:rsid w:val="007B4F40"/>
    <w:rsid w:val="007B520E"/>
    <w:rsid w:val="007B55A5"/>
    <w:rsid w:val="007B5659"/>
    <w:rsid w:val="007B5813"/>
    <w:rsid w:val="007B59BF"/>
    <w:rsid w:val="007B5A8B"/>
    <w:rsid w:val="007B5AAB"/>
    <w:rsid w:val="007B5BBD"/>
    <w:rsid w:val="007B5CC9"/>
    <w:rsid w:val="007B6049"/>
    <w:rsid w:val="007B626C"/>
    <w:rsid w:val="007B652A"/>
    <w:rsid w:val="007B672B"/>
    <w:rsid w:val="007B6A78"/>
    <w:rsid w:val="007B6B06"/>
    <w:rsid w:val="007B6B1D"/>
    <w:rsid w:val="007B6B56"/>
    <w:rsid w:val="007B6D64"/>
    <w:rsid w:val="007B6F95"/>
    <w:rsid w:val="007B7224"/>
    <w:rsid w:val="007B7237"/>
    <w:rsid w:val="007B730C"/>
    <w:rsid w:val="007B74F1"/>
    <w:rsid w:val="007B75AF"/>
    <w:rsid w:val="007B796C"/>
    <w:rsid w:val="007B7AEF"/>
    <w:rsid w:val="007B7D17"/>
    <w:rsid w:val="007B7DBE"/>
    <w:rsid w:val="007B7E69"/>
    <w:rsid w:val="007C0542"/>
    <w:rsid w:val="007C0662"/>
    <w:rsid w:val="007C07A9"/>
    <w:rsid w:val="007C08CA"/>
    <w:rsid w:val="007C0AD6"/>
    <w:rsid w:val="007C0B94"/>
    <w:rsid w:val="007C0C49"/>
    <w:rsid w:val="007C0F7A"/>
    <w:rsid w:val="007C14DC"/>
    <w:rsid w:val="007C14E5"/>
    <w:rsid w:val="007C1653"/>
    <w:rsid w:val="007C169F"/>
    <w:rsid w:val="007C190A"/>
    <w:rsid w:val="007C20C3"/>
    <w:rsid w:val="007C2A3D"/>
    <w:rsid w:val="007C2C96"/>
    <w:rsid w:val="007C2FA4"/>
    <w:rsid w:val="007C300E"/>
    <w:rsid w:val="007C34AE"/>
    <w:rsid w:val="007C4166"/>
    <w:rsid w:val="007C424A"/>
    <w:rsid w:val="007C432C"/>
    <w:rsid w:val="007C43B0"/>
    <w:rsid w:val="007C44C2"/>
    <w:rsid w:val="007C45D6"/>
    <w:rsid w:val="007C45E0"/>
    <w:rsid w:val="007C47F9"/>
    <w:rsid w:val="007C4888"/>
    <w:rsid w:val="007C4C1E"/>
    <w:rsid w:val="007C4DAD"/>
    <w:rsid w:val="007C5222"/>
    <w:rsid w:val="007C53AB"/>
    <w:rsid w:val="007C5452"/>
    <w:rsid w:val="007C59CA"/>
    <w:rsid w:val="007C5B2A"/>
    <w:rsid w:val="007C5BD7"/>
    <w:rsid w:val="007C5C26"/>
    <w:rsid w:val="007C5E0C"/>
    <w:rsid w:val="007C60E3"/>
    <w:rsid w:val="007C6545"/>
    <w:rsid w:val="007C661C"/>
    <w:rsid w:val="007C67F8"/>
    <w:rsid w:val="007C6B78"/>
    <w:rsid w:val="007C6CCE"/>
    <w:rsid w:val="007C6DD4"/>
    <w:rsid w:val="007C765E"/>
    <w:rsid w:val="007C7716"/>
    <w:rsid w:val="007C77E4"/>
    <w:rsid w:val="007C77E8"/>
    <w:rsid w:val="007C781C"/>
    <w:rsid w:val="007C786D"/>
    <w:rsid w:val="007C7AAC"/>
    <w:rsid w:val="007C7C0C"/>
    <w:rsid w:val="007D0CF5"/>
    <w:rsid w:val="007D0DE0"/>
    <w:rsid w:val="007D0F4D"/>
    <w:rsid w:val="007D111E"/>
    <w:rsid w:val="007D1122"/>
    <w:rsid w:val="007D1131"/>
    <w:rsid w:val="007D11CA"/>
    <w:rsid w:val="007D128C"/>
    <w:rsid w:val="007D1445"/>
    <w:rsid w:val="007D149D"/>
    <w:rsid w:val="007D1A42"/>
    <w:rsid w:val="007D1E2B"/>
    <w:rsid w:val="007D205D"/>
    <w:rsid w:val="007D2287"/>
    <w:rsid w:val="007D2559"/>
    <w:rsid w:val="007D25E8"/>
    <w:rsid w:val="007D277D"/>
    <w:rsid w:val="007D2C82"/>
    <w:rsid w:val="007D3137"/>
    <w:rsid w:val="007D364F"/>
    <w:rsid w:val="007D3724"/>
    <w:rsid w:val="007D3E7B"/>
    <w:rsid w:val="007D3F65"/>
    <w:rsid w:val="007D3FA2"/>
    <w:rsid w:val="007D4144"/>
    <w:rsid w:val="007D41F5"/>
    <w:rsid w:val="007D4212"/>
    <w:rsid w:val="007D4393"/>
    <w:rsid w:val="007D441F"/>
    <w:rsid w:val="007D44E8"/>
    <w:rsid w:val="007D455C"/>
    <w:rsid w:val="007D4599"/>
    <w:rsid w:val="007D4656"/>
    <w:rsid w:val="007D47CB"/>
    <w:rsid w:val="007D487D"/>
    <w:rsid w:val="007D494C"/>
    <w:rsid w:val="007D500D"/>
    <w:rsid w:val="007D50AE"/>
    <w:rsid w:val="007D53E1"/>
    <w:rsid w:val="007D5402"/>
    <w:rsid w:val="007D586A"/>
    <w:rsid w:val="007D58E6"/>
    <w:rsid w:val="007D595C"/>
    <w:rsid w:val="007D5B52"/>
    <w:rsid w:val="007D5E73"/>
    <w:rsid w:val="007D5F45"/>
    <w:rsid w:val="007D6280"/>
    <w:rsid w:val="007D6684"/>
    <w:rsid w:val="007D67F8"/>
    <w:rsid w:val="007D6A5B"/>
    <w:rsid w:val="007D6A8C"/>
    <w:rsid w:val="007D6AED"/>
    <w:rsid w:val="007D6C8A"/>
    <w:rsid w:val="007D6CC1"/>
    <w:rsid w:val="007D6F9D"/>
    <w:rsid w:val="007D6FCC"/>
    <w:rsid w:val="007D7129"/>
    <w:rsid w:val="007D747C"/>
    <w:rsid w:val="007D75AB"/>
    <w:rsid w:val="007D7822"/>
    <w:rsid w:val="007D7879"/>
    <w:rsid w:val="007D7ACF"/>
    <w:rsid w:val="007D7B42"/>
    <w:rsid w:val="007E0253"/>
    <w:rsid w:val="007E06E0"/>
    <w:rsid w:val="007E0BFA"/>
    <w:rsid w:val="007E0C77"/>
    <w:rsid w:val="007E119B"/>
    <w:rsid w:val="007E12C8"/>
    <w:rsid w:val="007E1544"/>
    <w:rsid w:val="007E17EF"/>
    <w:rsid w:val="007E186C"/>
    <w:rsid w:val="007E1B1C"/>
    <w:rsid w:val="007E1B97"/>
    <w:rsid w:val="007E1DDC"/>
    <w:rsid w:val="007E1FD8"/>
    <w:rsid w:val="007E24B2"/>
    <w:rsid w:val="007E2512"/>
    <w:rsid w:val="007E2613"/>
    <w:rsid w:val="007E2762"/>
    <w:rsid w:val="007E291F"/>
    <w:rsid w:val="007E2BFB"/>
    <w:rsid w:val="007E2EC8"/>
    <w:rsid w:val="007E30FC"/>
    <w:rsid w:val="007E313B"/>
    <w:rsid w:val="007E37A9"/>
    <w:rsid w:val="007E3808"/>
    <w:rsid w:val="007E386F"/>
    <w:rsid w:val="007E38F9"/>
    <w:rsid w:val="007E3AE1"/>
    <w:rsid w:val="007E3DC1"/>
    <w:rsid w:val="007E456C"/>
    <w:rsid w:val="007E4AB5"/>
    <w:rsid w:val="007E4AB9"/>
    <w:rsid w:val="007E4C64"/>
    <w:rsid w:val="007E4D33"/>
    <w:rsid w:val="007E535C"/>
    <w:rsid w:val="007E591F"/>
    <w:rsid w:val="007E5C68"/>
    <w:rsid w:val="007E5DD1"/>
    <w:rsid w:val="007E5F17"/>
    <w:rsid w:val="007E61B3"/>
    <w:rsid w:val="007E6261"/>
    <w:rsid w:val="007E641C"/>
    <w:rsid w:val="007E65FC"/>
    <w:rsid w:val="007E6658"/>
    <w:rsid w:val="007E68A4"/>
    <w:rsid w:val="007E6909"/>
    <w:rsid w:val="007E6BBF"/>
    <w:rsid w:val="007E6BCF"/>
    <w:rsid w:val="007E7364"/>
    <w:rsid w:val="007E77B0"/>
    <w:rsid w:val="007E7930"/>
    <w:rsid w:val="007E7DC3"/>
    <w:rsid w:val="007F021B"/>
    <w:rsid w:val="007F026D"/>
    <w:rsid w:val="007F02A7"/>
    <w:rsid w:val="007F02DC"/>
    <w:rsid w:val="007F04F6"/>
    <w:rsid w:val="007F09FA"/>
    <w:rsid w:val="007F0D2E"/>
    <w:rsid w:val="007F0DE9"/>
    <w:rsid w:val="007F0EB6"/>
    <w:rsid w:val="007F1047"/>
    <w:rsid w:val="007F1261"/>
    <w:rsid w:val="007F1288"/>
    <w:rsid w:val="007F14AA"/>
    <w:rsid w:val="007F195D"/>
    <w:rsid w:val="007F1AE9"/>
    <w:rsid w:val="007F1C1C"/>
    <w:rsid w:val="007F1D5A"/>
    <w:rsid w:val="007F1D94"/>
    <w:rsid w:val="007F1DE8"/>
    <w:rsid w:val="007F1E1C"/>
    <w:rsid w:val="007F1EA9"/>
    <w:rsid w:val="007F21C0"/>
    <w:rsid w:val="007F22C3"/>
    <w:rsid w:val="007F22E7"/>
    <w:rsid w:val="007F26F8"/>
    <w:rsid w:val="007F29F9"/>
    <w:rsid w:val="007F2B0D"/>
    <w:rsid w:val="007F2D9B"/>
    <w:rsid w:val="007F2DA2"/>
    <w:rsid w:val="007F2E1F"/>
    <w:rsid w:val="007F2E8F"/>
    <w:rsid w:val="007F2F56"/>
    <w:rsid w:val="007F30E0"/>
    <w:rsid w:val="007F3405"/>
    <w:rsid w:val="007F3732"/>
    <w:rsid w:val="007F38B5"/>
    <w:rsid w:val="007F39E3"/>
    <w:rsid w:val="007F3A8A"/>
    <w:rsid w:val="007F3D2C"/>
    <w:rsid w:val="007F3DBE"/>
    <w:rsid w:val="007F45F0"/>
    <w:rsid w:val="007F4807"/>
    <w:rsid w:val="007F494F"/>
    <w:rsid w:val="007F4B9E"/>
    <w:rsid w:val="007F4BB8"/>
    <w:rsid w:val="007F4C03"/>
    <w:rsid w:val="007F4D0F"/>
    <w:rsid w:val="007F4DA7"/>
    <w:rsid w:val="007F505A"/>
    <w:rsid w:val="007F516C"/>
    <w:rsid w:val="007F540F"/>
    <w:rsid w:val="007F55A8"/>
    <w:rsid w:val="007F5A35"/>
    <w:rsid w:val="007F5AC0"/>
    <w:rsid w:val="007F6004"/>
    <w:rsid w:val="007F610C"/>
    <w:rsid w:val="007F6454"/>
    <w:rsid w:val="007F6558"/>
    <w:rsid w:val="007F67D1"/>
    <w:rsid w:val="007F6B14"/>
    <w:rsid w:val="007F700B"/>
    <w:rsid w:val="007F7235"/>
    <w:rsid w:val="007F737A"/>
    <w:rsid w:val="007F74A0"/>
    <w:rsid w:val="007F7649"/>
    <w:rsid w:val="007F767E"/>
    <w:rsid w:val="007F7740"/>
    <w:rsid w:val="00800609"/>
    <w:rsid w:val="00800612"/>
    <w:rsid w:val="008006F0"/>
    <w:rsid w:val="00800C92"/>
    <w:rsid w:val="00800D8A"/>
    <w:rsid w:val="00800E54"/>
    <w:rsid w:val="0080121B"/>
    <w:rsid w:val="008012CC"/>
    <w:rsid w:val="008017B2"/>
    <w:rsid w:val="00801972"/>
    <w:rsid w:val="00801AF0"/>
    <w:rsid w:val="00801C2B"/>
    <w:rsid w:val="00801E73"/>
    <w:rsid w:val="0080202E"/>
    <w:rsid w:val="008024D6"/>
    <w:rsid w:val="00802630"/>
    <w:rsid w:val="00802A7A"/>
    <w:rsid w:val="00802AAC"/>
    <w:rsid w:val="00802C7C"/>
    <w:rsid w:val="00802DBE"/>
    <w:rsid w:val="00802DC3"/>
    <w:rsid w:val="00802EA7"/>
    <w:rsid w:val="00802F71"/>
    <w:rsid w:val="008034AE"/>
    <w:rsid w:val="00803693"/>
    <w:rsid w:val="00803713"/>
    <w:rsid w:val="008037EF"/>
    <w:rsid w:val="008040B5"/>
    <w:rsid w:val="00804623"/>
    <w:rsid w:val="00804657"/>
    <w:rsid w:val="008047AF"/>
    <w:rsid w:val="008048C8"/>
    <w:rsid w:val="008049E3"/>
    <w:rsid w:val="00804AF3"/>
    <w:rsid w:val="00804CF1"/>
    <w:rsid w:val="00804FA0"/>
    <w:rsid w:val="00804FE3"/>
    <w:rsid w:val="0080589C"/>
    <w:rsid w:val="0080597F"/>
    <w:rsid w:val="00805984"/>
    <w:rsid w:val="00805A3B"/>
    <w:rsid w:val="00805ADA"/>
    <w:rsid w:val="00805ADB"/>
    <w:rsid w:val="00805B54"/>
    <w:rsid w:val="00805DDD"/>
    <w:rsid w:val="00805E3D"/>
    <w:rsid w:val="00805E73"/>
    <w:rsid w:val="00805E7B"/>
    <w:rsid w:val="00806495"/>
    <w:rsid w:val="008064DA"/>
    <w:rsid w:val="008064E3"/>
    <w:rsid w:val="00806777"/>
    <w:rsid w:val="00806A5A"/>
    <w:rsid w:val="00806BBE"/>
    <w:rsid w:val="00806EF7"/>
    <w:rsid w:val="0080701F"/>
    <w:rsid w:val="008072B4"/>
    <w:rsid w:val="008074E7"/>
    <w:rsid w:val="00807538"/>
    <w:rsid w:val="00807717"/>
    <w:rsid w:val="0080791E"/>
    <w:rsid w:val="00807968"/>
    <w:rsid w:val="00807CFC"/>
    <w:rsid w:val="00807E09"/>
    <w:rsid w:val="00807EF1"/>
    <w:rsid w:val="00810002"/>
    <w:rsid w:val="0081024A"/>
    <w:rsid w:val="00810583"/>
    <w:rsid w:val="008106B9"/>
    <w:rsid w:val="00810706"/>
    <w:rsid w:val="008107DF"/>
    <w:rsid w:val="00810882"/>
    <w:rsid w:val="008108D4"/>
    <w:rsid w:val="008108FF"/>
    <w:rsid w:val="008110B4"/>
    <w:rsid w:val="00811673"/>
    <w:rsid w:val="00811A5C"/>
    <w:rsid w:val="00811A96"/>
    <w:rsid w:val="00811B3E"/>
    <w:rsid w:val="00811CAA"/>
    <w:rsid w:val="0081211D"/>
    <w:rsid w:val="00812719"/>
    <w:rsid w:val="00812FA3"/>
    <w:rsid w:val="00812FE1"/>
    <w:rsid w:val="008133D5"/>
    <w:rsid w:val="0081340E"/>
    <w:rsid w:val="00813723"/>
    <w:rsid w:val="00813F58"/>
    <w:rsid w:val="00814868"/>
    <w:rsid w:val="00814B72"/>
    <w:rsid w:val="00814B78"/>
    <w:rsid w:val="00814C41"/>
    <w:rsid w:val="00814C83"/>
    <w:rsid w:val="00814E20"/>
    <w:rsid w:val="00815234"/>
    <w:rsid w:val="008153B8"/>
    <w:rsid w:val="008153F8"/>
    <w:rsid w:val="008158F0"/>
    <w:rsid w:val="00815BF4"/>
    <w:rsid w:val="00815C05"/>
    <w:rsid w:val="00815DCC"/>
    <w:rsid w:val="00815E9D"/>
    <w:rsid w:val="00815F98"/>
    <w:rsid w:val="00816076"/>
    <w:rsid w:val="0081629A"/>
    <w:rsid w:val="0081636C"/>
    <w:rsid w:val="0081672E"/>
    <w:rsid w:val="00816741"/>
    <w:rsid w:val="00816A0B"/>
    <w:rsid w:val="00816D0E"/>
    <w:rsid w:val="00816DAD"/>
    <w:rsid w:val="00816E53"/>
    <w:rsid w:val="00816EAD"/>
    <w:rsid w:val="008173AF"/>
    <w:rsid w:val="008178E1"/>
    <w:rsid w:val="00817A33"/>
    <w:rsid w:val="00817B32"/>
    <w:rsid w:val="00817B6D"/>
    <w:rsid w:val="00817BE4"/>
    <w:rsid w:val="00817D1A"/>
    <w:rsid w:val="00817EDB"/>
    <w:rsid w:val="00820070"/>
    <w:rsid w:val="00820094"/>
    <w:rsid w:val="0082017C"/>
    <w:rsid w:val="00820242"/>
    <w:rsid w:val="00820541"/>
    <w:rsid w:val="00820640"/>
    <w:rsid w:val="0082070D"/>
    <w:rsid w:val="008208FA"/>
    <w:rsid w:val="00820E3B"/>
    <w:rsid w:val="0082101D"/>
    <w:rsid w:val="00821146"/>
    <w:rsid w:val="008211EB"/>
    <w:rsid w:val="0082122D"/>
    <w:rsid w:val="0082134A"/>
    <w:rsid w:val="00821867"/>
    <w:rsid w:val="0082197E"/>
    <w:rsid w:val="008219D2"/>
    <w:rsid w:val="00821A3B"/>
    <w:rsid w:val="00821A6B"/>
    <w:rsid w:val="00821DCB"/>
    <w:rsid w:val="008221BC"/>
    <w:rsid w:val="00822329"/>
    <w:rsid w:val="008224F1"/>
    <w:rsid w:val="00822BF9"/>
    <w:rsid w:val="00822E60"/>
    <w:rsid w:val="00822E73"/>
    <w:rsid w:val="00822EF3"/>
    <w:rsid w:val="0082334B"/>
    <w:rsid w:val="0082340F"/>
    <w:rsid w:val="00823591"/>
    <w:rsid w:val="008236E0"/>
    <w:rsid w:val="008239C1"/>
    <w:rsid w:val="00823CEE"/>
    <w:rsid w:val="0082407D"/>
    <w:rsid w:val="00824252"/>
    <w:rsid w:val="008245D8"/>
    <w:rsid w:val="0082489D"/>
    <w:rsid w:val="00824ACE"/>
    <w:rsid w:val="00824ADC"/>
    <w:rsid w:val="00824B55"/>
    <w:rsid w:val="008250F1"/>
    <w:rsid w:val="008254D9"/>
    <w:rsid w:val="0082551C"/>
    <w:rsid w:val="00825793"/>
    <w:rsid w:val="008257F3"/>
    <w:rsid w:val="008258FE"/>
    <w:rsid w:val="008259EA"/>
    <w:rsid w:val="00825B88"/>
    <w:rsid w:val="00825C21"/>
    <w:rsid w:val="00825EC5"/>
    <w:rsid w:val="008265CA"/>
    <w:rsid w:val="00826AA9"/>
    <w:rsid w:val="00826ABE"/>
    <w:rsid w:val="00826B01"/>
    <w:rsid w:val="00826C2E"/>
    <w:rsid w:val="00826DDC"/>
    <w:rsid w:val="00826EE0"/>
    <w:rsid w:val="00826F61"/>
    <w:rsid w:val="008276E4"/>
    <w:rsid w:val="00827791"/>
    <w:rsid w:val="00827F3F"/>
    <w:rsid w:val="00830417"/>
    <w:rsid w:val="0083050D"/>
    <w:rsid w:val="00830AAE"/>
    <w:rsid w:val="00830B25"/>
    <w:rsid w:val="00830C60"/>
    <w:rsid w:val="00830DDB"/>
    <w:rsid w:val="00830F2F"/>
    <w:rsid w:val="00830F4A"/>
    <w:rsid w:val="008310BC"/>
    <w:rsid w:val="008312CF"/>
    <w:rsid w:val="008314F2"/>
    <w:rsid w:val="0083157B"/>
    <w:rsid w:val="0083179F"/>
    <w:rsid w:val="0083192E"/>
    <w:rsid w:val="00831A1F"/>
    <w:rsid w:val="00831A36"/>
    <w:rsid w:val="00831ABD"/>
    <w:rsid w:val="00831B7F"/>
    <w:rsid w:val="00831BD4"/>
    <w:rsid w:val="00831D6D"/>
    <w:rsid w:val="00831EFB"/>
    <w:rsid w:val="0083201C"/>
    <w:rsid w:val="00832466"/>
    <w:rsid w:val="008324F4"/>
    <w:rsid w:val="0083263B"/>
    <w:rsid w:val="0083275B"/>
    <w:rsid w:val="00832946"/>
    <w:rsid w:val="00832D88"/>
    <w:rsid w:val="0083309E"/>
    <w:rsid w:val="008330E2"/>
    <w:rsid w:val="00833144"/>
    <w:rsid w:val="008331FB"/>
    <w:rsid w:val="00833214"/>
    <w:rsid w:val="00833371"/>
    <w:rsid w:val="00833468"/>
    <w:rsid w:val="008336BA"/>
    <w:rsid w:val="00833947"/>
    <w:rsid w:val="0083396A"/>
    <w:rsid w:val="00833C42"/>
    <w:rsid w:val="0083401C"/>
    <w:rsid w:val="00834102"/>
    <w:rsid w:val="00834479"/>
    <w:rsid w:val="00834743"/>
    <w:rsid w:val="008349D4"/>
    <w:rsid w:val="00834AD2"/>
    <w:rsid w:val="00834D7E"/>
    <w:rsid w:val="00834DA8"/>
    <w:rsid w:val="00834F05"/>
    <w:rsid w:val="00835050"/>
    <w:rsid w:val="0083511D"/>
    <w:rsid w:val="008355A5"/>
    <w:rsid w:val="008358AF"/>
    <w:rsid w:val="008358FB"/>
    <w:rsid w:val="00835A39"/>
    <w:rsid w:val="00835FA7"/>
    <w:rsid w:val="00836077"/>
    <w:rsid w:val="00836182"/>
    <w:rsid w:val="0083626D"/>
    <w:rsid w:val="0083656D"/>
    <w:rsid w:val="0083668F"/>
    <w:rsid w:val="008366D5"/>
    <w:rsid w:val="00836AEB"/>
    <w:rsid w:val="00836B8B"/>
    <w:rsid w:val="00836EF9"/>
    <w:rsid w:val="00837160"/>
    <w:rsid w:val="0083766F"/>
    <w:rsid w:val="008376EF"/>
    <w:rsid w:val="00837B6D"/>
    <w:rsid w:val="00837D5B"/>
    <w:rsid w:val="00837DFE"/>
    <w:rsid w:val="0084074B"/>
    <w:rsid w:val="00840A70"/>
    <w:rsid w:val="00840B55"/>
    <w:rsid w:val="00840BC1"/>
    <w:rsid w:val="00840EA9"/>
    <w:rsid w:val="00840F05"/>
    <w:rsid w:val="0084111F"/>
    <w:rsid w:val="00841201"/>
    <w:rsid w:val="0084125D"/>
    <w:rsid w:val="00841ABC"/>
    <w:rsid w:val="00841C0B"/>
    <w:rsid w:val="00841DB5"/>
    <w:rsid w:val="00841E5B"/>
    <w:rsid w:val="00841ED3"/>
    <w:rsid w:val="0084228F"/>
    <w:rsid w:val="008423A7"/>
    <w:rsid w:val="00842902"/>
    <w:rsid w:val="0084291A"/>
    <w:rsid w:val="00842A63"/>
    <w:rsid w:val="00842AD7"/>
    <w:rsid w:val="00842C88"/>
    <w:rsid w:val="00842E64"/>
    <w:rsid w:val="00843043"/>
    <w:rsid w:val="00843074"/>
    <w:rsid w:val="0084312A"/>
    <w:rsid w:val="0084326E"/>
    <w:rsid w:val="00843614"/>
    <w:rsid w:val="00843910"/>
    <w:rsid w:val="00843AAC"/>
    <w:rsid w:val="00843BA4"/>
    <w:rsid w:val="00843C19"/>
    <w:rsid w:val="008442AE"/>
    <w:rsid w:val="00844505"/>
    <w:rsid w:val="00844E4E"/>
    <w:rsid w:val="00844EB1"/>
    <w:rsid w:val="008450C9"/>
    <w:rsid w:val="008455F8"/>
    <w:rsid w:val="00845B5A"/>
    <w:rsid w:val="00845BED"/>
    <w:rsid w:val="00845CF9"/>
    <w:rsid w:val="00845D49"/>
    <w:rsid w:val="00845E85"/>
    <w:rsid w:val="008462A2"/>
    <w:rsid w:val="008462F6"/>
    <w:rsid w:val="0084668C"/>
    <w:rsid w:val="0084677A"/>
    <w:rsid w:val="00846891"/>
    <w:rsid w:val="00846B08"/>
    <w:rsid w:val="00846CBC"/>
    <w:rsid w:val="00846EA4"/>
    <w:rsid w:val="008470FB"/>
    <w:rsid w:val="008474EA"/>
    <w:rsid w:val="0084750B"/>
    <w:rsid w:val="008475A8"/>
    <w:rsid w:val="00847649"/>
    <w:rsid w:val="008477C6"/>
    <w:rsid w:val="008478EB"/>
    <w:rsid w:val="00847C52"/>
    <w:rsid w:val="00847F79"/>
    <w:rsid w:val="00847F9F"/>
    <w:rsid w:val="0085058E"/>
    <w:rsid w:val="00850692"/>
    <w:rsid w:val="008508CA"/>
    <w:rsid w:val="00850D29"/>
    <w:rsid w:val="008511CB"/>
    <w:rsid w:val="008511CF"/>
    <w:rsid w:val="008514D6"/>
    <w:rsid w:val="0085163A"/>
    <w:rsid w:val="0085165B"/>
    <w:rsid w:val="0085173F"/>
    <w:rsid w:val="00851A1D"/>
    <w:rsid w:val="00851F6B"/>
    <w:rsid w:val="00852060"/>
    <w:rsid w:val="00852290"/>
    <w:rsid w:val="0085238D"/>
    <w:rsid w:val="008524BD"/>
    <w:rsid w:val="008524C0"/>
    <w:rsid w:val="008525E7"/>
    <w:rsid w:val="0085261F"/>
    <w:rsid w:val="00852626"/>
    <w:rsid w:val="008527BF"/>
    <w:rsid w:val="00852A38"/>
    <w:rsid w:val="00852AED"/>
    <w:rsid w:val="00852F14"/>
    <w:rsid w:val="008532CE"/>
    <w:rsid w:val="00853381"/>
    <w:rsid w:val="008533E9"/>
    <w:rsid w:val="0085341F"/>
    <w:rsid w:val="008535C9"/>
    <w:rsid w:val="00853634"/>
    <w:rsid w:val="00853962"/>
    <w:rsid w:val="008539CC"/>
    <w:rsid w:val="00853C99"/>
    <w:rsid w:val="0085413F"/>
    <w:rsid w:val="0085438E"/>
    <w:rsid w:val="008544EC"/>
    <w:rsid w:val="0085450C"/>
    <w:rsid w:val="008549D9"/>
    <w:rsid w:val="00854B6D"/>
    <w:rsid w:val="00854C0B"/>
    <w:rsid w:val="00854DD3"/>
    <w:rsid w:val="00855439"/>
    <w:rsid w:val="00855CE8"/>
    <w:rsid w:val="008562F4"/>
    <w:rsid w:val="008566B2"/>
    <w:rsid w:val="00856870"/>
    <w:rsid w:val="00856A99"/>
    <w:rsid w:val="00856C90"/>
    <w:rsid w:val="00856E83"/>
    <w:rsid w:val="00856F57"/>
    <w:rsid w:val="008570E7"/>
    <w:rsid w:val="0085734F"/>
    <w:rsid w:val="00857413"/>
    <w:rsid w:val="00857C7E"/>
    <w:rsid w:val="00857DBB"/>
    <w:rsid w:val="00857E8D"/>
    <w:rsid w:val="00857F7A"/>
    <w:rsid w:val="00860410"/>
    <w:rsid w:val="00860491"/>
    <w:rsid w:val="0086076B"/>
    <w:rsid w:val="00860781"/>
    <w:rsid w:val="008607C5"/>
    <w:rsid w:val="00860987"/>
    <w:rsid w:val="00860A8C"/>
    <w:rsid w:val="00860CC6"/>
    <w:rsid w:val="00860D4C"/>
    <w:rsid w:val="00860D7A"/>
    <w:rsid w:val="00860E74"/>
    <w:rsid w:val="00860E7B"/>
    <w:rsid w:val="00860EF6"/>
    <w:rsid w:val="00861167"/>
    <w:rsid w:val="008612CA"/>
    <w:rsid w:val="008615A6"/>
    <w:rsid w:val="008615C7"/>
    <w:rsid w:val="008617C7"/>
    <w:rsid w:val="0086198C"/>
    <w:rsid w:val="00861A02"/>
    <w:rsid w:val="00861A12"/>
    <w:rsid w:val="00861AFD"/>
    <w:rsid w:val="00861C03"/>
    <w:rsid w:val="00861C53"/>
    <w:rsid w:val="00861ECE"/>
    <w:rsid w:val="00861F4F"/>
    <w:rsid w:val="00861FBE"/>
    <w:rsid w:val="0086204F"/>
    <w:rsid w:val="00862229"/>
    <w:rsid w:val="00862615"/>
    <w:rsid w:val="00862814"/>
    <w:rsid w:val="00862C02"/>
    <w:rsid w:val="00862C7F"/>
    <w:rsid w:val="00862DCB"/>
    <w:rsid w:val="00862EB7"/>
    <w:rsid w:val="008630C1"/>
    <w:rsid w:val="008632DF"/>
    <w:rsid w:val="00863318"/>
    <w:rsid w:val="00863380"/>
    <w:rsid w:val="00863420"/>
    <w:rsid w:val="0086352E"/>
    <w:rsid w:val="00863849"/>
    <w:rsid w:val="00863BFB"/>
    <w:rsid w:val="00863E52"/>
    <w:rsid w:val="00863FF0"/>
    <w:rsid w:val="008640A4"/>
    <w:rsid w:val="00864155"/>
    <w:rsid w:val="00864277"/>
    <w:rsid w:val="00864515"/>
    <w:rsid w:val="00864661"/>
    <w:rsid w:val="0086483B"/>
    <w:rsid w:val="00864859"/>
    <w:rsid w:val="00864869"/>
    <w:rsid w:val="0086496F"/>
    <w:rsid w:val="008650FF"/>
    <w:rsid w:val="00865234"/>
    <w:rsid w:val="00865557"/>
    <w:rsid w:val="00865A37"/>
    <w:rsid w:val="00865B90"/>
    <w:rsid w:val="00865CA3"/>
    <w:rsid w:val="00865CDD"/>
    <w:rsid w:val="00865EB9"/>
    <w:rsid w:val="00865F6B"/>
    <w:rsid w:val="0086653B"/>
    <w:rsid w:val="00866631"/>
    <w:rsid w:val="00866701"/>
    <w:rsid w:val="00866733"/>
    <w:rsid w:val="008668B3"/>
    <w:rsid w:val="00866A5B"/>
    <w:rsid w:val="00866C46"/>
    <w:rsid w:val="00866CF6"/>
    <w:rsid w:val="00866E0E"/>
    <w:rsid w:val="008670AD"/>
    <w:rsid w:val="00867541"/>
    <w:rsid w:val="0086763E"/>
    <w:rsid w:val="00867889"/>
    <w:rsid w:val="00867DEA"/>
    <w:rsid w:val="00870049"/>
    <w:rsid w:val="00870269"/>
    <w:rsid w:val="0087031B"/>
    <w:rsid w:val="00870332"/>
    <w:rsid w:val="008703BA"/>
    <w:rsid w:val="0087054F"/>
    <w:rsid w:val="0087095D"/>
    <w:rsid w:val="008712FE"/>
    <w:rsid w:val="00871481"/>
    <w:rsid w:val="008714FB"/>
    <w:rsid w:val="00871526"/>
    <w:rsid w:val="0087153B"/>
    <w:rsid w:val="00871982"/>
    <w:rsid w:val="00871AB4"/>
    <w:rsid w:val="00871B1B"/>
    <w:rsid w:val="00872122"/>
    <w:rsid w:val="0087226E"/>
    <w:rsid w:val="00872359"/>
    <w:rsid w:val="0087269A"/>
    <w:rsid w:val="00872757"/>
    <w:rsid w:val="00872911"/>
    <w:rsid w:val="00872919"/>
    <w:rsid w:val="0087294F"/>
    <w:rsid w:val="00872A49"/>
    <w:rsid w:val="00872C50"/>
    <w:rsid w:val="00872C6A"/>
    <w:rsid w:val="00872EC5"/>
    <w:rsid w:val="00873337"/>
    <w:rsid w:val="00873389"/>
    <w:rsid w:val="008734E5"/>
    <w:rsid w:val="00873A46"/>
    <w:rsid w:val="00873F63"/>
    <w:rsid w:val="00873F84"/>
    <w:rsid w:val="008742C5"/>
    <w:rsid w:val="00874369"/>
    <w:rsid w:val="008745C3"/>
    <w:rsid w:val="008746C3"/>
    <w:rsid w:val="0087489F"/>
    <w:rsid w:val="00874936"/>
    <w:rsid w:val="00874AD3"/>
    <w:rsid w:val="00874DF4"/>
    <w:rsid w:val="00874F0B"/>
    <w:rsid w:val="00875031"/>
    <w:rsid w:val="00875141"/>
    <w:rsid w:val="00875382"/>
    <w:rsid w:val="008753C8"/>
    <w:rsid w:val="008755BE"/>
    <w:rsid w:val="0087561F"/>
    <w:rsid w:val="00875649"/>
    <w:rsid w:val="008758CB"/>
    <w:rsid w:val="0087591B"/>
    <w:rsid w:val="008759ED"/>
    <w:rsid w:val="00875BE5"/>
    <w:rsid w:val="00875D79"/>
    <w:rsid w:val="00876126"/>
    <w:rsid w:val="0087680D"/>
    <w:rsid w:val="00876999"/>
    <w:rsid w:val="00876DD3"/>
    <w:rsid w:val="00877025"/>
    <w:rsid w:val="008772CE"/>
    <w:rsid w:val="008775B3"/>
    <w:rsid w:val="0087761F"/>
    <w:rsid w:val="00877737"/>
    <w:rsid w:val="00877964"/>
    <w:rsid w:val="00877A79"/>
    <w:rsid w:val="00877BA6"/>
    <w:rsid w:val="00877C93"/>
    <w:rsid w:val="0088049E"/>
    <w:rsid w:val="00880733"/>
    <w:rsid w:val="0088078B"/>
    <w:rsid w:val="00880978"/>
    <w:rsid w:val="00880D2A"/>
    <w:rsid w:val="00880F28"/>
    <w:rsid w:val="00880F30"/>
    <w:rsid w:val="0088105C"/>
    <w:rsid w:val="008810A2"/>
    <w:rsid w:val="00881402"/>
    <w:rsid w:val="0088143E"/>
    <w:rsid w:val="008814C3"/>
    <w:rsid w:val="008816D7"/>
    <w:rsid w:val="008819B1"/>
    <w:rsid w:val="00881FF0"/>
    <w:rsid w:val="008824D9"/>
    <w:rsid w:val="00882506"/>
    <w:rsid w:val="0088272D"/>
    <w:rsid w:val="0088274F"/>
    <w:rsid w:val="00882819"/>
    <w:rsid w:val="00882AC8"/>
    <w:rsid w:val="00882B15"/>
    <w:rsid w:val="00882CD6"/>
    <w:rsid w:val="00882F59"/>
    <w:rsid w:val="00883036"/>
    <w:rsid w:val="00883285"/>
    <w:rsid w:val="008835B2"/>
    <w:rsid w:val="00883615"/>
    <w:rsid w:val="0088396D"/>
    <w:rsid w:val="00883BFA"/>
    <w:rsid w:val="00883DC2"/>
    <w:rsid w:val="00883E25"/>
    <w:rsid w:val="00883E68"/>
    <w:rsid w:val="00883EA4"/>
    <w:rsid w:val="00884578"/>
    <w:rsid w:val="008845A7"/>
    <w:rsid w:val="008846DB"/>
    <w:rsid w:val="00884970"/>
    <w:rsid w:val="00884ED1"/>
    <w:rsid w:val="00884FCB"/>
    <w:rsid w:val="00885091"/>
    <w:rsid w:val="008851D3"/>
    <w:rsid w:val="008852CE"/>
    <w:rsid w:val="008852D3"/>
    <w:rsid w:val="00885328"/>
    <w:rsid w:val="008857A3"/>
    <w:rsid w:val="008857AE"/>
    <w:rsid w:val="00885FA1"/>
    <w:rsid w:val="0088628E"/>
    <w:rsid w:val="008862DE"/>
    <w:rsid w:val="008864FF"/>
    <w:rsid w:val="00886BE3"/>
    <w:rsid w:val="00886C78"/>
    <w:rsid w:val="00886CBD"/>
    <w:rsid w:val="00886CC4"/>
    <w:rsid w:val="00886D06"/>
    <w:rsid w:val="00886EB4"/>
    <w:rsid w:val="00886FFE"/>
    <w:rsid w:val="008872F2"/>
    <w:rsid w:val="008875EA"/>
    <w:rsid w:val="00887724"/>
    <w:rsid w:val="008877DE"/>
    <w:rsid w:val="008877E9"/>
    <w:rsid w:val="00887978"/>
    <w:rsid w:val="00887A61"/>
    <w:rsid w:val="00887A78"/>
    <w:rsid w:val="00887B5A"/>
    <w:rsid w:val="00887C23"/>
    <w:rsid w:val="00887C53"/>
    <w:rsid w:val="0089019D"/>
    <w:rsid w:val="0089042E"/>
    <w:rsid w:val="008904BE"/>
    <w:rsid w:val="008905B3"/>
    <w:rsid w:val="00890780"/>
    <w:rsid w:val="0089085A"/>
    <w:rsid w:val="00890A4C"/>
    <w:rsid w:val="00890A88"/>
    <w:rsid w:val="00890FAF"/>
    <w:rsid w:val="00891246"/>
    <w:rsid w:val="00891574"/>
    <w:rsid w:val="0089172F"/>
    <w:rsid w:val="00891924"/>
    <w:rsid w:val="00891E46"/>
    <w:rsid w:val="008923D1"/>
    <w:rsid w:val="00892A02"/>
    <w:rsid w:val="00892C65"/>
    <w:rsid w:val="008931D1"/>
    <w:rsid w:val="00893743"/>
    <w:rsid w:val="008939F8"/>
    <w:rsid w:val="00893A82"/>
    <w:rsid w:val="00893B02"/>
    <w:rsid w:val="00893DFC"/>
    <w:rsid w:val="00893FFC"/>
    <w:rsid w:val="00894195"/>
    <w:rsid w:val="008941DC"/>
    <w:rsid w:val="008942AE"/>
    <w:rsid w:val="008949AD"/>
    <w:rsid w:val="00894C71"/>
    <w:rsid w:val="008950E4"/>
    <w:rsid w:val="0089515C"/>
    <w:rsid w:val="008951EF"/>
    <w:rsid w:val="0089537C"/>
    <w:rsid w:val="0089550C"/>
    <w:rsid w:val="0089571E"/>
    <w:rsid w:val="00895B42"/>
    <w:rsid w:val="00895C2C"/>
    <w:rsid w:val="00895CE6"/>
    <w:rsid w:val="00895E7F"/>
    <w:rsid w:val="008962C8"/>
    <w:rsid w:val="00896576"/>
    <w:rsid w:val="00896876"/>
    <w:rsid w:val="008969FB"/>
    <w:rsid w:val="00896B9D"/>
    <w:rsid w:val="00896DAD"/>
    <w:rsid w:val="0089715A"/>
    <w:rsid w:val="0089719C"/>
    <w:rsid w:val="00897344"/>
    <w:rsid w:val="008973A9"/>
    <w:rsid w:val="008A02B5"/>
    <w:rsid w:val="008A0905"/>
    <w:rsid w:val="008A0920"/>
    <w:rsid w:val="008A0F97"/>
    <w:rsid w:val="008A1286"/>
    <w:rsid w:val="008A1338"/>
    <w:rsid w:val="008A13F3"/>
    <w:rsid w:val="008A15A5"/>
    <w:rsid w:val="008A168E"/>
    <w:rsid w:val="008A1A88"/>
    <w:rsid w:val="008A1BF4"/>
    <w:rsid w:val="008A1EDF"/>
    <w:rsid w:val="008A1F4E"/>
    <w:rsid w:val="008A2273"/>
    <w:rsid w:val="008A29C2"/>
    <w:rsid w:val="008A29D2"/>
    <w:rsid w:val="008A3156"/>
    <w:rsid w:val="008A327F"/>
    <w:rsid w:val="008A34A0"/>
    <w:rsid w:val="008A37DF"/>
    <w:rsid w:val="008A3A93"/>
    <w:rsid w:val="008A3E55"/>
    <w:rsid w:val="008A3E89"/>
    <w:rsid w:val="008A3F17"/>
    <w:rsid w:val="008A3F24"/>
    <w:rsid w:val="008A4004"/>
    <w:rsid w:val="008A433D"/>
    <w:rsid w:val="008A442F"/>
    <w:rsid w:val="008A466E"/>
    <w:rsid w:val="008A47B4"/>
    <w:rsid w:val="008A4A3D"/>
    <w:rsid w:val="008A4B41"/>
    <w:rsid w:val="008A4DBF"/>
    <w:rsid w:val="008A4EFA"/>
    <w:rsid w:val="008A4F30"/>
    <w:rsid w:val="008A500D"/>
    <w:rsid w:val="008A51C6"/>
    <w:rsid w:val="008A5419"/>
    <w:rsid w:val="008A5967"/>
    <w:rsid w:val="008A625C"/>
    <w:rsid w:val="008A62EA"/>
    <w:rsid w:val="008A6366"/>
    <w:rsid w:val="008A648C"/>
    <w:rsid w:val="008A64B4"/>
    <w:rsid w:val="008A656F"/>
    <w:rsid w:val="008A65CF"/>
    <w:rsid w:val="008A68AF"/>
    <w:rsid w:val="008A68F1"/>
    <w:rsid w:val="008A6AFC"/>
    <w:rsid w:val="008A6B1B"/>
    <w:rsid w:val="008A6EC8"/>
    <w:rsid w:val="008A71E3"/>
    <w:rsid w:val="008A7428"/>
    <w:rsid w:val="008A758D"/>
    <w:rsid w:val="008A7E1B"/>
    <w:rsid w:val="008A7FCC"/>
    <w:rsid w:val="008B01C0"/>
    <w:rsid w:val="008B032B"/>
    <w:rsid w:val="008B0347"/>
    <w:rsid w:val="008B05A0"/>
    <w:rsid w:val="008B0628"/>
    <w:rsid w:val="008B082A"/>
    <w:rsid w:val="008B0842"/>
    <w:rsid w:val="008B08FF"/>
    <w:rsid w:val="008B0CEB"/>
    <w:rsid w:val="008B0D03"/>
    <w:rsid w:val="008B0EF4"/>
    <w:rsid w:val="008B0FEA"/>
    <w:rsid w:val="008B1368"/>
    <w:rsid w:val="008B1379"/>
    <w:rsid w:val="008B15D3"/>
    <w:rsid w:val="008B175E"/>
    <w:rsid w:val="008B17A9"/>
    <w:rsid w:val="008B1993"/>
    <w:rsid w:val="008B1AA5"/>
    <w:rsid w:val="008B1B24"/>
    <w:rsid w:val="008B1D37"/>
    <w:rsid w:val="008B1DF8"/>
    <w:rsid w:val="008B1E4C"/>
    <w:rsid w:val="008B2159"/>
    <w:rsid w:val="008B22D3"/>
    <w:rsid w:val="008B2570"/>
    <w:rsid w:val="008B2780"/>
    <w:rsid w:val="008B2781"/>
    <w:rsid w:val="008B2861"/>
    <w:rsid w:val="008B29E9"/>
    <w:rsid w:val="008B2BD6"/>
    <w:rsid w:val="008B2C25"/>
    <w:rsid w:val="008B2DF3"/>
    <w:rsid w:val="008B2E32"/>
    <w:rsid w:val="008B2E78"/>
    <w:rsid w:val="008B32A0"/>
    <w:rsid w:val="008B3337"/>
    <w:rsid w:val="008B3669"/>
    <w:rsid w:val="008B36C6"/>
    <w:rsid w:val="008B37F7"/>
    <w:rsid w:val="008B3B1D"/>
    <w:rsid w:val="008B3C98"/>
    <w:rsid w:val="008B3E58"/>
    <w:rsid w:val="008B40C1"/>
    <w:rsid w:val="008B4206"/>
    <w:rsid w:val="008B42FA"/>
    <w:rsid w:val="008B43AC"/>
    <w:rsid w:val="008B45CC"/>
    <w:rsid w:val="008B4DC5"/>
    <w:rsid w:val="008B4F06"/>
    <w:rsid w:val="008B4F22"/>
    <w:rsid w:val="008B4FAE"/>
    <w:rsid w:val="008B51BB"/>
    <w:rsid w:val="008B5299"/>
    <w:rsid w:val="008B52D1"/>
    <w:rsid w:val="008B53A8"/>
    <w:rsid w:val="008B549A"/>
    <w:rsid w:val="008B55ED"/>
    <w:rsid w:val="008B568A"/>
    <w:rsid w:val="008B5838"/>
    <w:rsid w:val="008B5AD2"/>
    <w:rsid w:val="008B5F0F"/>
    <w:rsid w:val="008B60FF"/>
    <w:rsid w:val="008B61BB"/>
    <w:rsid w:val="008B61CF"/>
    <w:rsid w:val="008B620F"/>
    <w:rsid w:val="008B6941"/>
    <w:rsid w:val="008B7258"/>
    <w:rsid w:val="008B738E"/>
    <w:rsid w:val="008B78F8"/>
    <w:rsid w:val="008B7960"/>
    <w:rsid w:val="008B7AB1"/>
    <w:rsid w:val="008B7FDE"/>
    <w:rsid w:val="008C0187"/>
    <w:rsid w:val="008C049A"/>
    <w:rsid w:val="008C0601"/>
    <w:rsid w:val="008C0635"/>
    <w:rsid w:val="008C0637"/>
    <w:rsid w:val="008C084D"/>
    <w:rsid w:val="008C0978"/>
    <w:rsid w:val="008C0B62"/>
    <w:rsid w:val="008C0C2C"/>
    <w:rsid w:val="008C0C3F"/>
    <w:rsid w:val="008C0DAF"/>
    <w:rsid w:val="008C0E0B"/>
    <w:rsid w:val="008C0E50"/>
    <w:rsid w:val="008C0FAD"/>
    <w:rsid w:val="008C10A0"/>
    <w:rsid w:val="008C115E"/>
    <w:rsid w:val="008C11F0"/>
    <w:rsid w:val="008C1300"/>
    <w:rsid w:val="008C130E"/>
    <w:rsid w:val="008C17FA"/>
    <w:rsid w:val="008C192D"/>
    <w:rsid w:val="008C1A6A"/>
    <w:rsid w:val="008C1AD4"/>
    <w:rsid w:val="008C1B32"/>
    <w:rsid w:val="008C1BD7"/>
    <w:rsid w:val="008C1CFA"/>
    <w:rsid w:val="008C1DF1"/>
    <w:rsid w:val="008C1F04"/>
    <w:rsid w:val="008C1F41"/>
    <w:rsid w:val="008C21DB"/>
    <w:rsid w:val="008C22D0"/>
    <w:rsid w:val="008C25B4"/>
    <w:rsid w:val="008C2647"/>
    <w:rsid w:val="008C27BD"/>
    <w:rsid w:val="008C2EF9"/>
    <w:rsid w:val="008C30A2"/>
    <w:rsid w:val="008C31BC"/>
    <w:rsid w:val="008C3211"/>
    <w:rsid w:val="008C3383"/>
    <w:rsid w:val="008C350D"/>
    <w:rsid w:val="008C371E"/>
    <w:rsid w:val="008C3793"/>
    <w:rsid w:val="008C3811"/>
    <w:rsid w:val="008C393B"/>
    <w:rsid w:val="008C3ACF"/>
    <w:rsid w:val="008C3D80"/>
    <w:rsid w:val="008C3DF1"/>
    <w:rsid w:val="008C43D0"/>
    <w:rsid w:val="008C4B5D"/>
    <w:rsid w:val="008C4C04"/>
    <w:rsid w:val="008C4C9B"/>
    <w:rsid w:val="008C4CA9"/>
    <w:rsid w:val="008C4DBA"/>
    <w:rsid w:val="008C4EFE"/>
    <w:rsid w:val="008C5086"/>
    <w:rsid w:val="008C50C6"/>
    <w:rsid w:val="008C5637"/>
    <w:rsid w:val="008C5DBC"/>
    <w:rsid w:val="008C5DC5"/>
    <w:rsid w:val="008C5F44"/>
    <w:rsid w:val="008C5FEE"/>
    <w:rsid w:val="008C604D"/>
    <w:rsid w:val="008C60D9"/>
    <w:rsid w:val="008C6406"/>
    <w:rsid w:val="008C6431"/>
    <w:rsid w:val="008C65F1"/>
    <w:rsid w:val="008C68C3"/>
    <w:rsid w:val="008C697B"/>
    <w:rsid w:val="008C6AB2"/>
    <w:rsid w:val="008C6BCB"/>
    <w:rsid w:val="008C7045"/>
    <w:rsid w:val="008C70B5"/>
    <w:rsid w:val="008C72D5"/>
    <w:rsid w:val="008C7477"/>
    <w:rsid w:val="008C7628"/>
    <w:rsid w:val="008C7C11"/>
    <w:rsid w:val="008C7C4C"/>
    <w:rsid w:val="008C7CCC"/>
    <w:rsid w:val="008C7DC6"/>
    <w:rsid w:val="008C7F36"/>
    <w:rsid w:val="008D013C"/>
    <w:rsid w:val="008D025F"/>
    <w:rsid w:val="008D02BA"/>
    <w:rsid w:val="008D02BF"/>
    <w:rsid w:val="008D0476"/>
    <w:rsid w:val="008D0802"/>
    <w:rsid w:val="008D0CDD"/>
    <w:rsid w:val="008D0CEF"/>
    <w:rsid w:val="008D0D2A"/>
    <w:rsid w:val="008D15A5"/>
    <w:rsid w:val="008D1607"/>
    <w:rsid w:val="008D16D3"/>
    <w:rsid w:val="008D17EA"/>
    <w:rsid w:val="008D19DC"/>
    <w:rsid w:val="008D1AB8"/>
    <w:rsid w:val="008D1B0F"/>
    <w:rsid w:val="008D1D6F"/>
    <w:rsid w:val="008D1DA5"/>
    <w:rsid w:val="008D1E13"/>
    <w:rsid w:val="008D1FC9"/>
    <w:rsid w:val="008D214D"/>
    <w:rsid w:val="008D24C3"/>
    <w:rsid w:val="008D253D"/>
    <w:rsid w:val="008D2582"/>
    <w:rsid w:val="008D28C1"/>
    <w:rsid w:val="008D2A0A"/>
    <w:rsid w:val="008D2ABC"/>
    <w:rsid w:val="008D2D14"/>
    <w:rsid w:val="008D2FB9"/>
    <w:rsid w:val="008D32C9"/>
    <w:rsid w:val="008D3318"/>
    <w:rsid w:val="008D3385"/>
    <w:rsid w:val="008D3982"/>
    <w:rsid w:val="008D3B50"/>
    <w:rsid w:val="008D466D"/>
    <w:rsid w:val="008D47F7"/>
    <w:rsid w:val="008D4A3F"/>
    <w:rsid w:val="008D4C0B"/>
    <w:rsid w:val="008D4C68"/>
    <w:rsid w:val="008D4C96"/>
    <w:rsid w:val="008D4DC9"/>
    <w:rsid w:val="008D4F61"/>
    <w:rsid w:val="008D502E"/>
    <w:rsid w:val="008D50FC"/>
    <w:rsid w:val="008D5179"/>
    <w:rsid w:val="008D5512"/>
    <w:rsid w:val="008D555C"/>
    <w:rsid w:val="008D56B4"/>
    <w:rsid w:val="008D57C1"/>
    <w:rsid w:val="008D5968"/>
    <w:rsid w:val="008D59A6"/>
    <w:rsid w:val="008D5EC6"/>
    <w:rsid w:val="008D5ECE"/>
    <w:rsid w:val="008D5EFC"/>
    <w:rsid w:val="008D6004"/>
    <w:rsid w:val="008D61D3"/>
    <w:rsid w:val="008D6513"/>
    <w:rsid w:val="008D6746"/>
    <w:rsid w:val="008D67A8"/>
    <w:rsid w:val="008D6A0C"/>
    <w:rsid w:val="008D6AB3"/>
    <w:rsid w:val="008D6B2F"/>
    <w:rsid w:val="008D6DF8"/>
    <w:rsid w:val="008D6E13"/>
    <w:rsid w:val="008D6E22"/>
    <w:rsid w:val="008D7163"/>
    <w:rsid w:val="008D76BB"/>
    <w:rsid w:val="008D7A7C"/>
    <w:rsid w:val="008D7B14"/>
    <w:rsid w:val="008D7BBC"/>
    <w:rsid w:val="008D7C3D"/>
    <w:rsid w:val="008D7D6B"/>
    <w:rsid w:val="008E0061"/>
    <w:rsid w:val="008E0070"/>
    <w:rsid w:val="008E0761"/>
    <w:rsid w:val="008E085B"/>
    <w:rsid w:val="008E08DF"/>
    <w:rsid w:val="008E09B7"/>
    <w:rsid w:val="008E0A39"/>
    <w:rsid w:val="008E0AD8"/>
    <w:rsid w:val="008E0BA7"/>
    <w:rsid w:val="008E0C67"/>
    <w:rsid w:val="008E0F11"/>
    <w:rsid w:val="008E119A"/>
    <w:rsid w:val="008E17AD"/>
    <w:rsid w:val="008E184A"/>
    <w:rsid w:val="008E1957"/>
    <w:rsid w:val="008E1B52"/>
    <w:rsid w:val="008E1CAD"/>
    <w:rsid w:val="008E2031"/>
    <w:rsid w:val="008E2127"/>
    <w:rsid w:val="008E235C"/>
    <w:rsid w:val="008E262E"/>
    <w:rsid w:val="008E2661"/>
    <w:rsid w:val="008E2838"/>
    <w:rsid w:val="008E2EFD"/>
    <w:rsid w:val="008E309E"/>
    <w:rsid w:val="008E315D"/>
    <w:rsid w:val="008E3251"/>
    <w:rsid w:val="008E328A"/>
    <w:rsid w:val="008E3921"/>
    <w:rsid w:val="008E3CF4"/>
    <w:rsid w:val="008E3E82"/>
    <w:rsid w:val="008E4451"/>
    <w:rsid w:val="008E4A35"/>
    <w:rsid w:val="008E546A"/>
    <w:rsid w:val="008E5A10"/>
    <w:rsid w:val="008E5A62"/>
    <w:rsid w:val="008E5B92"/>
    <w:rsid w:val="008E5B9F"/>
    <w:rsid w:val="008E5C0F"/>
    <w:rsid w:val="008E5C36"/>
    <w:rsid w:val="008E5EF9"/>
    <w:rsid w:val="008E6184"/>
    <w:rsid w:val="008E6353"/>
    <w:rsid w:val="008E6488"/>
    <w:rsid w:val="008E675A"/>
    <w:rsid w:val="008E6986"/>
    <w:rsid w:val="008E69A7"/>
    <w:rsid w:val="008E6C7B"/>
    <w:rsid w:val="008E7191"/>
    <w:rsid w:val="008E71F3"/>
    <w:rsid w:val="008E7485"/>
    <w:rsid w:val="008E7750"/>
    <w:rsid w:val="008E7B54"/>
    <w:rsid w:val="008E7BAE"/>
    <w:rsid w:val="008E7C96"/>
    <w:rsid w:val="008E7E60"/>
    <w:rsid w:val="008F026B"/>
    <w:rsid w:val="008F054A"/>
    <w:rsid w:val="008F057F"/>
    <w:rsid w:val="008F0638"/>
    <w:rsid w:val="008F0695"/>
    <w:rsid w:val="008F08DC"/>
    <w:rsid w:val="008F0DF4"/>
    <w:rsid w:val="008F10E2"/>
    <w:rsid w:val="008F1300"/>
    <w:rsid w:val="008F1341"/>
    <w:rsid w:val="008F1559"/>
    <w:rsid w:val="008F15A5"/>
    <w:rsid w:val="008F160F"/>
    <w:rsid w:val="008F16D5"/>
    <w:rsid w:val="008F1A5A"/>
    <w:rsid w:val="008F1BB8"/>
    <w:rsid w:val="008F23D4"/>
    <w:rsid w:val="008F266C"/>
    <w:rsid w:val="008F272C"/>
    <w:rsid w:val="008F27A5"/>
    <w:rsid w:val="008F2904"/>
    <w:rsid w:val="008F2A9B"/>
    <w:rsid w:val="008F2B03"/>
    <w:rsid w:val="008F3137"/>
    <w:rsid w:val="008F367A"/>
    <w:rsid w:val="008F3933"/>
    <w:rsid w:val="008F3CC5"/>
    <w:rsid w:val="008F4146"/>
    <w:rsid w:val="008F4640"/>
    <w:rsid w:val="008F466F"/>
    <w:rsid w:val="008F4869"/>
    <w:rsid w:val="008F4890"/>
    <w:rsid w:val="008F4A12"/>
    <w:rsid w:val="008F4ECA"/>
    <w:rsid w:val="008F55E8"/>
    <w:rsid w:val="008F5848"/>
    <w:rsid w:val="008F5900"/>
    <w:rsid w:val="008F5BEC"/>
    <w:rsid w:val="008F61CF"/>
    <w:rsid w:val="008F6203"/>
    <w:rsid w:val="008F64BD"/>
    <w:rsid w:val="008F64D9"/>
    <w:rsid w:val="008F6615"/>
    <w:rsid w:val="008F67BF"/>
    <w:rsid w:val="008F69B4"/>
    <w:rsid w:val="008F6B3E"/>
    <w:rsid w:val="008F6B94"/>
    <w:rsid w:val="008F6F5D"/>
    <w:rsid w:val="008F7001"/>
    <w:rsid w:val="008F70F3"/>
    <w:rsid w:val="008F727F"/>
    <w:rsid w:val="008F737C"/>
    <w:rsid w:val="008F73E7"/>
    <w:rsid w:val="008F73EF"/>
    <w:rsid w:val="008F740B"/>
    <w:rsid w:val="008F74DD"/>
    <w:rsid w:val="008F764D"/>
    <w:rsid w:val="008F7833"/>
    <w:rsid w:val="008F789F"/>
    <w:rsid w:val="008F78D1"/>
    <w:rsid w:val="008F7B85"/>
    <w:rsid w:val="008F7F09"/>
    <w:rsid w:val="009001D1"/>
    <w:rsid w:val="00900386"/>
    <w:rsid w:val="009005AC"/>
    <w:rsid w:val="009006DF"/>
    <w:rsid w:val="009007FA"/>
    <w:rsid w:val="00900DA5"/>
    <w:rsid w:val="00900DBC"/>
    <w:rsid w:val="00900E07"/>
    <w:rsid w:val="00900F62"/>
    <w:rsid w:val="00900F71"/>
    <w:rsid w:val="00901487"/>
    <w:rsid w:val="00901576"/>
    <w:rsid w:val="009018DF"/>
    <w:rsid w:val="00901BB3"/>
    <w:rsid w:val="00901C18"/>
    <w:rsid w:val="00901F63"/>
    <w:rsid w:val="00902114"/>
    <w:rsid w:val="00902251"/>
    <w:rsid w:val="009028B4"/>
    <w:rsid w:val="00902CA0"/>
    <w:rsid w:val="00902DD1"/>
    <w:rsid w:val="009034DD"/>
    <w:rsid w:val="00903610"/>
    <w:rsid w:val="009036BA"/>
    <w:rsid w:val="00903764"/>
    <w:rsid w:val="00903A6C"/>
    <w:rsid w:val="00903B4D"/>
    <w:rsid w:val="00903B5F"/>
    <w:rsid w:val="00903BC9"/>
    <w:rsid w:val="00903DCE"/>
    <w:rsid w:val="00903FD9"/>
    <w:rsid w:val="009042F5"/>
    <w:rsid w:val="00904417"/>
    <w:rsid w:val="009044DE"/>
    <w:rsid w:val="00904521"/>
    <w:rsid w:val="0090498D"/>
    <w:rsid w:val="00904B51"/>
    <w:rsid w:val="00904B75"/>
    <w:rsid w:val="00904C5F"/>
    <w:rsid w:val="00904DC7"/>
    <w:rsid w:val="00904FE0"/>
    <w:rsid w:val="0090557F"/>
    <w:rsid w:val="009055A9"/>
    <w:rsid w:val="00905984"/>
    <w:rsid w:val="00905A29"/>
    <w:rsid w:val="00905C24"/>
    <w:rsid w:val="00905CE5"/>
    <w:rsid w:val="00905EA1"/>
    <w:rsid w:val="00905EFE"/>
    <w:rsid w:val="00905F9D"/>
    <w:rsid w:val="009063D1"/>
    <w:rsid w:val="009064E6"/>
    <w:rsid w:val="009065E8"/>
    <w:rsid w:val="0090668D"/>
    <w:rsid w:val="00906752"/>
    <w:rsid w:val="009067B5"/>
    <w:rsid w:val="00906B48"/>
    <w:rsid w:val="00906D6E"/>
    <w:rsid w:val="00906DF8"/>
    <w:rsid w:val="00907013"/>
    <w:rsid w:val="00907522"/>
    <w:rsid w:val="00907694"/>
    <w:rsid w:val="00907903"/>
    <w:rsid w:val="0091030B"/>
    <w:rsid w:val="0091043A"/>
    <w:rsid w:val="00910528"/>
    <w:rsid w:val="00910576"/>
    <w:rsid w:val="0091058B"/>
    <w:rsid w:val="009106C8"/>
    <w:rsid w:val="009107FE"/>
    <w:rsid w:val="00910A3D"/>
    <w:rsid w:val="00910A68"/>
    <w:rsid w:val="00910ACF"/>
    <w:rsid w:val="00910D0C"/>
    <w:rsid w:val="00910DCD"/>
    <w:rsid w:val="00910E05"/>
    <w:rsid w:val="00910F1F"/>
    <w:rsid w:val="009110AB"/>
    <w:rsid w:val="00911478"/>
    <w:rsid w:val="0091151A"/>
    <w:rsid w:val="00911803"/>
    <w:rsid w:val="00911AB7"/>
    <w:rsid w:val="00911AF8"/>
    <w:rsid w:val="00911C7E"/>
    <w:rsid w:val="00911F8C"/>
    <w:rsid w:val="00912037"/>
    <w:rsid w:val="00912160"/>
    <w:rsid w:val="00912423"/>
    <w:rsid w:val="00912491"/>
    <w:rsid w:val="00912984"/>
    <w:rsid w:val="00912E26"/>
    <w:rsid w:val="00913066"/>
    <w:rsid w:val="0091327E"/>
    <w:rsid w:val="00913437"/>
    <w:rsid w:val="009135AD"/>
    <w:rsid w:val="009137D3"/>
    <w:rsid w:val="009139C7"/>
    <w:rsid w:val="00913EA1"/>
    <w:rsid w:val="0091437B"/>
    <w:rsid w:val="009145C1"/>
    <w:rsid w:val="00914648"/>
    <w:rsid w:val="0091466D"/>
    <w:rsid w:val="00914A86"/>
    <w:rsid w:val="00914B83"/>
    <w:rsid w:val="00914C89"/>
    <w:rsid w:val="00914FE7"/>
    <w:rsid w:val="00914FF3"/>
    <w:rsid w:val="009153E4"/>
    <w:rsid w:val="009153EC"/>
    <w:rsid w:val="00915445"/>
    <w:rsid w:val="009158BB"/>
    <w:rsid w:val="009159F4"/>
    <w:rsid w:val="00915A94"/>
    <w:rsid w:val="00915B2D"/>
    <w:rsid w:val="00915B2E"/>
    <w:rsid w:val="00915CAE"/>
    <w:rsid w:val="00915D84"/>
    <w:rsid w:val="00915DB7"/>
    <w:rsid w:val="0091601F"/>
    <w:rsid w:val="00916793"/>
    <w:rsid w:val="00916961"/>
    <w:rsid w:val="00916A1E"/>
    <w:rsid w:val="009170BF"/>
    <w:rsid w:val="00917524"/>
    <w:rsid w:val="0091781C"/>
    <w:rsid w:val="009179B3"/>
    <w:rsid w:val="00917B07"/>
    <w:rsid w:val="00917D1D"/>
    <w:rsid w:val="00917F10"/>
    <w:rsid w:val="00917F71"/>
    <w:rsid w:val="00920308"/>
    <w:rsid w:val="00920460"/>
    <w:rsid w:val="009208CC"/>
    <w:rsid w:val="009209B6"/>
    <w:rsid w:val="009209FE"/>
    <w:rsid w:val="00920D23"/>
    <w:rsid w:val="00920D2E"/>
    <w:rsid w:val="00921081"/>
    <w:rsid w:val="009213ED"/>
    <w:rsid w:val="009214FB"/>
    <w:rsid w:val="00921548"/>
    <w:rsid w:val="009217D8"/>
    <w:rsid w:val="00921B20"/>
    <w:rsid w:val="00921C20"/>
    <w:rsid w:val="00921C65"/>
    <w:rsid w:val="00921F7E"/>
    <w:rsid w:val="00921FBF"/>
    <w:rsid w:val="009220E3"/>
    <w:rsid w:val="0092225F"/>
    <w:rsid w:val="0092253A"/>
    <w:rsid w:val="0092274A"/>
    <w:rsid w:val="00922760"/>
    <w:rsid w:val="0092294F"/>
    <w:rsid w:val="00922ACB"/>
    <w:rsid w:val="00922AF9"/>
    <w:rsid w:val="00922C37"/>
    <w:rsid w:val="00923038"/>
    <w:rsid w:val="00923191"/>
    <w:rsid w:val="009232AD"/>
    <w:rsid w:val="00923474"/>
    <w:rsid w:val="0092348E"/>
    <w:rsid w:val="0092353C"/>
    <w:rsid w:val="00923637"/>
    <w:rsid w:val="00923712"/>
    <w:rsid w:val="009238F9"/>
    <w:rsid w:val="00923BA7"/>
    <w:rsid w:val="00923D0D"/>
    <w:rsid w:val="00924238"/>
    <w:rsid w:val="009243D0"/>
    <w:rsid w:val="00924647"/>
    <w:rsid w:val="00924760"/>
    <w:rsid w:val="00924930"/>
    <w:rsid w:val="0092493E"/>
    <w:rsid w:val="00924E26"/>
    <w:rsid w:val="00924F52"/>
    <w:rsid w:val="009251B2"/>
    <w:rsid w:val="009252FC"/>
    <w:rsid w:val="00925556"/>
    <w:rsid w:val="00925783"/>
    <w:rsid w:val="00925816"/>
    <w:rsid w:val="009258DD"/>
    <w:rsid w:val="00925B2C"/>
    <w:rsid w:val="00925C4D"/>
    <w:rsid w:val="00925E90"/>
    <w:rsid w:val="00925EAB"/>
    <w:rsid w:val="00926085"/>
    <w:rsid w:val="009261E1"/>
    <w:rsid w:val="009264E5"/>
    <w:rsid w:val="009267F5"/>
    <w:rsid w:val="0092695C"/>
    <w:rsid w:val="009269FC"/>
    <w:rsid w:val="00926CAA"/>
    <w:rsid w:val="00926D3D"/>
    <w:rsid w:val="00927B0D"/>
    <w:rsid w:val="00927BD6"/>
    <w:rsid w:val="00927C9C"/>
    <w:rsid w:val="009301E3"/>
    <w:rsid w:val="0093042C"/>
    <w:rsid w:val="00930740"/>
    <w:rsid w:val="00930C30"/>
    <w:rsid w:val="00930F60"/>
    <w:rsid w:val="00930F95"/>
    <w:rsid w:val="00931650"/>
    <w:rsid w:val="00931697"/>
    <w:rsid w:val="009317B1"/>
    <w:rsid w:val="009317DB"/>
    <w:rsid w:val="009319C3"/>
    <w:rsid w:val="00932049"/>
    <w:rsid w:val="00932078"/>
    <w:rsid w:val="00932441"/>
    <w:rsid w:val="009329AD"/>
    <w:rsid w:val="009329C5"/>
    <w:rsid w:val="00932D06"/>
    <w:rsid w:val="00932FDE"/>
    <w:rsid w:val="0093320E"/>
    <w:rsid w:val="0093337C"/>
    <w:rsid w:val="00933525"/>
    <w:rsid w:val="009335CB"/>
    <w:rsid w:val="00933660"/>
    <w:rsid w:val="009336A6"/>
    <w:rsid w:val="00933A65"/>
    <w:rsid w:val="00933F24"/>
    <w:rsid w:val="009340D5"/>
    <w:rsid w:val="0093446C"/>
    <w:rsid w:val="009345F8"/>
    <w:rsid w:val="0093508C"/>
    <w:rsid w:val="0093527F"/>
    <w:rsid w:val="009355C8"/>
    <w:rsid w:val="00935822"/>
    <w:rsid w:val="00935A9B"/>
    <w:rsid w:val="00935AC3"/>
    <w:rsid w:val="00935DCA"/>
    <w:rsid w:val="00935E73"/>
    <w:rsid w:val="00935FC1"/>
    <w:rsid w:val="0093625F"/>
    <w:rsid w:val="0093637F"/>
    <w:rsid w:val="009363BB"/>
    <w:rsid w:val="0093646F"/>
    <w:rsid w:val="00936ED7"/>
    <w:rsid w:val="00936FC0"/>
    <w:rsid w:val="0093718E"/>
    <w:rsid w:val="00937198"/>
    <w:rsid w:val="00937581"/>
    <w:rsid w:val="009377E9"/>
    <w:rsid w:val="00937AA9"/>
    <w:rsid w:val="00937D78"/>
    <w:rsid w:val="00937DB0"/>
    <w:rsid w:val="009404B5"/>
    <w:rsid w:val="009407AF"/>
    <w:rsid w:val="00940E94"/>
    <w:rsid w:val="00941084"/>
    <w:rsid w:val="0094111E"/>
    <w:rsid w:val="00941721"/>
    <w:rsid w:val="0094187D"/>
    <w:rsid w:val="00941880"/>
    <w:rsid w:val="00941996"/>
    <w:rsid w:val="009419FD"/>
    <w:rsid w:val="00941CD4"/>
    <w:rsid w:val="00941D71"/>
    <w:rsid w:val="0094210A"/>
    <w:rsid w:val="009423DA"/>
    <w:rsid w:val="009426E1"/>
    <w:rsid w:val="00942A13"/>
    <w:rsid w:val="00942B8D"/>
    <w:rsid w:val="00942F09"/>
    <w:rsid w:val="00942F95"/>
    <w:rsid w:val="009430E0"/>
    <w:rsid w:val="00943235"/>
    <w:rsid w:val="0094388F"/>
    <w:rsid w:val="00943A12"/>
    <w:rsid w:val="00943B56"/>
    <w:rsid w:val="00943C61"/>
    <w:rsid w:val="009440B2"/>
    <w:rsid w:val="00944138"/>
    <w:rsid w:val="009442D2"/>
    <w:rsid w:val="009443A7"/>
    <w:rsid w:val="009443AD"/>
    <w:rsid w:val="009443FD"/>
    <w:rsid w:val="009444F0"/>
    <w:rsid w:val="00944557"/>
    <w:rsid w:val="00944581"/>
    <w:rsid w:val="0094466A"/>
    <w:rsid w:val="0094470C"/>
    <w:rsid w:val="009448BE"/>
    <w:rsid w:val="009448FE"/>
    <w:rsid w:val="00944B86"/>
    <w:rsid w:val="00944FC0"/>
    <w:rsid w:val="00944FFE"/>
    <w:rsid w:val="00945330"/>
    <w:rsid w:val="00945616"/>
    <w:rsid w:val="009459F5"/>
    <w:rsid w:val="00945B31"/>
    <w:rsid w:val="00945F5F"/>
    <w:rsid w:val="0094634B"/>
    <w:rsid w:val="00946442"/>
    <w:rsid w:val="0094667D"/>
    <w:rsid w:val="00946733"/>
    <w:rsid w:val="0094699E"/>
    <w:rsid w:val="00946C55"/>
    <w:rsid w:val="00946F71"/>
    <w:rsid w:val="0094701B"/>
    <w:rsid w:val="009472B8"/>
    <w:rsid w:val="009472CF"/>
    <w:rsid w:val="009473C0"/>
    <w:rsid w:val="009476E4"/>
    <w:rsid w:val="0094771B"/>
    <w:rsid w:val="0094778B"/>
    <w:rsid w:val="009477DB"/>
    <w:rsid w:val="0094785E"/>
    <w:rsid w:val="009478EA"/>
    <w:rsid w:val="00947ABD"/>
    <w:rsid w:val="00947B07"/>
    <w:rsid w:val="00950065"/>
    <w:rsid w:val="00950148"/>
    <w:rsid w:val="009502CB"/>
    <w:rsid w:val="009502FF"/>
    <w:rsid w:val="0095039E"/>
    <w:rsid w:val="00950467"/>
    <w:rsid w:val="009507C3"/>
    <w:rsid w:val="009507F5"/>
    <w:rsid w:val="00950833"/>
    <w:rsid w:val="00950A1D"/>
    <w:rsid w:val="00950EA3"/>
    <w:rsid w:val="009510BC"/>
    <w:rsid w:val="0095124D"/>
    <w:rsid w:val="00951356"/>
    <w:rsid w:val="00951495"/>
    <w:rsid w:val="00951860"/>
    <w:rsid w:val="00951D1E"/>
    <w:rsid w:val="00951ECA"/>
    <w:rsid w:val="00951F61"/>
    <w:rsid w:val="00952004"/>
    <w:rsid w:val="009520C8"/>
    <w:rsid w:val="009522BF"/>
    <w:rsid w:val="009523FE"/>
    <w:rsid w:val="00952442"/>
    <w:rsid w:val="0095289F"/>
    <w:rsid w:val="00952A14"/>
    <w:rsid w:val="00952D4A"/>
    <w:rsid w:val="00952E61"/>
    <w:rsid w:val="00952F7F"/>
    <w:rsid w:val="00952FF2"/>
    <w:rsid w:val="00953338"/>
    <w:rsid w:val="00953AE4"/>
    <w:rsid w:val="009540DB"/>
    <w:rsid w:val="00954199"/>
    <w:rsid w:val="009542D0"/>
    <w:rsid w:val="009544A7"/>
    <w:rsid w:val="009549DE"/>
    <w:rsid w:val="00954C58"/>
    <w:rsid w:val="009553D2"/>
    <w:rsid w:val="00955634"/>
    <w:rsid w:val="009558A7"/>
    <w:rsid w:val="00955BE5"/>
    <w:rsid w:val="00955C0A"/>
    <w:rsid w:val="00955E6A"/>
    <w:rsid w:val="009560DF"/>
    <w:rsid w:val="00956BFD"/>
    <w:rsid w:val="00956EB5"/>
    <w:rsid w:val="00957309"/>
    <w:rsid w:val="00957440"/>
    <w:rsid w:val="00957485"/>
    <w:rsid w:val="00957544"/>
    <w:rsid w:val="00957811"/>
    <w:rsid w:val="00957BAC"/>
    <w:rsid w:val="00957CE8"/>
    <w:rsid w:val="00957E73"/>
    <w:rsid w:val="00960125"/>
    <w:rsid w:val="009602FB"/>
    <w:rsid w:val="00960402"/>
    <w:rsid w:val="00960446"/>
    <w:rsid w:val="0096047F"/>
    <w:rsid w:val="0096058D"/>
    <w:rsid w:val="009607B2"/>
    <w:rsid w:val="009608E6"/>
    <w:rsid w:val="00960E74"/>
    <w:rsid w:val="00961056"/>
    <w:rsid w:val="0096152C"/>
    <w:rsid w:val="0096157C"/>
    <w:rsid w:val="009616EE"/>
    <w:rsid w:val="00961B59"/>
    <w:rsid w:val="00961CAB"/>
    <w:rsid w:val="00961F6E"/>
    <w:rsid w:val="00962023"/>
    <w:rsid w:val="009621BF"/>
    <w:rsid w:val="00962540"/>
    <w:rsid w:val="00962545"/>
    <w:rsid w:val="00962830"/>
    <w:rsid w:val="00962C66"/>
    <w:rsid w:val="00962F60"/>
    <w:rsid w:val="00963138"/>
    <w:rsid w:val="0096377D"/>
    <w:rsid w:val="00963E7E"/>
    <w:rsid w:val="00963EB2"/>
    <w:rsid w:val="00963EB3"/>
    <w:rsid w:val="009640E4"/>
    <w:rsid w:val="009641FB"/>
    <w:rsid w:val="009647B9"/>
    <w:rsid w:val="00964CF3"/>
    <w:rsid w:val="00964D98"/>
    <w:rsid w:val="009650BA"/>
    <w:rsid w:val="009653BC"/>
    <w:rsid w:val="0096557D"/>
    <w:rsid w:val="009655F7"/>
    <w:rsid w:val="00965D9F"/>
    <w:rsid w:val="00965F78"/>
    <w:rsid w:val="009660B7"/>
    <w:rsid w:val="00966222"/>
    <w:rsid w:val="00966373"/>
    <w:rsid w:val="0096643F"/>
    <w:rsid w:val="009664A3"/>
    <w:rsid w:val="009667BB"/>
    <w:rsid w:val="009668B3"/>
    <w:rsid w:val="00966AEB"/>
    <w:rsid w:val="00966B88"/>
    <w:rsid w:val="00966EDD"/>
    <w:rsid w:val="00966F7A"/>
    <w:rsid w:val="0096717A"/>
    <w:rsid w:val="009671A3"/>
    <w:rsid w:val="0096730A"/>
    <w:rsid w:val="009673DB"/>
    <w:rsid w:val="00967545"/>
    <w:rsid w:val="00967593"/>
    <w:rsid w:val="0096768F"/>
    <w:rsid w:val="0096776D"/>
    <w:rsid w:val="00967797"/>
    <w:rsid w:val="00967992"/>
    <w:rsid w:val="00967BFA"/>
    <w:rsid w:val="00967EB6"/>
    <w:rsid w:val="00967F62"/>
    <w:rsid w:val="00970084"/>
    <w:rsid w:val="00970231"/>
    <w:rsid w:val="00970409"/>
    <w:rsid w:val="009706FD"/>
    <w:rsid w:val="00970C5B"/>
    <w:rsid w:val="00970D49"/>
    <w:rsid w:val="00970E78"/>
    <w:rsid w:val="00971002"/>
    <w:rsid w:val="009711D9"/>
    <w:rsid w:val="0097124B"/>
    <w:rsid w:val="009712AC"/>
    <w:rsid w:val="009714D1"/>
    <w:rsid w:val="00971508"/>
    <w:rsid w:val="00971583"/>
    <w:rsid w:val="0097161A"/>
    <w:rsid w:val="0097178A"/>
    <w:rsid w:val="0097180E"/>
    <w:rsid w:val="0097181D"/>
    <w:rsid w:val="00971D37"/>
    <w:rsid w:val="00971F35"/>
    <w:rsid w:val="0097247F"/>
    <w:rsid w:val="009725EA"/>
    <w:rsid w:val="00972984"/>
    <w:rsid w:val="00972A1B"/>
    <w:rsid w:val="00972A9A"/>
    <w:rsid w:val="00972CBF"/>
    <w:rsid w:val="00973608"/>
    <w:rsid w:val="009736A9"/>
    <w:rsid w:val="00973F63"/>
    <w:rsid w:val="009741BA"/>
    <w:rsid w:val="009741CB"/>
    <w:rsid w:val="0097428E"/>
    <w:rsid w:val="00974343"/>
    <w:rsid w:val="009743ED"/>
    <w:rsid w:val="0097483A"/>
    <w:rsid w:val="00974EF0"/>
    <w:rsid w:val="00974F0E"/>
    <w:rsid w:val="00974FB4"/>
    <w:rsid w:val="00974FC6"/>
    <w:rsid w:val="00975367"/>
    <w:rsid w:val="00975449"/>
    <w:rsid w:val="009754F9"/>
    <w:rsid w:val="009758F0"/>
    <w:rsid w:val="00975998"/>
    <w:rsid w:val="00975A06"/>
    <w:rsid w:val="00975C13"/>
    <w:rsid w:val="0097606E"/>
    <w:rsid w:val="00976449"/>
    <w:rsid w:val="0097679B"/>
    <w:rsid w:val="00976988"/>
    <w:rsid w:val="00976B78"/>
    <w:rsid w:val="00976DC1"/>
    <w:rsid w:val="00976E24"/>
    <w:rsid w:val="00976F8F"/>
    <w:rsid w:val="00976FA3"/>
    <w:rsid w:val="0097722A"/>
    <w:rsid w:val="0097757C"/>
    <w:rsid w:val="009776F9"/>
    <w:rsid w:val="00977764"/>
    <w:rsid w:val="0097786D"/>
    <w:rsid w:val="00977BEC"/>
    <w:rsid w:val="00977CAA"/>
    <w:rsid w:val="00980200"/>
    <w:rsid w:val="0098028B"/>
    <w:rsid w:val="00980445"/>
    <w:rsid w:val="0098059B"/>
    <w:rsid w:val="009805AA"/>
    <w:rsid w:val="009807BA"/>
    <w:rsid w:val="00980A52"/>
    <w:rsid w:val="00980BB5"/>
    <w:rsid w:val="00980DC9"/>
    <w:rsid w:val="00981141"/>
    <w:rsid w:val="009813CB"/>
    <w:rsid w:val="009813E7"/>
    <w:rsid w:val="009813E9"/>
    <w:rsid w:val="00981425"/>
    <w:rsid w:val="009814AC"/>
    <w:rsid w:val="00981596"/>
    <w:rsid w:val="0098179B"/>
    <w:rsid w:val="00981A43"/>
    <w:rsid w:val="00981A82"/>
    <w:rsid w:val="00981E33"/>
    <w:rsid w:val="009820FC"/>
    <w:rsid w:val="00982151"/>
    <w:rsid w:val="009823F8"/>
    <w:rsid w:val="009826CA"/>
    <w:rsid w:val="00982B56"/>
    <w:rsid w:val="00982DF0"/>
    <w:rsid w:val="00982EB7"/>
    <w:rsid w:val="00982ED3"/>
    <w:rsid w:val="00982F86"/>
    <w:rsid w:val="00983089"/>
    <w:rsid w:val="00983174"/>
    <w:rsid w:val="00983772"/>
    <w:rsid w:val="009839A2"/>
    <w:rsid w:val="00983C52"/>
    <w:rsid w:val="00983C85"/>
    <w:rsid w:val="00983DB6"/>
    <w:rsid w:val="00983F36"/>
    <w:rsid w:val="009840F5"/>
    <w:rsid w:val="0098412B"/>
    <w:rsid w:val="0098427D"/>
    <w:rsid w:val="009842BB"/>
    <w:rsid w:val="00984341"/>
    <w:rsid w:val="00984559"/>
    <w:rsid w:val="00984629"/>
    <w:rsid w:val="009849C3"/>
    <w:rsid w:val="00984E24"/>
    <w:rsid w:val="00984E9B"/>
    <w:rsid w:val="00985038"/>
    <w:rsid w:val="009853C7"/>
    <w:rsid w:val="00985EE7"/>
    <w:rsid w:val="00986252"/>
    <w:rsid w:val="0098667F"/>
    <w:rsid w:val="009866CF"/>
    <w:rsid w:val="009867E4"/>
    <w:rsid w:val="00986965"/>
    <w:rsid w:val="00986969"/>
    <w:rsid w:val="00986993"/>
    <w:rsid w:val="009869C7"/>
    <w:rsid w:val="009869F4"/>
    <w:rsid w:val="00986B96"/>
    <w:rsid w:val="00986C14"/>
    <w:rsid w:val="00986D3E"/>
    <w:rsid w:val="00986DDE"/>
    <w:rsid w:val="00987326"/>
    <w:rsid w:val="009874CC"/>
    <w:rsid w:val="009874E5"/>
    <w:rsid w:val="009875D2"/>
    <w:rsid w:val="00987631"/>
    <w:rsid w:val="00987806"/>
    <w:rsid w:val="00987827"/>
    <w:rsid w:val="00987BEC"/>
    <w:rsid w:val="00987DC3"/>
    <w:rsid w:val="00987EEE"/>
    <w:rsid w:val="0099020E"/>
    <w:rsid w:val="00990387"/>
    <w:rsid w:val="009905A2"/>
    <w:rsid w:val="0099078A"/>
    <w:rsid w:val="00990930"/>
    <w:rsid w:val="00990B2C"/>
    <w:rsid w:val="00990EA9"/>
    <w:rsid w:val="00991211"/>
    <w:rsid w:val="00991283"/>
    <w:rsid w:val="00991451"/>
    <w:rsid w:val="009917F7"/>
    <w:rsid w:val="0099197B"/>
    <w:rsid w:val="0099199D"/>
    <w:rsid w:val="00991B1A"/>
    <w:rsid w:val="009925F5"/>
    <w:rsid w:val="009927A2"/>
    <w:rsid w:val="00992BD7"/>
    <w:rsid w:val="00992D2C"/>
    <w:rsid w:val="00992D77"/>
    <w:rsid w:val="00993056"/>
    <w:rsid w:val="0099307B"/>
    <w:rsid w:val="009930A8"/>
    <w:rsid w:val="00993283"/>
    <w:rsid w:val="009932A2"/>
    <w:rsid w:val="0099349A"/>
    <w:rsid w:val="00993626"/>
    <w:rsid w:val="00993812"/>
    <w:rsid w:val="009938A9"/>
    <w:rsid w:val="0099395B"/>
    <w:rsid w:val="00993A80"/>
    <w:rsid w:val="00993D21"/>
    <w:rsid w:val="00993D36"/>
    <w:rsid w:val="00993D37"/>
    <w:rsid w:val="00993D92"/>
    <w:rsid w:val="00993EE7"/>
    <w:rsid w:val="0099412E"/>
    <w:rsid w:val="00994302"/>
    <w:rsid w:val="00994348"/>
    <w:rsid w:val="009944FC"/>
    <w:rsid w:val="0099503E"/>
    <w:rsid w:val="00995041"/>
    <w:rsid w:val="0099553D"/>
    <w:rsid w:val="00995810"/>
    <w:rsid w:val="00995AEF"/>
    <w:rsid w:val="00995FBD"/>
    <w:rsid w:val="009962AC"/>
    <w:rsid w:val="00996380"/>
    <w:rsid w:val="009967BD"/>
    <w:rsid w:val="00996AC8"/>
    <w:rsid w:val="00996E74"/>
    <w:rsid w:val="00996FDD"/>
    <w:rsid w:val="009971AA"/>
    <w:rsid w:val="009972E2"/>
    <w:rsid w:val="00997860"/>
    <w:rsid w:val="00997A62"/>
    <w:rsid w:val="00997ED5"/>
    <w:rsid w:val="009A00FF"/>
    <w:rsid w:val="009A01B4"/>
    <w:rsid w:val="009A0209"/>
    <w:rsid w:val="009A02D4"/>
    <w:rsid w:val="009A040C"/>
    <w:rsid w:val="009A08CE"/>
    <w:rsid w:val="009A093A"/>
    <w:rsid w:val="009A0B74"/>
    <w:rsid w:val="009A0DF7"/>
    <w:rsid w:val="009A0E4E"/>
    <w:rsid w:val="009A0EE4"/>
    <w:rsid w:val="009A0FAB"/>
    <w:rsid w:val="009A10D0"/>
    <w:rsid w:val="009A11F3"/>
    <w:rsid w:val="009A16A2"/>
    <w:rsid w:val="009A17E6"/>
    <w:rsid w:val="009A211F"/>
    <w:rsid w:val="009A21B5"/>
    <w:rsid w:val="009A2652"/>
    <w:rsid w:val="009A2759"/>
    <w:rsid w:val="009A2F77"/>
    <w:rsid w:val="009A2F9B"/>
    <w:rsid w:val="009A313F"/>
    <w:rsid w:val="009A3231"/>
    <w:rsid w:val="009A34AA"/>
    <w:rsid w:val="009A391F"/>
    <w:rsid w:val="009A3E0F"/>
    <w:rsid w:val="009A403A"/>
    <w:rsid w:val="009A4219"/>
    <w:rsid w:val="009A443F"/>
    <w:rsid w:val="009A4668"/>
    <w:rsid w:val="009A46D0"/>
    <w:rsid w:val="009A4720"/>
    <w:rsid w:val="009A47D9"/>
    <w:rsid w:val="009A4834"/>
    <w:rsid w:val="009A488C"/>
    <w:rsid w:val="009A4BE1"/>
    <w:rsid w:val="009A515E"/>
    <w:rsid w:val="009A51C8"/>
    <w:rsid w:val="009A553B"/>
    <w:rsid w:val="009A5939"/>
    <w:rsid w:val="009A5CA6"/>
    <w:rsid w:val="009A5CD6"/>
    <w:rsid w:val="009A5D72"/>
    <w:rsid w:val="009A5F43"/>
    <w:rsid w:val="009A5FD0"/>
    <w:rsid w:val="009A632A"/>
    <w:rsid w:val="009A64FF"/>
    <w:rsid w:val="009A6AFC"/>
    <w:rsid w:val="009A6E6D"/>
    <w:rsid w:val="009A6F05"/>
    <w:rsid w:val="009A7250"/>
    <w:rsid w:val="009A75A5"/>
    <w:rsid w:val="009A7868"/>
    <w:rsid w:val="009A7943"/>
    <w:rsid w:val="009A7C62"/>
    <w:rsid w:val="009A7FC8"/>
    <w:rsid w:val="009B002F"/>
    <w:rsid w:val="009B0072"/>
    <w:rsid w:val="009B0751"/>
    <w:rsid w:val="009B0AAC"/>
    <w:rsid w:val="009B0AD1"/>
    <w:rsid w:val="009B0C71"/>
    <w:rsid w:val="009B0E01"/>
    <w:rsid w:val="009B1095"/>
    <w:rsid w:val="009B119E"/>
    <w:rsid w:val="009B149A"/>
    <w:rsid w:val="009B1556"/>
    <w:rsid w:val="009B17D5"/>
    <w:rsid w:val="009B19F7"/>
    <w:rsid w:val="009B216A"/>
    <w:rsid w:val="009B22F1"/>
    <w:rsid w:val="009B236A"/>
    <w:rsid w:val="009B28F7"/>
    <w:rsid w:val="009B2951"/>
    <w:rsid w:val="009B29CE"/>
    <w:rsid w:val="009B2A77"/>
    <w:rsid w:val="009B2C0A"/>
    <w:rsid w:val="009B2C7A"/>
    <w:rsid w:val="009B2D69"/>
    <w:rsid w:val="009B2EB9"/>
    <w:rsid w:val="009B303C"/>
    <w:rsid w:val="009B3275"/>
    <w:rsid w:val="009B34FC"/>
    <w:rsid w:val="009B3A90"/>
    <w:rsid w:val="009B3B0D"/>
    <w:rsid w:val="009B3CAC"/>
    <w:rsid w:val="009B3D60"/>
    <w:rsid w:val="009B3E3C"/>
    <w:rsid w:val="009B4025"/>
    <w:rsid w:val="009B482C"/>
    <w:rsid w:val="009B4906"/>
    <w:rsid w:val="009B4AE6"/>
    <w:rsid w:val="009B4B34"/>
    <w:rsid w:val="009B4B45"/>
    <w:rsid w:val="009B4B78"/>
    <w:rsid w:val="009B4CC5"/>
    <w:rsid w:val="009B4D53"/>
    <w:rsid w:val="009B4DF6"/>
    <w:rsid w:val="009B4E16"/>
    <w:rsid w:val="009B4EF5"/>
    <w:rsid w:val="009B4FB2"/>
    <w:rsid w:val="009B53A0"/>
    <w:rsid w:val="009B545D"/>
    <w:rsid w:val="009B558F"/>
    <w:rsid w:val="009B5644"/>
    <w:rsid w:val="009B5983"/>
    <w:rsid w:val="009B63CC"/>
    <w:rsid w:val="009B63F0"/>
    <w:rsid w:val="009B6432"/>
    <w:rsid w:val="009B6465"/>
    <w:rsid w:val="009B6519"/>
    <w:rsid w:val="009B6B58"/>
    <w:rsid w:val="009B6C9A"/>
    <w:rsid w:val="009B6D19"/>
    <w:rsid w:val="009B6E52"/>
    <w:rsid w:val="009B7096"/>
    <w:rsid w:val="009B71D6"/>
    <w:rsid w:val="009B750F"/>
    <w:rsid w:val="009B7B17"/>
    <w:rsid w:val="009B7D7B"/>
    <w:rsid w:val="009B7D99"/>
    <w:rsid w:val="009C01FD"/>
    <w:rsid w:val="009C04C6"/>
    <w:rsid w:val="009C0955"/>
    <w:rsid w:val="009C0A42"/>
    <w:rsid w:val="009C0BC2"/>
    <w:rsid w:val="009C0D66"/>
    <w:rsid w:val="009C1402"/>
    <w:rsid w:val="009C1448"/>
    <w:rsid w:val="009C14B4"/>
    <w:rsid w:val="009C19E1"/>
    <w:rsid w:val="009C1A97"/>
    <w:rsid w:val="009C1B68"/>
    <w:rsid w:val="009C1BF2"/>
    <w:rsid w:val="009C1DAC"/>
    <w:rsid w:val="009C20C0"/>
    <w:rsid w:val="009C20E8"/>
    <w:rsid w:val="009C2141"/>
    <w:rsid w:val="009C2478"/>
    <w:rsid w:val="009C24BE"/>
    <w:rsid w:val="009C2519"/>
    <w:rsid w:val="009C2784"/>
    <w:rsid w:val="009C281C"/>
    <w:rsid w:val="009C2AA4"/>
    <w:rsid w:val="009C32B7"/>
    <w:rsid w:val="009C32ED"/>
    <w:rsid w:val="009C393D"/>
    <w:rsid w:val="009C42AE"/>
    <w:rsid w:val="009C42D1"/>
    <w:rsid w:val="009C44A6"/>
    <w:rsid w:val="009C46D1"/>
    <w:rsid w:val="009C48AC"/>
    <w:rsid w:val="009C497C"/>
    <w:rsid w:val="009C519B"/>
    <w:rsid w:val="009C52C0"/>
    <w:rsid w:val="009C54F4"/>
    <w:rsid w:val="009C558D"/>
    <w:rsid w:val="009C5824"/>
    <w:rsid w:val="009C5A20"/>
    <w:rsid w:val="009C5D3E"/>
    <w:rsid w:val="009C6181"/>
    <w:rsid w:val="009C6234"/>
    <w:rsid w:val="009C64BE"/>
    <w:rsid w:val="009C655A"/>
    <w:rsid w:val="009C6650"/>
    <w:rsid w:val="009C6775"/>
    <w:rsid w:val="009C67FB"/>
    <w:rsid w:val="009C6929"/>
    <w:rsid w:val="009C69F5"/>
    <w:rsid w:val="009C6A64"/>
    <w:rsid w:val="009C6BDE"/>
    <w:rsid w:val="009C6BF4"/>
    <w:rsid w:val="009C6CB6"/>
    <w:rsid w:val="009C6E96"/>
    <w:rsid w:val="009C6F32"/>
    <w:rsid w:val="009C7121"/>
    <w:rsid w:val="009C7704"/>
    <w:rsid w:val="009C7936"/>
    <w:rsid w:val="009C7D9A"/>
    <w:rsid w:val="009C7E11"/>
    <w:rsid w:val="009C7E63"/>
    <w:rsid w:val="009C7F40"/>
    <w:rsid w:val="009D0126"/>
    <w:rsid w:val="009D017B"/>
    <w:rsid w:val="009D0284"/>
    <w:rsid w:val="009D054F"/>
    <w:rsid w:val="009D0557"/>
    <w:rsid w:val="009D093A"/>
    <w:rsid w:val="009D093F"/>
    <w:rsid w:val="009D0DDC"/>
    <w:rsid w:val="009D10A3"/>
    <w:rsid w:val="009D13B2"/>
    <w:rsid w:val="009D13B4"/>
    <w:rsid w:val="009D1D42"/>
    <w:rsid w:val="009D1F0D"/>
    <w:rsid w:val="009D1F57"/>
    <w:rsid w:val="009D201B"/>
    <w:rsid w:val="009D2160"/>
    <w:rsid w:val="009D23DA"/>
    <w:rsid w:val="009D24BD"/>
    <w:rsid w:val="009D27E4"/>
    <w:rsid w:val="009D27F5"/>
    <w:rsid w:val="009D28A4"/>
    <w:rsid w:val="009D29FD"/>
    <w:rsid w:val="009D2A2E"/>
    <w:rsid w:val="009D2B5A"/>
    <w:rsid w:val="009D2CEE"/>
    <w:rsid w:val="009D2D1C"/>
    <w:rsid w:val="009D2D92"/>
    <w:rsid w:val="009D31EB"/>
    <w:rsid w:val="009D3271"/>
    <w:rsid w:val="009D34B0"/>
    <w:rsid w:val="009D3575"/>
    <w:rsid w:val="009D35DF"/>
    <w:rsid w:val="009D3687"/>
    <w:rsid w:val="009D3919"/>
    <w:rsid w:val="009D3A40"/>
    <w:rsid w:val="009D3BBB"/>
    <w:rsid w:val="009D3D7E"/>
    <w:rsid w:val="009D3F88"/>
    <w:rsid w:val="009D41B9"/>
    <w:rsid w:val="009D4218"/>
    <w:rsid w:val="009D473B"/>
    <w:rsid w:val="009D4785"/>
    <w:rsid w:val="009D49B7"/>
    <w:rsid w:val="009D49FC"/>
    <w:rsid w:val="009D51F7"/>
    <w:rsid w:val="009D52F6"/>
    <w:rsid w:val="009D546A"/>
    <w:rsid w:val="009D5693"/>
    <w:rsid w:val="009D58C4"/>
    <w:rsid w:val="009D5A1F"/>
    <w:rsid w:val="009D5B46"/>
    <w:rsid w:val="009D5BB9"/>
    <w:rsid w:val="009D5D9F"/>
    <w:rsid w:val="009D6000"/>
    <w:rsid w:val="009D6373"/>
    <w:rsid w:val="009D64B1"/>
    <w:rsid w:val="009D65C9"/>
    <w:rsid w:val="009D65D3"/>
    <w:rsid w:val="009D6ABF"/>
    <w:rsid w:val="009D6DFE"/>
    <w:rsid w:val="009D6FBF"/>
    <w:rsid w:val="009D7053"/>
    <w:rsid w:val="009D7109"/>
    <w:rsid w:val="009D73C7"/>
    <w:rsid w:val="009D7782"/>
    <w:rsid w:val="009D7855"/>
    <w:rsid w:val="009D7A43"/>
    <w:rsid w:val="009D7CD4"/>
    <w:rsid w:val="009D7D75"/>
    <w:rsid w:val="009D7DF9"/>
    <w:rsid w:val="009D7F76"/>
    <w:rsid w:val="009D7FBF"/>
    <w:rsid w:val="009E01CA"/>
    <w:rsid w:val="009E036A"/>
    <w:rsid w:val="009E04E7"/>
    <w:rsid w:val="009E0954"/>
    <w:rsid w:val="009E0A54"/>
    <w:rsid w:val="009E0E15"/>
    <w:rsid w:val="009E100E"/>
    <w:rsid w:val="009E118D"/>
    <w:rsid w:val="009E12E3"/>
    <w:rsid w:val="009E1354"/>
    <w:rsid w:val="009E14C8"/>
    <w:rsid w:val="009E1704"/>
    <w:rsid w:val="009E17A2"/>
    <w:rsid w:val="009E190C"/>
    <w:rsid w:val="009E1CE9"/>
    <w:rsid w:val="009E1D3F"/>
    <w:rsid w:val="009E1E0B"/>
    <w:rsid w:val="009E21F1"/>
    <w:rsid w:val="009E24F9"/>
    <w:rsid w:val="009E2514"/>
    <w:rsid w:val="009E2832"/>
    <w:rsid w:val="009E2A11"/>
    <w:rsid w:val="009E2A2D"/>
    <w:rsid w:val="009E2B11"/>
    <w:rsid w:val="009E2C16"/>
    <w:rsid w:val="009E2F99"/>
    <w:rsid w:val="009E3033"/>
    <w:rsid w:val="009E31AD"/>
    <w:rsid w:val="009E324C"/>
    <w:rsid w:val="009E3506"/>
    <w:rsid w:val="009E3549"/>
    <w:rsid w:val="009E3753"/>
    <w:rsid w:val="009E39D4"/>
    <w:rsid w:val="009E3AE8"/>
    <w:rsid w:val="009E3E98"/>
    <w:rsid w:val="009E3F03"/>
    <w:rsid w:val="009E43AD"/>
    <w:rsid w:val="009E4543"/>
    <w:rsid w:val="009E45BE"/>
    <w:rsid w:val="009E48BF"/>
    <w:rsid w:val="009E4B2D"/>
    <w:rsid w:val="009E4D2C"/>
    <w:rsid w:val="009E4DBF"/>
    <w:rsid w:val="009E5004"/>
    <w:rsid w:val="009E51AC"/>
    <w:rsid w:val="009E5397"/>
    <w:rsid w:val="009E5568"/>
    <w:rsid w:val="009E613D"/>
    <w:rsid w:val="009E619D"/>
    <w:rsid w:val="009E61E6"/>
    <w:rsid w:val="009E6909"/>
    <w:rsid w:val="009E6A28"/>
    <w:rsid w:val="009E6A74"/>
    <w:rsid w:val="009E6A87"/>
    <w:rsid w:val="009E6FF4"/>
    <w:rsid w:val="009E7197"/>
    <w:rsid w:val="009E74DD"/>
    <w:rsid w:val="009E78B7"/>
    <w:rsid w:val="009E7AF8"/>
    <w:rsid w:val="009F0015"/>
    <w:rsid w:val="009F03E7"/>
    <w:rsid w:val="009F045F"/>
    <w:rsid w:val="009F0473"/>
    <w:rsid w:val="009F05E5"/>
    <w:rsid w:val="009F0762"/>
    <w:rsid w:val="009F08B8"/>
    <w:rsid w:val="009F0B9B"/>
    <w:rsid w:val="009F0C71"/>
    <w:rsid w:val="009F0D29"/>
    <w:rsid w:val="009F0D42"/>
    <w:rsid w:val="009F0F11"/>
    <w:rsid w:val="009F0FE1"/>
    <w:rsid w:val="009F101F"/>
    <w:rsid w:val="009F12B8"/>
    <w:rsid w:val="009F18EA"/>
    <w:rsid w:val="009F193F"/>
    <w:rsid w:val="009F1DDD"/>
    <w:rsid w:val="009F1E09"/>
    <w:rsid w:val="009F1EF4"/>
    <w:rsid w:val="009F2277"/>
    <w:rsid w:val="009F22A6"/>
    <w:rsid w:val="009F22AC"/>
    <w:rsid w:val="009F265A"/>
    <w:rsid w:val="009F2926"/>
    <w:rsid w:val="009F2B2A"/>
    <w:rsid w:val="009F2ECA"/>
    <w:rsid w:val="009F31F9"/>
    <w:rsid w:val="009F343D"/>
    <w:rsid w:val="009F3526"/>
    <w:rsid w:val="009F3977"/>
    <w:rsid w:val="009F3BA3"/>
    <w:rsid w:val="009F41EF"/>
    <w:rsid w:val="009F4572"/>
    <w:rsid w:val="009F460F"/>
    <w:rsid w:val="009F47E4"/>
    <w:rsid w:val="009F4B12"/>
    <w:rsid w:val="009F4FFC"/>
    <w:rsid w:val="009F50AD"/>
    <w:rsid w:val="009F50B2"/>
    <w:rsid w:val="009F5166"/>
    <w:rsid w:val="009F5403"/>
    <w:rsid w:val="009F5738"/>
    <w:rsid w:val="009F590B"/>
    <w:rsid w:val="009F59B9"/>
    <w:rsid w:val="009F5A16"/>
    <w:rsid w:val="009F5D2A"/>
    <w:rsid w:val="009F60C0"/>
    <w:rsid w:val="009F6469"/>
    <w:rsid w:val="009F64AB"/>
    <w:rsid w:val="009F6505"/>
    <w:rsid w:val="009F68DF"/>
    <w:rsid w:val="009F6E7C"/>
    <w:rsid w:val="009F6F4C"/>
    <w:rsid w:val="009F7682"/>
    <w:rsid w:val="009F76A0"/>
    <w:rsid w:val="009F77DD"/>
    <w:rsid w:val="009F78C7"/>
    <w:rsid w:val="009F7A89"/>
    <w:rsid w:val="009F7AB5"/>
    <w:rsid w:val="009F7BD6"/>
    <w:rsid w:val="009F7D65"/>
    <w:rsid w:val="00A000C1"/>
    <w:rsid w:val="00A000F3"/>
    <w:rsid w:val="00A00185"/>
    <w:rsid w:val="00A002B3"/>
    <w:rsid w:val="00A00408"/>
    <w:rsid w:val="00A0051E"/>
    <w:rsid w:val="00A005AF"/>
    <w:rsid w:val="00A005F2"/>
    <w:rsid w:val="00A00622"/>
    <w:rsid w:val="00A0080B"/>
    <w:rsid w:val="00A00ACF"/>
    <w:rsid w:val="00A00E1D"/>
    <w:rsid w:val="00A00EED"/>
    <w:rsid w:val="00A01351"/>
    <w:rsid w:val="00A0165E"/>
    <w:rsid w:val="00A0180F"/>
    <w:rsid w:val="00A01A3E"/>
    <w:rsid w:val="00A01A9F"/>
    <w:rsid w:val="00A01CAF"/>
    <w:rsid w:val="00A01D73"/>
    <w:rsid w:val="00A01F75"/>
    <w:rsid w:val="00A023D1"/>
    <w:rsid w:val="00A023DC"/>
    <w:rsid w:val="00A02434"/>
    <w:rsid w:val="00A02551"/>
    <w:rsid w:val="00A027E5"/>
    <w:rsid w:val="00A027F2"/>
    <w:rsid w:val="00A02838"/>
    <w:rsid w:val="00A02C37"/>
    <w:rsid w:val="00A02D59"/>
    <w:rsid w:val="00A0305C"/>
    <w:rsid w:val="00A032AD"/>
    <w:rsid w:val="00A032F4"/>
    <w:rsid w:val="00A03364"/>
    <w:rsid w:val="00A03376"/>
    <w:rsid w:val="00A03507"/>
    <w:rsid w:val="00A03569"/>
    <w:rsid w:val="00A03675"/>
    <w:rsid w:val="00A037C1"/>
    <w:rsid w:val="00A03837"/>
    <w:rsid w:val="00A03CBA"/>
    <w:rsid w:val="00A03CEF"/>
    <w:rsid w:val="00A046D7"/>
    <w:rsid w:val="00A04B72"/>
    <w:rsid w:val="00A04BB7"/>
    <w:rsid w:val="00A04C3C"/>
    <w:rsid w:val="00A0537B"/>
    <w:rsid w:val="00A05435"/>
    <w:rsid w:val="00A055F5"/>
    <w:rsid w:val="00A058DA"/>
    <w:rsid w:val="00A05918"/>
    <w:rsid w:val="00A059AD"/>
    <w:rsid w:val="00A05CB8"/>
    <w:rsid w:val="00A05F0E"/>
    <w:rsid w:val="00A061F9"/>
    <w:rsid w:val="00A06836"/>
    <w:rsid w:val="00A069DA"/>
    <w:rsid w:val="00A069E1"/>
    <w:rsid w:val="00A06A21"/>
    <w:rsid w:val="00A06C18"/>
    <w:rsid w:val="00A06ED3"/>
    <w:rsid w:val="00A07095"/>
    <w:rsid w:val="00A07412"/>
    <w:rsid w:val="00A0746D"/>
    <w:rsid w:val="00A07500"/>
    <w:rsid w:val="00A0751E"/>
    <w:rsid w:val="00A07751"/>
    <w:rsid w:val="00A07920"/>
    <w:rsid w:val="00A07D26"/>
    <w:rsid w:val="00A07EEB"/>
    <w:rsid w:val="00A07EFD"/>
    <w:rsid w:val="00A07F1A"/>
    <w:rsid w:val="00A10241"/>
    <w:rsid w:val="00A1026C"/>
    <w:rsid w:val="00A10776"/>
    <w:rsid w:val="00A1083B"/>
    <w:rsid w:val="00A1098D"/>
    <w:rsid w:val="00A10A5D"/>
    <w:rsid w:val="00A10AC3"/>
    <w:rsid w:val="00A10CA3"/>
    <w:rsid w:val="00A10DA1"/>
    <w:rsid w:val="00A10EF3"/>
    <w:rsid w:val="00A110D1"/>
    <w:rsid w:val="00A111B9"/>
    <w:rsid w:val="00A113F2"/>
    <w:rsid w:val="00A115C2"/>
    <w:rsid w:val="00A1198A"/>
    <w:rsid w:val="00A11A85"/>
    <w:rsid w:val="00A11CF1"/>
    <w:rsid w:val="00A11F98"/>
    <w:rsid w:val="00A12070"/>
    <w:rsid w:val="00A120FF"/>
    <w:rsid w:val="00A12A05"/>
    <w:rsid w:val="00A12AD8"/>
    <w:rsid w:val="00A12B44"/>
    <w:rsid w:val="00A12FE4"/>
    <w:rsid w:val="00A13877"/>
    <w:rsid w:val="00A13B83"/>
    <w:rsid w:val="00A13E3D"/>
    <w:rsid w:val="00A141AE"/>
    <w:rsid w:val="00A1487D"/>
    <w:rsid w:val="00A14A30"/>
    <w:rsid w:val="00A14C63"/>
    <w:rsid w:val="00A14D53"/>
    <w:rsid w:val="00A14E34"/>
    <w:rsid w:val="00A150A7"/>
    <w:rsid w:val="00A152CA"/>
    <w:rsid w:val="00A155D3"/>
    <w:rsid w:val="00A156E7"/>
    <w:rsid w:val="00A15A7E"/>
    <w:rsid w:val="00A15B18"/>
    <w:rsid w:val="00A15B9B"/>
    <w:rsid w:val="00A15C67"/>
    <w:rsid w:val="00A15C98"/>
    <w:rsid w:val="00A1603F"/>
    <w:rsid w:val="00A16209"/>
    <w:rsid w:val="00A162C6"/>
    <w:rsid w:val="00A16623"/>
    <w:rsid w:val="00A16683"/>
    <w:rsid w:val="00A167F1"/>
    <w:rsid w:val="00A16836"/>
    <w:rsid w:val="00A16890"/>
    <w:rsid w:val="00A1692F"/>
    <w:rsid w:val="00A16998"/>
    <w:rsid w:val="00A169D4"/>
    <w:rsid w:val="00A172B0"/>
    <w:rsid w:val="00A173AD"/>
    <w:rsid w:val="00A17582"/>
    <w:rsid w:val="00A175DC"/>
    <w:rsid w:val="00A176AE"/>
    <w:rsid w:val="00A17BA4"/>
    <w:rsid w:val="00A17CEA"/>
    <w:rsid w:val="00A17E32"/>
    <w:rsid w:val="00A17E44"/>
    <w:rsid w:val="00A20113"/>
    <w:rsid w:val="00A2042B"/>
    <w:rsid w:val="00A208CE"/>
    <w:rsid w:val="00A209CD"/>
    <w:rsid w:val="00A20A54"/>
    <w:rsid w:val="00A20E1C"/>
    <w:rsid w:val="00A21044"/>
    <w:rsid w:val="00A2141B"/>
    <w:rsid w:val="00A21754"/>
    <w:rsid w:val="00A21867"/>
    <w:rsid w:val="00A21FC3"/>
    <w:rsid w:val="00A21FD4"/>
    <w:rsid w:val="00A2209B"/>
    <w:rsid w:val="00A220DE"/>
    <w:rsid w:val="00A2225B"/>
    <w:rsid w:val="00A22548"/>
    <w:rsid w:val="00A225F5"/>
    <w:rsid w:val="00A22911"/>
    <w:rsid w:val="00A22A57"/>
    <w:rsid w:val="00A22DF6"/>
    <w:rsid w:val="00A230B0"/>
    <w:rsid w:val="00A23131"/>
    <w:rsid w:val="00A2339E"/>
    <w:rsid w:val="00A235A0"/>
    <w:rsid w:val="00A239DC"/>
    <w:rsid w:val="00A23A87"/>
    <w:rsid w:val="00A23DFF"/>
    <w:rsid w:val="00A23E9A"/>
    <w:rsid w:val="00A242D9"/>
    <w:rsid w:val="00A24540"/>
    <w:rsid w:val="00A24A41"/>
    <w:rsid w:val="00A24C9A"/>
    <w:rsid w:val="00A24F4E"/>
    <w:rsid w:val="00A251C0"/>
    <w:rsid w:val="00A2586F"/>
    <w:rsid w:val="00A25AB9"/>
    <w:rsid w:val="00A25EC1"/>
    <w:rsid w:val="00A25F65"/>
    <w:rsid w:val="00A26088"/>
    <w:rsid w:val="00A26226"/>
    <w:rsid w:val="00A2643F"/>
    <w:rsid w:val="00A26622"/>
    <w:rsid w:val="00A267CC"/>
    <w:rsid w:val="00A26B4E"/>
    <w:rsid w:val="00A26B71"/>
    <w:rsid w:val="00A26F2A"/>
    <w:rsid w:val="00A26FA7"/>
    <w:rsid w:val="00A27269"/>
    <w:rsid w:val="00A275CB"/>
    <w:rsid w:val="00A27C16"/>
    <w:rsid w:val="00A27D46"/>
    <w:rsid w:val="00A27F60"/>
    <w:rsid w:val="00A3078D"/>
    <w:rsid w:val="00A308A2"/>
    <w:rsid w:val="00A30D37"/>
    <w:rsid w:val="00A30E4F"/>
    <w:rsid w:val="00A30EE1"/>
    <w:rsid w:val="00A31170"/>
    <w:rsid w:val="00A31233"/>
    <w:rsid w:val="00A3164C"/>
    <w:rsid w:val="00A317C1"/>
    <w:rsid w:val="00A31A66"/>
    <w:rsid w:val="00A31A9C"/>
    <w:rsid w:val="00A31AE3"/>
    <w:rsid w:val="00A31AE9"/>
    <w:rsid w:val="00A31E9E"/>
    <w:rsid w:val="00A323DF"/>
    <w:rsid w:val="00A325AC"/>
    <w:rsid w:val="00A3275D"/>
    <w:rsid w:val="00A32A33"/>
    <w:rsid w:val="00A32D01"/>
    <w:rsid w:val="00A32F59"/>
    <w:rsid w:val="00A32FA2"/>
    <w:rsid w:val="00A33168"/>
    <w:rsid w:val="00A332D1"/>
    <w:rsid w:val="00A332EE"/>
    <w:rsid w:val="00A3369B"/>
    <w:rsid w:val="00A336F6"/>
    <w:rsid w:val="00A33AD0"/>
    <w:rsid w:val="00A33BDB"/>
    <w:rsid w:val="00A34282"/>
    <w:rsid w:val="00A343E9"/>
    <w:rsid w:val="00A347F9"/>
    <w:rsid w:val="00A34A73"/>
    <w:rsid w:val="00A34CC2"/>
    <w:rsid w:val="00A35386"/>
    <w:rsid w:val="00A35437"/>
    <w:rsid w:val="00A359BF"/>
    <w:rsid w:val="00A35A47"/>
    <w:rsid w:val="00A35D76"/>
    <w:rsid w:val="00A35DCB"/>
    <w:rsid w:val="00A35FAD"/>
    <w:rsid w:val="00A365AF"/>
    <w:rsid w:val="00A368F5"/>
    <w:rsid w:val="00A36AB2"/>
    <w:rsid w:val="00A36DE1"/>
    <w:rsid w:val="00A36E65"/>
    <w:rsid w:val="00A36FAA"/>
    <w:rsid w:val="00A37305"/>
    <w:rsid w:val="00A37DF9"/>
    <w:rsid w:val="00A40179"/>
    <w:rsid w:val="00A40574"/>
    <w:rsid w:val="00A405E1"/>
    <w:rsid w:val="00A40B62"/>
    <w:rsid w:val="00A40B6F"/>
    <w:rsid w:val="00A40E47"/>
    <w:rsid w:val="00A40F18"/>
    <w:rsid w:val="00A40F9F"/>
    <w:rsid w:val="00A413A7"/>
    <w:rsid w:val="00A41513"/>
    <w:rsid w:val="00A4152A"/>
    <w:rsid w:val="00A41A0A"/>
    <w:rsid w:val="00A41A76"/>
    <w:rsid w:val="00A41A7D"/>
    <w:rsid w:val="00A41C19"/>
    <w:rsid w:val="00A41C9E"/>
    <w:rsid w:val="00A420F0"/>
    <w:rsid w:val="00A423ED"/>
    <w:rsid w:val="00A42537"/>
    <w:rsid w:val="00A426BD"/>
    <w:rsid w:val="00A42747"/>
    <w:rsid w:val="00A427B4"/>
    <w:rsid w:val="00A427EE"/>
    <w:rsid w:val="00A42AF8"/>
    <w:rsid w:val="00A42F16"/>
    <w:rsid w:val="00A42F8B"/>
    <w:rsid w:val="00A43067"/>
    <w:rsid w:val="00A4324C"/>
    <w:rsid w:val="00A432DD"/>
    <w:rsid w:val="00A4343F"/>
    <w:rsid w:val="00A43DCA"/>
    <w:rsid w:val="00A440E0"/>
    <w:rsid w:val="00A441FC"/>
    <w:rsid w:val="00A442E7"/>
    <w:rsid w:val="00A444CA"/>
    <w:rsid w:val="00A447F3"/>
    <w:rsid w:val="00A44A5B"/>
    <w:rsid w:val="00A44D71"/>
    <w:rsid w:val="00A44DE5"/>
    <w:rsid w:val="00A44DEA"/>
    <w:rsid w:val="00A44E01"/>
    <w:rsid w:val="00A44E8D"/>
    <w:rsid w:val="00A44F59"/>
    <w:rsid w:val="00A45078"/>
    <w:rsid w:val="00A4509C"/>
    <w:rsid w:val="00A45169"/>
    <w:rsid w:val="00A455A5"/>
    <w:rsid w:val="00A4590E"/>
    <w:rsid w:val="00A45AEA"/>
    <w:rsid w:val="00A45B6D"/>
    <w:rsid w:val="00A461D2"/>
    <w:rsid w:val="00A46468"/>
    <w:rsid w:val="00A46ADE"/>
    <w:rsid w:val="00A46BB3"/>
    <w:rsid w:val="00A46F0C"/>
    <w:rsid w:val="00A471B3"/>
    <w:rsid w:val="00A4726E"/>
    <w:rsid w:val="00A474BB"/>
    <w:rsid w:val="00A47562"/>
    <w:rsid w:val="00A47597"/>
    <w:rsid w:val="00A47757"/>
    <w:rsid w:val="00A47775"/>
    <w:rsid w:val="00A4785C"/>
    <w:rsid w:val="00A47ABF"/>
    <w:rsid w:val="00A47B7F"/>
    <w:rsid w:val="00A47C04"/>
    <w:rsid w:val="00A47C0B"/>
    <w:rsid w:val="00A47DFB"/>
    <w:rsid w:val="00A5025F"/>
    <w:rsid w:val="00A503DB"/>
    <w:rsid w:val="00A506F5"/>
    <w:rsid w:val="00A50788"/>
    <w:rsid w:val="00A508AA"/>
    <w:rsid w:val="00A509B9"/>
    <w:rsid w:val="00A50B29"/>
    <w:rsid w:val="00A50EBA"/>
    <w:rsid w:val="00A51057"/>
    <w:rsid w:val="00A51067"/>
    <w:rsid w:val="00A513DA"/>
    <w:rsid w:val="00A516C6"/>
    <w:rsid w:val="00A51C5E"/>
    <w:rsid w:val="00A5221C"/>
    <w:rsid w:val="00A5260D"/>
    <w:rsid w:val="00A527FE"/>
    <w:rsid w:val="00A529E4"/>
    <w:rsid w:val="00A52D45"/>
    <w:rsid w:val="00A52ECE"/>
    <w:rsid w:val="00A52F16"/>
    <w:rsid w:val="00A53682"/>
    <w:rsid w:val="00A536B5"/>
    <w:rsid w:val="00A53A89"/>
    <w:rsid w:val="00A53BC8"/>
    <w:rsid w:val="00A53BF5"/>
    <w:rsid w:val="00A53FB8"/>
    <w:rsid w:val="00A5402F"/>
    <w:rsid w:val="00A540D5"/>
    <w:rsid w:val="00A54268"/>
    <w:rsid w:val="00A5434C"/>
    <w:rsid w:val="00A543F1"/>
    <w:rsid w:val="00A54755"/>
    <w:rsid w:val="00A5484D"/>
    <w:rsid w:val="00A54BDC"/>
    <w:rsid w:val="00A54CAE"/>
    <w:rsid w:val="00A5528E"/>
    <w:rsid w:val="00A552AE"/>
    <w:rsid w:val="00A55503"/>
    <w:rsid w:val="00A55654"/>
    <w:rsid w:val="00A5588D"/>
    <w:rsid w:val="00A55C2B"/>
    <w:rsid w:val="00A55D66"/>
    <w:rsid w:val="00A55EE1"/>
    <w:rsid w:val="00A56087"/>
    <w:rsid w:val="00A56122"/>
    <w:rsid w:val="00A5618D"/>
    <w:rsid w:val="00A5623A"/>
    <w:rsid w:val="00A56645"/>
    <w:rsid w:val="00A5674B"/>
    <w:rsid w:val="00A56E0E"/>
    <w:rsid w:val="00A56EC9"/>
    <w:rsid w:val="00A5704F"/>
    <w:rsid w:val="00A57077"/>
    <w:rsid w:val="00A570CC"/>
    <w:rsid w:val="00A57398"/>
    <w:rsid w:val="00A574E9"/>
    <w:rsid w:val="00A579D4"/>
    <w:rsid w:val="00A57A28"/>
    <w:rsid w:val="00A57B0F"/>
    <w:rsid w:val="00A57EEB"/>
    <w:rsid w:val="00A6017D"/>
    <w:rsid w:val="00A6023D"/>
    <w:rsid w:val="00A60278"/>
    <w:rsid w:val="00A60296"/>
    <w:rsid w:val="00A605A1"/>
    <w:rsid w:val="00A60638"/>
    <w:rsid w:val="00A60AC8"/>
    <w:rsid w:val="00A60DE4"/>
    <w:rsid w:val="00A60F36"/>
    <w:rsid w:val="00A60FFC"/>
    <w:rsid w:val="00A61012"/>
    <w:rsid w:val="00A611AF"/>
    <w:rsid w:val="00A6126E"/>
    <w:rsid w:val="00A613AE"/>
    <w:rsid w:val="00A613E2"/>
    <w:rsid w:val="00A6154E"/>
    <w:rsid w:val="00A61596"/>
    <w:rsid w:val="00A616D0"/>
    <w:rsid w:val="00A61832"/>
    <w:rsid w:val="00A61882"/>
    <w:rsid w:val="00A61887"/>
    <w:rsid w:val="00A61961"/>
    <w:rsid w:val="00A61A55"/>
    <w:rsid w:val="00A61BFB"/>
    <w:rsid w:val="00A61C7B"/>
    <w:rsid w:val="00A62049"/>
    <w:rsid w:val="00A620A7"/>
    <w:rsid w:val="00A6236D"/>
    <w:rsid w:val="00A624C4"/>
    <w:rsid w:val="00A62B84"/>
    <w:rsid w:val="00A62C88"/>
    <w:rsid w:val="00A62D6C"/>
    <w:rsid w:val="00A63174"/>
    <w:rsid w:val="00A6329F"/>
    <w:rsid w:val="00A6367E"/>
    <w:rsid w:val="00A63DEA"/>
    <w:rsid w:val="00A63DF3"/>
    <w:rsid w:val="00A6405A"/>
    <w:rsid w:val="00A6429E"/>
    <w:rsid w:val="00A6448C"/>
    <w:rsid w:val="00A64937"/>
    <w:rsid w:val="00A64A08"/>
    <w:rsid w:val="00A64A31"/>
    <w:rsid w:val="00A64A49"/>
    <w:rsid w:val="00A64BE8"/>
    <w:rsid w:val="00A64E40"/>
    <w:rsid w:val="00A64E9A"/>
    <w:rsid w:val="00A64F2A"/>
    <w:rsid w:val="00A65220"/>
    <w:rsid w:val="00A6529D"/>
    <w:rsid w:val="00A656FC"/>
    <w:rsid w:val="00A65803"/>
    <w:rsid w:val="00A65939"/>
    <w:rsid w:val="00A65A7A"/>
    <w:rsid w:val="00A65C65"/>
    <w:rsid w:val="00A65D2C"/>
    <w:rsid w:val="00A65D8A"/>
    <w:rsid w:val="00A6624F"/>
    <w:rsid w:val="00A6633B"/>
    <w:rsid w:val="00A66563"/>
    <w:rsid w:val="00A66644"/>
    <w:rsid w:val="00A66728"/>
    <w:rsid w:val="00A6690C"/>
    <w:rsid w:val="00A669DA"/>
    <w:rsid w:val="00A66ABA"/>
    <w:rsid w:val="00A66ADD"/>
    <w:rsid w:val="00A66BA9"/>
    <w:rsid w:val="00A66CCB"/>
    <w:rsid w:val="00A66E22"/>
    <w:rsid w:val="00A67351"/>
    <w:rsid w:val="00A674D0"/>
    <w:rsid w:val="00A6754D"/>
    <w:rsid w:val="00A67775"/>
    <w:rsid w:val="00A677B5"/>
    <w:rsid w:val="00A6788B"/>
    <w:rsid w:val="00A679B9"/>
    <w:rsid w:val="00A67A08"/>
    <w:rsid w:val="00A67AC9"/>
    <w:rsid w:val="00A67D94"/>
    <w:rsid w:val="00A67E1D"/>
    <w:rsid w:val="00A67E86"/>
    <w:rsid w:val="00A67F66"/>
    <w:rsid w:val="00A70097"/>
    <w:rsid w:val="00A7034D"/>
    <w:rsid w:val="00A7059B"/>
    <w:rsid w:val="00A70897"/>
    <w:rsid w:val="00A70CA2"/>
    <w:rsid w:val="00A70DF6"/>
    <w:rsid w:val="00A711FF"/>
    <w:rsid w:val="00A712AD"/>
    <w:rsid w:val="00A713EF"/>
    <w:rsid w:val="00A7149A"/>
    <w:rsid w:val="00A7181F"/>
    <w:rsid w:val="00A71B4A"/>
    <w:rsid w:val="00A7274E"/>
    <w:rsid w:val="00A727D6"/>
    <w:rsid w:val="00A72A9D"/>
    <w:rsid w:val="00A72C89"/>
    <w:rsid w:val="00A72DA5"/>
    <w:rsid w:val="00A72E85"/>
    <w:rsid w:val="00A730FE"/>
    <w:rsid w:val="00A7319F"/>
    <w:rsid w:val="00A7321D"/>
    <w:rsid w:val="00A732E2"/>
    <w:rsid w:val="00A73500"/>
    <w:rsid w:val="00A73636"/>
    <w:rsid w:val="00A73AF0"/>
    <w:rsid w:val="00A73CCA"/>
    <w:rsid w:val="00A73EA0"/>
    <w:rsid w:val="00A73F2F"/>
    <w:rsid w:val="00A741DA"/>
    <w:rsid w:val="00A7423F"/>
    <w:rsid w:val="00A7436A"/>
    <w:rsid w:val="00A7441E"/>
    <w:rsid w:val="00A747FD"/>
    <w:rsid w:val="00A74842"/>
    <w:rsid w:val="00A74993"/>
    <w:rsid w:val="00A74AC4"/>
    <w:rsid w:val="00A74BF4"/>
    <w:rsid w:val="00A74C28"/>
    <w:rsid w:val="00A74C38"/>
    <w:rsid w:val="00A74F44"/>
    <w:rsid w:val="00A74FCE"/>
    <w:rsid w:val="00A7540B"/>
    <w:rsid w:val="00A75755"/>
    <w:rsid w:val="00A75B85"/>
    <w:rsid w:val="00A75CA8"/>
    <w:rsid w:val="00A75CDB"/>
    <w:rsid w:val="00A75DAB"/>
    <w:rsid w:val="00A75E08"/>
    <w:rsid w:val="00A760AA"/>
    <w:rsid w:val="00A760FE"/>
    <w:rsid w:val="00A76315"/>
    <w:rsid w:val="00A76551"/>
    <w:rsid w:val="00A76581"/>
    <w:rsid w:val="00A76656"/>
    <w:rsid w:val="00A76884"/>
    <w:rsid w:val="00A76A81"/>
    <w:rsid w:val="00A76B32"/>
    <w:rsid w:val="00A76FE0"/>
    <w:rsid w:val="00A77337"/>
    <w:rsid w:val="00A77386"/>
    <w:rsid w:val="00A7750E"/>
    <w:rsid w:val="00A7755E"/>
    <w:rsid w:val="00A77C0E"/>
    <w:rsid w:val="00A77C22"/>
    <w:rsid w:val="00A77FBB"/>
    <w:rsid w:val="00A80128"/>
    <w:rsid w:val="00A804E8"/>
    <w:rsid w:val="00A805D6"/>
    <w:rsid w:val="00A8090E"/>
    <w:rsid w:val="00A80A69"/>
    <w:rsid w:val="00A80C42"/>
    <w:rsid w:val="00A80CBA"/>
    <w:rsid w:val="00A810C0"/>
    <w:rsid w:val="00A8128E"/>
    <w:rsid w:val="00A8132B"/>
    <w:rsid w:val="00A813CA"/>
    <w:rsid w:val="00A816DF"/>
    <w:rsid w:val="00A81787"/>
    <w:rsid w:val="00A81842"/>
    <w:rsid w:val="00A81869"/>
    <w:rsid w:val="00A81902"/>
    <w:rsid w:val="00A81936"/>
    <w:rsid w:val="00A81ED4"/>
    <w:rsid w:val="00A821CA"/>
    <w:rsid w:val="00A8229A"/>
    <w:rsid w:val="00A82301"/>
    <w:rsid w:val="00A8259E"/>
    <w:rsid w:val="00A825DA"/>
    <w:rsid w:val="00A825F4"/>
    <w:rsid w:val="00A8275E"/>
    <w:rsid w:val="00A828F5"/>
    <w:rsid w:val="00A82981"/>
    <w:rsid w:val="00A829A7"/>
    <w:rsid w:val="00A83173"/>
    <w:rsid w:val="00A831CF"/>
    <w:rsid w:val="00A83353"/>
    <w:rsid w:val="00A835C9"/>
    <w:rsid w:val="00A835DC"/>
    <w:rsid w:val="00A83699"/>
    <w:rsid w:val="00A836EF"/>
    <w:rsid w:val="00A8396C"/>
    <w:rsid w:val="00A83C70"/>
    <w:rsid w:val="00A83C75"/>
    <w:rsid w:val="00A83C90"/>
    <w:rsid w:val="00A83CB1"/>
    <w:rsid w:val="00A83D34"/>
    <w:rsid w:val="00A84050"/>
    <w:rsid w:val="00A8416F"/>
    <w:rsid w:val="00A841DB"/>
    <w:rsid w:val="00A84296"/>
    <w:rsid w:val="00A84342"/>
    <w:rsid w:val="00A845ED"/>
    <w:rsid w:val="00A8466C"/>
    <w:rsid w:val="00A84B5E"/>
    <w:rsid w:val="00A851BF"/>
    <w:rsid w:val="00A85263"/>
    <w:rsid w:val="00A852F7"/>
    <w:rsid w:val="00A855F7"/>
    <w:rsid w:val="00A8568F"/>
    <w:rsid w:val="00A857F6"/>
    <w:rsid w:val="00A8597B"/>
    <w:rsid w:val="00A859C3"/>
    <w:rsid w:val="00A85F96"/>
    <w:rsid w:val="00A86086"/>
    <w:rsid w:val="00A861A8"/>
    <w:rsid w:val="00A86225"/>
    <w:rsid w:val="00A863DB"/>
    <w:rsid w:val="00A864FD"/>
    <w:rsid w:val="00A8684D"/>
    <w:rsid w:val="00A86881"/>
    <w:rsid w:val="00A869BC"/>
    <w:rsid w:val="00A86A39"/>
    <w:rsid w:val="00A86BFA"/>
    <w:rsid w:val="00A86E22"/>
    <w:rsid w:val="00A87B91"/>
    <w:rsid w:val="00A87BF0"/>
    <w:rsid w:val="00A87F3D"/>
    <w:rsid w:val="00A903FB"/>
    <w:rsid w:val="00A904EF"/>
    <w:rsid w:val="00A905F0"/>
    <w:rsid w:val="00A908F7"/>
    <w:rsid w:val="00A90A15"/>
    <w:rsid w:val="00A90D11"/>
    <w:rsid w:val="00A90D20"/>
    <w:rsid w:val="00A911C8"/>
    <w:rsid w:val="00A91401"/>
    <w:rsid w:val="00A91646"/>
    <w:rsid w:val="00A9168C"/>
    <w:rsid w:val="00A916DE"/>
    <w:rsid w:val="00A91D88"/>
    <w:rsid w:val="00A91E67"/>
    <w:rsid w:val="00A924F0"/>
    <w:rsid w:val="00A92683"/>
    <w:rsid w:val="00A926B1"/>
    <w:rsid w:val="00A93081"/>
    <w:rsid w:val="00A93090"/>
    <w:rsid w:val="00A932A2"/>
    <w:rsid w:val="00A938EB"/>
    <w:rsid w:val="00A93E5B"/>
    <w:rsid w:val="00A9424C"/>
    <w:rsid w:val="00A944B4"/>
    <w:rsid w:val="00A9453D"/>
    <w:rsid w:val="00A945B3"/>
    <w:rsid w:val="00A9491A"/>
    <w:rsid w:val="00A94D09"/>
    <w:rsid w:val="00A94DE9"/>
    <w:rsid w:val="00A950E7"/>
    <w:rsid w:val="00A951C7"/>
    <w:rsid w:val="00A951E6"/>
    <w:rsid w:val="00A95261"/>
    <w:rsid w:val="00A9563F"/>
    <w:rsid w:val="00A95F7E"/>
    <w:rsid w:val="00A96392"/>
    <w:rsid w:val="00A965A6"/>
    <w:rsid w:val="00A9698C"/>
    <w:rsid w:val="00A96B3F"/>
    <w:rsid w:val="00A972B4"/>
    <w:rsid w:val="00A97610"/>
    <w:rsid w:val="00AA0357"/>
    <w:rsid w:val="00AA0454"/>
    <w:rsid w:val="00AA0677"/>
    <w:rsid w:val="00AA076B"/>
    <w:rsid w:val="00AA0931"/>
    <w:rsid w:val="00AA0BAF"/>
    <w:rsid w:val="00AA0D36"/>
    <w:rsid w:val="00AA1354"/>
    <w:rsid w:val="00AA1425"/>
    <w:rsid w:val="00AA15E7"/>
    <w:rsid w:val="00AA179A"/>
    <w:rsid w:val="00AA189F"/>
    <w:rsid w:val="00AA1B84"/>
    <w:rsid w:val="00AA1EDE"/>
    <w:rsid w:val="00AA1EE5"/>
    <w:rsid w:val="00AA1F48"/>
    <w:rsid w:val="00AA22F4"/>
    <w:rsid w:val="00AA2328"/>
    <w:rsid w:val="00AA23AE"/>
    <w:rsid w:val="00AA243A"/>
    <w:rsid w:val="00AA2473"/>
    <w:rsid w:val="00AA24BB"/>
    <w:rsid w:val="00AA2618"/>
    <w:rsid w:val="00AA272F"/>
    <w:rsid w:val="00AA2784"/>
    <w:rsid w:val="00AA2959"/>
    <w:rsid w:val="00AA2AE2"/>
    <w:rsid w:val="00AA2F90"/>
    <w:rsid w:val="00AA3243"/>
    <w:rsid w:val="00AA33A1"/>
    <w:rsid w:val="00AA357E"/>
    <w:rsid w:val="00AA375B"/>
    <w:rsid w:val="00AA383C"/>
    <w:rsid w:val="00AA3859"/>
    <w:rsid w:val="00AA3B0F"/>
    <w:rsid w:val="00AA3B74"/>
    <w:rsid w:val="00AA3CED"/>
    <w:rsid w:val="00AA3E0F"/>
    <w:rsid w:val="00AA3F9A"/>
    <w:rsid w:val="00AA4169"/>
    <w:rsid w:val="00AA4351"/>
    <w:rsid w:val="00AA43E0"/>
    <w:rsid w:val="00AA4682"/>
    <w:rsid w:val="00AA4A37"/>
    <w:rsid w:val="00AA590D"/>
    <w:rsid w:val="00AA61F2"/>
    <w:rsid w:val="00AA6284"/>
    <w:rsid w:val="00AA63D8"/>
    <w:rsid w:val="00AA6664"/>
    <w:rsid w:val="00AA668D"/>
    <w:rsid w:val="00AA677C"/>
    <w:rsid w:val="00AA6860"/>
    <w:rsid w:val="00AA6976"/>
    <w:rsid w:val="00AA6A8A"/>
    <w:rsid w:val="00AA6E8C"/>
    <w:rsid w:val="00AA6F3B"/>
    <w:rsid w:val="00AA70EB"/>
    <w:rsid w:val="00AA711B"/>
    <w:rsid w:val="00AA7218"/>
    <w:rsid w:val="00AA74A3"/>
    <w:rsid w:val="00AA791B"/>
    <w:rsid w:val="00AA7A11"/>
    <w:rsid w:val="00AA7F6C"/>
    <w:rsid w:val="00AA7F95"/>
    <w:rsid w:val="00AB04CB"/>
    <w:rsid w:val="00AB09F2"/>
    <w:rsid w:val="00AB0DBC"/>
    <w:rsid w:val="00AB0E45"/>
    <w:rsid w:val="00AB1346"/>
    <w:rsid w:val="00AB14B7"/>
    <w:rsid w:val="00AB1847"/>
    <w:rsid w:val="00AB18B7"/>
    <w:rsid w:val="00AB1D57"/>
    <w:rsid w:val="00AB2126"/>
    <w:rsid w:val="00AB256A"/>
    <w:rsid w:val="00AB2682"/>
    <w:rsid w:val="00AB2923"/>
    <w:rsid w:val="00AB29B2"/>
    <w:rsid w:val="00AB2ABA"/>
    <w:rsid w:val="00AB2BDE"/>
    <w:rsid w:val="00AB2C13"/>
    <w:rsid w:val="00AB2C37"/>
    <w:rsid w:val="00AB324E"/>
    <w:rsid w:val="00AB33DE"/>
    <w:rsid w:val="00AB3804"/>
    <w:rsid w:val="00AB39D9"/>
    <w:rsid w:val="00AB3B71"/>
    <w:rsid w:val="00AB3DCC"/>
    <w:rsid w:val="00AB403C"/>
    <w:rsid w:val="00AB4467"/>
    <w:rsid w:val="00AB44BF"/>
    <w:rsid w:val="00AB4575"/>
    <w:rsid w:val="00AB4620"/>
    <w:rsid w:val="00AB4876"/>
    <w:rsid w:val="00AB4AAE"/>
    <w:rsid w:val="00AB4BF3"/>
    <w:rsid w:val="00AB4DEC"/>
    <w:rsid w:val="00AB4EFB"/>
    <w:rsid w:val="00AB50D7"/>
    <w:rsid w:val="00AB594C"/>
    <w:rsid w:val="00AB598A"/>
    <w:rsid w:val="00AB5A78"/>
    <w:rsid w:val="00AB5C69"/>
    <w:rsid w:val="00AB5CEB"/>
    <w:rsid w:val="00AB5D07"/>
    <w:rsid w:val="00AB5D53"/>
    <w:rsid w:val="00AB5DE6"/>
    <w:rsid w:val="00AB5ECC"/>
    <w:rsid w:val="00AB5F9F"/>
    <w:rsid w:val="00AB62FD"/>
    <w:rsid w:val="00AB64A9"/>
    <w:rsid w:val="00AB67BC"/>
    <w:rsid w:val="00AB69EF"/>
    <w:rsid w:val="00AB6A29"/>
    <w:rsid w:val="00AB6BC4"/>
    <w:rsid w:val="00AB6CC1"/>
    <w:rsid w:val="00AB6DB7"/>
    <w:rsid w:val="00AB6ECC"/>
    <w:rsid w:val="00AB7194"/>
    <w:rsid w:val="00AB72DD"/>
    <w:rsid w:val="00AB73DF"/>
    <w:rsid w:val="00AB7A7F"/>
    <w:rsid w:val="00AB7D85"/>
    <w:rsid w:val="00AB7F71"/>
    <w:rsid w:val="00AB7FB1"/>
    <w:rsid w:val="00AC00CE"/>
    <w:rsid w:val="00AC01D1"/>
    <w:rsid w:val="00AC01F1"/>
    <w:rsid w:val="00AC022D"/>
    <w:rsid w:val="00AC0363"/>
    <w:rsid w:val="00AC039C"/>
    <w:rsid w:val="00AC0544"/>
    <w:rsid w:val="00AC079C"/>
    <w:rsid w:val="00AC0974"/>
    <w:rsid w:val="00AC0A38"/>
    <w:rsid w:val="00AC0A4D"/>
    <w:rsid w:val="00AC0ACB"/>
    <w:rsid w:val="00AC0B01"/>
    <w:rsid w:val="00AC0E50"/>
    <w:rsid w:val="00AC0E85"/>
    <w:rsid w:val="00AC0F7E"/>
    <w:rsid w:val="00AC1123"/>
    <w:rsid w:val="00AC1247"/>
    <w:rsid w:val="00AC134A"/>
    <w:rsid w:val="00AC15E0"/>
    <w:rsid w:val="00AC16A9"/>
    <w:rsid w:val="00AC16AB"/>
    <w:rsid w:val="00AC18E3"/>
    <w:rsid w:val="00AC18EA"/>
    <w:rsid w:val="00AC1A42"/>
    <w:rsid w:val="00AC1ACF"/>
    <w:rsid w:val="00AC1C86"/>
    <w:rsid w:val="00AC212F"/>
    <w:rsid w:val="00AC2499"/>
    <w:rsid w:val="00AC24A3"/>
    <w:rsid w:val="00AC2847"/>
    <w:rsid w:val="00AC2A1D"/>
    <w:rsid w:val="00AC2EB0"/>
    <w:rsid w:val="00AC3139"/>
    <w:rsid w:val="00AC3269"/>
    <w:rsid w:val="00AC376B"/>
    <w:rsid w:val="00AC3844"/>
    <w:rsid w:val="00AC3A0A"/>
    <w:rsid w:val="00AC3FB9"/>
    <w:rsid w:val="00AC400B"/>
    <w:rsid w:val="00AC4409"/>
    <w:rsid w:val="00AC45DB"/>
    <w:rsid w:val="00AC477C"/>
    <w:rsid w:val="00AC4A90"/>
    <w:rsid w:val="00AC4BD5"/>
    <w:rsid w:val="00AC4CD9"/>
    <w:rsid w:val="00AC4CDE"/>
    <w:rsid w:val="00AC4E66"/>
    <w:rsid w:val="00AC51D0"/>
    <w:rsid w:val="00AC5346"/>
    <w:rsid w:val="00AC54B1"/>
    <w:rsid w:val="00AC587F"/>
    <w:rsid w:val="00AC5892"/>
    <w:rsid w:val="00AC5C0D"/>
    <w:rsid w:val="00AC5E92"/>
    <w:rsid w:val="00AC6152"/>
    <w:rsid w:val="00AC61D6"/>
    <w:rsid w:val="00AC62AE"/>
    <w:rsid w:val="00AC63B1"/>
    <w:rsid w:val="00AC6821"/>
    <w:rsid w:val="00AC68EB"/>
    <w:rsid w:val="00AC6BF7"/>
    <w:rsid w:val="00AC6D01"/>
    <w:rsid w:val="00AC6D8B"/>
    <w:rsid w:val="00AC72E6"/>
    <w:rsid w:val="00AC74E1"/>
    <w:rsid w:val="00AC75AB"/>
    <w:rsid w:val="00AC7739"/>
    <w:rsid w:val="00AC79ED"/>
    <w:rsid w:val="00AC7A26"/>
    <w:rsid w:val="00AC7BAC"/>
    <w:rsid w:val="00AC7C53"/>
    <w:rsid w:val="00AC7E6C"/>
    <w:rsid w:val="00AD0028"/>
    <w:rsid w:val="00AD02BC"/>
    <w:rsid w:val="00AD0330"/>
    <w:rsid w:val="00AD0755"/>
    <w:rsid w:val="00AD082A"/>
    <w:rsid w:val="00AD0864"/>
    <w:rsid w:val="00AD0A3F"/>
    <w:rsid w:val="00AD0C19"/>
    <w:rsid w:val="00AD0D6B"/>
    <w:rsid w:val="00AD0E44"/>
    <w:rsid w:val="00AD117B"/>
    <w:rsid w:val="00AD12B5"/>
    <w:rsid w:val="00AD13BC"/>
    <w:rsid w:val="00AD13E4"/>
    <w:rsid w:val="00AD1639"/>
    <w:rsid w:val="00AD16FA"/>
    <w:rsid w:val="00AD1AC6"/>
    <w:rsid w:val="00AD1E69"/>
    <w:rsid w:val="00AD224D"/>
    <w:rsid w:val="00AD23AB"/>
    <w:rsid w:val="00AD2895"/>
    <w:rsid w:val="00AD2A11"/>
    <w:rsid w:val="00AD2D2B"/>
    <w:rsid w:val="00AD2E1D"/>
    <w:rsid w:val="00AD30C1"/>
    <w:rsid w:val="00AD343F"/>
    <w:rsid w:val="00AD35A9"/>
    <w:rsid w:val="00AD36F5"/>
    <w:rsid w:val="00AD37FC"/>
    <w:rsid w:val="00AD3811"/>
    <w:rsid w:val="00AD3949"/>
    <w:rsid w:val="00AD3A30"/>
    <w:rsid w:val="00AD3B1A"/>
    <w:rsid w:val="00AD3BE5"/>
    <w:rsid w:val="00AD3EC9"/>
    <w:rsid w:val="00AD4261"/>
    <w:rsid w:val="00AD426A"/>
    <w:rsid w:val="00AD4594"/>
    <w:rsid w:val="00AD45BD"/>
    <w:rsid w:val="00AD4709"/>
    <w:rsid w:val="00AD48BD"/>
    <w:rsid w:val="00AD48FD"/>
    <w:rsid w:val="00AD4B4A"/>
    <w:rsid w:val="00AD4D3A"/>
    <w:rsid w:val="00AD51D2"/>
    <w:rsid w:val="00AD54F9"/>
    <w:rsid w:val="00AD561B"/>
    <w:rsid w:val="00AD57A2"/>
    <w:rsid w:val="00AD5867"/>
    <w:rsid w:val="00AD5B86"/>
    <w:rsid w:val="00AD5CB1"/>
    <w:rsid w:val="00AD5E01"/>
    <w:rsid w:val="00AD6474"/>
    <w:rsid w:val="00AD65B2"/>
    <w:rsid w:val="00AD669A"/>
    <w:rsid w:val="00AD6842"/>
    <w:rsid w:val="00AD6917"/>
    <w:rsid w:val="00AD6A1D"/>
    <w:rsid w:val="00AD6A60"/>
    <w:rsid w:val="00AD6B32"/>
    <w:rsid w:val="00AD6C6A"/>
    <w:rsid w:val="00AD6DE6"/>
    <w:rsid w:val="00AD6E4D"/>
    <w:rsid w:val="00AD6F82"/>
    <w:rsid w:val="00AD7065"/>
    <w:rsid w:val="00AD706C"/>
    <w:rsid w:val="00AD717F"/>
    <w:rsid w:val="00AD7219"/>
    <w:rsid w:val="00AD72FA"/>
    <w:rsid w:val="00AD7909"/>
    <w:rsid w:val="00AD797B"/>
    <w:rsid w:val="00AD7D9F"/>
    <w:rsid w:val="00AE07D2"/>
    <w:rsid w:val="00AE09C1"/>
    <w:rsid w:val="00AE09CC"/>
    <w:rsid w:val="00AE1107"/>
    <w:rsid w:val="00AE1267"/>
    <w:rsid w:val="00AE1689"/>
    <w:rsid w:val="00AE18B1"/>
    <w:rsid w:val="00AE1991"/>
    <w:rsid w:val="00AE1AED"/>
    <w:rsid w:val="00AE1E66"/>
    <w:rsid w:val="00AE2017"/>
    <w:rsid w:val="00AE22FB"/>
    <w:rsid w:val="00AE2365"/>
    <w:rsid w:val="00AE2457"/>
    <w:rsid w:val="00AE2667"/>
    <w:rsid w:val="00AE282F"/>
    <w:rsid w:val="00AE2949"/>
    <w:rsid w:val="00AE2A76"/>
    <w:rsid w:val="00AE2DBD"/>
    <w:rsid w:val="00AE2FF5"/>
    <w:rsid w:val="00AE3033"/>
    <w:rsid w:val="00AE32EB"/>
    <w:rsid w:val="00AE33CE"/>
    <w:rsid w:val="00AE3C52"/>
    <w:rsid w:val="00AE3C7F"/>
    <w:rsid w:val="00AE3CA8"/>
    <w:rsid w:val="00AE3F25"/>
    <w:rsid w:val="00AE42A9"/>
    <w:rsid w:val="00AE43C6"/>
    <w:rsid w:val="00AE4529"/>
    <w:rsid w:val="00AE49EC"/>
    <w:rsid w:val="00AE4B5E"/>
    <w:rsid w:val="00AE4DD0"/>
    <w:rsid w:val="00AE4F1F"/>
    <w:rsid w:val="00AE4FE7"/>
    <w:rsid w:val="00AE51F5"/>
    <w:rsid w:val="00AE589F"/>
    <w:rsid w:val="00AE58E3"/>
    <w:rsid w:val="00AE5C42"/>
    <w:rsid w:val="00AE5D55"/>
    <w:rsid w:val="00AE60A5"/>
    <w:rsid w:val="00AE636F"/>
    <w:rsid w:val="00AE6582"/>
    <w:rsid w:val="00AE65D7"/>
    <w:rsid w:val="00AE687B"/>
    <w:rsid w:val="00AE68AE"/>
    <w:rsid w:val="00AE693F"/>
    <w:rsid w:val="00AE6B7B"/>
    <w:rsid w:val="00AE6CE7"/>
    <w:rsid w:val="00AE7053"/>
    <w:rsid w:val="00AE7198"/>
    <w:rsid w:val="00AE71B0"/>
    <w:rsid w:val="00AE71E9"/>
    <w:rsid w:val="00AE7315"/>
    <w:rsid w:val="00AE7642"/>
    <w:rsid w:val="00AE77A8"/>
    <w:rsid w:val="00AE7A73"/>
    <w:rsid w:val="00AE7D09"/>
    <w:rsid w:val="00AE7E7C"/>
    <w:rsid w:val="00AF0817"/>
    <w:rsid w:val="00AF1136"/>
    <w:rsid w:val="00AF1156"/>
    <w:rsid w:val="00AF15E9"/>
    <w:rsid w:val="00AF1AE1"/>
    <w:rsid w:val="00AF1E77"/>
    <w:rsid w:val="00AF2129"/>
    <w:rsid w:val="00AF24A2"/>
    <w:rsid w:val="00AF2993"/>
    <w:rsid w:val="00AF2ACC"/>
    <w:rsid w:val="00AF2E06"/>
    <w:rsid w:val="00AF2E5E"/>
    <w:rsid w:val="00AF2FF0"/>
    <w:rsid w:val="00AF3022"/>
    <w:rsid w:val="00AF324F"/>
    <w:rsid w:val="00AF3465"/>
    <w:rsid w:val="00AF36EE"/>
    <w:rsid w:val="00AF38B4"/>
    <w:rsid w:val="00AF39AF"/>
    <w:rsid w:val="00AF3B27"/>
    <w:rsid w:val="00AF3BC0"/>
    <w:rsid w:val="00AF3C87"/>
    <w:rsid w:val="00AF3F4D"/>
    <w:rsid w:val="00AF4009"/>
    <w:rsid w:val="00AF4039"/>
    <w:rsid w:val="00AF4081"/>
    <w:rsid w:val="00AF44D6"/>
    <w:rsid w:val="00AF4874"/>
    <w:rsid w:val="00AF4911"/>
    <w:rsid w:val="00AF4947"/>
    <w:rsid w:val="00AF4B89"/>
    <w:rsid w:val="00AF4EEE"/>
    <w:rsid w:val="00AF5039"/>
    <w:rsid w:val="00AF51A5"/>
    <w:rsid w:val="00AF5306"/>
    <w:rsid w:val="00AF53F9"/>
    <w:rsid w:val="00AF56A5"/>
    <w:rsid w:val="00AF57CC"/>
    <w:rsid w:val="00AF5865"/>
    <w:rsid w:val="00AF5871"/>
    <w:rsid w:val="00AF5CF2"/>
    <w:rsid w:val="00AF5D86"/>
    <w:rsid w:val="00AF5F0E"/>
    <w:rsid w:val="00AF5F89"/>
    <w:rsid w:val="00AF5F9B"/>
    <w:rsid w:val="00AF6041"/>
    <w:rsid w:val="00AF608B"/>
    <w:rsid w:val="00AF61BA"/>
    <w:rsid w:val="00AF61F5"/>
    <w:rsid w:val="00AF6308"/>
    <w:rsid w:val="00AF6BCA"/>
    <w:rsid w:val="00AF6EEE"/>
    <w:rsid w:val="00AF6F80"/>
    <w:rsid w:val="00AF710B"/>
    <w:rsid w:val="00AF72DF"/>
    <w:rsid w:val="00AF7400"/>
    <w:rsid w:val="00AF749C"/>
    <w:rsid w:val="00AF74C6"/>
    <w:rsid w:val="00AF758D"/>
    <w:rsid w:val="00AF7794"/>
    <w:rsid w:val="00AF77E6"/>
    <w:rsid w:val="00AF77EE"/>
    <w:rsid w:val="00AF780F"/>
    <w:rsid w:val="00AF7A9A"/>
    <w:rsid w:val="00AF7BB1"/>
    <w:rsid w:val="00AF7F8F"/>
    <w:rsid w:val="00B000DC"/>
    <w:rsid w:val="00B000E5"/>
    <w:rsid w:val="00B001DF"/>
    <w:rsid w:val="00B00456"/>
    <w:rsid w:val="00B00629"/>
    <w:rsid w:val="00B0077A"/>
    <w:rsid w:val="00B009D1"/>
    <w:rsid w:val="00B009EC"/>
    <w:rsid w:val="00B00C5C"/>
    <w:rsid w:val="00B0130C"/>
    <w:rsid w:val="00B01450"/>
    <w:rsid w:val="00B014CD"/>
    <w:rsid w:val="00B0156E"/>
    <w:rsid w:val="00B01E8E"/>
    <w:rsid w:val="00B01F5C"/>
    <w:rsid w:val="00B0204F"/>
    <w:rsid w:val="00B022E1"/>
    <w:rsid w:val="00B0238F"/>
    <w:rsid w:val="00B0285D"/>
    <w:rsid w:val="00B028AE"/>
    <w:rsid w:val="00B030C3"/>
    <w:rsid w:val="00B03344"/>
    <w:rsid w:val="00B033F0"/>
    <w:rsid w:val="00B03728"/>
    <w:rsid w:val="00B03AA8"/>
    <w:rsid w:val="00B03FF3"/>
    <w:rsid w:val="00B041F0"/>
    <w:rsid w:val="00B04252"/>
    <w:rsid w:val="00B04269"/>
    <w:rsid w:val="00B04332"/>
    <w:rsid w:val="00B0445C"/>
    <w:rsid w:val="00B04512"/>
    <w:rsid w:val="00B04577"/>
    <w:rsid w:val="00B0461D"/>
    <w:rsid w:val="00B047B0"/>
    <w:rsid w:val="00B0494B"/>
    <w:rsid w:val="00B04A0D"/>
    <w:rsid w:val="00B04CF6"/>
    <w:rsid w:val="00B04E78"/>
    <w:rsid w:val="00B04F9A"/>
    <w:rsid w:val="00B051F0"/>
    <w:rsid w:val="00B05294"/>
    <w:rsid w:val="00B0529B"/>
    <w:rsid w:val="00B0537E"/>
    <w:rsid w:val="00B05747"/>
    <w:rsid w:val="00B057B5"/>
    <w:rsid w:val="00B05B1C"/>
    <w:rsid w:val="00B05C09"/>
    <w:rsid w:val="00B05D71"/>
    <w:rsid w:val="00B05F84"/>
    <w:rsid w:val="00B064AC"/>
    <w:rsid w:val="00B064B6"/>
    <w:rsid w:val="00B066B1"/>
    <w:rsid w:val="00B06763"/>
    <w:rsid w:val="00B067E5"/>
    <w:rsid w:val="00B06E3C"/>
    <w:rsid w:val="00B07025"/>
    <w:rsid w:val="00B07291"/>
    <w:rsid w:val="00B072F8"/>
    <w:rsid w:val="00B07486"/>
    <w:rsid w:val="00B077BD"/>
    <w:rsid w:val="00B07A49"/>
    <w:rsid w:val="00B07FC9"/>
    <w:rsid w:val="00B10233"/>
    <w:rsid w:val="00B1038B"/>
    <w:rsid w:val="00B10FF5"/>
    <w:rsid w:val="00B11485"/>
    <w:rsid w:val="00B1159A"/>
    <w:rsid w:val="00B11622"/>
    <w:rsid w:val="00B11913"/>
    <w:rsid w:val="00B11D03"/>
    <w:rsid w:val="00B11D33"/>
    <w:rsid w:val="00B11F34"/>
    <w:rsid w:val="00B121DE"/>
    <w:rsid w:val="00B12638"/>
    <w:rsid w:val="00B12798"/>
    <w:rsid w:val="00B128AC"/>
    <w:rsid w:val="00B128CE"/>
    <w:rsid w:val="00B128D0"/>
    <w:rsid w:val="00B1296C"/>
    <w:rsid w:val="00B12BB7"/>
    <w:rsid w:val="00B12EE4"/>
    <w:rsid w:val="00B13291"/>
    <w:rsid w:val="00B13313"/>
    <w:rsid w:val="00B13358"/>
    <w:rsid w:val="00B138D4"/>
    <w:rsid w:val="00B138F5"/>
    <w:rsid w:val="00B13B92"/>
    <w:rsid w:val="00B13DD7"/>
    <w:rsid w:val="00B13F76"/>
    <w:rsid w:val="00B140D6"/>
    <w:rsid w:val="00B145B0"/>
    <w:rsid w:val="00B1486B"/>
    <w:rsid w:val="00B14A70"/>
    <w:rsid w:val="00B14C21"/>
    <w:rsid w:val="00B14C2D"/>
    <w:rsid w:val="00B14C9D"/>
    <w:rsid w:val="00B14CDE"/>
    <w:rsid w:val="00B14CE2"/>
    <w:rsid w:val="00B14DCA"/>
    <w:rsid w:val="00B14DF3"/>
    <w:rsid w:val="00B152DB"/>
    <w:rsid w:val="00B15C0B"/>
    <w:rsid w:val="00B15D17"/>
    <w:rsid w:val="00B15E4A"/>
    <w:rsid w:val="00B15E69"/>
    <w:rsid w:val="00B160FA"/>
    <w:rsid w:val="00B1621D"/>
    <w:rsid w:val="00B164A8"/>
    <w:rsid w:val="00B16529"/>
    <w:rsid w:val="00B16622"/>
    <w:rsid w:val="00B16B6E"/>
    <w:rsid w:val="00B175B3"/>
    <w:rsid w:val="00B1769F"/>
    <w:rsid w:val="00B176E6"/>
    <w:rsid w:val="00B179C4"/>
    <w:rsid w:val="00B17A0C"/>
    <w:rsid w:val="00B17A9D"/>
    <w:rsid w:val="00B17BAC"/>
    <w:rsid w:val="00B17BF4"/>
    <w:rsid w:val="00B17E40"/>
    <w:rsid w:val="00B17F6E"/>
    <w:rsid w:val="00B20419"/>
    <w:rsid w:val="00B2052E"/>
    <w:rsid w:val="00B20532"/>
    <w:rsid w:val="00B20661"/>
    <w:rsid w:val="00B208AE"/>
    <w:rsid w:val="00B209B0"/>
    <w:rsid w:val="00B20A2B"/>
    <w:rsid w:val="00B21280"/>
    <w:rsid w:val="00B21623"/>
    <w:rsid w:val="00B2197C"/>
    <w:rsid w:val="00B21A92"/>
    <w:rsid w:val="00B21F68"/>
    <w:rsid w:val="00B22061"/>
    <w:rsid w:val="00B224F1"/>
    <w:rsid w:val="00B22877"/>
    <w:rsid w:val="00B22C2E"/>
    <w:rsid w:val="00B2310B"/>
    <w:rsid w:val="00B23226"/>
    <w:rsid w:val="00B2336C"/>
    <w:rsid w:val="00B233B5"/>
    <w:rsid w:val="00B23660"/>
    <w:rsid w:val="00B23CB8"/>
    <w:rsid w:val="00B23F85"/>
    <w:rsid w:val="00B241AC"/>
    <w:rsid w:val="00B241B2"/>
    <w:rsid w:val="00B24415"/>
    <w:rsid w:val="00B24654"/>
    <w:rsid w:val="00B24775"/>
    <w:rsid w:val="00B2499B"/>
    <w:rsid w:val="00B24B68"/>
    <w:rsid w:val="00B24C61"/>
    <w:rsid w:val="00B24FD9"/>
    <w:rsid w:val="00B2507F"/>
    <w:rsid w:val="00B25200"/>
    <w:rsid w:val="00B256C1"/>
    <w:rsid w:val="00B256DE"/>
    <w:rsid w:val="00B25815"/>
    <w:rsid w:val="00B260AB"/>
    <w:rsid w:val="00B2642C"/>
    <w:rsid w:val="00B26537"/>
    <w:rsid w:val="00B266CD"/>
    <w:rsid w:val="00B268A5"/>
    <w:rsid w:val="00B268CB"/>
    <w:rsid w:val="00B26A72"/>
    <w:rsid w:val="00B26CFF"/>
    <w:rsid w:val="00B2722B"/>
    <w:rsid w:val="00B2723C"/>
    <w:rsid w:val="00B272AD"/>
    <w:rsid w:val="00B272D7"/>
    <w:rsid w:val="00B30048"/>
    <w:rsid w:val="00B300F1"/>
    <w:rsid w:val="00B302E4"/>
    <w:rsid w:val="00B30388"/>
    <w:rsid w:val="00B3054A"/>
    <w:rsid w:val="00B308E3"/>
    <w:rsid w:val="00B30BA5"/>
    <w:rsid w:val="00B30C34"/>
    <w:rsid w:val="00B311F5"/>
    <w:rsid w:val="00B31225"/>
    <w:rsid w:val="00B313BE"/>
    <w:rsid w:val="00B31456"/>
    <w:rsid w:val="00B316D4"/>
    <w:rsid w:val="00B316F7"/>
    <w:rsid w:val="00B3191D"/>
    <w:rsid w:val="00B319DA"/>
    <w:rsid w:val="00B31AA3"/>
    <w:rsid w:val="00B31C0D"/>
    <w:rsid w:val="00B31D13"/>
    <w:rsid w:val="00B31DE9"/>
    <w:rsid w:val="00B32130"/>
    <w:rsid w:val="00B3214D"/>
    <w:rsid w:val="00B3214E"/>
    <w:rsid w:val="00B3228B"/>
    <w:rsid w:val="00B322A1"/>
    <w:rsid w:val="00B32450"/>
    <w:rsid w:val="00B3251C"/>
    <w:rsid w:val="00B32A00"/>
    <w:rsid w:val="00B32EC4"/>
    <w:rsid w:val="00B334E6"/>
    <w:rsid w:val="00B33CE6"/>
    <w:rsid w:val="00B341F1"/>
    <w:rsid w:val="00B34A2E"/>
    <w:rsid w:val="00B34A5A"/>
    <w:rsid w:val="00B34A7A"/>
    <w:rsid w:val="00B34AE9"/>
    <w:rsid w:val="00B34E34"/>
    <w:rsid w:val="00B34EF6"/>
    <w:rsid w:val="00B35599"/>
    <w:rsid w:val="00B35828"/>
    <w:rsid w:val="00B35C5D"/>
    <w:rsid w:val="00B35C6F"/>
    <w:rsid w:val="00B35FFA"/>
    <w:rsid w:val="00B362A7"/>
    <w:rsid w:val="00B36320"/>
    <w:rsid w:val="00B363B5"/>
    <w:rsid w:val="00B3662A"/>
    <w:rsid w:val="00B36659"/>
    <w:rsid w:val="00B36CBD"/>
    <w:rsid w:val="00B36D46"/>
    <w:rsid w:val="00B36DB0"/>
    <w:rsid w:val="00B36E75"/>
    <w:rsid w:val="00B36EE8"/>
    <w:rsid w:val="00B3732F"/>
    <w:rsid w:val="00B37669"/>
    <w:rsid w:val="00B376AD"/>
    <w:rsid w:val="00B37702"/>
    <w:rsid w:val="00B379E1"/>
    <w:rsid w:val="00B37AE5"/>
    <w:rsid w:val="00B37D0C"/>
    <w:rsid w:val="00B37E9E"/>
    <w:rsid w:val="00B4001A"/>
    <w:rsid w:val="00B4028C"/>
    <w:rsid w:val="00B402BA"/>
    <w:rsid w:val="00B402DB"/>
    <w:rsid w:val="00B405C8"/>
    <w:rsid w:val="00B406C7"/>
    <w:rsid w:val="00B40DD9"/>
    <w:rsid w:val="00B412A9"/>
    <w:rsid w:val="00B4131D"/>
    <w:rsid w:val="00B4161D"/>
    <w:rsid w:val="00B417DC"/>
    <w:rsid w:val="00B418C0"/>
    <w:rsid w:val="00B41AB9"/>
    <w:rsid w:val="00B41EB7"/>
    <w:rsid w:val="00B42193"/>
    <w:rsid w:val="00B4224B"/>
    <w:rsid w:val="00B4268B"/>
    <w:rsid w:val="00B428B8"/>
    <w:rsid w:val="00B430EA"/>
    <w:rsid w:val="00B4315E"/>
    <w:rsid w:val="00B4318B"/>
    <w:rsid w:val="00B431C1"/>
    <w:rsid w:val="00B434A7"/>
    <w:rsid w:val="00B4374A"/>
    <w:rsid w:val="00B43C24"/>
    <w:rsid w:val="00B43C35"/>
    <w:rsid w:val="00B43C5B"/>
    <w:rsid w:val="00B43D95"/>
    <w:rsid w:val="00B44362"/>
    <w:rsid w:val="00B443D3"/>
    <w:rsid w:val="00B444C2"/>
    <w:rsid w:val="00B444D7"/>
    <w:rsid w:val="00B447D0"/>
    <w:rsid w:val="00B447F8"/>
    <w:rsid w:val="00B44835"/>
    <w:rsid w:val="00B44A04"/>
    <w:rsid w:val="00B44CB5"/>
    <w:rsid w:val="00B44E1C"/>
    <w:rsid w:val="00B44E26"/>
    <w:rsid w:val="00B45002"/>
    <w:rsid w:val="00B4500E"/>
    <w:rsid w:val="00B45325"/>
    <w:rsid w:val="00B45923"/>
    <w:rsid w:val="00B459DA"/>
    <w:rsid w:val="00B45C3A"/>
    <w:rsid w:val="00B463B5"/>
    <w:rsid w:val="00B465CB"/>
    <w:rsid w:val="00B46648"/>
    <w:rsid w:val="00B466E7"/>
    <w:rsid w:val="00B466F9"/>
    <w:rsid w:val="00B4686F"/>
    <w:rsid w:val="00B46DA7"/>
    <w:rsid w:val="00B46E6B"/>
    <w:rsid w:val="00B47457"/>
    <w:rsid w:val="00B47488"/>
    <w:rsid w:val="00B47511"/>
    <w:rsid w:val="00B475A9"/>
    <w:rsid w:val="00B47815"/>
    <w:rsid w:val="00B478D9"/>
    <w:rsid w:val="00B50013"/>
    <w:rsid w:val="00B5015B"/>
    <w:rsid w:val="00B50276"/>
    <w:rsid w:val="00B50550"/>
    <w:rsid w:val="00B5068B"/>
    <w:rsid w:val="00B50796"/>
    <w:rsid w:val="00B507FB"/>
    <w:rsid w:val="00B50832"/>
    <w:rsid w:val="00B5095E"/>
    <w:rsid w:val="00B50B12"/>
    <w:rsid w:val="00B50B50"/>
    <w:rsid w:val="00B50B64"/>
    <w:rsid w:val="00B50C1F"/>
    <w:rsid w:val="00B510F3"/>
    <w:rsid w:val="00B51210"/>
    <w:rsid w:val="00B5141D"/>
    <w:rsid w:val="00B5145C"/>
    <w:rsid w:val="00B51657"/>
    <w:rsid w:val="00B51974"/>
    <w:rsid w:val="00B5199F"/>
    <w:rsid w:val="00B519B9"/>
    <w:rsid w:val="00B51A44"/>
    <w:rsid w:val="00B51A9E"/>
    <w:rsid w:val="00B51B25"/>
    <w:rsid w:val="00B51B5E"/>
    <w:rsid w:val="00B51C2A"/>
    <w:rsid w:val="00B52448"/>
    <w:rsid w:val="00B5284F"/>
    <w:rsid w:val="00B5285C"/>
    <w:rsid w:val="00B52ACA"/>
    <w:rsid w:val="00B52DAE"/>
    <w:rsid w:val="00B530BA"/>
    <w:rsid w:val="00B530C3"/>
    <w:rsid w:val="00B53145"/>
    <w:rsid w:val="00B5337B"/>
    <w:rsid w:val="00B536F2"/>
    <w:rsid w:val="00B539BA"/>
    <w:rsid w:val="00B53BBD"/>
    <w:rsid w:val="00B542B7"/>
    <w:rsid w:val="00B54333"/>
    <w:rsid w:val="00B544A2"/>
    <w:rsid w:val="00B54525"/>
    <w:rsid w:val="00B545FA"/>
    <w:rsid w:val="00B546D4"/>
    <w:rsid w:val="00B549F8"/>
    <w:rsid w:val="00B54D3E"/>
    <w:rsid w:val="00B54F04"/>
    <w:rsid w:val="00B54F6A"/>
    <w:rsid w:val="00B55046"/>
    <w:rsid w:val="00B550EC"/>
    <w:rsid w:val="00B552E1"/>
    <w:rsid w:val="00B5573A"/>
    <w:rsid w:val="00B5589D"/>
    <w:rsid w:val="00B55983"/>
    <w:rsid w:val="00B55BDB"/>
    <w:rsid w:val="00B55CB3"/>
    <w:rsid w:val="00B55DEF"/>
    <w:rsid w:val="00B55E50"/>
    <w:rsid w:val="00B55FDB"/>
    <w:rsid w:val="00B5618B"/>
    <w:rsid w:val="00B5645C"/>
    <w:rsid w:val="00B56724"/>
    <w:rsid w:val="00B56937"/>
    <w:rsid w:val="00B56CAE"/>
    <w:rsid w:val="00B56D63"/>
    <w:rsid w:val="00B56DE1"/>
    <w:rsid w:val="00B5719E"/>
    <w:rsid w:val="00B57795"/>
    <w:rsid w:val="00B57BD8"/>
    <w:rsid w:val="00B57C98"/>
    <w:rsid w:val="00B60083"/>
    <w:rsid w:val="00B604D2"/>
    <w:rsid w:val="00B60512"/>
    <w:rsid w:val="00B605FA"/>
    <w:rsid w:val="00B606E9"/>
    <w:rsid w:val="00B606FD"/>
    <w:rsid w:val="00B6088C"/>
    <w:rsid w:val="00B60975"/>
    <w:rsid w:val="00B60A1E"/>
    <w:rsid w:val="00B60EA8"/>
    <w:rsid w:val="00B60EA9"/>
    <w:rsid w:val="00B613F6"/>
    <w:rsid w:val="00B61574"/>
    <w:rsid w:val="00B615B0"/>
    <w:rsid w:val="00B616E4"/>
    <w:rsid w:val="00B619C8"/>
    <w:rsid w:val="00B61C75"/>
    <w:rsid w:val="00B61D23"/>
    <w:rsid w:val="00B61E1E"/>
    <w:rsid w:val="00B61E69"/>
    <w:rsid w:val="00B620C1"/>
    <w:rsid w:val="00B6218E"/>
    <w:rsid w:val="00B6259A"/>
    <w:rsid w:val="00B62627"/>
    <w:rsid w:val="00B627BE"/>
    <w:rsid w:val="00B628C0"/>
    <w:rsid w:val="00B62A33"/>
    <w:rsid w:val="00B62A46"/>
    <w:rsid w:val="00B62E24"/>
    <w:rsid w:val="00B63035"/>
    <w:rsid w:val="00B63037"/>
    <w:rsid w:val="00B630D3"/>
    <w:rsid w:val="00B634B4"/>
    <w:rsid w:val="00B63578"/>
    <w:rsid w:val="00B63592"/>
    <w:rsid w:val="00B63DEB"/>
    <w:rsid w:val="00B63EBE"/>
    <w:rsid w:val="00B63EBF"/>
    <w:rsid w:val="00B641CB"/>
    <w:rsid w:val="00B644AE"/>
    <w:rsid w:val="00B64ACB"/>
    <w:rsid w:val="00B64BC2"/>
    <w:rsid w:val="00B64BFF"/>
    <w:rsid w:val="00B65099"/>
    <w:rsid w:val="00B651FE"/>
    <w:rsid w:val="00B65281"/>
    <w:rsid w:val="00B653B3"/>
    <w:rsid w:val="00B65775"/>
    <w:rsid w:val="00B657A7"/>
    <w:rsid w:val="00B65855"/>
    <w:rsid w:val="00B65B21"/>
    <w:rsid w:val="00B65CF2"/>
    <w:rsid w:val="00B65F83"/>
    <w:rsid w:val="00B65F8B"/>
    <w:rsid w:val="00B65FAC"/>
    <w:rsid w:val="00B6620E"/>
    <w:rsid w:val="00B66222"/>
    <w:rsid w:val="00B6649F"/>
    <w:rsid w:val="00B6653C"/>
    <w:rsid w:val="00B66562"/>
    <w:rsid w:val="00B66CCE"/>
    <w:rsid w:val="00B66DE4"/>
    <w:rsid w:val="00B66EA4"/>
    <w:rsid w:val="00B66F5B"/>
    <w:rsid w:val="00B6708B"/>
    <w:rsid w:val="00B67450"/>
    <w:rsid w:val="00B6774A"/>
    <w:rsid w:val="00B6783D"/>
    <w:rsid w:val="00B67A4E"/>
    <w:rsid w:val="00B7018B"/>
    <w:rsid w:val="00B70806"/>
    <w:rsid w:val="00B718E7"/>
    <w:rsid w:val="00B71941"/>
    <w:rsid w:val="00B71B25"/>
    <w:rsid w:val="00B71BB3"/>
    <w:rsid w:val="00B71BF0"/>
    <w:rsid w:val="00B71D4B"/>
    <w:rsid w:val="00B71F42"/>
    <w:rsid w:val="00B71F48"/>
    <w:rsid w:val="00B720C2"/>
    <w:rsid w:val="00B721BA"/>
    <w:rsid w:val="00B721CB"/>
    <w:rsid w:val="00B722F4"/>
    <w:rsid w:val="00B724B7"/>
    <w:rsid w:val="00B7273D"/>
    <w:rsid w:val="00B72968"/>
    <w:rsid w:val="00B73009"/>
    <w:rsid w:val="00B73435"/>
    <w:rsid w:val="00B739EB"/>
    <w:rsid w:val="00B73B5B"/>
    <w:rsid w:val="00B73DC6"/>
    <w:rsid w:val="00B73EC2"/>
    <w:rsid w:val="00B73F19"/>
    <w:rsid w:val="00B74026"/>
    <w:rsid w:val="00B740CF"/>
    <w:rsid w:val="00B74669"/>
    <w:rsid w:val="00B74BCC"/>
    <w:rsid w:val="00B74E57"/>
    <w:rsid w:val="00B74F29"/>
    <w:rsid w:val="00B74FCE"/>
    <w:rsid w:val="00B75213"/>
    <w:rsid w:val="00B7535E"/>
    <w:rsid w:val="00B75570"/>
    <w:rsid w:val="00B755F2"/>
    <w:rsid w:val="00B75908"/>
    <w:rsid w:val="00B75977"/>
    <w:rsid w:val="00B759D1"/>
    <w:rsid w:val="00B75AB4"/>
    <w:rsid w:val="00B75AD2"/>
    <w:rsid w:val="00B75D46"/>
    <w:rsid w:val="00B75DD4"/>
    <w:rsid w:val="00B75EE0"/>
    <w:rsid w:val="00B760E2"/>
    <w:rsid w:val="00B76104"/>
    <w:rsid w:val="00B7626B"/>
    <w:rsid w:val="00B764BD"/>
    <w:rsid w:val="00B7659A"/>
    <w:rsid w:val="00B7661A"/>
    <w:rsid w:val="00B76744"/>
    <w:rsid w:val="00B769CB"/>
    <w:rsid w:val="00B76C2D"/>
    <w:rsid w:val="00B76F22"/>
    <w:rsid w:val="00B76F51"/>
    <w:rsid w:val="00B77008"/>
    <w:rsid w:val="00B7781B"/>
    <w:rsid w:val="00B77FAF"/>
    <w:rsid w:val="00B80304"/>
    <w:rsid w:val="00B80578"/>
    <w:rsid w:val="00B80706"/>
    <w:rsid w:val="00B808C3"/>
    <w:rsid w:val="00B80C0C"/>
    <w:rsid w:val="00B80C6B"/>
    <w:rsid w:val="00B80C77"/>
    <w:rsid w:val="00B80CD8"/>
    <w:rsid w:val="00B80D7A"/>
    <w:rsid w:val="00B80E78"/>
    <w:rsid w:val="00B80FBD"/>
    <w:rsid w:val="00B81106"/>
    <w:rsid w:val="00B81183"/>
    <w:rsid w:val="00B812E6"/>
    <w:rsid w:val="00B813AB"/>
    <w:rsid w:val="00B8156F"/>
    <w:rsid w:val="00B815D0"/>
    <w:rsid w:val="00B816C7"/>
    <w:rsid w:val="00B81714"/>
    <w:rsid w:val="00B81716"/>
    <w:rsid w:val="00B81E2A"/>
    <w:rsid w:val="00B81EE5"/>
    <w:rsid w:val="00B82186"/>
    <w:rsid w:val="00B82271"/>
    <w:rsid w:val="00B827AC"/>
    <w:rsid w:val="00B82BC7"/>
    <w:rsid w:val="00B82BE6"/>
    <w:rsid w:val="00B82E41"/>
    <w:rsid w:val="00B82EF3"/>
    <w:rsid w:val="00B82F69"/>
    <w:rsid w:val="00B83076"/>
    <w:rsid w:val="00B83521"/>
    <w:rsid w:val="00B83BF2"/>
    <w:rsid w:val="00B83D1B"/>
    <w:rsid w:val="00B83EF0"/>
    <w:rsid w:val="00B84059"/>
    <w:rsid w:val="00B842DF"/>
    <w:rsid w:val="00B8462F"/>
    <w:rsid w:val="00B84B31"/>
    <w:rsid w:val="00B84B74"/>
    <w:rsid w:val="00B84D18"/>
    <w:rsid w:val="00B84E32"/>
    <w:rsid w:val="00B84EC3"/>
    <w:rsid w:val="00B8500A"/>
    <w:rsid w:val="00B850B8"/>
    <w:rsid w:val="00B8510B"/>
    <w:rsid w:val="00B852A1"/>
    <w:rsid w:val="00B857CA"/>
    <w:rsid w:val="00B85804"/>
    <w:rsid w:val="00B85974"/>
    <w:rsid w:val="00B85B0B"/>
    <w:rsid w:val="00B85C02"/>
    <w:rsid w:val="00B85D2E"/>
    <w:rsid w:val="00B85ECD"/>
    <w:rsid w:val="00B85F12"/>
    <w:rsid w:val="00B85FCE"/>
    <w:rsid w:val="00B8617F"/>
    <w:rsid w:val="00B86328"/>
    <w:rsid w:val="00B86572"/>
    <w:rsid w:val="00B8685E"/>
    <w:rsid w:val="00B86B9D"/>
    <w:rsid w:val="00B86C2A"/>
    <w:rsid w:val="00B86E48"/>
    <w:rsid w:val="00B87521"/>
    <w:rsid w:val="00B877C8"/>
    <w:rsid w:val="00B87B89"/>
    <w:rsid w:val="00B9018F"/>
    <w:rsid w:val="00B905E2"/>
    <w:rsid w:val="00B9060A"/>
    <w:rsid w:val="00B906A8"/>
    <w:rsid w:val="00B90850"/>
    <w:rsid w:val="00B90AB9"/>
    <w:rsid w:val="00B90D31"/>
    <w:rsid w:val="00B91010"/>
    <w:rsid w:val="00B9126E"/>
    <w:rsid w:val="00B91302"/>
    <w:rsid w:val="00B913EA"/>
    <w:rsid w:val="00B91535"/>
    <w:rsid w:val="00B91A9C"/>
    <w:rsid w:val="00B91B74"/>
    <w:rsid w:val="00B91F89"/>
    <w:rsid w:val="00B921AA"/>
    <w:rsid w:val="00B92217"/>
    <w:rsid w:val="00B92525"/>
    <w:rsid w:val="00B92641"/>
    <w:rsid w:val="00B9292B"/>
    <w:rsid w:val="00B9297F"/>
    <w:rsid w:val="00B92AE1"/>
    <w:rsid w:val="00B92DA9"/>
    <w:rsid w:val="00B9335C"/>
    <w:rsid w:val="00B93762"/>
    <w:rsid w:val="00B937E7"/>
    <w:rsid w:val="00B938F7"/>
    <w:rsid w:val="00B93BE4"/>
    <w:rsid w:val="00B93C49"/>
    <w:rsid w:val="00B93C73"/>
    <w:rsid w:val="00B93E74"/>
    <w:rsid w:val="00B93F06"/>
    <w:rsid w:val="00B94076"/>
    <w:rsid w:val="00B94093"/>
    <w:rsid w:val="00B942D7"/>
    <w:rsid w:val="00B94412"/>
    <w:rsid w:val="00B94591"/>
    <w:rsid w:val="00B945AB"/>
    <w:rsid w:val="00B94A10"/>
    <w:rsid w:val="00B94A6F"/>
    <w:rsid w:val="00B94CFD"/>
    <w:rsid w:val="00B94DE9"/>
    <w:rsid w:val="00B94E4F"/>
    <w:rsid w:val="00B95342"/>
    <w:rsid w:val="00B95398"/>
    <w:rsid w:val="00B953D5"/>
    <w:rsid w:val="00B9540F"/>
    <w:rsid w:val="00B956BF"/>
    <w:rsid w:val="00B956C3"/>
    <w:rsid w:val="00B9572F"/>
    <w:rsid w:val="00B959B3"/>
    <w:rsid w:val="00B961B1"/>
    <w:rsid w:val="00B962A3"/>
    <w:rsid w:val="00B965C7"/>
    <w:rsid w:val="00B965FD"/>
    <w:rsid w:val="00B9680C"/>
    <w:rsid w:val="00B96851"/>
    <w:rsid w:val="00B96BAF"/>
    <w:rsid w:val="00B96D3A"/>
    <w:rsid w:val="00B96DFB"/>
    <w:rsid w:val="00B97019"/>
    <w:rsid w:val="00B971D2"/>
    <w:rsid w:val="00B973D4"/>
    <w:rsid w:val="00B97648"/>
    <w:rsid w:val="00B97A5D"/>
    <w:rsid w:val="00B97C0B"/>
    <w:rsid w:val="00B97EEC"/>
    <w:rsid w:val="00B97FD1"/>
    <w:rsid w:val="00BA022E"/>
    <w:rsid w:val="00BA05EF"/>
    <w:rsid w:val="00BA06B7"/>
    <w:rsid w:val="00BA0908"/>
    <w:rsid w:val="00BA0A8D"/>
    <w:rsid w:val="00BA0C5E"/>
    <w:rsid w:val="00BA0C80"/>
    <w:rsid w:val="00BA10B2"/>
    <w:rsid w:val="00BA12E6"/>
    <w:rsid w:val="00BA1364"/>
    <w:rsid w:val="00BA155A"/>
    <w:rsid w:val="00BA15B2"/>
    <w:rsid w:val="00BA182B"/>
    <w:rsid w:val="00BA1D56"/>
    <w:rsid w:val="00BA1E1D"/>
    <w:rsid w:val="00BA2184"/>
    <w:rsid w:val="00BA2AB1"/>
    <w:rsid w:val="00BA2C18"/>
    <w:rsid w:val="00BA2F30"/>
    <w:rsid w:val="00BA31E7"/>
    <w:rsid w:val="00BA33DD"/>
    <w:rsid w:val="00BA3600"/>
    <w:rsid w:val="00BA3DF7"/>
    <w:rsid w:val="00BA3F7A"/>
    <w:rsid w:val="00BA403D"/>
    <w:rsid w:val="00BA45D9"/>
    <w:rsid w:val="00BA45EE"/>
    <w:rsid w:val="00BA4D67"/>
    <w:rsid w:val="00BA4EBD"/>
    <w:rsid w:val="00BA50B2"/>
    <w:rsid w:val="00BA51FC"/>
    <w:rsid w:val="00BA5A0B"/>
    <w:rsid w:val="00BA6198"/>
    <w:rsid w:val="00BA61C4"/>
    <w:rsid w:val="00BA6A9B"/>
    <w:rsid w:val="00BA6B01"/>
    <w:rsid w:val="00BA6D67"/>
    <w:rsid w:val="00BA6EF4"/>
    <w:rsid w:val="00BA7122"/>
    <w:rsid w:val="00BA787E"/>
    <w:rsid w:val="00BA78D2"/>
    <w:rsid w:val="00BA79D0"/>
    <w:rsid w:val="00BA7BF0"/>
    <w:rsid w:val="00BA7C6F"/>
    <w:rsid w:val="00BB0401"/>
    <w:rsid w:val="00BB075B"/>
    <w:rsid w:val="00BB0854"/>
    <w:rsid w:val="00BB095A"/>
    <w:rsid w:val="00BB0C4F"/>
    <w:rsid w:val="00BB0DFE"/>
    <w:rsid w:val="00BB0EDF"/>
    <w:rsid w:val="00BB0FE4"/>
    <w:rsid w:val="00BB14D4"/>
    <w:rsid w:val="00BB18A3"/>
    <w:rsid w:val="00BB1AA7"/>
    <w:rsid w:val="00BB206E"/>
    <w:rsid w:val="00BB20C3"/>
    <w:rsid w:val="00BB2368"/>
    <w:rsid w:val="00BB31BE"/>
    <w:rsid w:val="00BB3235"/>
    <w:rsid w:val="00BB32FF"/>
    <w:rsid w:val="00BB35BE"/>
    <w:rsid w:val="00BB36CE"/>
    <w:rsid w:val="00BB399E"/>
    <w:rsid w:val="00BB3FFE"/>
    <w:rsid w:val="00BB4329"/>
    <w:rsid w:val="00BB43E9"/>
    <w:rsid w:val="00BB459A"/>
    <w:rsid w:val="00BB4689"/>
    <w:rsid w:val="00BB491C"/>
    <w:rsid w:val="00BB4A12"/>
    <w:rsid w:val="00BB4C21"/>
    <w:rsid w:val="00BB517A"/>
    <w:rsid w:val="00BB5209"/>
    <w:rsid w:val="00BB5352"/>
    <w:rsid w:val="00BB5666"/>
    <w:rsid w:val="00BB5820"/>
    <w:rsid w:val="00BB594E"/>
    <w:rsid w:val="00BB5C87"/>
    <w:rsid w:val="00BB604D"/>
    <w:rsid w:val="00BB619E"/>
    <w:rsid w:val="00BB6491"/>
    <w:rsid w:val="00BB669C"/>
    <w:rsid w:val="00BB690E"/>
    <w:rsid w:val="00BB6B7F"/>
    <w:rsid w:val="00BB6B87"/>
    <w:rsid w:val="00BB7B4E"/>
    <w:rsid w:val="00BC0130"/>
    <w:rsid w:val="00BC03A2"/>
    <w:rsid w:val="00BC0659"/>
    <w:rsid w:val="00BC06FA"/>
    <w:rsid w:val="00BC14AE"/>
    <w:rsid w:val="00BC1585"/>
    <w:rsid w:val="00BC15B1"/>
    <w:rsid w:val="00BC15E7"/>
    <w:rsid w:val="00BC173F"/>
    <w:rsid w:val="00BC191B"/>
    <w:rsid w:val="00BC1C62"/>
    <w:rsid w:val="00BC1CE2"/>
    <w:rsid w:val="00BC1DA1"/>
    <w:rsid w:val="00BC1EFF"/>
    <w:rsid w:val="00BC224D"/>
    <w:rsid w:val="00BC266F"/>
    <w:rsid w:val="00BC2B69"/>
    <w:rsid w:val="00BC2ED6"/>
    <w:rsid w:val="00BC30B8"/>
    <w:rsid w:val="00BC3175"/>
    <w:rsid w:val="00BC31E6"/>
    <w:rsid w:val="00BC3293"/>
    <w:rsid w:val="00BC3345"/>
    <w:rsid w:val="00BC33E0"/>
    <w:rsid w:val="00BC351F"/>
    <w:rsid w:val="00BC3651"/>
    <w:rsid w:val="00BC36D2"/>
    <w:rsid w:val="00BC38B1"/>
    <w:rsid w:val="00BC396F"/>
    <w:rsid w:val="00BC3C15"/>
    <w:rsid w:val="00BC3D0C"/>
    <w:rsid w:val="00BC3E34"/>
    <w:rsid w:val="00BC3EF0"/>
    <w:rsid w:val="00BC42F9"/>
    <w:rsid w:val="00BC4746"/>
    <w:rsid w:val="00BC497E"/>
    <w:rsid w:val="00BC4C44"/>
    <w:rsid w:val="00BC4DCA"/>
    <w:rsid w:val="00BC4E32"/>
    <w:rsid w:val="00BC5162"/>
    <w:rsid w:val="00BC51D9"/>
    <w:rsid w:val="00BC529C"/>
    <w:rsid w:val="00BC536F"/>
    <w:rsid w:val="00BC545D"/>
    <w:rsid w:val="00BC5470"/>
    <w:rsid w:val="00BC5497"/>
    <w:rsid w:val="00BC54C5"/>
    <w:rsid w:val="00BC5608"/>
    <w:rsid w:val="00BC562B"/>
    <w:rsid w:val="00BC572F"/>
    <w:rsid w:val="00BC5929"/>
    <w:rsid w:val="00BC5C16"/>
    <w:rsid w:val="00BC5C9B"/>
    <w:rsid w:val="00BC5F42"/>
    <w:rsid w:val="00BC5F67"/>
    <w:rsid w:val="00BC5F86"/>
    <w:rsid w:val="00BC610D"/>
    <w:rsid w:val="00BC61C3"/>
    <w:rsid w:val="00BC623F"/>
    <w:rsid w:val="00BC6341"/>
    <w:rsid w:val="00BC6451"/>
    <w:rsid w:val="00BC6462"/>
    <w:rsid w:val="00BC660A"/>
    <w:rsid w:val="00BC6727"/>
    <w:rsid w:val="00BC6829"/>
    <w:rsid w:val="00BC69FF"/>
    <w:rsid w:val="00BC6AFE"/>
    <w:rsid w:val="00BC6E32"/>
    <w:rsid w:val="00BC7108"/>
    <w:rsid w:val="00BC7141"/>
    <w:rsid w:val="00BC7173"/>
    <w:rsid w:val="00BC727F"/>
    <w:rsid w:val="00BC728A"/>
    <w:rsid w:val="00BC7371"/>
    <w:rsid w:val="00BC7524"/>
    <w:rsid w:val="00BC763B"/>
    <w:rsid w:val="00BC7995"/>
    <w:rsid w:val="00BC7C52"/>
    <w:rsid w:val="00BC7DF2"/>
    <w:rsid w:val="00BD0187"/>
    <w:rsid w:val="00BD03AA"/>
    <w:rsid w:val="00BD0560"/>
    <w:rsid w:val="00BD08C7"/>
    <w:rsid w:val="00BD0A39"/>
    <w:rsid w:val="00BD0D77"/>
    <w:rsid w:val="00BD0FC2"/>
    <w:rsid w:val="00BD1251"/>
    <w:rsid w:val="00BD13D3"/>
    <w:rsid w:val="00BD1512"/>
    <w:rsid w:val="00BD15A0"/>
    <w:rsid w:val="00BD1A86"/>
    <w:rsid w:val="00BD1F12"/>
    <w:rsid w:val="00BD1F87"/>
    <w:rsid w:val="00BD204E"/>
    <w:rsid w:val="00BD21A3"/>
    <w:rsid w:val="00BD222C"/>
    <w:rsid w:val="00BD24C1"/>
    <w:rsid w:val="00BD267A"/>
    <w:rsid w:val="00BD268F"/>
    <w:rsid w:val="00BD27BF"/>
    <w:rsid w:val="00BD27EE"/>
    <w:rsid w:val="00BD292D"/>
    <w:rsid w:val="00BD2998"/>
    <w:rsid w:val="00BD29BC"/>
    <w:rsid w:val="00BD2BFE"/>
    <w:rsid w:val="00BD2D65"/>
    <w:rsid w:val="00BD2EF2"/>
    <w:rsid w:val="00BD2F99"/>
    <w:rsid w:val="00BD307E"/>
    <w:rsid w:val="00BD3139"/>
    <w:rsid w:val="00BD3353"/>
    <w:rsid w:val="00BD33EE"/>
    <w:rsid w:val="00BD3452"/>
    <w:rsid w:val="00BD34F8"/>
    <w:rsid w:val="00BD37C0"/>
    <w:rsid w:val="00BD384C"/>
    <w:rsid w:val="00BD385E"/>
    <w:rsid w:val="00BD399F"/>
    <w:rsid w:val="00BD3D20"/>
    <w:rsid w:val="00BD419E"/>
    <w:rsid w:val="00BD424F"/>
    <w:rsid w:val="00BD433D"/>
    <w:rsid w:val="00BD43E0"/>
    <w:rsid w:val="00BD444C"/>
    <w:rsid w:val="00BD448F"/>
    <w:rsid w:val="00BD44DF"/>
    <w:rsid w:val="00BD46BF"/>
    <w:rsid w:val="00BD4783"/>
    <w:rsid w:val="00BD48AD"/>
    <w:rsid w:val="00BD4CF4"/>
    <w:rsid w:val="00BD4D5B"/>
    <w:rsid w:val="00BD4FC0"/>
    <w:rsid w:val="00BD513A"/>
    <w:rsid w:val="00BD556E"/>
    <w:rsid w:val="00BD559B"/>
    <w:rsid w:val="00BD55EA"/>
    <w:rsid w:val="00BD56C3"/>
    <w:rsid w:val="00BD57B3"/>
    <w:rsid w:val="00BD5C1E"/>
    <w:rsid w:val="00BD5FA3"/>
    <w:rsid w:val="00BD6201"/>
    <w:rsid w:val="00BD6CEB"/>
    <w:rsid w:val="00BD6D56"/>
    <w:rsid w:val="00BD6DB1"/>
    <w:rsid w:val="00BD6EAE"/>
    <w:rsid w:val="00BD6EC4"/>
    <w:rsid w:val="00BD7071"/>
    <w:rsid w:val="00BD71E0"/>
    <w:rsid w:val="00BD7304"/>
    <w:rsid w:val="00BD73E3"/>
    <w:rsid w:val="00BD7467"/>
    <w:rsid w:val="00BD7A1E"/>
    <w:rsid w:val="00BD7B07"/>
    <w:rsid w:val="00BD7DA4"/>
    <w:rsid w:val="00BD7F12"/>
    <w:rsid w:val="00BE0057"/>
    <w:rsid w:val="00BE013C"/>
    <w:rsid w:val="00BE02EC"/>
    <w:rsid w:val="00BE048D"/>
    <w:rsid w:val="00BE0652"/>
    <w:rsid w:val="00BE07B9"/>
    <w:rsid w:val="00BE087F"/>
    <w:rsid w:val="00BE0B90"/>
    <w:rsid w:val="00BE0E7B"/>
    <w:rsid w:val="00BE0EB5"/>
    <w:rsid w:val="00BE1185"/>
    <w:rsid w:val="00BE1510"/>
    <w:rsid w:val="00BE1635"/>
    <w:rsid w:val="00BE1AB1"/>
    <w:rsid w:val="00BE1ADE"/>
    <w:rsid w:val="00BE1E60"/>
    <w:rsid w:val="00BE25B7"/>
    <w:rsid w:val="00BE276F"/>
    <w:rsid w:val="00BE280C"/>
    <w:rsid w:val="00BE2AC2"/>
    <w:rsid w:val="00BE2C3F"/>
    <w:rsid w:val="00BE3438"/>
    <w:rsid w:val="00BE364B"/>
    <w:rsid w:val="00BE370F"/>
    <w:rsid w:val="00BE3938"/>
    <w:rsid w:val="00BE39BC"/>
    <w:rsid w:val="00BE3A3A"/>
    <w:rsid w:val="00BE3D02"/>
    <w:rsid w:val="00BE435E"/>
    <w:rsid w:val="00BE4370"/>
    <w:rsid w:val="00BE44A7"/>
    <w:rsid w:val="00BE4A23"/>
    <w:rsid w:val="00BE4C7E"/>
    <w:rsid w:val="00BE4E6B"/>
    <w:rsid w:val="00BE5123"/>
    <w:rsid w:val="00BE57A8"/>
    <w:rsid w:val="00BE57FD"/>
    <w:rsid w:val="00BE5AB9"/>
    <w:rsid w:val="00BE5C30"/>
    <w:rsid w:val="00BE5D31"/>
    <w:rsid w:val="00BE6037"/>
    <w:rsid w:val="00BE60EB"/>
    <w:rsid w:val="00BE6478"/>
    <w:rsid w:val="00BE65E7"/>
    <w:rsid w:val="00BE66F0"/>
    <w:rsid w:val="00BE6DBA"/>
    <w:rsid w:val="00BE6E68"/>
    <w:rsid w:val="00BE7284"/>
    <w:rsid w:val="00BE7377"/>
    <w:rsid w:val="00BE743A"/>
    <w:rsid w:val="00BE76E4"/>
    <w:rsid w:val="00BE77EC"/>
    <w:rsid w:val="00BF0BDE"/>
    <w:rsid w:val="00BF0D41"/>
    <w:rsid w:val="00BF0D72"/>
    <w:rsid w:val="00BF0DD7"/>
    <w:rsid w:val="00BF0E2C"/>
    <w:rsid w:val="00BF111B"/>
    <w:rsid w:val="00BF1506"/>
    <w:rsid w:val="00BF1537"/>
    <w:rsid w:val="00BF17D4"/>
    <w:rsid w:val="00BF1910"/>
    <w:rsid w:val="00BF1F29"/>
    <w:rsid w:val="00BF23C6"/>
    <w:rsid w:val="00BF2442"/>
    <w:rsid w:val="00BF2494"/>
    <w:rsid w:val="00BF26FE"/>
    <w:rsid w:val="00BF274D"/>
    <w:rsid w:val="00BF27A3"/>
    <w:rsid w:val="00BF28CB"/>
    <w:rsid w:val="00BF28E8"/>
    <w:rsid w:val="00BF2A59"/>
    <w:rsid w:val="00BF2ABD"/>
    <w:rsid w:val="00BF2ADA"/>
    <w:rsid w:val="00BF2F07"/>
    <w:rsid w:val="00BF2F70"/>
    <w:rsid w:val="00BF2FA9"/>
    <w:rsid w:val="00BF326D"/>
    <w:rsid w:val="00BF3273"/>
    <w:rsid w:val="00BF3B8D"/>
    <w:rsid w:val="00BF3BFC"/>
    <w:rsid w:val="00BF3D8B"/>
    <w:rsid w:val="00BF3E90"/>
    <w:rsid w:val="00BF3F9B"/>
    <w:rsid w:val="00BF42E0"/>
    <w:rsid w:val="00BF4613"/>
    <w:rsid w:val="00BF4A48"/>
    <w:rsid w:val="00BF4F85"/>
    <w:rsid w:val="00BF5039"/>
    <w:rsid w:val="00BF5080"/>
    <w:rsid w:val="00BF53B0"/>
    <w:rsid w:val="00BF59B6"/>
    <w:rsid w:val="00BF5C9F"/>
    <w:rsid w:val="00BF5DDB"/>
    <w:rsid w:val="00BF5F5E"/>
    <w:rsid w:val="00BF5FE5"/>
    <w:rsid w:val="00BF611F"/>
    <w:rsid w:val="00BF626E"/>
    <w:rsid w:val="00BF6291"/>
    <w:rsid w:val="00BF6294"/>
    <w:rsid w:val="00BF62FA"/>
    <w:rsid w:val="00BF635C"/>
    <w:rsid w:val="00BF641A"/>
    <w:rsid w:val="00BF6446"/>
    <w:rsid w:val="00BF6648"/>
    <w:rsid w:val="00BF6825"/>
    <w:rsid w:val="00BF6B55"/>
    <w:rsid w:val="00BF7300"/>
    <w:rsid w:val="00BF77C5"/>
    <w:rsid w:val="00BF78F8"/>
    <w:rsid w:val="00BF7A55"/>
    <w:rsid w:val="00BF7F82"/>
    <w:rsid w:val="00C0046E"/>
    <w:rsid w:val="00C0053B"/>
    <w:rsid w:val="00C00563"/>
    <w:rsid w:val="00C009D9"/>
    <w:rsid w:val="00C00B6B"/>
    <w:rsid w:val="00C01114"/>
    <w:rsid w:val="00C012A1"/>
    <w:rsid w:val="00C01392"/>
    <w:rsid w:val="00C018A1"/>
    <w:rsid w:val="00C01A55"/>
    <w:rsid w:val="00C01D20"/>
    <w:rsid w:val="00C01E2E"/>
    <w:rsid w:val="00C01E35"/>
    <w:rsid w:val="00C021CF"/>
    <w:rsid w:val="00C0231A"/>
    <w:rsid w:val="00C023F8"/>
    <w:rsid w:val="00C025BB"/>
    <w:rsid w:val="00C0263F"/>
    <w:rsid w:val="00C02705"/>
    <w:rsid w:val="00C02D18"/>
    <w:rsid w:val="00C02FAF"/>
    <w:rsid w:val="00C030BE"/>
    <w:rsid w:val="00C03400"/>
    <w:rsid w:val="00C037F0"/>
    <w:rsid w:val="00C03951"/>
    <w:rsid w:val="00C03FEC"/>
    <w:rsid w:val="00C04100"/>
    <w:rsid w:val="00C042B0"/>
    <w:rsid w:val="00C0489D"/>
    <w:rsid w:val="00C04B4F"/>
    <w:rsid w:val="00C04B96"/>
    <w:rsid w:val="00C05152"/>
    <w:rsid w:val="00C051E9"/>
    <w:rsid w:val="00C0543C"/>
    <w:rsid w:val="00C0559F"/>
    <w:rsid w:val="00C0572B"/>
    <w:rsid w:val="00C058B2"/>
    <w:rsid w:val="00C05A1C"/>
    <w:rsid w:val="00C05AC9"/>
    <w:rsid w:val="00C05BE5"/>
    <w:rsid w:val="00C05BF2"/>
    <w:rsid w:val="00C0682A"/>
    <w:rsid w:val="00C068DC"/>
    <w:rsid w:val="00C06A47"/>
    <w:rsid w:val="00C06D23"/>
    <w:rsid w:val="00C06EC2"/>
    <w:rsid w:val="00C0702F"/>
    <w:rsid w:val="00C0715C"/>
    <w:rsid w:val="00C071AB"/>
    <w:rsid w:val="00C07428"/>
    <w:rsid w:val="00C07A7D"/>
    <w:rsid w:val="00C07BA6"/>
    <w:rsid w:val="00C07FAC"/>
    <w:rsid w:val="00C07FC3"/>
    <w:rsid w:val="00C1044C"/>
    <w:rsid w:val="00C10783"/>
    <w:rsid w:val="00C1089D"/>
    <w:rsid w:val="00C10ABE"/>
    <w:rsid w:val="00C10AEE"/>
    <w:rsid w:val="00C10DC3"/>
    <w:rsid w:val="00C10DFC"/>
    <w:rsid w:val="00C10E4E"/>
    <w:rsid w:val="00C111B8"/>
    <w:rsid w:val="00C1122D"/>
    <w:rsid w:val="00C11837"/>
    <w:rsid w:val="00C11866"/>
    <w:rsid w:val="00C11EA7"/>
    <w:rsid w:val="00C12332"/>
    <w:rsid w:val="00C12653"/>
    <w:rsid w:val="00C129E6"/>
    <w:rsid w:val="00C12D12"/>
    <w:rsid w:val="00C130B4"/>
    <w:rsid w:val="00C13142"/>
    <w:rsid w:val="00C133CF"/>
    <w:rsid w:val="00C1353C"/>
    <w:rsid w:val="00C13877"/>
    <w:rsid w:val="00C13929"/>
    <w:rsid w:val="00C139C9"/>
    <w:rsid w:val="00C13B02"/>
    <w:rsid w:val="00C13D82"/>
    <w:rsid w:val="00C13F60"/>
    <w:rsid w:val="00C1445A"/>
    <w:rsid w:val="00C146D8"/>
    <w:rsid w:val="00C146DA"/>
    <w:rsid w:val="00C1488D"/>
    <w:rsid w:val="00C149E0"/>
    <w:rsid w:val="00C14A1F"/>
    <w:rsid w:val="00C14BA7"/>
    <w:rsid w:val="00C14D07"/>
    <w:rsid w:val="00C14D96"/>
    <w:rsid w:val="00C14FCC"/>
    <w:rsid w:val="00C1521E"/>
    <w:rsid w:val="00C1527B"/>
    <w:rsid w:val="00C15A3B"/>
    <w:rsid w:val="00C16188"/>
    <w:rsid w:val="00C162CB"/>
    <w:rsid w:val="00C16331"/>
    <w:rsid w:val="00C16555"/>
    <w:rsid w:val="00C165B3"/>
    <w:rsid w:val="00C16976"/>
    <w:rsid w:val="00C16BF8"/>
    <w:rsid w:val="00C17143"/>
    <w:rsid w:val="00C172E0"/>
    <w:rsid w:val="00C174B1"/>
    <w:rsid w:val="00C17686"/>
    <w:rsid w:val="00C17B4D"/>
    <w:rsid w:val="00C17BE4"/>
    <w:rsid w:val="00C17CBF"/>
    <w:rsid w:val="00C17D25"/>
    <w:rsid w:val="00C17E02"/>
    <w:rsid w:val="00C17FBA"/>
    <w:rsid w:val="00C20477"/>
    <w:rsid w:val="00C204A4"/>
    <w:rsid w:val="00C206B4"/>
    <w:rsid w:val="00C20D47"/>
    <w:rsid w:val="00C21361"/>
    <w:rsid w:val="00C213EF"/>
    <w:rsid w:val="00C214A1"/>
    <w:rsid w:val="00C216B8"/>
    <w:rsid w:val="00C217B6"/>
    <w:rsid w:val="00C2183D"/>
    <w:rsid w:val="00C21A9E"/>
    <w:rsid w:val="00C21C83"/>
    <w:rsid w:val="00C21F1D"/>
    <w:rsid w:val="00C21FCE"/>
    <w:rsid w:val="00C221A0"/>
    <w:rsid w:val="00C223D0"/>
    <w:rsid w:val="00C223FD"/>
    <w:rsid w:val="00C2247C"/>
    <w:rsid w:val="00C224A3"/>
    <w:rsid w:val="00C2250A"/>
    <w:rsid w:val="00C22532"/>
    <w:rsid w:val="00C225B7"/>
    <w:rsid w:val="00C2262E"/>
    <w:rsid w:val="00C22742"/>
    <w:rsid w:val="00C22842"/>
    <w:rsid w:val="00C22847"/>
    <w:rsid w:val="00C22CB2"/>
    <w:rsid w:val="00C22DF7"/>
    <w:rsid w:val="00C22E84"/>
    <w:rsid w:val="00C23189"/>
    <w:rsid w:val="00C232BF"/>
    <w:rsid w:val="00C234A6"/>
    <w:rsid w:val="00C23636"/>
    <w:rsid w:val="00C23BD7"/>
    <w:rsid w:val="00C23C78"/>
    <w:rsid w:val="00C23F14"/>
    <w:rsid w:val="00C24167"/>
    <w:rsid w:val="00C2458D"/>
    <w:rsid w:val="00C24790"/>
    <w:rsid w:val="00C24C69"/>
    <w:rsid w:val="00C24DFE"/>
    <w:rsid w:val="00C24E0E"/>
    <w:rsid w:val="00C24EF3"/>
    <w:rsid w:val="00C24F20"/>
    <w:rsid w:val="00C25041"/>
    <w:rsid w:val="00C251BE"/>
    <w:rsid w:val="00C25228"/>
    <w:rsid w:val="00C25454"/>
    <w:rsid w:val="00C26116"/>
    <w:rsid w:val="00C26980"/>
    <w:rsid w:val="00C2699D"/>
    <w:rsid w:val="00C26A00"/>
    <w:rsid w:val="00C26A13"/>
    <w:rsid w:val="00C26FE0"/>
    <w:rsid w:val="00C272C9"/>
    <w:rsid w:val="00C27424"/>
    <w:rsid w:val="00C275B6"/>
    <w:rsid w:val="00C275E2"/>
    <w:rsid w:val="00C275F8"/>
    <w:rsid w:val="00C276E2"/>
    <w:rsid w:val="00C27781"/>
    <w:rsid w:val="00C27848"/>
    <w:rsid w:val="00C27BDE"/>
    <w:rsid w:val="00C27E49"/>
    <w:rsid w:val="00C27F15"/>
    <w:rsid w:val="00C300E0"/>
    <w:rsid w:val="00C30953"/>
    <w:rsid w:val="00C30A97"/>
    <w:rsid w:val="00C30DB3"/>
    <w:rsid w:val="00C30E71"/>
    <w:rsid w:val="00C30EFE"/>
    <w:rsid w:val="00C313F2"/>
    <w:rsid w:val="00C31482"/>
    <w:rsid w:val="00C31511"/>
    <w:rsid w:val="00C31565"/>
    <w:rsid w:val="00C31966"/>
    <w:rsid w:val="00C31A2F"/>
    <w:rsid w:val="00C31B03"/>
    <w:rsid w:val="00C31B43"/>
    <w:rsid w:val="00C31CD5"/>
    <w:rsid w:val="00C31E00"/>
    <w:rsid w:val="00C32054"/>
    <w:rsid w:val="00C324AE"/>
    <w:rsid w:val="00C3264B"/>
    <w:rsid w:val="00C32AB0"/>
    <w:rsid w:val="00C32D92"/>
    <w:rsid w:val="00C32D9A"/>
    <w:rsid w:val="00C32E0C"/>
    <w:rsid w:val="00C33238"/>
    <w:rsid w:val="00C33843"/>
    <w:rsid w:val="00C338E9"/>
    <w:rsid w:val="00C33B7D"/>
    <w:rsid w:val="00C33BC8"/>
    <w:rsid w:val="00C33C6A"/>
    <w:rsid w:val="00C33C7C"/>
    <w:rsid w:val="00C33D77"/>
    <w:rsid w:val="00C33ED5"/>
    <w:rsid w:val="00C3412B"/>
    <w:rsid w:val="00C343C5"/>
    <w:rsid w:val="00C347AE"/>
    <w:rsid w:val="00C34807"/>
    <w:rsid w:val="00C349F4"/>
    <w:rsid w:val="00C34C91"/>
    <w:rsid w:val="00C34FA3"/>
    <w:rsid w:val="00C35501"/>
    <w:rsid w:val="00C358AD"/>
    <w:rsid w:val="00C36324"/>
    <w:rsid w:val="00C36407"/>
    <w:rsid w:val="00C364D4"/>
    <w:rsid w:val="00C36596"/>
    <w:rsid w:val="00C365E3"/>
    <w:rsid w:val="00C36690"/>
    <w:rsid w:val="00C36AE0"/>
    <w:rsid w:val="00C36B7F"/>
    <w:rsid w:val="00C36E1E"/>
    <w:rsid w:val="00C36E5B"/>
    <w:rsid w:val="00C36FB5"/>
    <w:rsid w:val="00C3712D"/>
    <w:rsid w:val="00C376B2"/>
    <w:rsid w:val="00C37810"/>
    <w:rsid w:val="00C37971"/>
    <w:rsid w:val="00C37B54"/>
    <w:rsid w:val="00C37C24"/>
    <w:rsid w:val="00C37C3B"/>
    <w:rsid w:val="00C37DA9"/>
    <w:rsid w:val="00C37FB2"/>
    <w:rsid w:val="00C40548"/>
    <w:rsid w:val="00C40897"/>
    <w:rsid w:val="00C408AA"/>
    <w:rsid w:val="00C408E7"/>
    <w:rsid w:val="00C40ABC"/>
    <w:rsid w:val="00C40C3D"/>
    <w:rsid w:val="00C41013"/>
    <w:rsid w:val="00C41148"/>
    <w:rsid w:val="00C413E2"/>
    <w:rsid w:val="00C4142E"/>
    <w:rsid w:val="00C41574"/>
    <w:rsid w:val="00C415FA"/>
    <w:rsid w:val="00C4160F"/>
    <w:rsid w:val="00C4177B"/>
    <w:rsid w:val="00C41A73"/>
    <w:rsid w:val="00C41B6A"/>
    <w:rsid w:val="00C41B6C"/>
    <w:rsid w:val="00C41D44"/>
    <w:rsid w:val="00C41E5E"/>
    <w:rsid w:val="00C41F0B"/>
    <w:rsid w:val="00C41F29"/>
    <w:rsid w:val="00C42233"/>
    <w:rsid w:val="00C422C4"/>
    <w:rsid w:val="00C42316"/>
    <w:rsid w:val="00C42389"/>
    <w:rsid w:val="00C42624"/>
    <w:rsid w:val="00C4289B"/>
    <w:rsid w:val="00C42C33"/>
    <w:rsid w:val="00C42D79"/>
    <w:rsid w:val="00C42DA6"/>
    <w:rsid w:val="00C42E24"/>
    <w:rsid w:val="00C42E75"/>
    <w:rsid w:val="00C4339C"/>
    <w:rsid w:val="00C434CC"/>
    <w:rsid w:val="00C43927"/>
    <w:rsid w:val="00C439A1"/>
    <w:rsid w:val="00C439D9"/>
    <w:rsid w:val="00C43C9C"/>
    <w:rsid w:val="00C43DF0"/>
    <w:rsid w:val="00C440E0"/>
    <w:rsid w:val="00C440EA"/>
    <w:rsid w:val="00C4419C"/>
    <w:rsid w:val="00C44370"/>
    <w:rsid w:val="00C44753"/>
    <w:rsid w:val="00C44C36"/>
    <w:rsid w:val="00C44D6A"/>
    <w:rsid w:val="00C44DC0"/>
    <w:rsid w:val="00C44E2C"/>
    <w:rsid w:val="00C452AB"/>
    <w:rsid w:val="00C454EA"/>
    <w:rsid w:val="00C45605"/>
    <w:rsid w:val="00C45697"/>
    <w:rsid w:val="00C4579D"/>
    <w:rsid w:val="00C457BA"/>
    <w:rsid w:val="00C45923"/>
    <w:rsid w:val="00C459E9"/>
    <w:rsid w:val="00C45ED8"/>
    <w:rsid w:val="00C45EED"/>
    <w:rsid w:val="00C45F2A"/>
    <w:rsid w:val="00C460FA"/>
    <w:rsid w:val="00C46155"/>
    <w:rsid w:val="00C462A1"/>
    <w:rsid w:val="00C465A6"/>
    <w:rsid w:val="00C46645"/>
    <w:rsid w:val="00C4672F"/>
    <w:rsid w:val="00C46897"/>
    <w:rsid w:val="00C46A2F"/>
    <w:rsid w:val="00C46AD6"/>
    <w:rsid w:val="00C46BA7"/>
    <w:rsid w:val="00C46C73"/>
    <w:rsid w:val="00C46C82"/>
    <w:rsid w:val="00C46F68"/>
    <w:rsid w:val="00C46FBB"/>
    <w:rsid w:val="00C47004"/>
    <w:rsid w:val="00C47218"/>
    <w:rsid w:val="00C47612"/>
    <w:rsid w:val="00C47677"/>
    <w:rsid w:val="00C478D3"/>
    <w:rsid w:val="00C47AF1"/>
    <w:rsid w:val="00C47C2E"/>
    <w:rsid w:val="00C47DFB"/>
    <w:rsid w:val="00C50232"/>
    <w:rsid w:val="00C50304"/>
    <w:rsid w:val="00C5056E"/>
    <w:rsid w:val="00C50585"/>
    <w:rsid w:val="00C505E4"/>
    <w:rsid w:val="00C50832"/>
    <w:rsid w:val="00C50880"/>
    <w:rsid w:val="00C50936"/>
    <w:rsid w:val="00C509F4"/>
    <w:rsid w:val="00C50AD6"/>
    <w:rsid w:val="00C51056"/>
    <w:rsid w:val="00C51C38"/>
    <w:rsid w:val="00C51CF6"/>
    <w:rsid w:val="00C52158"/>
    <w:rsid w:val="00C52301"/>
    <w:rsid w:val="00C52531"/>
    <w:rsid w:val="00C5253B"/>
    <w:rsid w:val="00C52A27"/>
    <w:rsid w:val="00C52C90"/>
    <w:rsid w:val="00C52DD8"/>
    <w:rsid w:val="00C5308A"/>
    <w:rsid w:val="00C530F9"/>
    <w:rsid w:val="00C53154"/>
    <w:rsid w:val="00C53403"/>
    <w:rsid w:val="00C534AF"/>
    <w:rsid w:val="00C5366B"/>
    <w:rsid w:val="00C5376E"/>
    <w:rsid w:val="00C53872"/>
    <w:rsid w:val="00C539E5"/>
    <w:rsid w:val="00C53F39"/>
    <w:rsid w:val="00C54082"/>
    <w:rsid w:val="00C54519"/>
    <w:rsid w:val="00C54602"/>
    <w:rsid w:val="00C54852"/>
    <w:rsid w:val="00C54B8F"/>
    <w:rsid w:val="00C54CCC"/>
    <w:rsid w:val="00C54F81"/>
    <w:rsid w:val="00C55034"/>
    <w:rsid w:val="00C55131"/>
    <w:rsid w:val="00C5520D"/>
    <w:rsid w:val="00C55351"/>
    <w:rsid w:val="00C55561"/>
    <w:rsid w:val="00C556B1"/>
    <w:rsid w:val="00C5596D"/>
    <w:rsid w:val="00C55999"/>
    <w:rsid w:val="00C55CAB"/>
    <w:rsid w:val="00C55CBB"/>
    <w:rsid w:val="00C56002"/>
    <w:rsid w:val="00C56014"/>
    <w:rsid w:val="00C56168"/>
    <w:rsid w:val="00C562B4"/>
    <w:rsid w:val="00C562CC"/>
    <w:rsid w:val="00C56645"/>
    <w:rsid w:val="00C5676E"/>
    <w:rsid w:val="00C56A5F"/>
    <w:rsid w:val="00C570F2"/>
    <w:rsid w:val="00C5730D"/>
    <w:rsid w:val="00C5768E"/>
    <w:rsid w:val="00C576CC"/>
    <w:rsid w:val="00C576F5"/>
    <w:rsid w:val="00C5771F"/>
    <w:rsid w:val="00C57784"/>
    <w:rsid w:val="00C57892"/>
    <w:rsid w:val="00C604D8"/>
    <w:rsid w:val="00C6085F"/>
    <w:rsid w:val="00C608C4"/>
    <w:rsid w:val="00C61160"/>
    <w:rsid w:val="00C614E7"/>
    <w:rsid w:val="00C615D9"/>
    <w:rsid w:val="00C616F1"/>
    <w:rsid w:val="00C617A5"/>
    <w:rsid w:val="00C61B7F"/>
    <w:rsid w:val="00C62012"/>
    <w:rsid w:val="00C6207C"/>
    <w:rsid w:val="00C62484"/>
    <w:rsid w:val="00C62B48"/>
    <w:rsid w:val="00C62E66"/>
    <w:rsid w:val="00C62F46"/>
    <w:rsid w:val="00C63856"/>
    <w:rsid w:val="00C63A22"/>
    <w:rsid w:val="00C63ACE"/>
    <w:rsid w:val="00C63BFA"/>
    <w:rsid w:val="00C63D85"/>
    <w:rsid w:val="00C63FC5"/>
    <w:rsid w:val="00C64349"/>
    <w:rsid w:val="00C64419"/>
    <w:rsid w:val="00C644DA"/>
    <w:rsid w:val="00C6496F"/>
    <w:rsid w:val="00C64E64"/>
    <w:rsid w:val="00C64F30"/>
    <w:rsid w:val="00C65509"/>
    <w:rsid w:val="00C65580"/>
    <w:rsid w:val="00C656F1"/>
    <w:rsid w:val="00C65728"/>
    <w:rsid w:val="00C6591E"/>
    <w:rsid w:val="00C6598A"/>
    <w:rsid w:val="00C65A7A"/>
    <w:rsid w:val="00C65B31"/>
    <w:rsid w:val="00C661FF"/>
    <w:rsid w:val="00C66332"/>
    <w:rsid w:val="00C66522"/>
    <w:rsid w:val="00C66822"/>
    <w:rsid w:val="00C669D3"/>
    <w:rsid w:val="00C66A82"/>
    <w:rsid w:val="00C66C9E"/>
    <w:rsid w:val="00C66FFD"/>
    <w:rsid w:val="00C674AE"/>
    <w:rsid w:val="00C67649"/>
    <w:rsid w:val="00C676B4"/>
    <w:rsid w:val="00C67CAF"/>
    <w:rsid w:val="00C67F3E"/>
    <w:rsid w:val="00C70232"/>
    <w:rsid w:val="00C70343"/>
    <w:rsid w:val="00C70927"/>
    <w:rsid w:val="00C709AF"/>
    <w:rsid w:val="00C709D8"/>
    <w:rsid w:val="00C70F73"/>
    <w:rsid w:val="00C70F8B"/>
    <w:rsid w:val="00C71194"/>
    <w:rsid w:val="00C715B2"/>
    <w:rsid w:val="00C71688"/>
    <w:rsid w:val="00C7171C"/>
    <w:rsid w:val="00C71863"/>
    <w:rsid w:val="00C71D85"/>
    <w:rsid w:val="00C71E9F"/>
    <w:rsid w:val="00C71F29"/>
    <w:rsid w:val="00C71F74"/>
    <w:rsid w:val="00C7200A"/>
    <w:rsid w:val="00C720E0"/>
    <w:rsid w:val="00C7225D"/>
    <w:rsid w:val="00C723D6"/>
    <w:rsid w:val="00C72537"/>
    <w:rsid w:val="00C728C4"/>
    <w:rsid w:val="00C728C6"/>
    <w:rsid w:val="00C72C36"/>
    <w:rsid w:val="00C72E10"/>
    <w:rsid w:val="00C72F56"/>
    <w:rsid w:val="00C73024"/>
    <w:rsid w:val="00C730C6"/>
    <w:rsid w:val="00C73435"/>
    <w:rsid w:val="00C73662"/>
    <w:rsid w:val="00C73769"/>
    <w:rsid w:val="00C743C0"/>
    <w:rsid w:val="00C74994"/>
    <w:rsid w:val="00C74A05"/>
    <w:rsid w:val="00C74A98"/>
    <w:rsid w:val="00C74F29"/>
    <w:rsid w:val="00C751C2"/>
    <w:rsid w:val="00C75524"/>
    <w:rsid w:val="00C756DC"/>
    <w:rsid w:val="00C7576C"/>
    <w:rsid w:val="00C7579A"/>
    <w:rsid w:val="00C757E6"/>
    <w:rsid w:val="00C7585E"/>
    <w:rsid w:val="00C75883"/>
    <w:rsid w:val="00C758DE"/>
    <w:rsid w:val="00C75A1C"/>
    <w:rsid w:val="00C75E86"/>
    <w:rsid w:val="00C76009"/>
    <w:rsid w:val="00C762E3"/>
    <w:rsid w:val="00C76778"/>
    <w:rsid w:val="00C76BBA"/>
    <w:rsid w:val="00C76BE5"/>
    <w:rsid w:val="00C76BEE"/>
    <w:rsid w:val="00C76E13"/>
    <w:rsid w:val="00C770E3"/>
    <w:rsid w:val="00C77320"/>
    <w:rsid w:val="00C775F5"/>
    <w:rsid w:val="00C77717"/>
    <w:rsid w:val="00C777F6"/>
    <w:rsid w:val="00C77B74"/>
    <w:rsid w:val="00C77F76"/>
    <w:rsid w:val="00C8005B"/>
    <w:rsid w:val="00C801A0"/>
    <w:rsid w:val="00C80220"/>
    <w:rsid w:val="00C80554"/>
    <w:rsid w:val="00C8058B"/>
    <w:rsid w:val="00C80D1B"/>
    <w:rsid w:val="00C81130"/>
    <w:rsid w:val="00C817B8"/>
    <w:rsid w:val="00C819F4"/>
    <w:rsid w:val="00C81A43"/>
    <w:rsid w:val="00C81E11"/>
    <w:rsid w:val="00C81F56"/>
    <w:rsid w:val="00C8240C"/>
    <w:rsid w:val="00C824FD"/>
    <w:rsid w:val="00C82663"/>
    <w:rsid w:val="00C82D85"/>
    <w:rsid w:val="00C82FE7"/>
    <w:rsid w:val="00C830FF"/>
    <w:rsid w:val="00C83211"/>
    <w:rsid w:val="00C832B7"/>
    <w:rsid w:val="00C83424"/>
    <w:rsid w:val="00C83438"/>
    <w:rsid w:val="00C838BC"/>
    <w:rsid w:val="00C83A64"/>
    <w:rsid w:val="00C83B38"/>
    <w:rsid w:val="00C83B82"/>
    <w:rsid w:val="00C83EB0"/>
    <w:rsid w:val="00C8465A"/>
    <w:rsid w:val="00C8471F"/>
    <w:rsid w:val="00C84A53"/>
    <w:rsid w:val="00C84D3D"/>
    <w:rsid w:val="00C84EA7"/>
    <w:rsid w:val="00C84EC3"/>
    <w:rsid w:val="00C85561"/>
    <w:rsid w:val="00C85BF7"/>
    <w:rsid w:val="00C85DED"/>
    <w:rsid w:val="00C85EEC"/>
    <w:rsid w:val="00C85F00"/>
    <w:rsid w:val="00C861A8"/>
    <w:rsid w:val="00C86350"/>
    <w:rsid w:val="00C86394"/>
    <w:rsid w:val="00C866D8"/>
    <w:rsid w:val="00C86848"/>
    <w:rsid w:val="00C86A29"/>
    <w:rsid w:val="00C86C87"/>
    <w:rsid w:val="00C86CAC"/>
    <w:rsid w:val="00C871F6"/>
    <w:rsid w:val="00C87397"/>
    <w:rsid w:val="00C87566"/>
    <w:rsid w:val="00C8799E"/>
    <w:rsid w:val="00C87B50"/>
    <w:rsid w:val="00C87B5A"/>
    <w:rsid w:val="00C87B66"/>
    <w:rsid w:val="00C87C7C"/>
    <w:rsid w:val="00C87DAE"/>
    <w:rsid w:val="00C90418"/>
    <w:rsid w:val="00C906A4"/>
    <w:rsid w:val="00C907DB"/>
    <w:rsid w:val="00C9084C"/>
    <w:rsid w:val="00C90C68"/>
    <w:rsid w:val="00C90FAA"/>
    <w:rsid w:val="00C9110E"/>
    <w:rsid w:val="00C91137"/>
    <w:rsid w:val="00C911E2"/>
    <w:rsid w:val="00C91244"/>
    <w:rsid w:val="00C91380"/>
    <w:rsid w:val="00C91538"/>
    <w:rsid w:val="00C915CD"/>
    <w:rsid w:val="00C9189F"/>
    <w:rsid w:val="00C91929"/>
    <w:rsid w:val="00C91EA8"/>
    <w:rsid w:val="00C92372"/>
    <w:rsid w:val="00C92470"/>
    <w:rsid w:val="00C92DC7"/>
    <w:rsid w:val="00C93592"/>
    <w:rsid w:val="00C9371E"/>
    <w:rsid w:val="00C937E8"/>
    <w:rsid w:val="00C93B0F"/>
    <w:rsid w:val="00C93E91"/>
    <w:rsid w:val="00C940A9"/>
    <w:rsid w:val="00C940DA"/>
    <w:rsid w:val="00C941D3"/>
    <w:rsid w:val="00C946DC"/>
    <w:rsid w:val="00C94879"/>
    <w:rsid w:val="00C94B18"/>
    <w:rsid w:val="00C94E7D"/>
    <w:rsid w:val="00C950BF"/>
    <w:rsid w:val="00C951F2"/>
    <w:rsid w:val="00C9562E"/>
    <w:rsid w:val="00C95863"/>
    <w:rsid w:val="00C958B8"/>
    <w:rsid w:val="00C95D1D"/>
    <w:rsid w:val="00C960AF"/>
    <w:rsid w:val="00C96502"/>
    <w:rsid w:val="00C96657"/>
    <w:rsid w:val="00C966A7"/>
    <w:rsid w:val="00C967EC"/>
    <w:rsid w:val="00C96A81"/>
    <w:rsid w:val="00C9728D"/>
    <w:rsid w:val="00C974C3"/>
    <w:rsid w:val="00C97644"/>
    <w:rsid w:val="00C9765F"/>
    <w:rsid w:val="00C97894"/>
    <w:rsid w:val="00C978D1"/>
    <w:rsid w:val="00C97911"/>
    <w:rsid w:val="00C97AF6"/>
    <w:rsid w:val="00C97FB0"/>
    <w:rsid w:val="00CA00A5"/>
    <w:rsid w:val="00CA02F4"/>
    <w:rsid w:val="00CA0353"/>
    <w:rsid w:val="00CA04DF"/>
    <w:rsid w:val="00CA07A6"/>
    <w:rsid w:val="00CA08C9"/>
    <w:rsid w:val="00CA08FA"/>
    <w:rsid w:val="00CA0C30"/>
    <w:rsid w:val="00CA11E9"/>
    <w:rsid w:val="00CA13AB"/>
    <w:rsid w:val="00CA13C8"/>
    <w:rsid w:val="00CA15AA"/>
    <w:rsid w:val="00CA15E4"/>
    <w:rsid w:val="00CA2080"/>
    <w:rsid w:val="00CA229A"/>
    <w:rsid w:val="00CA229D"/>
    <w:rsid w:val="00CA23A3"/>
    <w:rsid w:val="00CA26B5"/>
    <w:rsid w:val="00CA26E6"/>
    <w:rsid w:val="00CA270D"/>
    <w:rsid w:val="00CA278A"/>
    <w:rsid w:val="00CA27B0"/>
    <w:rsid w:val="00CA2818"/>
    <w:rsid w:val="00CA2848"/>
    <w:rsid w:val="00CA28C5"/>
    <w:rsid w:val="00CA2A57"/>
    <w:rsid w:val="00CA2AF3"/>
    <w:rsid w:val="00CA2BEB"/>
    <w:rsid w:val="00CA2F4E"/>
    <w:rsid w:val="00CA30C0"/>
    <w:rsid w:val="00CA3322"/>
    <w:rsid w:val="00CA359B"/>
    <w:rsid w:val="00CA362F"/>
    <w:rsid w:val="00CA3755"/>
    <w:rsid w:val="00CA380B"/>
    <w:rsid w:val="00CA38E8"/>
    <w:rsid w:val="00CA39B4"/>
    <w:rsid w:val="00CA39D3"/>
    <w:rsid w:val="00CA3A86"/>
    <w:rsid w:val="00CA3AB5"/>
    <w:rsid w:val="00CA3B92"/>
    <w:rsid w:val="00CA3CA9"/>
    <w:rsid w:val="00CA3D88"/>
    <w:rsid w:val="00CA3F70"/>
    <w:rsid w:val="00CA483A"/>
    <w:rsid w:val="00CA49C8"/>
    <w:rsid w:val="00CA49FA"/>
    <w:rsid w:val="00CA4CB8"/>
    <w:rsid w:val="00CA4CC7"/>
    <w:rsid w:val="00CA4D17"/>
    <w:rsid w:val="00CA4DD7"/>
    <w:rsid w:val="00CA5004"/>
    <w:rsid w:val="00CA5142"/>
    <w:rsid w:val="00CA5153"/>
    <w:rsid w:val="00CA52A7"/>
    <w:rsid w:val="00CA53E3"/>
    <w:rsid w:val="00CA54A3"/>
    <w:rsid w:val="00CA5806"/>
    <w:rsid w:val="00CA5837"/>
    <w:rsid w:val="00CA5990"/>
    <w:rsid w:val="00CA5CFA"/>
    <w:rsid w:val="00CA5FB2"/>
    <w:rsid w:val="00CA6030"/>
    <w:rsid w:val="00CA6167"/>
    <w:rsid w:val="00CA61CC"/>
    <w:rsid w:val="00CA6229"/>
    <w:rsid w:val="00CA626A"/>
    <w:rsid w:val="00CA6984"/>
    <w:rsid w:val="00CA6A61"/>
    <w:rsid w:val="00CA6A95"/>
    <w:rsid w:val="00CA6BA5"/>
    <w:rsid w:val="00CA6D41"/>
    <w:rsid w:val="00CA74DB"/>
    <w:rsid w:val="00CA7BB2"/>
    <w:rsid w:val="00CA7C39"/>
    <w:rsid w:val="00CA7EDF"/>
    <w:rsid w:val="00CA7F6F"/>
    <w:rsid w:val="00CB0299"/>
    <w:rsid w:val="00CB02C1"/>
    <w:rsid w:val="00CB06E9"/>
    <w:rsid w:val="00CB08BC"/>
    <w:rsid w:val="00CB0D6F"/>
    <w:rsid w:val="00CB0ED4"/>
    <w:rsid w:val="00CB1229"/>
    <w:rsid w:val="00CB1360"/>
    <w:rsid w:val="00CB1488"/>
    <w:rsid w:val="00CB17BD"/>
    <w:rsid w:val="00CB1C03"/>
    <w:rsid w:val="00CB2159"/>
    <w:rsid w:val="00CB216E"/>
    <w:rsid w:val="00CB2352"/>
    <w:rsid w:val="00CB240E"/>
    <w:rsid w:val="00CB24FB"/>
    <w:rsid w:val="00CB2529"/>
    <w:rsid w:val="00CB27B4"/>
    <w:rsid w:val="00CB2A0F"/>
    <w:rsid w:val="00CB2AE9"/>
    <w:rsid w:val="00CB2B7A"/>
    <w:rsid w:val="00CB2D52"/>
    <w:rsid w:val="00CB2F9F"/>
    <w:rsid w:val="00CB2FAA"/>
    <w:rsid w:val="00CB3003"/>
    <w:rsid w:val="00CB325B"/>
    <w:rsid w:val="00CB330F"/>
    <w:rsid w:val="00CB343B"/>
    <w:rsid w:val="00CB36BB"/>
    <w:rsid w:val="00CB37E8"/>
    <w:rsid w:val="00CB395A"/>
    <w:rsid w:val="00CB3C0A"/>
    <w:rsid w:val="00CB3C3C"/>
    <w:rsid w:val="00CB3C46"/>
    <w:rsid w:val="00CB3E09"/>
    <w:rsid w:val="00CB3EA5"/>
    <w:rsid w:val="00CB3EED"/>
    <w:rsid w:val="00CB3F0A"/>
    <w:rsid w:val="00CB4673"/>
    <w:rsid w:val="00CB46F5"/>
    <w:rsid w:val="00CB47B7"/>
    <w:rsid w:val="00CB48C4"/>
    <w:rsid w:val="00CB4ECA"/>
    <w:rsid w:val="00CB501A"/>
    <w:rsid w:val="00CB5094"/>
    <w:rsid w:val="00CB5335"/>
    <w:rsid w:val="00CB534A"/>
    <w:rsid w:val="00CB53A5"/>
    <w:rsid w:val="00CB53E5"/>
    <w:rsid w:val="00CB547C"/>
    <w:rsid w:val="00CB5727"/>
    <w:rsid w:val="00CB58E8"/>
    <w:rsid w:val="00CB5938"/>
    <w:rsid w:val="00CB5B28"/>
    <w:rsid w:val="00CB5B2E"/>
    <w:rsid w:val="00CB5C5E"/>
    <w:rsid w:val="00CB5E73"/>
    <w:rsid w:val="00CB5FB4"/>
    <w:rsid w:val="00CB6296"/>
    <w:rsid w:val="00CB6333"/>
    <w:rsid w:val="00CB66D0"/>
    <w:rsid w:val="00CB69CC"/>
    <w:rsid w:val="00CB6B23"/>
    <w:rsid w:val="00CB75F8"/>
    <w:rsid w:val="00CB7721"/>
    <w:rsid w:val="00CB7731"/>
    <w:rsid w:val="00CB7C95"/>
    <w:rsid w:val="00CC0011"/>
    <w:rsid w:val="00CC0359"/>
    <w:rsid w:val="00CC066A"/>
    <w:rsid w:val="00CC0728"/>
    <w:rsid w:val="00CC07C8"/>
    <w:rsid w:val="00CC07CD"/>
    <w:rsid w:val="00CC07FD"/>
    <w:rsid w:val="00CC0AB9"/>
    <w:rsid w:val="00CC0C13"/>
    <w:rsid w:val="00CC0E6D"/>
    <w:rsid w:val="00CC0FFB"/>
    <w:rsid w:val="00CC105D"/>
    <w:rsid w:val="00CC12D0"/>
    <w:rsid w:val="00CC12EC"/>
    <w:rsid w:val="00CC1432"/>
    <w:rsid w:val="00CC1545"/>
    <w:rsid w:val="00CC15B0"/>
    <w:rsid w:val="00CC1779"/>
    <w:rsid w:val="00CC1B40"/>
    <w:rsid w:val="00CC1B68"/>
    <w:rsid w:val="00CC1C50"/>
    <w:rsid w:val="00CC1C9B"/>
    <w:rsid w:val="00CC1E30"/>
    <w:rsid w:val="00CC229B"/>
    <w:rsid w:val="00CC256A"/>
    <w:rsid w:val="00CC2576"/>
    <w:rsid w:val="00CC2763"/>
    <w:rsid w:val="00CC2833"/>
    <w:rsid w:val="00CC2C87"/>
    <w:rsid w:val="00CC2DB6"/>
    <w:rsid w:val="00CC318C"/>
    <w:rsid w:val="00CC36CC"/>
    <w:rsid w:val="00CC3780"/>
    <w:rsid w:val="00CC37AB"/>
    <w:rsid w:val="00CC3A91"/>
    <w:rsid w:val="00CC3BC7"/>
    <w:rsid w:val="00CC3F27"/>
    <w:rsid w:val="00CC3F9C"/>
    <w:rsid w:val="00CC4198"/>
    <w:rsid w:val="00CC41A1"/>
    <w:rsid w:val="00CC42F7"/>
    <w:rsid w:val="00CC4503"/>
    <w:rsid w:val="00CC5080"/>
    <w:rsid w:val="00CC523C"/>
    <w:rsid w:val="00CC5A22"/>
    <w:rsid w:val="00CC5C45"/>
    <w:rsid w:val="00CC6083"/>
    <w:rsid w:val="00CC6190"/>
    <w:rsid w:val="00CC62AA"/>
    <w:rsid w:val="00CC6333"/>
    <w:rsid w:val="00CC6A3A"/>
    <w:rsid w:val="00CC6A4C"/>
    <w:rsid w:val="00CC6A87"/>
    <w:rsid w:val="00CC6C15"/>
    <w:rsid w:val="00CC6CD5"/>
    <w:rsid w:val="00CC6E24"/>
    <w:rsid w:val="00CC6E2C"/>
    <w:rsid w:val="00CC7303"/>
    <w:rsid w:val="00CC740B"/>
    <w:rsid w:val="00CC7482"/>
    <w:rsid w:val="00CC78D6"/>
    <w:rsid w:val="00CC78EB"/>
    <w:rsid w:val="00CC798F"/>
    <w:rsid w:val="00CC7DAB"/>
    <w:rsid w:val="00CD0371"/>
    <w:rsid w:val="00CD0482"/>
    <w:rsid w:val="00CD0705"/>
    <w:rsid w:val="00CD0826"/>
    <w:rsid w:val="00CD0998"/>
    <w:rsid w:val="00CD0B15"/>
    <w:rsid w:val="00CD1196"/>
    <w:rsid w:val="00CD14D5"/>
    <w:rsid w:val="00CD1512"/>
    <w:rsid w:val="00CD16E1"/>
    <w:rsid w:val="00CD16FC"/>
    <w:rsid w:val="00CD1805"/>
    <w:rsid w:val="00CD1C7E"/>
    <w:rsid w:val="00CD1DD2"/>
    <w:rsid w:val="00CD202D"/>
    <w:rsid w:val="00CD2146"/>
    <w:rsid w:val="00CD22AC"/>
    <w:rsid w:val="00CD292A"/>
    <w:rsid w:val="00CD297E"/>
    <w:rsid w:val="00CD29B6"/>
    <w:rsid w:val="00CD2BD0"/>
    <w:rsid w:val="00CD2EA6"/>
    <w:rsid w:val="00CD2FE6"/>
    <w:rsid w:val="00CD326E"/>
    <w:rsid w:val="00CD3447"/>
    <w:rsid w:val="00CD35CE"/>
    <w:rsid w:val="00CD35E5"/>
    <w:rsid w:val="00CD36DA"/>
    <w:rsid w:val="00CD36ED"/>
    <w:rsid w:val="00CD3822"/>
    <w:rsid w:val="00CD3826"/>
    <w:rsid w:val="00CD3B13"/>
    <w:rsid w:val="00CD3D2F"/>
    <w:rsid w:val="00CD3EAE"/>
    <w:rsid w:val="00CD423E"/>
    <w:rsid w:val="00CD437D"/>
    <w:rsid w:val="00CD45D3"/>
    <w:rsid w:val="00CD46A3"/>
    <w:rsid w:val="00CD4855"/>
    <w:rsid w:val="00CD49E2"/>
    <w:rsid w:val="00CD4ABC"/>
    <w:rsid w:val="00CD4CF4"/>
    <w:rsid w:val="00CD4E8C"/>
    <w:rsid w:val="00CD4FB6"/>
    <w:rsid w:val="00CD5063"/>
    <w:rsid w:val="00CD5252"/>
    <w:rsid w:val="00CD569D"/>
    <w:rsid w:val="00CD578E"/>
    <w:rsid w:val="00CD584C"/>
    <w:rsid w:val="00CD596B"/>
    <w:rsid w:val="00CD5A06"/>
    <w:rsid w:val="00CD5CE2"/>
    <w:rsid w:val="00CD62C6"/>
    <w:rsid w:val="00CD657C"/>
    <w:rsid w:val="00CD679A"/>
    <w:rsid w:val="00CD6D84"/>
    <w:rsid w:val="00CD6DBA"/>
    <w:rsid w:val="00CD6E7B"/>
    <w:rsid w:val="00CD7022"/>
    <w:rsid w:val="00CD7056"/>
    <w:rsid w:val="00CD7143"/>
    <w:rsid w:val="00CD7255"/>
    <w:rsid w:val="00CD7315"/>
    <w:rsid w:val="00CD767D"/>
    <w:rsid w:val="00CD791B"/>
    <w:rsid w:val="00CD799F"/>
    <w:rsid w:val="00CD79BC"/>
    <w:rsid w:val="00CD7C37"/>
    <w:rsid w:val="00CD7EA8"/>
    <w:rsid w:val="00CD7FC5"/>
    <w:rsid w:val="00CE0108"/>
    <w:rsid w:val="00CE039C"/>
    <w:rsid w:val="00CE04EE"/>
    <w:rsid w:val="00CE0514"/>
    <w:rsid w:val="00CE0564"/>
    <w:rsid w:val="00CE08E3"/>
    <w:rsid w:val="00CE09E5"/>
    <w:rsid w:val="00CE0A52"/>
    <w:rsid w:val="00CE0A9D"/>
    <w:rsid w:val="00CE0C1F"/>
    <w:rsid w:val="00CE1112"/>
    <w:rsid w:val="00CE129E"/>
    <w:rsid w:val="00CE12E4"/>
    <w:rsid w:val="00CE18AB"/>
    <w:rsid w:val="00CE1933"/>
    <w:rsid w:val="00CE1AFB"/>
    <w:rsid w:val="00CE1EA7"/>
    <w:rsid w:val="00CE1F47"/>
    <w:rsid w:val="00CE2183"/>
    <w:rsid w:val="00CE219D"/>
    <w:rsid w:val="00CE26E0"/>
    <w:rsid w:val="00CE2761"/>
    <w:rsid w:val="00CE2785"/>
    <w:rsid w:val="00CE2931"/>
    <w:rsid w:val="00CE2E63"/>
    <w:rsid w:val="00CE2F26"/>
    <w:rsid w:val="00CE3227"/>
    <w:rsid w:val="00CE33A4"/>
    <w:rsid w:val="00CE3731"/>
    <w:rsid w:val="00CE389D"/>
    <w:rsid w:val="00CE38FB"/>
    <w:rsid w:val="00CE3909"/>
    <w:rsid w:val="00CE3FD2"/>
    <w:rsid w:val="00CE40A0"/>
    <w:rsid w:val="00CE40F7"/>
    <w:rsid w:val="00CE4222"/>
    <w:rsid w:val="00CE44EC"/>
    <w:rsid w:val="00CE45D1"/>
    <w:rsid w:val="00CE460C"/>
    <w:rsid w:val="00CE470D"/>
    <w:rsid w:val="00CE4A64"/>
    <w:rsid w:val="00CE4B8B"/>
    <w:rsid w:val="00CE55CD"/>
    <w:rsid w:val="00CE58BB"/>
    <w:rsid w:val="00CE5B85"/>
    <w:rsid w:val="00CE5D46"/>
    <w:rsid w:val="00CE5DB8"/>
    <w:rsid w:val="00CE5F31"/>
    <w:rsid w:val="00CE642B"/>
    <w:rsid w:val="00CE65FB"/>
    <w:rsid w:val="00CE69AE"/>
    <w:rsid w:val="00CE6AB9"/>
    <w:rsid w:val="00CE6CF4"/>
    <w:rsid w:val="00CE6ED4"/>
    <w:rsid w:val="00CE70DB"/>
    <w:rsid w:val="00CE7124"/>
    <w:rsid w:val="00CE7286"/>
    <w:rsid w:val="00CE72FE"/>
    <w:rsid w:val="00CE7340"/>
    <w:rsid w:val="00CE73C7"/>
    <w:rsid w:val="00CE77A6"/>
    <w:rsid w:val="00CE7A70"/>
    <w:rsid w:val="00CE7F63"/>
    <w:rsid w:val="00CF0141"/>
    <w:rsid w:val="00CF0172"/>
    <w:rsid w:val="00CF020E"/>
    <w:rsid w:val="00CF0332"/>
    <w:rsid w:val="00CF0AAB"/>
    <w:rsid w:val="00CF0BAB"/>
    <w:rsid w:val="00CF0BE5"/>
    <w:rsid w:val="00CF0C73"/>
    <w:rsid w:val="00CF134A"/>
    <w:rsid w:val="00CF1640"/>
    <w:rsid w:val="00CF1832"/>
    <w:rsid w:val="00CF1856"/>
    <w:rsid w:val="00CF1870"/>
    <w:rsid w:val="00CF1913"/>
    <w:rsid w:val="00CF1A88"/>
    <w:rsid w:val="00CF1B7E"/>
    <w:rsid w:val="00CF1D1B"/>
    <w:rsid w:val="00CF206B"/>
    <w:rsid w:val="00CF21BA"/>
    <w:rsid w:val="00CF2437"/>
    <w:rsid w:val="00CF264E"/>
    <w:rsid w:val="00CF2878"/>
    <w:rsid w:val="00CF28DC"/>
    <w:rsid w:val="00CF2A88"/>
    <w:rsid w:val="00CF2C75"/>
    <w:rsid w:val="00CF2CD6"/>
    <w:rsid w:val="00CF2D7B"/>
    <w:rsid w:val="00CF2F8E"/>
    <w:rsid w:val="00CF300C"/>
    <w:rsid w:val="00CF3131"/>
    <w:rsid w:val="00CF3181"/>
    <w:rsid w:val="00CF37FB"/>
    <w:rsid w:val="00CF3824"/>
    <w:rsid w:val="00CF3872"/>
    <w:rsid w:val="00CF39B8"/>
    <w:rsid w:val="00CF3CAE"/>
    <w:rsid w:val="00CF3D1D"/>
    <w:rsid w:val="00CF3EFA"/>
    <w:rsid w:val="00CF4112"/>
    <w:rsid w:val="00CF41D5"/>
    <w:rsid w:val="00CF4383"/>
    <w:rsid w:val="00CF43AA"/>
    <w:rsid w:val="00CF43D1"/>
    <w:rsid w:val="00CF43DD"/>
    <w:rsid w:val="00CF46E1"/>
    <w:rsid w:val="00CF48DA"/>
    <w:rsid w:val="00CF4A4B"/>
    <w:rsid w:val="00CF4C22"/>
    <w:rsid w:val="00CF4DAE"/>
    <w:rsid w:val="00CF4F13"/>
    <w:rsid w:val="00CF50F3"/>
    <w:rsid w:val="00CF5214"/>
    <w:rsid w:val="00CF5360"/>
    <w:rsid w:val="00CF552C"/>
    <w:rsid w:val="00CF57F4"/>
    <w:rsid w:val="00CF5A10"/>
    <w:rsid w:val="00CF5B8D"/>
    <w:rsid w:val="00CF5DBA"/>
    <w:rsid w:val="00CF5E41"/>
    <w:rsid w:val="00CF5F97"/>
    <w:rsid w:val="00CF62FA"/>
    <w:rsid w:val="00CF6318"/>
    <w:rsid w:val="00CF634F"/>
    <w:rsid w:val="00CF64E0"/>
    <w:rsid w:val="00CF6530"/>
    <w:rsid w:val="00CF690E"/>
    <w:rsid w:val="00CF6C38"/>
    <w:rsid w:val="00CF6E1F"/>
    <w:rsid w:val="00CF6EC5"/>
    <w:rsid w:val="00CF7117"/>
    <w:rsid w:val="00CF7208"/>
    <w:rsid w:val="00CF7211"/>
    <w:rsid w:val="00CF739B"/>
    <w:rsid w:val="00CF770B"/>
    <w:rsid w:val="00CF799D"/>
    <w:rsid w:val="00CF79E2"/>
    <w:rsid w:val="00CF79E4"/>
    <w:rsid w:val="00CF7F1B"/>
    <w:rsid w:val="00D00A4A"/>
    <w:rsid w:val="00D00C94"/>
    <w:rsid w:val="00D00CF7"/>
    <w:rsid w:val="00D00D20"/>
    <w:rsid w:val="00D00E4E"/>
    <w:rsid w:val="00D00F09"/>
    <w:rsid w:val="00D01105"/>
    <w:rsid w:val="00D012F6"/>
    <w:rsid w:val="00D01423"/>
    <w:rsid w:val="00D0149A"/>
    <w:rsid w:val="00D01632"/>
    <w:rsid w:val="00D016C8"/>
    <w:rsid w:val="00D0171E"/>
    <w:rsid w:val="00D017E8"/>
    <w:rsid w:val="00D0185E"/>
    <w:rsid w:val="00D01B3D"/>
    <w:rsid w:val="00D02004"/>
    <w:rsid w:val="00D021EA"/>
    <w:rsid w:val="00D0265E"/>
    <w:rsid w:val="00D028D8"/>
    <w:rsid w:val="00D028F6"/>
    <w:rsid w:val="00D0295D"/>
    <w:rsid w:val="00D02B0E"/>
    <w:rsid w:val="00D02C96"/>
    <w:rsid w:val="00D030B6"/>
    <w:rsid w:val="00D03116"/>
    <w:rsid w:val="00D03BC3"/>
    <w:rsid w:val="00D03E66"/>
    <w:rsid w:val="00D042F7"/>
    <w:rsid w:val="00D0459A"/>
    <w:rsid w:val="00D045A5"/>
    <w:rsid w:val="00D046F8"/>
    <w:rsid w:val="00D04804"/>
    <w:rsid w:val="00D04853"/>
    <w:rsid w:val="00D0487F"/>
    <w:rsid w:val="00D0498D"/>
    <w:rsid w:val="00D04C0D"/>
    <w:rsid w:val="00D04F10"/>
    <w:rsid w:val="00D050A2"/>
    <w:rsid w:val="00D050D8"/>
    <w:rsid w:val="00D05288"/>
    <w:rsid w:val="00D058A0"/>
    <w:rsid w:val="00D0593D"/>
    <w:rsid w:val="00D059C4"/>
    <w:rsid w:val="00D059DA"/>
    <w:rsid w:val="00D05C77"/>
    <w:rsid w:val="00D06074"/>
    <w:rsid w:val="00D062B2"/>
    <w:rsid w:val="00D064A2"/>
    <w:rsid w:val="00D06526"/>
    <w:rsid w:val="00D06567"/>
    <w:rsid w:val="00D06A6D"/>
    <w:rsid w:val="00D06C12"/>
    <w:rsid w:val="00D06C99"/>
    <w:rsid w:val="00D06EF6"/>
    <w:rsid w:val="00D07044"/>
    <w:rsid w:val="00D0770E"/>
    <w:rsid w:val="00D077C2"/>
    <w:rsid w:val="00D07833"/>
    <w:rsid w:val="00D078D9"/>
    <w:rsid w:val="00D07C8A"/>
    <w:rsid w:val="00D07D2E"/>
    <w:rsid w:val="00D07D3D"/>
    <w:rsid w:val="00D10290"/>
    <w:rsid w:val="00D105A0"/>
    <w:rsid w:val="00D105B8"/>
    <w:rsid w:val="00D10672"/>
    <w:rsid w:val="00D10777"/>
    <w:rsid w:val="00D10AD3"/>
    <w:rsid w:val="00D10E0F"/>
    <w:rsid w:val="00D10E22"/>
    <w:rsid w:val="00D11284"/>
    <w:rsid w:val="00D112AC"/>
    <w:rsid w:val="00D117A7"/>
    <w:rsid w:val="00D11BE5"/>
    <w:rsid w:val="00D11C81"/>
    <w:rsid w:val="00D11DD2"/>
    <w:rsid w:val="00D11E36"/>
    <w:rsid w:val="00D11EA3"/>
    <w:rsid w:val="00D12011"/>
    <w:rsid w:val="00D12013"/>
    <w:rsid w:val="00D1214B"/>
    <w:rsid w:val="00D12176"/>
    <w:rsid w:val="00D121A3"/>
    <w:rsid w:val="00D122C7"/>
    <w:rsid w:val="00D12486"/>
    <w:rsid w:val="00D125C7"/>
    <w:rsid w:val="00D125F3"/>
    <w:rsid w:val="00D1274E"/>
    <w:rsid w:val="00D129FE"/>
    <w:rsid w:val="00D12C86"/>
    <w:rsid w:val="00D1333E"/>
    <w:rsid w:val="00D13436"/>
    <w:rsid w:val="00D136FF"/>
    <w:rsid w:val="00D13837"/>
    <w:rsid w:val="00D1386E"/>
    <w:rsid w:val="00D1387F"/>
    <w:rsid w:val="00D13A01"/>
    <w:rsid w:val="00D13ACD"/>
    <w:rsid w:val="00D13D7E"/>
    <w:rsid w:val="00D13D80"/>
    <w:rsid w:val="00D13FBB"/>
    <w:rsid w:val="00D14431"/>
    <w:rsid w:val="00D144DC"/>
    <w:rsid w:val="00D1495F"/>
    <w:rsid w:val="00D14C6C"/>
    <w:rsid w:val="00D14EBA"/>
    <w:rsid w:val="00D14F3C"/>
    <w:rsid w:val="00D15581"/>
    <w:rsid w:val="00D15685"/>
    <w:rsid w:val="00D156EE"/>
    <w:rsid w:val="00D1570B"/>
    <w:rsid w:val="00D157CF"/>
    <w:rsid w:val="00D159A9"/>
    <w:rsid w:val="00D15A76"/>
    <w:rsid w:val="00D15A77"/>
    <w:rsid w:val="00D15DB8"/>
    <w:rsid w:val="00D15E2E"/>
    <w:rsid w:val="00D15F56"/>
    <w:rsid w:val="00D160A0"/>
    <w:rsid w:val="00D1623C"/>
    <w:rsid w:val="00D16609"/>
    <w:rsid w:val="00D16774"/>
    <w:rsid w:val="00D167A8"/>
    <w:rsid w:val="00D16910"/>
    <w:rsid w:val="00D17086"/>
    <w:rsid w:val="00D170D1"/>
    <w:rsid w:val="00D1718D"/>
    <w:rsid w:val="00D1731A"/>
    <w:rsid w:val="00D173FB"/>
    <w:rsid w:val="00D17616"/>
    <w:rsid w:val="00D179A4"/>
    <w:rsid w:val="00D17AC3"/>
    <w:rsid w:val="00D17D50"/>
    <w:rsid w:val="00D203B3"/>
    <w:rsid w:val="00D20776"/>
    <w:rsid w:val="00D20819"/>
    <w:rsid w:val="00D2082C"/>
    <w:rsid w:val="00D20A5D"/>
    <w:rsid w:val="00D20CE3"/>
    <w:rsid w:val="00D20DA2"/>
    <w:rsid w:val="00D20EA1"/>
    <w:rsid w:val="00D20EEA"/>
    <w:rsid w:val="00D212B7"/>
    <w:rsid w:val="00D2149F"/>
    <w:rsid w:val="00D217EF"/>
    <w:rsid w:val="00D21950"/>
    <w:rsid w:val="00D21B4D"/>
    <w:rsid w:val="00D21CAC"/>
    <w:rsid w:val="00D21DAE"/>
    <w:rsid w:val="00D21E70"/>
    <w:rsid w:val="00D2222C"/>
    <w:rsid w:val="00D2231D"/>
    <w:rsid w:val="00D22545"/>
    <w:rsid w:val="00D22BC9"/>
    <w:rsid w:val="00D22D40"/>
    <w:rsid w:val="00D22E92"/>
    <w:rsid w:val="00D22F9F"/>
    <w:rsid w:val="00D23328"/>
    <w:rsid w:val="00D234BD"/>
    <w:rsid w:val="00D235A3"/>
    <w:rsid w:val="00D236EE"/>
    <w:rsid w:val="00D23B30"/>
    <w:rsid w:val="00D23C8F"/>
    <w:rsid w:val="00D23CF0"/>
    <w:rsid w:val="00D23D4B"/>
    <w:rsid w:val="00D23EA9"/>
    <w:rsid w:val="00D240FE"/>
    <w:rsid w:val="00D24197"/>
    <w:rsid w:val="00D24206"/>
    <w:rsid w:val="00D24273"/>
    <w:rsid w:val="00D2454F"/>
    <w:rsid w:val="00D245FA"/>
    <w:rsid w:val="00D247AF"/>
    <w:rsid w:val="00D2495C"/>
    <w:rsid w:val="00D2497B"/>
    <w:rsid w:val="00D24D57"/>
    <w:rsid w:val="00D24D81"/>
    <w:rsid w:val="00D24EA4"/>
    <w:rsid w:val="00D24F2A"/>
    <w:rsid w:val="00D252CA"/>
    <w:rsid w:val="00D253D2"/>
    <w:rsid w:val="00D25463"/>
    <w:rsid w:val="00D2561B"/>
    <w:rsid w:val="00D2565A"/>
    <w:rsid w:val="00D25ADE"/>
    <w:rsid w:val="00D25B03"/>
    <w:rsid w:val="00D25BC0"/>
    <w:rsid w:val="00D25DD4"/>
    <w:rsid w:val="00D25F9E"/>
    <w:rsid w:val="00D2636F"/>
    <w:rsid w:val="00D265D9"/>
    <w:rsid w:val="00D266F1"/>
    <w:rsid w:val="00D2684F"/>
    <w:rsid w:val="00D2688C"/>
    <w:rsid w:val="00D26953"/>
    <w:rsid w:val="00D26A86"/>
    <w:rsid w:val="00D26A98"/>
    <w:rsid w:val="00D26B9A"/>
    <w:rsid w:val="00D26BFF"/>
    <w:rsid w:val="00D270E3"/>
    <w:rsid w:val="00D2721E"/>
    <w:rsid w:val="00D2738D"/>
    <w:rsid w:val="00D276EC"/>
    <w:rsid w:val="00D27C65"/>
    <w:rsid w:val="00D27D07"/>
    <w:rsid w:val="00D30251"/>
    <w:rsid w:val="00D302AB"/>
    <w:rsid w:val="00D30580"/>
    <w:rsid w:val="00D30999"/>
    <w:rsid w:val="00D30C6D"/>
    <w:rsid w:val="00D30CB2"/>
    <w:rsid w:val="00D30F40"/>
    <w:rsid w:val="00D30F4C"/>
    <w:rsid w:val="00D30FCA"/>
    <w:rsid w:val="00D311AB"/>
    <w:rsid w:val="00D3123A"/>
    <w:rsid w:val="00D312D9"/>
    <w:rsid w:val="00D3136B"/>
    <w:rsid w:val="00D3140E"/>
    <w:rsid w:val="00D314CD"/>
    <w:rsid w:val="00D314FA"/>
    <w:rsid w:val="00D316E6"/>
    <w:rsid w:val="00D31DC2"/>
    <w:rsid w:val="00D32124"/>
    <w:rsid w:val="00D3227E"/>
    <w:rsid w:val="00D32357"/>
    <w:rsid w:val="00D32448"/>
    <w:rsid w:val="00D326A6"/>
    <w:rsid w:val="00D32922"/>
    <w:rsid w:val="00D32B8A"/>
    <w:rsid w:val="00D32E71"/>
    <w:rsid w:val="00D32F7F"/>
    <w:rsid w:val="00D33567"/>
    <w:rsid w:val="00D3376F"/>
    <w:rsid w:val="00D337B1"/>
    <w:rsid w:val="00D33A58"/>
    <w:rsid w:val="00D33CC4"/>
    <w:rsid w:val="00D33D55"/>
    <w:rsid w:val="00D33E37"/>
    <w:rsid w:val="00D34071"/>
    <w:rsid w:val="00D34085"/>
    <w:rsid w:val="00D34091"/>
    <w:rsid w:val="00D340DC"/>
    <w:rsid w:val="00D34D13"/>
    <w:rsid w:val="00D34DCA"/>
    <w:rsid w:val="00D350FD"/>
    <w:rsid w:val="00D3576D"/>
    <w:rsid w:val="00D35950"/>
    <w:rsid w:val="00D35ADD"/>
    <w:rsid w:val="00D35BCA"/>
    <w:rsid w:val="00D35C1E"/>
    <w:rsid w:val="00D35C3D"/>
    <w:rsid w:val="00D35C9A"/>
    <w:rsid w:val="00D35D26"/>
    <w:rsid w:val="00D35DBE"/>
    <w:rsid w:val="00D36039"/>
    <w:rsid w:val="00D363AA"/>
    <w:rsid w:val="00D36529"/>
    <w:rsid w:val="00D366B2"/>
    <w:rsid w:val="00D367E1"/>
    <w:rsid w:val="00D36A34"/>
    <w:rsid w:val="00D36BAF"/>
    <w:rsid w:val="00D36CC3"/>
    <w:rsid w:val="00D36DEB"/>
    <w:rsid w:val="00D3733E"/>
    <w:rsid w:val="00D374C9"/>
    <w:rsid w:val="00D374CC"/>
    <w:rsid w:val="00D379F0"/>
    <w:rsid w:val="00D37CCA"/>
    <w:rsid w:val="00D37CFF"/>
    <w:rsid w:val="00D37F19"/>
    <w:rsid w:val="00D37F47"/>
    <w:rsid w:val="00D37F9B"/>
    <w:rsid w:val="00D40108"/>
    <w:rsid w:val="00D40407"/>
    <w:rsid w:val="00D40580"/>
    <w:rsid w:val="00D40837"/>
    <w:rsid w:val="00D40853"/>
    <w:rsid w:val="00D408B1"/>
    <w:rsid w:val="00D40A7C"/>
    <w:rsid w:val="00D40D89"/>
    <w:rsid w:val="00D40E10"/>
    <w:rsid w:val="00D40F7D"/>
    <w:rsid w:val="00D414C9"/>
    <w:rsid w:val="00D4155D"/>
    <w:rsid w:val="00D41608"/>
    <w:rsid w:val="00D4160D"/>
    <w:rsid w:val="00D416BC"/>
    <w:rsid w:val="00D416D0"/>
    <w:rsid w:val="00D4181E"/>
    <w:rsid w:val="00D419F9"/>
    <w:rsid w:val="00D41A5B"/>
    <w:rsid w:val="00D41C3A"/>
    <w:rsid w:val="00D41C5F"/>
    <w:rsid w:val="00D41D17"/>
    <w:rsid w:val="00D41F0F"/>
    <w:rsid w:val="00D41F35"/>
    <w:rsid w:val="00D4216E"/>
    <w:rsid w:val="00D423B0"/>
    <w:rsid w:val="00D423EB"/>
    <w:rsid w:val="00D425E0"/>
    <w:rsid w:val="00D42900"/>
    <w:rsid w:val="00D429C2"/>
    <w:rsid w:val="00D42A02"/>
    <w:rsid w:val="00D431DD"/>
    <w:rsid w:val="00D43279"/>
    <w:rsid w:val="00D4355B"/>
    <w:rsid w:val="00D4371D"/>
    <w:rsid w:val="00D437D8"/>
    <w:rsid w:val="00D43840"/>
    <w:rsid w:val="00D43932"/>
    <w:rsid w:val="00D43962"/>
    <w:rsid w:val="00D43B6D"/>
    <w:rsid w:val="00D43E18"/>
    <w:rsid w:val="00D43FED"/>
    <w:rsid w:val="00D4414D"/>
    <w:rsid w:val="00D44403"/>
    <w:rsid w:val="00D44716"/>
    <w:rsid w:val="00D449B7"/>
    <w:rsid w:val="00D44B57"/>
    <w:rsid w:val="00D44B69"/>
    <w:rsid w:val="00D44CFA"/>
    <w:rsid w:val="00D44FF9"/>
    <w:rsid w:val="00D45131"/>
    <w:rsid w:val="00D452DF"/>
    <w:rsid w:val="00D45A50"/>
    <w:rsid w:val="00D45A94"/>
    <w:rsid w:val="00D45B4B"/>
    <w:rsid w:val="00D45C37"/>
    <w:rsid w:val="00D45D56"/>
    <w:rsid w:val="00D46019"/>
    <w:rsid w:val="00D4607F"/>
    <w:rsid w:val="00D465F1"/>
    <w:rsid w:val="00D46A44"/>
    <w:rsid w:val="00D46AD5"/>
    <w:rsid w:val="00D46FBD"/>
    <w:rsid w:val="00D47031"/>
    <w:rsid w:val="00D47506"/>
    <w:rsid w:val="00D4779A"/>
    <w:rsid w:val="00D4786E"/>
    <w:rsid w:val="00D47894"/>
    <w:rsid w:val="00D47921"/>
    <w:rsid w:val="00D47D2D"/>
    <w:rsid w:val="00D503B6"/>
    <w:rsid w:val="00D504EA"/>
    <w:rsid w:val="00D50680"/>
    <w:rsid w:val="00D50825"/>
    <w:rsid w:val="00D50BCA"/>
    <w:rsid w:val="00D50C0E"/>
    <w:rsid w:val="00D50F2C"/>
    <w:rsid w:val="00D51051"/>
    <w:rsid w:val="00D5177B"/>
    <w:rsid w:val="00D518D6"/>
    <w:rsid w:val="00D51C0C"/>
    <w:rsid w:val="00D51D08"/>
    <w:rsid w:val="00D523A2"/>
    <w:rsid w:val="00D52439"/>
    <w:rsid w:val="00D5261C"/>
    <w:rsid w:val="00D5264D"/>
    <w:rsid w:val="00D527AF"/>
    <w:rsid w:val="00D527B8"/>
    <w:rsid w:val="00D529B5"/>
    <w:rsid w:val="00D52B6C"/>
    <w:rsid w:val="00D52B93"/>
    <w:rsid w:val="00D52D0E"/>
    <w:rsid w:val="00D52D15"/>
    <w:rsid w:val="00D52E26"/>
    <w:rsid w:val="00D52E5B"/>
    <w:rsid w:val="00D52EA3"/>
    <w:rsid w:val="00D52EA5"/>
    <w:rsid w:val="00D5365B"/>
    <w:rsid w:val="00D53CEB"/>
    <w:rsid w:val="00D5407E"/>
    <w:rsid w:val="00D540D1"/>
    <w:rsid w:val="00D542DE"/>
    <w:rsid w:val="00D54359"/>
    <w:rsid w:val="00D5449B"/>
    <w:rsid w:val="00D54554"/>
    <w:rsid w:val="00D545D6"/>
    <w:rsid w:val="00D546A7"/>
    <w:rsid w:val="00D5477A"/>
    <w:rsid w:val="00D5481C"/>
    <w:rsid w:val="00D55220"/>
    <w:rsid w:val="00D5527C"/>
    <w:rsid w:val="00D552BA"/>
    <w:rsid w:val="00D5566D"/>
    <w:rsid w:val="00D55826"/>
    <w:rsid w:val="00D55899"/>
    <w:rsid w:val="00D55A5A"/>
    <w:rsid w:val="00D55C21"/>
    <w:rsid w:val="00D55D42"/>
    <w:rsid w:val="00D56139"/>
    <w:rsid w:val="00D56200"/>
    <w:rsid w:val="00D5639B"/>
    <w:rsid w:val="00D5644E"/>
    <w:rsid w:val="00D56458"/>
    <w:rsid w:val="00D564A8"/>
    <w:rsid w:val="00D565F6"/>
    <w:rsid w:val="00D56720"/>
    <w:rsid w:val="00D56725"/>
    <w:rsid w:val="00D56760"/>
    <w:rsid w:val="00D56765"/>
    <w:rsid w:val="00D56879"/>
    <w:rsid w:val="00D56A5A"/>
    <w:rsid w:val="00D56AE2"/>
    <w:rsid w:val="00D56BD5"/>
    <w:rsid w:val="00D56C44"/>
    <w:rsid w:val="00D56E7F"/>
    <w:rsid w:val="00D56F2B"/>
    <w:rsid w:val="00D57141"/>
    <w:rsid w:val="00D57580"/>
    <w:rsid w:val="00D57985"/>
    <w:rsid w:val="00D57AAF"/>
    <w:rsid w:val="00D57C60"/>
    <w:rsid w:val="00D57EAE"/>
    <w:rsid w:val="00D57F27"/>
    <w:rsid w:val="00D60352"/>
    <w:rsid w:val="00D60576"/>
    <w:rsid w:val="00D60667"/>
    <w:rsid w:val="00D607D3"/>
    <w:rsid w:val="00D60839"/>
    <w:rsid w:val="00D608AB"/>
    <w:rsid w:val="00D608F3"/>
    <w:rsid w:val="00D60B59"/>
    <w:rsid w:val="00D60C0F"/>
    <w:rsid w:val="00D60DCB"/>
    <w:rsid w:val="00D60E0F"/>
    <w:rsid w:val="00D6102C"/>
    <w:rsid w:val="00D610F4"/>
    <w:rsid w:val="00D6114B"/>
    <w:rsid w:val="00D6114F"/>
    <w:rsid w:val="00D611D2"/>
    <w:rsid w:val="00D6142B"/>
    <w:rsid w:val="00D61AC8"/>
    <w:rsid w:val="00D61BC6"/>
    <w:rsid w:val="00D61C25"/>
    <w:rsid w:val="00D61E59"/>
    <w:rsid w:val="00D62214"/>
    <w:rsid w:val="00D622C1"/>
    <w:rsid w:val="00D626F3"/>
    <w:rsid w:val="00D627B2"/>
    <w:rsid w:val="00D6295C"/>
    <w:rsid w:val="00D62A43"/>
    <w:rsid w:val="00D62B26"/>
    <w:rsid w:val="00D62B66"/>
    <w:rsid w:val="00D62CBC"/>
    <w:rsid w:val="00D62D80"/>
    <w:rsid w:val="00D62EE8"/>
    <w:rsid w:val="00D63084"/>
    <w:rsid w:val="00D630C0"/>
    <w:rsid w:val="00D63232"/>
    <w:rsid w:val="00D63247"/>
    <w:rsid w:val="00D6357E"/>
    <w:rsid w:val="00D636E4"/>
    <w:rsid w:val="00D63711"/>
    <w:rsid w:val="00D63916"/>
    <w:rsid w:val="00D63AC8"/>
    <w:rsid w:val="00D6421B"/>
    <w:rsid w:val="00D6432B"/>
    <w:rsid w:val="00D646B3"/>
    <w:rsid w:val="00D647C0"/>
    <w:rsid w:val="00D650DD"/>
    <w:rsid w:val="00D650FA"/>
    <w:rsid w:val="00D6599F"/>
    <w:rsid w:val="00D65A14"/>
    <w:rsid w:val="00D65A29"/>
    <w:rsid w:val="00D65A7C"/>
    <w:rsid w:val="00D65AE9"/>
    <w:rsid w:val="00D65CE8"/>
    <w:rsid w:val="00D65DE9"/>
    <w:rsid w:val="00D65F03"/>
    <w:rsid w:val="00D662BE"/>
    <w:rsid w:val="00D663B2"/>
    <w:rsid w:val="00D6651E"/>
    <w:rsid w:val="00D666C0"/>
    <w:rsid w:val="00D66782"/>
    <w:rsid w:val="00D6693F"/>
    <w:rsid w:val="00D66C78"/>
    <w:rsid w:val="00D674C3"/>
    <w:rsid w:val="00D6793F"/>
    <w:rsid w:val="00D67AE9"/>
    <w:rsid w:val="00D67B33"/>
    <w:rsid w:val="00D67FD6"/>
    <w:rsid w:val="00D70386"/>
    <w:rsid w:val="00D7056E"/>
    <w:rsid w:val="00D705E4"/>
    <w:rsid w:val="00D708E2"/>
    <w:rsid w:val="00D70B97"/>
    <w:rsid w:val="00D70C31"/>
    <w:rsid w:val="00D711C1"/>
    <w:rsid w:val="00D7135E"/>
    <w:rsid w:val="00D714AB"/>
    <w:rsid w:val="00D715FA"/>
    <w:rsid w:val="00D71AB9"/>
    <w:rsid w:val="00D71BDF"/>
    <w:rsid w:val="00D71D73"/>
    <w:rsid w:val="00D720A9"/>
    <w:rsid w:val="00D725F7"/>
    <w:rsid w:val="00D7274C"/>
    <w:rsid w:val="00D727E7"/>
    <w:rsid w:val="00D72853"/>
    <w:rsid w:val="00D728BB"/>
    <w:rsid w:val="00D72A7F"/>
    <w:rsid w:val="00D72BB4"/>
    <w:rsid w:val="00D72BCE"/>
    <w:rsid w:val="00D72E44"/>
    <w:rsid w:val="00D72E87"/>
    <w:rsid w:val="00D73071"/>
    <w:rsid w:val="00D731A2"/>
    <w:rsid w:val="00D735A0"/>
    <w:rsid w:val="00D73989"/>
    <w:rsid w:val="00D73C0A"/>
    <w:rsid w:val="00D73E3E"/>
    <w:rsid w:val="00D74103"/>
    <w:rsid w:val="00D743FA"/>
    <w:rsid w:val="00D74489"/>
    <w:rsid w:val="00D7453B"/>
    <w:rsid w:val="00D7473C"/>
    <w:rsid w:val="00D74856"/>
    <w:rsid w:val="00D74D4F"/>
    <w:rsid w:val="00D75190"/>
    <w:rsid w:val="00D758B6"/>
    <w:rsid w:val="00D758D5"/>
    <w:rsid w:val="00D75A66"/>
    <w:rsid w:val="00D75AFD"/>
    <w:rsid w:val="00D75B0C"/>
    <w:rsid w:val="00D75B25"/>
    <w:rsid w:val="00D75B8A"/>
    <w:rsid w:val="00D75DD7"/>
    <w:rsid w:val="00D762AF"/>
    <w:rsid w:val="00D763D5"/>
    <w:rsid w:val="00D763F0"/>
    <w:rsid w:val="00D76639"/>
    <w:rsid w:val="00D7698C"/>
    <w:rsid w:val="00D76AF7"/>
    <w:rsid w:val="00D76CBB"/>
    <w:rsid w:val="00D770F8"/>
    <w:rsid w:val="00D771D2"/>
    <w:rsid w:val="00D77279"/>
    <w:rsid w:val="00D7754A"/>
    <w:rsid w:val="00D777BC"/>
    <w:rsid w:val="00D778A3"/>
    <w:rsid w:val="00D77E5A"/>
    <w:rsid w:val="00D8005D"/>
    <w:rsid w:val="00D80126"/>
    <w:rsid w:val="00D8017C"/>
    <w:rsid w:val="00D801E0"/>
    <w:rsid w:val="00D802AF"/>
    <w:rsid w:val="00D804AB"/>
    <w:rsid w:val="00D8061B"/>
    <w:rsid w:val="00D806AF"/>
    <w:rsid w:val="00D807B7"/>
    <w:rsid w:val="00D8080F"/>
    <w:rsid w:val="00D80942"/>
    <w:rsid w:val="00D80A48"/>
    <w:rsid w:val="00D80A9F"/>
    <w:rsid w:val="00D80C39"/>
    <w:rsid w:val="00D80C56"/>
    <w:rsid w:val="00D80E79"/>
    <w:rsid w:val="00D80EB0"/>
    <w:rsid w:val="00D8111C"/>
    <w:rsid w:val="00D81705"/>
    <w:rsid w:val="00D81942"/>
    <w:rsid w:val="00D8203A"/>
    <w:rsid w:val="00D822B9"/>
    <w:rsid w:val="00D82CF8"/>
    <w:rsid w:val="00D82F63"/>
    <w:rsid w:val="00D8301C"/>
    <w:rsid w:val="00D8301D"/>
    <w:rsid w:val="00D8375C"/>
    <w:rsid w:val="00D83863"/>
    <w:rsid w:val="00D83D32"/>
    <w:rsid w:val="00D83FEC"/>
    <w:rsid w:val="00D84062"/>
    <w:rsid w:val="00D846DB"/>
    <w:rsid w:val="00D846DF"/>
    <w:rsid w:val="00D84766"/>
    <w:rsid w:val="00D84C28"/>
    <w:rsid w:val="00D84C45"/>
    <w:rsid w:val="00D84C76"/>
    <w:rsid w:val="00D84ED9"/>
    <w:rsid w:val="00D84F00"/>
    <w:rsid w:val="00D84F71"/>
    <w:rsid w:val="00D851E6"/>
    <w:rsid w:val="00D8535C"/>
    <w:rsid w:val="00D8552C"/>
    <w:rsid w:val="00D85904"/>
    <w:rsid w:val="00D859A1"/>
    <w:rsid w:val="00D85B20"/>
    <w:rsid w:val="00D85B40"/>
    <w:rsid w:val="00D85B4A"/>
    <w:rsid w:val="00D85CFD"/>
    <w:rsid w:val="00D85D82"/>
    <w:rsid w:val="00D866A6"/>
    <w:rsid w:val="00D86872"/>
    <w:rsid w:val="00D86AFF"/>
    <w:rsid w:val="00D86B1A"/>
    <w:rsid w:val="00D86BEB"/>
    <w:rsid w:val="00D86CA8"/>
    <w:rsid w:val="00D86E30"/>
    <w:rsid w:val="00D86EED"/>
    <w:rsid w:val="00D8705F"/>
    <w:rsid w:val="00D8721F"/>
    <w:rsid w:val="00D87394"/>
    <w:rsid w:val="00D874DF"/>
    <w:rsid w:val="00D8775E"/>
    <w:rsid w:val="00D87849"/>
    <w:rsid w:val="00D87C10"/>
    <w:rsid w:val="00D87C98"/>
    <w:rsid w:val="00D87ED3"/>
    <w:rsid w:val="00D901F5"/>
    <w:rsid w:val="00D9024C"/>
    <w:rsid w:val="00D90516"/>
    <w:rsid w:val="00D90691"/>
    <w:rsid w:val="00D9082D"/>
    <w:rsid w:val="00D90A41"/>
    <w:rsid w:val="00D90B5A"/>
    <w:rsid w:val="00D90ED6"/>
    <w:rsid w:val="00D90F2C"/>
    <w:rsid w:val="00D911DB"/>
    <w:rsid w:val="00D9124A"/>
    <w:rsid w:val="00D912B1"/>
    <w:rsid w:val="00D9158F"/>
    <w:rsid w:val="00D9176B"/>
    <w:rsid w:val="00D91B34"/>
    <w:rsid w:val="00D91C4D"/>
    <w:rsid w:val="00D91D18"/>
    <w:rsid w:val="00D91DFD"/>
    <w:rsid w:val="00D92449"/>
    <w:rsid w:val="00D9248B"/>
    <w:rsid w:val="00D927F5"/>
    <w:rsid w:val="00D9293D"/>
    <w:rsid w:val="00D92CDA"/>
    <w:rsid w:val="00D933C1"/>
    <w:rsid w:val="00D9379C"/>
    <w:rsid w:val="00D9383B"/>
    <w:rsid w:val="00D9391A"/>
    <w:rsid w:val="00D93E42"/>
    <w:rsid w:val="00D93E86"/>
    <w:rsid w:val="00D93ED0"/>
    <w:rsid w:val="00D93EEF"/>
    <w:rsid w:val="00D940F2"/>
    <w:rsid w:val="00D943F3"/>
    <w:rsid w:val="00D945BA"/>
    <w:rsid w:val="00D94949"/>
    <w:rsid w:val="00D94AE3"/>
    <w:rsid w:val="00D94B96"/>
    <w:rsid w:val="00D94BD5"/>
    <w:rsid w:val="00D950C3"/>
    <w:rsid w:val="00D95244"/>
    <w:rsid w:val="00D95262"/>
    <w:rsid w:val="00D953FB"/>
    <w:rsid w:val="00D95490"/>
    <w:rsid w:val="00D959FD"/>
    <w:rsid w:val="00D95BB8"/>
    <w:rsid w:val="00D95C4D"/>
    <w:rsid w:val="00D9602E"/>
    <w:rsid w:val="00D96802"/>
    <w:rsid w:val="00D968B3"/>
    <w:rsid w:val="00D96C7A"/>
    <w:rsid w:val="00D96C8F"/>
    <w:rsid w:val="00D96E49"/>
    <w:rsid w:val="00D96E59"/>
    <w:rsid w:val="00D9711B"/>
    <w:rsid w:val="00D97351"/>
    <w:rsid w:val="00D97359"/>
    <w:rsid w:val="00D977C5"/>
    <w:rsid w:val="00D978DC"/>
    <w:rsid w:val="00D97A5E"/>
    <w:rsid w:val="00D97E5E"/>
    <w:rsid w:val="00DA02CA"/>
    <w:rsid w:val="00DA0345"/>
    <w:rsid w:val="00DA06AC"/>
    <w:rsid w:val="00DA0B75"/>
    <w:rsid w:val="00DA0BA8"/>
    <w:rsid w:val="00DA0D86"/>
    <w:rsid w:val="00DA0E2B"/>
    <w:rsid w:val="00DA0E4B"/>
    <w:rsid w:val="00DA11E4"/>
    <w:rsid w:val="00DA124C"/>
    <w:rsid w:val="00DA13DA"/>
    <w:rsid w:val="00DA15A4"/>
    <w:rsid w:val="00DA1717"/>
    <w:rsid w:val="00DA174C"/>
    <w:rsid w:val="00DA1949"/>
    <w:rsid w:val="00DA1ACE"/>
    <w:rsid w:val="00DA1B66"/>
    <w:rsid w:val="00DA1C05"/>
    <w:rsid w:val="00DA1E37"/>
    <w:rsid w:val="00DA2154"/>
    <w:rsid w:val="00DA25D6"/>
    <w:rsid w:val="00DA26B3"/>
    <w:rsid w:val="00DA26D2"/>
    <w:rsid w:val="00DA2729"/>
    <w:rsid w:val="00DA28C7"/>
    <w:rsid w:val="00DA2AC5"/>
    <w:rsid w:val="00DA2B67"/>
    <w:rsid w:val="00DA2C0A"/>
    <w:rsid w:val="00DA2E2D"/>
    <w:rsid w:val="00DA31B1"/>
    <w:rsid w:val="00DA3417"/>
    <w:rsid w:val="00DA34F1"/>
    <w:rsid w:val="00DA3518"/>
    <w:rsid w:val="00DA3628"/>
    <w:rsid w:val="00DA377D"/>
    <w:rsid w:val="00DA3AA9"/>
    <w:rsid w:val="00DA3D89"/>
    <w:rsid w:val="00DA3F55"/>
    <w:rsid w:val="00DA40A6"/>
    <w:rsid w:val="00DA4399"/>
    <w:rsid w:val="00DA4408"/>
    <w:rsid w:val="00DA478F"/>
    <w:rsid w:val="00DA4836"/>
    <w:rsid w:val="00DA48AA"/>
    <w:rsid w:val="00DA4EA6"/>
    <w:rsid w:val="00DA4F31"/>
    <w:rsid w:val="00DA4FF9"/>
    <w:rsid w:val="00DA50C8"/>
    <w:rsid w:val="00DA51DF"/>
    <w:rsid w:val="00DA51F0"/>
    <w:rsid w:val="00DA5426"/>
    <w:rsid w:val="00DA5591"/>
    <w:rsid w:val="00DA5618"/>
    <w:rsid w:val="00DA576D"/>
    <w:rsid w:val="00DA58BA"/>
    <w:rsid w:val="00DA5AF4"/>
    <w:rsid w:val="00DA5B8B"/>
    <w:rsid w:val="00DA5D2D"/>
    <w:rsid w:val="00DA5D54"/>
    <w:rsid w:val="00DA5FE1"/>
    <w:rsid w:val="00DA614D"/>
    <w:rsid w:val="00DA619E"/>
    <w:rsid w:val="00DA6323"/>
    <w:rsid w:val="00DA638A"/>
    <w:rsid w:val="00DA6453"/>
    <w:rsid w:val="00DA6656"/>
    <w:rsid w:val="00DA69AB"/>
    <w:rsid w:val="00DA707B"/>
    <w:rsid w:val="00DA70AC"/>
    <w:rsid w:val="00DA71D9"/>
    <w:rsid w:val="00DA7282"/>
    <w:rsid w:val="00DA761A"/>
    <w:rsid w:val="00DA7682"/>
    <w:rsid w:val="00DA776F"/>
    <w:rsid w:val="00DA7A40"/>
    <w:rsid w:val="00DA7B31"/>
    <w:rsid w:val="00DA7B86"/>
    <w:rsid w:val="00DA7B97"/>
    <w:rsid w:val="00DA7EF8"/>
    <w:rsid w:val="00DA7F8C"/>
    <w:rsid w:val="00DB097D"/>
    <w:rsid w:val="00DB0B08"/>
    <w:rsid w:val="00DB0BD5"/>
    <w:rsid w:val="00DB0BF4"/>
    <w:rsid w:val="00DB0E9B"/>
    <w:rsid w:val="00DB0EA9"/>
    <w:rsid w:val="00DB0EC7"/>
    <w:rsid w:val="00DB0F42"/>
    <w:rsid w:val="00DB11D0"/>
    <w:rsid w:val="00DB138A"/>
    <w:rsid w:val="00DB1539"/>
    <w:rsid w:val="00DB1692"/>
    <w:rsid w:val="00DB16F8"/>
    <w:rsid w:val="00DB1718"/>
    <w:rsid w:val="00DB1994"/>
    <w:rsid w:val="00DB1A24"/>
    <w:rsid w:val="00DB1F71"/>
    <w:rsid w:val="00DB218C"/>
    <w:rsid w:val="00DB21BD"/>
    <w:rsid w:val="00DB2219"/>
    <w:rsid w:val="00DB232C"/>
    <w:rsid w:val="00DB243C"/>
    <w:rsid w:val="00DB2A6F"/>
    <w:rsid w:val="00DB3588"/>
    <w:rsid w:val="00DB3F09"/>
    <w:rsid w:val="00DB4061"/>
    <w:rsid w:val="00DB4143"/>
    <w:rsid w:val="00DB41EF"/>
    <w:rsid w:val="00DB4391"/>
    <w:rsid w:val="00DB444E"/>
    <w:rsid w:val="00DB45B9"/>
    <w:rsid w:val="00DB470B"/>
    <w:rsid w:val="00DB4AF5"/>
    <w:rsid w:val="00DB4D3B"/>
    <w:rsid w:val="00DB4D89"/>
    <w:rsid w:val="00DB4D9F"/>
    <w:rsid w:val="00DB4EC3"/>
    <w:rsid w:val="00DB4FB7"/>
    <w:rsid w:val="00DB5182"/>
    <w:rsid w:val="00DB54D0"/>
    <w:rsid w:val="00DB54D7"/>
    <w:rsid w:val="00DB550C"/>
    <w:rsid w:val="00DB5B96"/>
    <w:rsid w:val="00DB5D21"/>
    <w:rsid w:val="00DB6176"/>
    <w:rsid w:val="00DB61EA"/>
    <w:rsid w:val="00DB6492"/>
    <w:rsid w:val="00DB650E"/>
    <w:rsid w:val="00DB6738"/>
    <w:rsid w:val="00DB6A48"/>
    <w:rsid w:val="00DB6B6F"/>
    <w:rsid w:val="00DB6D1D"/>
    <w:rsid w:val="00DB6DB7"/>
    <w:rsid w:val="00DB6DE4"/>
    <w:rsid w:val="00DB6F3B"/>
    <w:rsid w:val="00DB6FDF"/>
    <w:rsid w:val="00DB7097"/>
    <w:rsid w:val="00DB70A2"/>
    <w:rsid w:val="00DB70A8"/>
    <w:rsid w:val="00DB7249"/>
    <w:rsid w:val="00DB7961"/>
    <w:rsid w:val="00DB7AF9"/>
    <w:rsid w:val="00DC0212"/>
    <w:rsid w:val="00DC0469"/>
    <w:rsid w:val="00DC0530"/>
    <w:rsid w:val="00DC0582"/>
    <w:rsid w:val="00DC07B2"/>
    <w:rsid w:val="00DC0959"/>
    <w:rsid w:val="00DC0B9F"/>
    <w:rsid w:val="00DC14FB"/>
    <w:rsid w:val="00DC15B1"/>
    <w:rsid w:val="00DC16BF"/>
    <w:rsid w:val="00DC1750"/>
    <w:rsid w:val="00DC1D41"/>
    <w:rsid w:val="00DC1FBE"/>
    <w:rsid w:val="00DC1FC5"/>
    <w:rsid w:val="00DC2832"/>
    <w:rsid w:val="00DC2A7A"/>
    <w:rsid w:val="00DC2A86"/>
    <w:rsid w:val="00DC2AA0"/>
    <w:rsid w:val="00DC2CC7"/>
    <w:rsid w:val="00DC2DA6"/>
    <w:rsid w:val="00DC2E9F"/>
    <w:rsid w:val="00DC3108"/>
    <w:rsid w:val="00DC330C"/>
    <w:rsid w:val="00DC367F"/>
    <w:rsid w:val="00DC37B5"/>
    <w:rsid w:val="00DC39BA"/>
    <w:rsid w:val="00DC39D5"/>
    <w:rsid w:val="00DC3F67"/>
    <w:rsid w:val="00DC4314"/>
    <w:rsid w:val="00DC459A"/>
    <w:rsid w:val="00DC467F"/>
    <w:rsid w:val="00DC48E6"/>
    <w:rsid w:val="00DC48EF"/>
    <w:rsid w:val="00DC4D8E"/>
    <w:rsid w:val="00DC52C4"/>
    <w:rsid w:val="00DC532D"/>
    <w:rsid w:val="00DC5406"/>
    <w:rsid w:val="00DC5410"/>
    <w:rsid w:val="00DC549B"/>
    <w:rsid w:val="00DC5617"/>
    <w:rsid w:val="00DC5806"/>
    <w:rsid w:val="00DC5875"/>
    <w:rsid w:val="00DC5AE5"/>
    <w:rsid w:val="00DC5F92"/>
    <w:rsid w:val="00DC6197"/>
    <w:rsid w:val="00DC628D"/>
    <w:rsid w:val="00DC63F1"/>
    <w:rsid w:val="00DC64FB"/>
    <w:rsid w:val="00DC6809"/>
    <w:rsid w:val="00DC6916"/>
    <w:rsid w:val="00DC6940"/>
    <w:rsid w:val="00DC696B"/>
    <w:rsid w:val="00DC6B35"/>
    <w:rsid w:val="00DC7078"/>
    <w:rsid w:val="00DC73B7"/>
    <w:rsid w:val="00DC73C0"/>
    <w:rsid w:val="00DC73E0"/>
    <w:rsid w:val="00DC74C6"/>
    <w:rsid w:val="00DC74E9"/>
    <w:rsid w:val="00DC7981"/>
    <w:rsid w:val="00DC7AB4"/>
    <w:rsid w:val="00DC7B80"/>
    <w:rsid w:val="00DC7CBA"/>
    <w:rsid w:val="00DC7CF9"/>
    <w:rsid w:val="00DC7D6C"/>
    <w:rsid w:val="00DC7F65"/>
    <w:rsid w:val="00DC7FC3"/>
    <w:rsid w:val="00DD0309"/>
    <w:rsid w:val="00DD040C"/>
    <w:rsid w:val="00DD0627"/>
    <w:rsid w:val="00DD083A"/>
    <w:rsid w:val="00DD0AB3"/>
    <w:rsid w:val="00DD0B90"/>
    <w:rsid w:val="00DD0CA0"/>
    <w:rsid w:val="00DD0CDA"/>
    <w:rsid w:val="00DD0CF8"/>
    <w:rsid w:val="00DD0DD0"/>
    <w:rsid w:val="00DD10B1"/>
    <w:rsid w:val="00DD1322"/>
    <w:rsid w:val="00DD137E"/>
    <w:rsid w:val="00DD13EF"/>
    <w:rsid w:val="00DD15BE"/>
    <w:rsid w:val="00DD199A"/>
    <w:rsid w:val="00DD19F3"/>
    <w:rsid w:val="00DD1AD7"/>
    <w:rsid w:val="00DD1ED5"/>
    <w:rsid w:val="00DD2420"/>
    <w:rsid w:val="00DD24DB"/>
    <w:rsid w:val="00DD27DA"/>
    <w:rsid w:val="00DD294D"/>
    <w:rsid w:val="00DD2C8F"/>
    <w:rsid w:val="00DD2ED0"/>
    <w:rsid w:val="00DD2FC1"/>
    <w:rsid w:val="00DD308C"/>
    <w:rsid w:val="00DD35F4"/>
    <w:rsid w:val="00DD36DB"/>
    <w:rsid w:val="00DD3793"/>
    <w:rsid w:val="00DD3883"/>
    <w:rsid w:val="00DD3919"/>
    <w:rsid w:val="00DD407E"/>
    <w:rsid w:val="00DD4382"/>
    <w:rsid w:val="00DD4387"/>
    <w:rsid w:val="00DD4636"/>
    <w:rsid w:val="00DD4762"/>
    <w:rsid w:val="00DD4A45"/>
    <w:rsid w:val="00DD4BB0"/>
    <w:rsid w:val="00DD50C6"/>
    <w:rsid w:val="00DD564B"/>
    <w:rsid w:val="00DD5717"/>
    <w:rsid w:val="00DD5A16"/>
    <w:rsid w:val="00DD5B96"/>
    <w:rsid w:val="00DD5C92"/>
    <w:rsid w:val="00DD5D27"/>
    <w:rsid w:val="00DD5DF4"/>
    <w:rsid w:val="00DD5F4D"/>
    <w:rsid w:val="00DD60AF"/>
    <w:rsid w:val="00DD62E4"/>
    <w:rsid w:val="00DD6470"/>
    <w:rsid w:val="00DD664B"/>
    <w:rsid w:val="00DD66AE"/>
    <w:rsid w:val="00DD679D"/>
    <w:rsid w:val="00DD6820"/>
    <w:rsid w:val="00DD69F1"/>
    <w:rsid w:val="00DD6A6E"/>
    <w:rsid w:val="00DD6C78"/>
    <w:rsid w:val="00DD6D5E"/>
    <w:rsid w:val="00DD72D7"/>
    <w:rsid w:val="00DD74D6"/>
    <w:rsid w:val="00DD75C8"/>
    <w:rsid w:val="00DD7702"/>
    <w:rsid w:val="00DD771A"/>
    <w:rsid w:val="00DD78FD"/>
    <w:rsid w:val="00DD795D"/>
    <w:rsid w:val="00DD79FB"/>
    <w:rsid w:val="00DD7A6A"/>
    <w:rsid w:val="00DD7CD1"/>
    <w:rsid w:val="00DE012D"/>
    <w:rsid w:val="00DE0164"/>
    <w:rsid w:val="00DE0272"/>
    <w:rsid w:val="00DE03C9"/>
    <w:rsid w:val="00DE09F9"/>
    <w:rsid w:val="00DE0AF9"/>
    <w:rsid w:val="00DE0EBA"/>
    <w:rsid w:val="00DE1296"/>
    <w:rsid w:val="00DE12C7"/>
    <w:rsid w:val="00DE1393"/>
    <w:rsid w:val="00DE142E"/>
    <w:rsid w:val="00DE14F3"/>
    <w:rsid w:val="00DE14F9"/>
    <w:rsid w:val="00DE191B"/>
    <w:rsid w:val="00DE2313"/>
    <w:rsid w:val="00DE256F"/>
    <w:rsid w:val="00DE2802"/>
    <w:rsid w:val="00DE2BB3"/>
    <w:rsid w:val="00DE3158"/>
    <w:rsid w:val="00DE3162"/>
    <w:rsid w:val="00DE3558"/>
    <w:rsid w:val="00DE3793"/>
    <w:rsid w:val="00DE3862"/>
    <w:rsid w:val="00DE3B69"/>
    <w:rsid w:val="00DE3BAC"/>
    <w:rsid w:val="00DE3C7B"/>
    <w:rsid w:val="00DE3DD3"/>
    <w:rsid w:val="00DE4030"/>
    <w:rsid w:val="00DE43B1"/>
    <w:rsid w:val="00DE464D"/>
    <w:rsid w:val="00DE4658"/>
    <w:rsid w:val="00DE49D5"/>
    <w:rsid w:val="00DE4A3C"/>
    <w:rsid w:val="00DE4B7F"/>
    <w:rsid w:val="00DE4E1B"/>
    <w:rsid w:val="00DE541C"/>
    <w:rsid w:val="00DE5451"/>
    <w:rsid w:val="00DE57D1"/>
    <w:rsid w:val="00DE5A7B"/>
    <w:rsid w:val="00DE5B4C"/>
    <w:rsid w:val="00DE5BE8"/>
    <w:rsid w:val="00DE5CB2"/>
    <w:rsid w:val="00DE5D3F"/>
    <w:rsid w:val="00DE5E01"/>
    <w:rsid w:val="00DE6130"/>
    <w:rsid w:val="00DE6311"/>
    <w:rsid w:val="00DE632A"/>
    <w:rsid w:val="00DE646A"/>
    <w:rsid w:val="00DE6531"/>
    <w:rsid w:val="00DE691B"/>
    <w:rsid w:val="00DE6AB0"/>
    <w:rsid w:val="00DE6DA2"/>
    <w:rsid w:val="00DE7049"/>
    <w:rsid w:val="00DE745C"/>
    <w:rsid w:val="00DE754E"/>
    <w:rsid w:val="00DE75F7"/>
    <w:rsid w:val="00DE7B0E"/>
    <w:rsid w:val="00DE7B9B"/>
    <w:rsid w:val="00DE7C33"/>
    <w:rsid w:val="00DE7D58"/>
    <w:rsid w:val="00DE7F7A"/>
    <w:rsid w:val="00DF0128"/>
    <w:rsid w:val="00DF02AC"/>
    <w:rsid w:val="00DF0425"/>
    <w:rsid w:val="00DF04AC"/>
    <w:rsid w:val="00DF06AC"/>
    <w:rsid w:val="00DF09CE"/>
    <w:rsid w:val="00DF1392"/>
    <w:rsid w:val="00DF13E2"/>
    <w:rsid w:val="00DF1512"/>
    <w:rsid w:val="00DF152A"/>
    <w:rsid w:val="00DF164B"/>
    <w:rsid w:val="00DF19C4"/>
    <w:rsid w:val="00DF1B2A"/>
    <w:rsid w:val="00DF1D67"/>
    <w:rsid w:val="00DF1DE2"/>
    <w:rsid w:val="00DF1FB1"/>
    <w:rsid w:val="00DF2062"/>
    <w:rsid w:val="00DF26C2"/>
    <w:rsid w:val="00DF2888"/>
    <w:rsid w:val="00DF2E23"/>
    <w:rsid w:val="00DF3029"/>
    <w:rsid w:val="00DF31F4"/>
    <w:rsid w:val="00DF33A2"/>
    <w:rsid w:val="00DF33E8"/>
    <w:rsid w:val="00DF38BF"/>
    <w:rsid w:val="00DF38DA"/>
    <w:rsid w:val="00DF3912"/>
    <w:rsid w:val="00DF3B26"/>
    <w:rsid w:val="00DF3BB0"/>
    <w:rsid w:val="00DF412F"/>
    <w:rsid w:val="00DF458F"/>
    <w:rsid w:val="00DF4712"/>
    <w:rsid w:val="00DF4EA5"/>
    <w:rsid w:val="00DF4F81"/>
    <w:rsid w:val="00DF50BE"/>
    <w:rsid w:val="00DF57BD"/>
    <w:rsid w:val="00DF5E19"/>
    <w:rsid w:val="00DF5EB4"/>
    <w:rsid w:val="00DF5F23"/>
    <w:rsid w:val="00DF615C"/>
    <w:rsid w:val="00DF6B68"/>
    <w:rsid w:val="00DF6BCD"/>
    <w:rsid w:val="00DF6C3C"/>
    <w:rsid w:val="00DF6E22"/>
    <w:rsid w:val="00DF6FAB"/>
    <w:rsid w:val="00DF70CC"/>
    <w:rsid w:val="00DF711B"/>
    <w:rsid w:val="00DF723B"/>
    <w:rsid w:val="00DF743D"/>
    <w:rsid w:val="00DF74CD"/>
    <w:rsid w:val="00DF7550"/>
    <w:rsid w:val="00DF760D"/>
    <w:rsid w:val="00DF76CE"/>
    <w:rsid w:val="00DF7757"/>
    <w:rsid w:val="00DF7862"/>
    <w:rsid w:val="00DF7920"/>
    <w:rsid w:val="00DF7A04"/>
    <w:rsid w:val="00DF7A20"/>
    <w:rsid w:val="00E00109"/>
    <w:rsid w:val="00E00203"/>
    <w:rsid w:val="00E00516"/>
    <w:rsid w:val="00E00696"/>
    <w:rsid w:val="00E006A6"/>
    <w:rsid w:val="00E009F2"/>
    <w:rsid w:val="00E00A32"/>
    <w:rsid w:val="00E00A92"/>
    <w:rsid w:val="00E00B9E"/>
    <w:rsid w:val="00E00CA1"/>
    <w:rsid w:val="00E00CB2"/>
    <w:rsid w:val="00E00FD4"/>
    <w:rsid w:val="00E012CB"/>
    <w:rsid w:val="00E013C1"/>
    <w:rsid w:val="00E015A7"/>
    <w:rsid w:val="00E0175A"/>
    <w:rsid w:val="00E01B7E"/>
    <w:rsid w:val="00E01EF2"/>
    <w:rsid w:val="00E021BF"/>
    <w:rsid w:val="00E02484"/>
    <w:rsid w:val="00E02792"/>
    <w:rsid w:val="00E02BF1"/>
    <w:rsid w:val="00E02C30"/>
    <w:rsid w:val="00E02C42"/>
    <w:rsid w:val="00E02D12"/>
    <w:rsid w:val="00E02E28"/>
    <w:rsid w:val="00E02EB5"/>
    <w:rsid w:val="00E03093"/>
    <w:rsid w:val="00E03237"/>
    <w:rsid w:val="00E0357D"/>
    <w:rsid w:val="00E03663"/>
    <w:rsid w:val="00E03C08"/>
    <w:rsid w:val="00E03C0D"/>
    <w:rsid w:val="00E03CEF"/>
    <w:rsid w:val="00E03F32"/>
    <w:rsid w:val="00E041D5"/>
    <w:rsid w:val="00E04649"/>
    <w:rsid w:val="00E04C38"/>
    <w:rsid w:val="00E04CEB"/>
    <w:rsid w:val="00E04D2A"/>
    <w:rsid w:val="00E04EA8"/>
    <w:rsid w:val="00E04EBF"/>
    <w:rsid w:val="00E04F59"/>
    <w:rsid w:val="00E050CF"/>
    <w:rsid w:val="00E05325"/>
    <w:rsid w:val="00E053C4"/>
    <w:rsid w:val="00E053E5"/>
    <w:rsid w:val="00E05607"/>
    <w:rsid w:val="00E0579C"/>
    <w:rsid w:val="00E05A63"/>
    <w:rsid w:val="00E05AB1"/>
    <w:rsid w:val="00E05B52"/>
    <w:rsid w:val="00E05C9B"/>
    <w:rsid w:val="00E05CC1"/>
    <w:rsid w:val="00E05F93"/>
    <w:rsid w:val="00E05FB7"/>
    <w:rsid w:val="00E06035"/>
    <w:rsid w:val="00E062F4"/>
    <w:rsid w:val="00E06740"/>
    <w:rsid w:val="00E0684A"/>
    <w:rsid w:val="00E06D4F"/>
    <w:rsid w:val="00E06D86"/>
    <w:rsid w:val="00E0715A"/>
    <w:rsid w:val="00E072A6"/>
    <w:rsid w:val="00E07430"/>
    <w:rsid w:val="00E075F4"/>
    <w:rsid w:val="00E079DF"/>
    <w:rsid w:val="00E07AB4"/>
    <w:rsid w:val="00E07CFA"/>
    <w:rsid w:val="00E07D05"/>
    <w:rsid w:val="00E07EC9"/>
    <w:rsid w:val="00E07F3A"/>
    <w:rsid w:val="00E100F9"/>
    <w:rsid w:val="00E104BE"/>
    <w:rsid w:val="00E1054B"/>
    <w:rsid w:val="00E10552"/>
    <w:rsid w:val="00E107F5"/>
    <w:rsid w:val="00E10C1D"/>
    <w:rsid w:val="00E10D5B"/>
    <w:rsid w:val="00E11003"/>
    <w:rsid w:val="00E110AD"/>
    <w:rsid w:val="00E11201"/>
    <w:rsid w:val="00E11433"/>
    <w:rsid w:val="00E11480"/>
    <w:rsid w:val="00E11655"/>
    <w:rsid w:val="00E11959"/>
    <w:rsid w:val="00E1195B"/>
    <w:rsid w:val="00E11DD7"/>
    <w:rsid w:val="00E1208F"/>
    <w:rsid w:val="00E122B7"/>
    <w:rsid w:val="00E124D4"/>
    <w:rsid w:val="00E12585"/>
    <w:rsid w:val="00E1258B"/>
    <w:rsid w:val="00E12803"/>
    <w:rsid w:val="00E12997"/>
    <w:rsid w:val="00E12ED1"/>
    <w:rsid w:val="00E13299"/>
    <w:rsid w:val="00E13456"/>
    <w:rsid w:val="00E136E6"/>
    <w:rsid w:val="00E13B11"/>
    <w:rsid w:val="00E13FD2"/>
    <w:rsid w:val="00E14469"/>
    <w:rsid w:val="00E1452F"/>
    <w:rsid w:val="00E14718"/>
    <w:rsid w:val="00E14754"/>
    <w:rsid w:val="00E1486F"/>
    <w:rsid w:val="00E149BD"/>
    <w:rsid w:val="00E14A62"/>
    <w:rsid w:val="00E14F4B"/>
    <w:rsid w:val="00E15094"/>
    <w:rsid w:val="00E150F0"/>
    <w:rsid w:val="00E15101"/>
    <w:rsid w:val="00E151AF"/>
    <w:rsid w:val="00E153B0"/>
    <w:rsid w:val="00E15AF7"/>
    <w:rsid w:val="00E15B06"/>
    <w:rsid w:val="00E15C73"/>
    <w:rsid w:val="00E15CFC"/>
    <w:rsid w:val="00E15FD4"/>
    <w:rsid w:val="00E160EE"/>
    <w:rsid w:val="00E16256"/>
    <w:rsid w:val="00E162B9"/>
    <w:rsid w:val="00E16329"/>
    <w:rsid w:val="00E1640E"/>
    <w:rsid w:val="00E167F1"/>
    <w:rsid w:val="00E16B2E"/>
    <w:rsid w:val="00E16CC7"/>
    <w:rsid w:val="00E16E33"/>
    <w:rsid w:val="00E16E46"/>
    <w:rsid w:val="00E173E2"/>
    <w:rsid w:val="00E17412"/>
    <w:rsid w:val="00E1744A"/>
    <w:rsid w:val="00E1766C"/>
    <w:rsid w:val="00E1776B"/>
    <w:rsid w:val="00E17A9A"/>
    <w:rsid w:val="00E17B1A"/>
    <w:rsid w:val="00E17B40"/>
    <w:rsid w:val="00E200B6"/>
    <w:rsid w:val="00E2030E"/>
    <w:rsid w:val="00E209B7"/>
    <w:rsid w:val="00E209D0"/>
    <w:rsid w:val="00E20BE0"/>
    <w:rsid w:val="00E20BFA"/>
    <w:rsid w:val="00E20FBC"/>
    <w:rsid w:val="00E21001"/>
    <w:rsid w:val="00E21204"/>
    <w:rsid w:val="00E212B3"/>
    <w:rsid w:val="00E21403"/>
    <w:rsid w:val="00E21489"/>
    <w:rsid w:val="00E214D8"/>
    <w:rsid w:val="00E217FE"/>
    <w:rsid w:val="00E218E4"/>
    <w:rsid w:val="00E21917"/>
    <w:rsid w:val="00E21A42"/>
    <w:rsid w:val="00E21CEF"/>
    <w:rsid w:val="00E21D00"/>
    <w:rsid w:val="00E21F13"/>
    <w:rsid w:val="00E22204"/>
    <w:rsid w:val="00E22321"/>
    <w:rsid w:val="00E224F4"/>
    <w:rsid w:val="00E22885"/>
    <w:rsid w:val="00E22D56"/>
    <w:rsid w:val="00E23104"/>
    <w:rsid w:val="00E2313D"/>
    <w:rsid w:val="00E231A6"/>
    <w:rsid w:val="00E231CB"/>
    <w:rsid w:val="00E23367"/>
    <w:rsid w:val="00E235AF"/>
    <w:rsid w:val="00E236CD"/>
    <w:rsid w:val="00E23B16"/>
    <w:rsid w:val="00E23C1F"/>
    <w:rsid w:val="00E23C32"/>
    <w:rsid w:val="00E23C9A"/>
    <w:rsid w:val="00E23E40"/>
    <w:rsid w:val="00E23F56"/>
    <w:rsid w:val="00E241A9"/>
    <w:rsid w:val="00E245B1"/>
    <w:rsid w:val="00E2477D"/>
    <w:rsid w:val="00E249F3"/>
    <w:rsid w:val="00E24A17"/>
    <w:rsid w:val="00E24B46"/>
    <w:rsid w:val="00E24B70"/>
    <w:rsid w:val="00E24DDF"/>
    <w:rsid w:val="00E250DE"/>
    <w:rsid w:val="00E250FB"/>
    <w:rsid w:val="00E2510D"/>
    <w:rsid w:val="00E25260"/>
    <w:rsid w:val="00E25512"/>
    <w:rsid w:val="00E25963"/>
    <w:rsid w:val="00E2641D"/>
    <w:rsid w:val="00E2643F"/>
    <w:rsid w:val="00E266CD"/>
    <w:rsid w:val="00E26BF8"/>
    <w:rsid w:val="00E27235"/>
    <w:rsid w:val="00E27336"/>
    <w:rsid w:val="00E2766F"/>
    <w:rsid w:val="00E27A1B"/>
    <w:rsid w:val="00E27A2F"/>
    <w:rsid w:val="00E27DBF"/>
    <w:rsid w:val="00E303AB"/>
    <w:rsid w:val="00E30744"/>
    <w:rsid w:val="00E309D6"/>
    <w:rsid w:val="00E30BA7"/>
    <w:rsid w:val="00E30D81"/>
    <w:rsid w:val="00E30E37"/>
    <w:rsid w:val="00E30F3D"/>
    <w:rsid w:val="00E31018"/>
    <w:rsid w:val="00E31292"/>
    <w:rsid w:val="00E31718"/>
    <w:rsid w:val="00E31C1B"/>
    <w:rsid w:val="00E320A6"/>
    <w:rsid w:val="00E3222A"/>
    <w:rsid w:val="00E325DB"/>
    <w:rsid w:val="00E326D2"/>
    <w:rsid w:val="00E326E9"/>
    <w:rsid w:val="00E3275D"/>
    <w:rsid w:val="00E327D6"/>
    <w:rsid w:val="00E32BC6"/>
    <w:rsid w:val="00E32C9D"/>
    <w:rsid w:val="00E32E09"/>
    <w:rsid w:val="00E3335F"/>
    <w:rsid w:val="00E335CE"/>
    <w:rsid w:val="00E336AA"/>
    <w:rsid w:val="00E337D2"/>
    <w:rsid w:val="00E33831"/>
    <w:rsid w:val="00E338E0"/>
    <w:rsid w:val="00E33911"/>
    <w:rsid w:val="00E33B0D"/>
    <w:rsid w:val="00E33E1C"/>
    <w:rsid w:val="00E33F79"/>
    <w:rsid w:val="00E33FBE"/>
    <w:rsid w:val="00E342E0"/>
    <w:rsid w:val="00E34313"/>
    <w:rsid w:val="00E34699"/>
    <w:rsid w:val="00E346D1"/>
    <w:rsid w:val="00E34BB8"/>
    <w:rsid w:val="00E34FAA"/>
    <w:rsid w:val="00E3550C"/>
    <w:rsid w:val="00E35601"/>
    <w:rsid w:val="00E35652"/>
    <w:rsid w:val="00E35741"/>
    <w:rsid w:val="00E35C0C"/>
    <w:rsid w:val="00E35E31"/>
    <w:rsid w:val="00E362F3"/>
    <w:rsid w:val="00E364FF"/>
    <w:rsid w:val="00E36631"/>
    <w:rsid w:val="00E366B4"/>
    <w:rsid w:val="00E36931"/>
    <w:rsid w:val="00E369E5"/>
    <w:rsid w:val="00E36B0A"/>
    <w:rsid w:val="00E36D49"/>
    <w:rsid w:val="00E36E7A"/>
    <w:rsid w:val="00E373C4"/>
    <w:rsid w:val="00E374E2"/>
    <w:rsid w:val="00E3755A"/>
    <w:rsid w:val="00E375A9"/>
    <w:rsid w:val="00E37729"/>
    <w:rsid w:val="00E378B4"/>
    <w:rsid w:val="00E37E49"/>
    <w:rsid w:val="00E37F56"/>
    <w:rsid w:val="00E37F6A"/>
    <w:rsid w:val="00E40636"/>
    <w:rsid w:val="00E40678"/>
    <w:rsid w:val="00E40716"/>
    <w:rsid w:val="00E40742"/>
    <w:rsid w:val="00E40769"/>
    <w:rsid w:val="00E408A1"/>
    <w:rsid w:val="00E408A8"/>
    <w:rsid w:val="00E4091E"/>
    <w:rsid w:val="00E40A2D"/>
    <w:rsid w:val="00E40B03"/>
    <w:rsid w:val="00E40EC0"/>
    <w:rsid w:val="00E40F70"/>
    <w:rsid w:val="00E40FD6"/>
    <w:rsid w:val="00E411C1"/>
    <w:rsid w:val="00E412B5"/>
    <w:rsid w:val="00E412C3"/>
    <w:rsid w:val="00E41469"/>
    <w:rsid w:val="00E414B3"/>
    <w:rsid w:val="00E41661"/>
    <w:rsid w:val="00E4183B"/>
    <w:rsid w:val="00E418E5"/>
    <w:rsid w:val="00E41B5D"/>
    <w:rsid w:val="00E4203C"/>
    <w:rsid w:val="00E42368"/>
    <w:rsid w:val="00E423F3"/>
    <w:rsid w:val="00E4248A"/>
    <w:rsid w:val="00E42A5D"/>
    <w:rsid w:val="00E42C14"/>
    <w:rsid w:val="00E42CA7"/>
    <w:rsid w:val="00E42CBA"/>
    <w:rsid w:val="00E42D24"/>
    <w:rsid w:val="00E42E85"/>
    <w:rsid w:val="00E43072"/>
    <w:rsid w:val="00E430B9"/>
    <w:rsid w:val="00E431CD"/>
    <w:rsid w:val="00E431DA"/>
    <w:rsid w:val="00E432CC"/>
    <w:rsid w:val="00E4331D"/>
    <w:rsid w:val="00E43398"/>
    <w:rsid w:val="00E433D2"/>
    <w:rsid w:val="00E434A0"/>
    <w:rsid w:val="00E434B9"/>
    <w:rsid w:val="00E43509"/>
    <w:rsid w:val="00E43812"/>
    <w:rsid w:val="00E43914"/>
    <w:rsid w:val="00E43D4A"/>
    <w:rsid w:val="00E43DAF"/>
    <w:rsid w:val="00E44210"/>
    <w:rsid w:val="00E44941"/>
    <w:rsid w:val="00E44C0C"/>
    <w:rsid w:val="00E44D60"/>
    <w:rsid w:val="00E44DB3"/>
    <w:rsid w:val="00E450A8"/>
    <w:rsid w:val="00E4523D"/>
    <w:rsid w:val="00E45288"/>
    <w:rsid w:val="00E4548B"/>
    <w:rsid w:val="00E455DE"/>
    <w:rsid w:val="00E45729"/>
    <w:rsid w:val="00E457AE"/>
    <w:rsid w:val="00E459B4"/>
    <w:rsid w:val="00E459FA"/>
    <w:rsid w:val="00E45BA9"/>
    <w:rsid w:val="00E45C89"/>
    <w:rsid w:val="00E45D9E"/>
    <w:rsid w:val="00E46011"/>
    <w:rsid w:val="00E4625F"/>
    <w:rsid w:val="00E462A2"/>
    <w:rsid w:val="00E468FA"/>
    <w:rsid w:val="00E46AF4"/>
    <w:rsid w:val="00E46BA1"/>
    <w:rsid w:val="00E46F3F"/>
    <w:rsid w:val="00E470FA"/>
    <w:rsid w:val="00E47198"/>
    <w:rsid w:val="00E477F5"/>
    <w:rsid w:val="00E47865"/>
    <w:rsid w:val="00E47890"/>
    <w:rsid w:val="00E4797C"/>
    <w:rsid w:val="00E479DC"/>
    <w:rsid w:val="00E47CCD"/>
    <w:rsid w:val="00E47D10"/>
    <w:rsid w:val="00E47E1C"/>
    <w:rsid w:val="00E47F94"/>
    <w:rsid w:val="00E47FA1"/>
    <w:rsid w:val="00E500A6"/>
    <w:rsid w:val="00E503BA"/>
    <w:rsid w:val="00E503F7"/>
    <w:rsid w:val="00E5062F"/>
    <w:rsid w:val="00E50721"/>
    <w:rsid w:val="00E5086A"/>
    <w:rsid w:val="00E508A0"/>
    <w:rsid w:val="00E50BBB"/>
    <w:rsid w:val="00E50C65"/>
    <w:rsid w:val="00E50F13"/>
    <w:rsid w:val="00E511E3"/>
    <w:rsid w:val="00E5123D"/>
    <w:rsid w:val="00E514B9"/>
    <w:rsid w:val="00E5197D"/>
    <w:rsid w:val="00E51A99"/>
    <w:rsid w:val="00E51C9E"/>
    <w:rsid w:val="00E523C0"/>
    <w:rsid w:val="00E524E9"/>
    <w:rsid w:val="00E52600"/>
    <w:rsid w:val="00E528E3"/>
    <w:rsid w:val="00E52B17"/>
    <w:rsid w:val="00E52C2B"/>
    <w:rsid w:val="00E5324E"/>
    <w:rsid w:val="00E53302"/>
    <w:rsid w:val="00E53B1F"/>
    <w:rsid w:val="00E53DC2"/>
    <w:rsid w:val="00E53FD4"/>
    <w:rsid w:val="00E54324"/>
    <w:rsid w:val="00E545AE"/>
    <w:rsid w:val="00E547E8"/>
    <w:rsid w:val="00E54BD7"/>
    <w:rsid w:val="00E54D33"/>
    <w:rsid w:val="00E54F9C"/>
    <w:rsid w:val="00E55000"/>
    <w:rsid w:val="00E55061"/>
    <w:rsid w:val="00E550AE"/>
    <w:rsid w:val="00E551A3"/>
    <w:rsid w:val="00E5528D"/>
    <w:rsid w:val="00E55427"/>
    <w:rsid w:val="00E55509"/>
    <w:rsid w:val="00E55676"/>
    <w:rsid w:val="00E55703"/>
    <w:rsid w:val="00E55751"/>
    <w:rsid w:val="00E5583C"/>
    <w:rsid w:val="00E5599D"/>
    <w:rsid w:val="00E559CC"/>
    <w:rsid w:val="00E55E6E"/>
    <w:rsid w:val="00E560F3"/>
    <w:rsid w:val="00E5616B"/>
    <w:rsid w:val="00E56368"/>
    <w:rsid w:val="00E568EC"/>
    <w:rsid w:val="00E569A3"/>
    <w:rsid w:val="00E56B90"/>
    <w:rsid w:val="00E570B1"/>
    <w:rsid w:val="00E57176"/>
    <w:rsid w:val="00E571F9"/>
    <w:rsid w:val="00E57220"/>
    <w:rsid w:val="00E57CF5"/>
    <w:rsid w:val="00E57E5A"/>
    <w:rsid w:val="00E60247"/>
    <w:rsid w:val="00E60B10"/>
    <w:rsid w:val="00E60C5F"/>
    <w:rsid w:val="00E60E10"/>
    <w:rsid w:val="00E60F36"/>
    <w:rsid w:val="00E60F49"/>
    <w:rsid w:val="00E611AF"/>
    <w:rsid w:val="00E6120E"/>
    <w:rsid w:val="00E617BE"/>
    <w:rsid w:val="00E619ED"/>
    <w:rsid w:val="00E61AA9"/>
    <w:rsid w:val="00E61EDC"/>
    <w:rsid w:val="00E62036"/>
    <w:rsid w:val="00E621B9"/>
    <w:rsid w:val="00E62234"/>
    <w:rsid w:val="00E6273D"/>
    <w:rsid w:val="00E6277E"/>
    <w:rsid w:val="00E62B98"/>
    <w:rsid w:val="00E62BE3"/>
    <w:rsid w:val="00E62D23"/>
    <w:rsid w:val="00E62EDB"/>
    <w:rsid w:val="00E63010"/>
    <w:rsid w:val="00E638A9"/>
    <w:rsid w:val="00E638D5"/>
    <w:rsid w:val="00E63922"/>
    <w:rsid w:val="00E63E46"/>
    <w:rsid w:val="00E63E68"/>
    <w:rsid w:val="00E64075"/>
    <w:rsid w:val="00E6427E"/>
    <w:rsid w:val="00E643A6"/>
    <w:rsid w:val="00E643F8"/>
    <w:rsid w:val="00E646DC"/>
    <w:rsid w:val="00E646EA"/>
    <w:rsid w:val="00E64852"/>
    <w:rsid w:val="00E64A5D"/>
    <w:rsid w:val="00E64CF0"/>
    <w:rsid w:val="00E65046"/>
    <w:rsid w:val="00E651FD"/>
    <w:rsid w:val="00E65200"/>
    <w:rsid w:val="00E6533D"/>
    <w:rsid w:val="00E653D8"/>
    <w:rsid w:val="00E654F4"/>
    <w:rsid w:val="00E65AF1"/>
    <w:rsid w:val="00E65E95"/>
    <w:rsid w:val="00E65F4E"/>
    <w:rsid w:val="00E662AB"/>
    <w:rsid w:val="00E6635D"/>
    <w:rsid w:val="00E66882"/>
    <w:rsid w:val="00E66D37"/>
    <w:rsid w:val="00E66E77"/>
    <w:rsid w:val="00E66F41"/>
    <w:rsid w:val="00E66F9D"/>
    <w:rsid w:val="00E67288"/>
    <w:rsid w:val="00E675CB"/>
    <w:rsid w:val="00E678E2"/>
    <w:rsid w:val="00E67B2E"/>
    <w:rsid w:val="00E67C75"/>
    <w:rsid w:val="00E67D18"/>
    <w:rsid w:val="00E67DA9"/>
    <w:rsid w:val="00E7002B"/>
    <w:rsid w:val="00E7022B"/>
    <w:rsid w:val="00E70333"/>
    <w:rsid w:val="00E70496"/>
    <w:rsid w:val="00E704AC"/>
    <w:rsid w:val="00E70583"/>
    <w:rsid w:val="00E706B6"/>
    <w:rsid w:val="00E70A4E"/>
    <w:rsid w:val="00E70AF8"/>
    <w:rsid w:val="00E70C9F"/>
    <w:rsid w:val="00E71097"/>
    <w:rsid w:val="00E710BB"/>
    <w:rsid w:val="00E71511"/>
    <w:rsid w:val="00E715AE"/>
    <w:rsid w:val="00E716D6"/>
    <w:rsid w:val="00E71840"/>
    <w:rsid w:val="00E71B0A"/>
    <w:rsid w:val="00E71CB6"/>
    <w:rsid w:val="00E71E57"/>
    <w:rsid w:val="00E71E9D"/>
    <w:rsid w:val="00E722C4"/>
    <w:rsid w:val="00E7262B"/>
    <w:rsid w:val="00E729A3"/>
    <w:rsid w:val="00E72B9D"/>
    <w:rsid w:val="00E7321C"/>
    <w:rsid w:val="00E7332E"/>
    <w:rsid w:val="00E733FC"/>
    <w:rsid w:val="00E73494"/>
    <w:rsid w:val="00E73733"/>
    <w:rsid w:val="00E73796"/>
    <w:rsid w:val="00E73968"/>
    <w:rsid w:val="00E73FA9"/>
    <w:rsid w:val="00E740A8"/>
    <w:rsid w:val="00E7447B"/>
    <w:rsid w:val="00E7480C"/>
    <w:rsid w:val="00E74A10"/>
    <w:rsid w:val="00E74B93"/>
    <w:rsid w:val="00E74D85"/>
    <w:rsid w:val="00E74E3C"/>
    <w:rsid w:val="00E74EF8"/>
    <w:rsid w:val="00E75171"/>
    <w:rsid w:val="00E751D0"/>
    <w:rsid w:val="00E7535E"/>
    <w:rsid w:val="00E753A2"/>
    <w:rsid w:val="00E755BA"/>
    <w:rsid w:val="00E75AF1"/>
    <w:rsid w:val="00E75DAA"/>
    <w:rsid w:val="00E77259"/>
    <w:rsid w:val="00E7770D"/>
    <w:rsid w:val="00E77842"/>
    <w:rsid w:val="00E77C33"/>
    <w:rsid w:val="00E77F25"/>
    <w:rsid w:val="00E80044"/>
    <w:rsid w:val="00E800EE"/>
    <w:rsid w:val="00E8020A"/>
    <w:rsid w:val="00E806A8"/>
    <w:rsid w:val="00E807FE"/>
    <w:rsid w:val="00E808BF"/>
    <w:rsid w:val="00E80DD1"/>
    <w:rsid w:val="00E80E3B"/>
    <w:rsid w:val="00E80FAF"/>
    <w:rsid w:val="00E811DC"/>
    <w:rsid w:val="00E8141A"/>
    <w:rsid w:val="00E81493"/>
    <w:rsid w:val="00E8155B"/>
    <w:rsid w:val="00E8156E"/>
    <w:rsid w:val="00E81719"/>
    <w:rsid w:val="00E818B7"/>
    <w:rsid w:val="00E81938"/>
    <w:rsid w:val="00E819B9"/>
    <w:rsid w:val="00E81E62"/>
    <w:rsid w:val="00E81EC3"/>
    <w:rsid w:val="00E81F61"/>
    <w:rsid w:val="00E82263"/>
    <w:rsid w:val="00E82279"/>
    <w:rsid w:val="00E824C6"/>
    <w:rsid w:val="00E824D0"/>
    <w:rsid w:val="00E82B59"/>
    <w:rsid w:val="00E8342E"/>
    <w:rsid w:val="00E836D9"/>
    <w:rsid w:val="00E83896"/>
    <w:rsid w:val="00E838C2"/>
    <w:rsid w:val="00E838E0"/>
    <w:rsid w:val="00E8391D"/>
    <w:rsid w:val="00E83B60"/>
    <w:rsid w:val="00E83EA6"/>
    <w:rsid w:val="00E84128"/>
    <w:rsid w:val="00E8416D"/>
    <w:rsid w:val="00E84377"/>
    <w:rsid w:val="00E844AF"/>
    <w:rsid w:val="00E84615"/>
    <w:rsid w:val="00E847B9"/>
    <w:rsid w:val="00E84D9B"/>
    <w:rsid w:val="00E8528F"/>
    <w:rsid w:val="00E855F8"/>
    <w:rsid w:val="00E856DC"/>
    <w:rsid w:val="00E85AF6"/>
    <w:rsid w:val="00E85C42"/>
    <w:rsid w:val="00E85CC0"/>
    <w:rsid w:val="00E860E8"/>
    <w:rsid w:val="00E863F7"/>
    <w:rsid w:val="00E86674"/>
    <w:rsid w:val="00E866CB"/>
    <w:rsid w:val="00E86714"/>
    <w:rsid w:val="00E86B80"/>
    <w:rsid w:val="00E86BDA"/>
    <w:rsid w:val="00E87230"/>
    <w:rsid w:val="00E87478"/>
    <w:rsid w:val="00E874B4"/>
    <w:rsid w:val="00E875C0"/>
    <w:rsid w:val="00E87887"/>
    <w:rsid w:val="00E87C48"/>
    <w:rsid w:val="00E87D4B"/>
    <w:rsid w:val="00E90143"/>
    <w:rsid w:val="00E9027E"/>
    <w:rsid w:val="00E903DE"/>
    <w:rsid w:val="00E9058B"/>
    <w:rsid w:val="00E90613"/>
    <w:rsid w:val="00E906D3"/>
    <w:rsid w:val="00E909AD"/>
    <w:rsid w:val="00E90C5C"/>
    <w:rsid w:val="00E90D05"/>
    <w:rsid w:val="00E90E85"/>
    <w:rsid w:val="00E90EB0"/>
    <w:rsid w:val="00E90FEC"/>
    <w:rsid w:val="00E9135C"/>
    <w:rsid w:val="00E9182C"/>
    <w:rsid w:val="00E91995"/>
    <w:rsid w:val="00E91C6E"/>
    <w:rsid w:val="00E91D6E"/>
    <w:rsid w:val="00E91E01"/>
    <w:rsid w:val="00E91F33"/>
    <w:rsid w:val="00E92268"/>
    <w:rsid w:val="00E92710"/>
    <w:rsid w:val="00E9320A"/>
    <w:rsid w:val="00E93225"/>
    <w:rsid w:val="00E9331E"/>
    <w:rsid w:val="00E93583"/>
    <w:rsid w:val="00E93786"/>
    <w:rsid w:val="00E9385B"/>
    <w:rsid w:val="00E93879"/>
    <w:rsid w:val="00E93885"/>
    <w:rsid w:val="00E938B6"/>
    <w:rsid w:val="00E93B04"/>
    <w:rsid w:val="00E943C3"/>
    <w:rsid w:val="00E944B1"/>
    <w:rsid w:val="00E947B3"/>
    <w:rsid w:val="00E949D1"/>
    <w:rsid w:val="00E94A7A"/>
    <w:rsid w:val="00E94D61"/>
    <w:rsid w:val="00E94DAD"/>
    <w:rsid w:val="00E950DC"/>
    <w:rsid w:val="00E953C0"/>
    <w:rsid w:val="00E95411"/>
    <w:rsid w:val="00E95497"/>
    <w:rsid w:val="00E958BD"/>
    <w:rsid w:val="00E959FA"/>
    <w:rsid w:val="00E95A73"/>
    <w:rsid w:val="00E95B9F"/>
    <w:rsid w:val="00E95C41"/>
    <w:rsid w:val="00E95D4B"/>
    <w:rsid w:val="00E95F32"/>
    <w:rsid w:val="00E96263"/>
    <w:rsid w:val="00E96289"/>
    <w:rsid w:val="00E96453"/>
    <w:rsid w:val="00E965EC"/>
    <w:rsid w:val="00E96A84"/>
    <w:rsid w:val="00E96C1C"/>
    <w:rsid w:val="00E96CDC"/>
    <w:rsid w:val="00E96D20"/>
    <w:rsid w:val="00E96E9D"/>
    <w:rsid w:val="00E96F53"/>
    <w:rsid w:val="00E96F59"/>
    <w:rsid w:val="00E97110"/>
    <w:rsid w:val="00E9723E"/>
    <w:rsid w:val="00E9724D"/>
    <w:rsid w:val="00E97823"/>
    <w:rsid w:val="00E97945"/>
    <w:rsid w:val="00E97EA0"/>
    <w:rsid w:val="00EA00D2"/>
    <w:rsid w:val="00EA0128"/>
    <w:rsid w:val="00EA0255"/>
    <w:rsid w:val="00EA0381"/>
    <w:rsid w:val="00EA0585"/>
    <w:rsid w:val="00EA0A14"/>
    <w:rsid w:val="00EA16FF"/>
    <w:rsid w:val="00EA1716"/>
    <w:rsid w:val="00EA1833"/>
    <w:rsid w:val="00EA1A53"/>
    <w:rsid w:val="00EA1B4C"/>
    <w:rsid w:val="00EA1DEA"/>
    <w:rsid w:val="00EA1E8F"/>
    <w:rsid w:val="00EA278F"/>
    <w:rsid w:val="00EA28BA"/>
    <w:rsid w:val="00EA2AA9"/>
    <w:rsid w:val="00EA2D69"/>
    <w:rsid w:val="00EA36D5"/>
    <w:rsid w:val="00EA3777"/>
    <w:rsid w:val="00EA3911"/>
    <w:rsid w:val="00EA39DA"/>
    <w:rsid w:val="00EA3F16"/>
    <w:rsid w:val="00EA3F3B"/>
    <w:rsid w:val="00EA3FF3"/>
    <w:rsid w:val="00EA410A"/>
    <w:rsid w:val="00EA452B"/>
    <w:rsid w:val="00EA472F"/>
    <w:rsid w:val="00EA488F"/>
    <w:rsid w:val="00EA490A"/>
    <w:rsid w:val="00EA4C9C"/>
    <w:rsid w:val="00EA4D66"/>
    <w:rsid w:val="00EA518B"/>
    <w:rsid w:val="00EA52CF"/>
    <w:rsid w:val="00EA539F"/>
    <w:rsid w:val="00EA5474"/>
    <w:rsid w:val="00EA5490"/>
    <w:rsid w:val="00EA54E8"/>
    <w:rsid w:val="00EA57D2"/>
    <w:rsid w:val="00EA599A"/>
    <w:rsid w:val="00EA5BDF"/>
    <w:rsid w:val="00EA5DB2"/>
    <w:rsid w:val="00EA5E1D"/>
    <w:rsid w:val="00EA63F7"/>
    <w:rsid w:val="00EA67D0"/>
    <w:rsid w:val="00EA6C54"/>
    <w:rsid w:val="00EA6E1C"/>
    <w:rsid w:val="00EA6E64"/>
    <w:rsid w:val="00EA704E"/>
    <w:rsid w:val="00EA71A8"/>
    <w:rsid w:val="00EA7553"/>
    <w:rsid w:val="00EA772B"/>
    <w:rsid w:val="00EA77F1"/>
    <w:rsid w:val="00EA7811"/>
    <w:rsid w:val="00EA784C"/>
    <w:rsid w:val="00EA7C32"/>
    <w:rsid w:val="00EA7C9D"/>
    <w:rsid w:val="00EB029B"/>
    <w:rsid w:val="00EB043A"/>
    <w:rsid w:val="00EB0747"/>
    <w:rsid w:val="00EB0917"/>
    <w:rsid w:val="00EB0995"/>
    <w:rsid w:val="00EB09EC"/>
    <w:rsid w:val="00EB0DB1"/>
    <w:rsid w:val="00EB1634"/>
    <w:rsid w:val="00EB19A7"/>
    <w:rsid w:val="00EB19C2"/>
    <w:rsid w:val="00EB1B5B"/>
    <w:rsid w:val="00EB1EF8"/>
    <w:rsid w:val="00EB1F9D"/>
    <w:rsid w:val="00EB223B"/>
    <w:rsid w:val="00EB22BE"/>
    <w:rsid w:val="00EB22D4"/>
    <w:rsid w:val="00EB23D2"/>
    <w:rsid w:val="00EB23F7"/>
    <w:rsid w:val="00EB28C1"/>
    <w:rsid w:val="00EB2AEE"/>
    <w:rsid w:val="00EB2C8C"/>
    <w:rsid w:val="00EB2E5A"/>
    <w:rsid w:val="00EB2F21"/>
    <w:rsid w:val="00EB3212"/>
    <w:rsid w:val="00EB3465"/>
    <w:rsid w:val="00EB34A3"/>
    <w:rsid w:val="00EB3840"/>
    <w:rsid w:val="00EB38A0"/>
    <w:rsid w:val="00EB3ED8"/>
    <w:rsid w:val="00EB3F05"/>
    <w:rsid w:val="00EB3F06"/>
    <w:rsid w:val="00EB4075"/>
    <w:rsid w:val="00EB413B"/>
    <w:rsid w:val="00EB414B"/>
    <w:rsid w:val="00EB431A"/>
    <w:rsid w:val="00EB4440"/>
    <w:rsid w:val="00EB448C"/>
    <w:rsid w:val="00EB4496"/>
    <w:rsid w:val="00EB45CD"/>
    <w:rsid w:val="00EB469A"/>
    <w:rsid w:val="00EB4870"/>
    <w:rsid w:val="00EB4D69"/>
    <w:rsid w:val="00EB4ED1"/>
    <w:rsid w:val="00EB4FDA"/>
    <w:rsid w:val="00EB503A"/>
    <w:rsid w:val="00EB5058"/>
    <w:rsid w:val="00EB50C1"/>
    <w:rsid w:val="00EB523E"/>
    <w:rsid w:val="00EB5644"/>
    <w:rsid w:val="00EB5677"/>
    <w:rsid w:val="00EB58F4"/>
    <w:rsid w:val="00EB5AA3"/>
    <w:rsid w:val="00EB5CEF"/>
    <w:rsid w:val="00EB5CF1"/>
    <w:rsid w:val="00EB5D68"/>
    <w:rsid w:val="00EB5F3E"/>
    <w:rsid w:val="00EB621E"/>
    <w:rsid w:val="00EB67A8"/>
    <w:rsid w:val="00EB695A"/>
    <w:rsid w:val="00EB6B4D"/>
    <w:rsid w:val="00EB6D06"/>
    <w:rsid w:val="00EB7362"/>
    <w:rsid w:val="00EB7391"/>
    <w:rsid w:val="00EB73B6"/>
    <w:rsid w:val="00EB7499"/>
    <w:rsid w:val="00EB7AB4"/>
    <w:rsid w:val="00EB7E51"/>
    <w:rsid w:val="00EB7ECA"/>
    <w:rsid w:val="00EB7F1F"/>
    <w:rsid w:val="00EC0034"/>
    <w:rsid w:val="00EC0094"/>
    <w:rsid w:val="00EC013C"/>
    <w:rsid w:val="00EC015F"/>
    <w:rsid w:val="00EC04B6"/>
    <w:rsid w:val="00EC0AC9"/>
    <w:rsid w:val="00EC0DF1"/>
    <w:rsid w:val="00EC0FA1"/>
    <w:rsid w:val="00EC10F6"/>
    <w:rsid w:val="00EC11F7"/>
    <w:rsid w:val="00EC1215"/>
    <w:rsid w:val="00EC129E"/>
    <w:rsid w:val="00EC13F5"/>
    <w:rsid w:val="00EC15A0"/>
    <w:rsid w:val="00EC16EB"/>
    <w:rsid w:val="00EC1926"/>
    <w:rsid w:val="00EC1BB1"/>
    <w:rsid w:val="00EC1BF0"/>
    <w:rsid w:val="00EC1CA6"/>
    <w:rsid w:val="00EC1D0D"/>
    <w:rsid w:val="00EC1D6B"/>
    <w:rsid w:val="00EC1E4C"/>
    <w:rsid w:val="00EC1E7C"/>
    <w:rsid w:val="00EC20C9"/>
    <w:rsid w:val="00EC2273"/>
    <w:rsid w:val="00EC22BF"/>
    <w:rsid w:val="00EC2346"/>
    <w:rsid w:val="00EC23D6"/>
    <w:rsid w:val="00EC2432"/>
    <w:rsid w:val="00EC2459"/>
    <w:rsid w:val="00EC247C"/>
    <w:rsid w:val="00EC25C4"/>
    <w:rsid w:val="00EC283E"/>
    <w:rsid w:val="00EC2DEB"/>
    <w:rsid w:val="00EC30A3"/>
    <w:rsid w:val="00EC324D"/>
    <w:rsid w:val="00EC330A"/>
    <w:rsid w:val="00EC33BD"/>
    <w:rsid w:val="00EC348A"/>
    <w:rsid w:val="00EC3583"/>
    <w:rsid w:val="00EC3B45"/>
    <w:rsid w:val="00EC3CB7"/>
    <w:rsid w:val="00EC3D61"/>
    <w:rsid w:val="00EC3FF7"/>
    <w:rsid w:val="00EC4064"/>
    <w:rsid w:val="00EC4099"/>
    <w:rsid w:val="00EC4399"/>
    <w:rsid w:val="00EC44F9"/>
    <w:rsid w:val="00EC4553"/>
    <w:rsid w:val="00EC4814"/>
    <w:rsid w:val="00EC491C"/>
    <w:rsid w:val="00EC4BDA"/>
    <w:rsid w:val="00EC4EE1"/>
    <w:rsid w:val="00EC4FA8"/>
    <w:rsid w:val="00EC511B"/>
    <w:rsid w:val="00EC51A6"/>
    <w:rsid w:val="00EC532F"/>
    <w:rsid w:val="00EC53B6"/>
    <w:rsid w:val="00EC54B0"/>
    <w:rsid w:val="00EC54DC"/>
    <w:rsid w:val="00EC556E"/>
    <w:rsid w:val="00EC572C"/>
    <w:rsid w:val="00EC58B3"/>
    <w:rsid w:val="00EC59AF"/>
    <w:rsid w:val="00EC5C61"/>
    <w:rsid w:val="00EC5CFC"/>
    <w:rsid w:val="00EC6078"/>
    <w:rsid w:val="00EC60F8"/>
    <w:rsid w:val="00EC61ED"/>
    <w:rsid w:val="00EC6230"/>
    <w:rsid w:val="00EC6386"/>
    <w:rsid w:val="00EC64A0"/>
    <w:rsid w:val="00EC6952"/>
    <w:rsid w:val="00EC6ABD"/>
    <w:rsid w:val="00EC6B09"/>
    <w:rsid w:val="00EC6DD6"/>
    <w:rsid w:val="00EC6EBD"/>
    <w:rsid w:val="00EC7004"/>
    <w:rsid w:val="00EC7081"/>
    <w:rsid w:val="00EC7406"/>
    <w:rsid w:val="00EC749C"/>
    <w:rsid w:val="00EC77F2"/>
    <w:rsid w:val="00EC7811"/>
    <w:rsid w:val="00EC7A29"/>
    <w:rsid w:val="00EC7D21"/>
    <w:rsid w:val="00EC7EB7"/>
    <w:rsid w:val="00EC7F47"/>
    <w:rsid w:val="00ED013A"/>
    <w:rsid w:val="00ED0549"/>
    <w:rsid w:val="00ED069D"/>
    <w:rsid w:val="00ED06C2"/>
    <w:rsid w:val="00ED0934"/>
    <w:rsid w:val="00ED0BD5"/>
    <w:rsid w:val="00ED0C05"/>
    <w:rsid w:val="00ED0C75"/>
    <w:rsid w:val="00ED0CC0"/>
    <w:rsid w:val="00ED0D39"/>
    <w:rsid w:val="00ED0E59"/>
    <w:rsid w:val="00ED0E5B"/>
    <w:rsid w:val="00ED0F38"/>
    <w:rsid w:val="00ED0F63"/>
    <w:rsid w:val="00ED103F"/>
    <w:rsid w:val="00ED11A4"/>
    <w:rsid w:val="00ED1386"/>
    <w:rsid w:val="00ED14D7"/>
    <w:rsid w:val="00ED17AC"/>
    <w:rsid w:val="00ED18A4"/>
    <w:rsid w:val="00ED192B"/>
    <w:rsid w:val="00ED1EB6"/>
    <w:rsid w:val="00ED23CE"/>
    <w:rsid w:val="00ED2411"/>
    <w:rsid w:val="00ED25AC"/>
    <w:rsid w:val="00ED267E"/>
    <w:rsid w:val="00ED293F"/>
    <w:rsid w:val="00ED33A8"/>
    <w:rsid w:val="00ED3A47"/>
    <w:rsid w:val="00ED3CEA"/>
    <w:rsid w:val="00ED3D96"/>
    <w:rsid w:val="00ED403F"/>
    <w:rsid w:val="00ED423A"/>
    <w:rsid w:val="00ED434B"/>
    <w:rsid w:val="00ED46E4"/>
    <w:rsid w:val="00ED487F"/>
    <w:rsid w:val="00ED4A99"/>
    <w:rsid w:val="00ED4C2B"/>
    <w:rsid w:val="00ED4D43"/>
    <w:rsid w:val="00ED4D6C"/>
    <w:rsid w:val="00ED4D8B"/>
    <w:rsid w:val="00ED4EE3"/>
    <w:rsid w:val="00ED52B1"/>
    <w:rsid w:val="00ED53AB"/>
    <w:rsid w:val="00ED5445"/>
    <w:rsid w:val="00ED57D3"/>
    <w:rsid w:val="00ED59BE"/>
    <w:rsid w:val="00ED5A49"/>
    <w:rsid w:val="00ED5B83"/>
    <w:rsid w:val="00ED6190"/>
    <w:rsid w:val="00ED6211"/>
    <w:rsid w:val="00ED626B"/>
    <w:rsid w:val="00ED6476"/>
    <w:rsid w:val="00ED6709"/>
    <w:rsid w:val="00ED6796"/>
    <w:rsid w:val="00ED6870"/>
    <w:rsid w:val="00ED68AD"/>
    <w:rsid w:val="00ED6A28"/>
    <w:rsid w:val="00ED702A"/>
    <w:rsid w:val="00ED7224"/>
    <w:rsid w:val="00ED7656"/>
    <w:rsid w:val="00ED7876"/>
    <w:rsid w:val="00ED7B4E"/>
    <w:rsid w:val="00ED7FA7"/>
    <w:rsid w:val="00EE0CC1"/>
    <w:rsid w:val="00EE0E67"/>
    <w:rsid w:val="00EE0F4B"/>
    <w:rsid w:val="00EE124E"/>
    <w:rsid w:val="00EE144E"/>
    <w:rsid w:val="00EE1771"/>
    <w:rsid w:val="00EE18B1"/>
    <w:rsid w:val="00EE1981"/>
    <w:rsid w:val="00EE19EB"/>
    <w:rsid w:val="00EE1BEA"/>
    <w:rsid w:val="00EE1FB3"/>
    <w:rsid w:val="00EE2545"/>
    <w:rsid w:val="00EE26D9"/>
    <w:rsid w:val="00EE2DFF"/>
    <w:rsid w:val="00EE2FA1"/>
    <w:rsid w:val="00EE2FD2"/>
    <w:rsid w:val="00EE310E"/>
    <w:rsid w:val="00EE3227"/>
    <w:rsid w:val="00EE386A"/>
    <w:rsid w:val="00EE38CB"/>
    <w:rsid w:val="00EE4185"/>
    <w:rsid w:val="00EE4266"/>
    <w:rsid w:val="00EE4486"/>
    <w:rsid w:val="00EE44ED"/>
    <w:rsid w:val="00EE46C0"/>
    <w:rsid w:val="00EE47EF"/>
    <w:rsid w:val="00EE4D62"/>
    <w:rsid w:val="00EE4E20"/>
    <w:rsid w:val="00EE4E2D"/>
    <w:rsid w:val="00EE4F3B"/>
    <w:rsid w:val="00EE518A"/>
    <w:rsid w:val="00EE51F8"/>
    <w:rsid w:val="00EE5673"/>
    <w:rsid w:val="00EE56B3"/>
    <w:rsid w:val="00EE5AE7"/>
    <w:rsid w:val="00EE5B0D"/>
    <w:rsid w:val="00EE5F73"/>
    <w:rsid w:val="00EE628C"/>
    <w:rsid w:val="00EE636F"/>
    <w:rsid w:val="00EE6477"/>
    <w:rsid w:val="00EE6563"/>
    <w:rsid w:val="00EE6906"/>
    <w:rsid w:val="00EE6B58"/>
    <w:rsid w:val="00EE6CBD"/>
    <w:rsid w:val="00EE6E13"/>
    <w:rsid w:val="00EE6EEE"/>
    <w:rsid w:val="00EE740B"/>
    <w:rsid w:val="00EE7A56"/>
    <w:rsid w:val="00EE7FE3"/>
    <w:rsid w:val="00EF02C4"/>
    <w:rsid w:val="00EF0307"/>
    <w:rsid w:val="00EF0658"/>
    <w:rsid w:val="00EF0ABD"/>
    <w:rsid w:val="00EF0C49"/>
    <w:rsid w:val="00EF0CA1"/>
    <w:rsid w:val="00EF1264"/>
    <w:rsid w:val="00EF131A"/>
    <w:rsid w:val="00EF143C"/>
    <w:rsid w:val="00EF164C"/>
    <w:rsid w:val="00EF1A67"/>
    <w:rsid w:val="00EF1B57"/>
    <w:rsid w:val="00EF1CFA"/>
    <w:rsid w:val="00EF2013"/>
    <w:rsid w:val="00EF224E"/>
    <w:rsid w:val="00EF2334"/>
    <w:rsid w:val="00EF2768"/>
    <w:rsid w:val="00EF27BC"/>
    <w:rsid w:val="00EF285D"/>
    <w:rsid w:val="00EF296D"/>
    <w:rsid w:val="00EF2E16"/>
    <w:rsid w:val="00EF305F"/>
    <w:rsid w:val="00EF33B0"/>
    <w:rsid w:val="00EF3842"/>
    <w:rsid w:val="00EF3883"/>
    <w:rsid w:val="00EF392A"/>
    <w:rsid w:val="00EF3B78"/>
    <w:rsid w:val="00EF3C98"/>
    <w:rsid w:val="00EF3E30"/>
    <w:rsid w:val="00EF4092"/>
    <w:rsid w:val="00EF40AF"/>
    <w:rsid w:val="00EF411D"/>
    <w:rsid w:val="00EF42FC"/>
    <w:rsid w:val="00EF4341"/>
    <w:rsid w:val="00EF4384"/>
    <w:rsid w:val="00EF4575"/>
    <w:rsid w:val="00EF45A7"/>
    <w:rsid w:val="00EF46A6"/>
    <w:rsid w:val="00EF4CA6"/>
    <w:rsid w:val="00EF4CFD"/>
    <w:rsid w:val="00EF4E0F"/>
    <w:rsid w:val="00EF4E6D"/>
    <w:rsid w:val="00EF4ED5"/>
    <w:rsid w:val="00EF4F29"/>
    <w:rsid w:val="00EF5225"/>
    <w:rsid w:val="00EF54B4"/>
    <w:rsid w:val="00EF5648"/>
    <w:rsid w:val="00EF57E8"/>
    <w:rsid w:val="00EF5949"/>
    <w:rsid w:val="00EF5BAF"/>
    <w:rsid w:val="00EF5E94"/>
    <w:rsid w:val="00EF5F8E"/>
    <w:rsid w:val="00EF60C2"/>
    <w:rsid w:val="00EF6BD1"/>
    <w:rsid w:val="00EF6C96"/>
    <w:rsid w:val="00EF6E21"/>
    <w:rsid w:val="00EF6F76"/>
    <w:rsid w:val="00EF72C5"/>
    <w:rsid w:val="00EF75E8"/>
    <w:rsid w:val="00EF774D"/>
    <w:rsid w:val="00EF77EA"/>
    <w:rsid w:val="00EF787E"/>
    <w:rsid w:val="00EF78F6"/>
    <w:rsid w:val="00EF7B22"/>
    <w:rsid w:val="00EF7B93"/>
    <w:rsid w:val="00EF7F1C"/>
    <w:rsid w:val="00F003C9"/>
    <w:rsid w:val="00F0045F"/>
    <w:rsid w:val="00F00618"/>
    <w:rsid w:val="00F006CB"/>
    <w:rsid w:val="00F006D2"/>
    <w:rsid w:val="00F00916"/>
    <w:rsid w:val="00F009E6"/>
    <w:rsid w:val="00F00A05"/>
    <w:rsid w:val="00F00AA5"/>
    <w:rsid w:val="00F00B02"/>
    <w:rsid w:val="00F00C6C"/>
    <w:rsid w:val="00F00D7F"/>
    <w:rsid w:val="00F00ED1"/>
    <w:rsid w:val="00F00F24"/>
    <w:rsid w:val="00F00F66"/>
    <w:rsid w:val="00F01024"/>
    <w:rsid w:val="00F010ED"/>
    <w:rsid w:val="00F011A3"/>
    <w:rsid w:val="00F011F6"/>
    <w:rsid w:val="00F01356"/>
    <w:rsid w:val="00F01522"/>
    <w:rsid w:val="00F01905"/>
    <w:rsid w:val="00F01AE3"/>
    <w:rsid w:val="00F01C2A"/>
    <w:rsid w:val="00F01F86"/>
    <w:rsid w:val="00F0245F"/>
    <w:rsid w:val="00F0247F"/>
    <w:rsid w:val="00F02591"/>
    <w:rsid w:val="00F02AAA"/>
    <w:rsid w:val="00F02B3C"/>
    <w:rsid w:val="00F03154"/>
    <w:rsid w:val="00F0369B"/>
    <w:rsid w:val="00F03C0F"/>
    <w:rsid w:val="00F03C11"/>
    <w:rsid w:val="00F03C69"/>
    <w:rsid w:val="00F03E5D"/>
    <w:rsid w:val="00F03EF8"/>
    <w:rsid w:val="00F03F4A"/>
    <w:rsid w:val="00F03F77"/>
    <w:rsid w:val="00F0453E"/>
    <w:rsid w:val="00F04680"/>
    <w:rsid w:val="00F046B1"/>
    <w:rsid w:val="00F04721"/>
    <w:rsid w:val="00F0472D"/>
    <w:rsid w:val="00F04769"/>
    <w:rsid w:val="00F048E7"/>
    <w:rsid w:val="00F04C4D"/>
    <w:rsid w:val="00F04D09"/>
    <w:rsid w:val="00F050E0"/>
    <w:rsid w:val="00F05276"/>
    <w:rsid w:val="00F054DF"/>
    <w:rsid w:val="00F058D6"/>
    <w:rsid w:val="00F05A20"/>
    <w:rsid w:val="00F06099"/>
    <w:rsid w:val="00F06216"/>
    <w:rsid w:val="00F06609"/>
    <w:rsid w:val="00F06685"/>
    <w:rsid w:val="00F06979"/>
    <w:rsid w:val="00F06E2C"/>
    <w:rsid w:val="00F07651"/>
    <w:rsid w:val="00F07B84"/>
    <w:rsid w:val="00F07E81"/>
    <w:rsid w:val="00F07EB1"/>
    <w:rsid w:val="00F07ECC"/>
    <w:rsid w:val="00F07FAC"/>
    <w:rsid w:val="00F100F9"/>
    <w:rsid w:val="00F10134"/>
    <w:rsid w:val="00F1046C"/>
    <w:rsid w:val="00F107DC"/>
    <w:rsid w:val="00F10A05"/>
    <w:rsid w:val="00F10AEA"/>
    <w:rsid w:val="00F10D28"/>
    <w:rsid w:val="00F10E00"/>
    <w:rsid w:val="00F10E5E"/>
    <w:rsid w:val="00F110DF"/>
    <w:rsid w:val="00F11310"/>
    <w:rsid w:val="00F114D4"/>
    <w:rsid w:val="00F11660"/>
    <w:rsid w:val="00F116D9"/>
    <w:rsid w:val="00F118FF"/>
    <w:rsid w:val="00F11A78"/>
    <w:rsid w:val="00F11C5E"/>
    <w:rsid w:val="00F11D79"/>
    <w:rsid w:val="00F11D91"/>
    <w:rsid w:val="00F11EBC"/>
    <w:rsid w:val="00F12047"/>
    <w:rsid w:val="00F1211C"/>
    <w:rsid w:val="00F1253A"/>
    <w:rsid w:val="00F12A58"/>
    <w:rsid w:val="00F12B5C"/>
    <w:rsid w:val="00F12D96"/>
    <w:rsid w:val="00F130DA"/>
    <w:rsid w:val="00F13478"/>
    <w:rsid w:val="00F135CC"/>
    <w:rsid w:val="00F13A5B"/>
    <w:rsid w:val="00F13CC9"/>
    <w:rsid w:val="00F13E02"/>
    <w:rsid w:val="00F13E28"/>
    <w:rsid w:val="00F13EB8"/>
    <w:rsid w:val="00F1407B"/>
    <w:rsid w:val="00F14289"/>
    <w:rsid w:val="00F1432D"/>
    <w:rsid w:val="00F144B3"/>
    <w:rsid w:val="00F14784"/>
    <w:rsid w:val="00F14851"/>
    <w:rsid w:val="00F14AA4"/>
    <w:rsid w:val="00F14C0E"/>
    <w:rsid w:val="00F14C40"/>
    <w:rsid w:val="00F14FC1"/>
    <w:rsid w:val="00F14FF3"/>
    <w:rsid w:val="00F15058"/>
    <w:rsid w:val="00F1517F"/>
    <w:rsid w:val="00F153CC"/>
    <w:rsid w:val="00F154AE"/>
    <w:rsid w:val="00F155E8"/>
    <w:rsid w:val="00F1594C"/>
    <w:rsid w:val="00F159C2"/>
    <w:rsid w:val="00F15A19"/>
    <w:rsid w:val="00F15AFD"/>
    <w:rsid w:val="00F15C83"/>
    <w:rsid w:val="00F15F11"/>
    <w:rsid w:val="00F16082"/>
    <w:rsid w:val="00F160E2"/>
    <w:rsid w:val="00F1692E"/>
    <w:rsid w:val="00F16BA8"/>
    <w:rsid w:val="00F172BB"/>
    <w:rsid w:val="00F1738E"/>
    <w:rsid w:val="00F174BF"/>
    <w:rsid w:val="00F17797"/>
    <w:rsid w:val="00F17B99"/>
    <w:rsid w:val="00F17DA5"/>
    <w:rsid w:val="00F17EFD"/>
    <w:rsid w:val="00F17F31"/>
    <w:rsid w:val="00F20293"/>
    <w:rsid w:val="00F202EC"/>
    <w:rsid w:val="00F205C0"/>
    <w:rsid w:val="00F207AC"/>
    <w:rsid w:val="00F20CB5"/>
    <w:rsid w:val="00F20F85"/>
    <w:rsid w:val="00F2104A"/>
    <w:rsid w:val="00F212E9"/>
    <w:rsid w:val="00F2130E"/>
    <w:rsid w:val="00F2159E"/>
    <w:rsid w:val="00F216BC"/>
    <w:rsid w:val="00F21A3B"/>
    <w:rsid w:val="00F21BAA"/>
    <w:rsid w:val="00F21BAC"/>
    <w:rsid w:val="00F21C07"/>
    <w:rsid w:val="00F22242"/>
    <w:rsid w:val="00F22708"/>
    <w:rsid w:val="00F22BEC"/>
    <w:rsid w:val="00F22DEE"/>
    <w:rsid w:val="00F22E79"/>
    <w:rsid w:val="00F22E7F"/>
    <w:rsid w:val="00F2307C"/>
    <w:rsid w:val="00F23117"/>
    <w:rsid w:val="00F231F3"/>
    <w:rsid w:val="00F23288"/>
    <w:rsid w:val="00F23437"/>
    <w:rsid w:val="00F23613"/>
    <w:rsid w:val="00F23632"/>
    <w:rsid w:val="00F238E4"/>
    <w:rsid w:val="00F239C6"/>
    <w:rsid w:val="00F23AA9"/>
    <w:rsid w:val="00F23BF0"/>
    <w:rsid w:val="00F23CF5"/>
    <w:rsid w:val="00F23D36"/>
    <w:rsid w:val="00F23EEC"/>
    <w:rsid w:val="00F24375"/>
    <w:rsid w:val="00F2444F"/>
    <w:rsid w:val="00F24527"/>
    <w:rsid w:val="00F24583"/>
    <w:rsid w:val="00F246F7"/>
    <w:rsid w:val="00F247B5"/>
    <w:rsid w:val="00F248D4"/>
    <w:rsid w:val="00F24976"/>
    <w:rsid w:val="00F24CB6"/>
    <w:rsid w:val="00F24DC0"/>
    <w:rsid w:val="00F254B3"/>
    <w:rsid w:val="00F255E9"/>
    <w:rsid w:val="00F259DE"/>
    <w:rsid w:val="00F259F0"/>
    <w:rsid w:val="00F25A19"/>
    <w:rsid w:val="00F25A9F"/>
    <w:rsid w:val="00F25BF8"/>
    <w:rsid w:val="00F25D60"/>
    <w:rsid w:val="00F260A6"/>
    <w:rsid w:val="00F2624C"/>
    <w:rsid w:val="00F26555"/>
    <w:rsid w:val="00F265DD"/>
    <w:rsid w:val="00F265FB"/>
    <w:rsid w:val="00F26903"/>
    <w:rsid w:val="00F26EC9"/>
    <w:rsid w:val="00F27610"/>
    <w:rsid w:val="00F27625"/>
    <w:rsid w:val="00F27738"/>
    <w:rsid w:val="00F2778C"/>
    <w:rsid w:val="00F277E7"/>
    <w:rsid w:val="00F27956"/>
    <w:rsid w:val="00F279BD"/>
    <w:rsid w:val="00F27A84"/>
    <w:rsid w:val="00F27CA6"/>
    <w:rsid w:val="00F27E38"/>
    <w:rsid w:val="00F27F07"/>
    <w:rsid w:val="00F3039E"/>
    <w:rsid w:val="00F306FD"/>
    <w:rsid w:val="00F30763"/>
    <w:rsid w:val="00F30828"/>
    <w:rsid w:val="00F30CAC"/>
    <w:rsid w:val="00F31112"/>
    <w:rsid w:val="00F3113F"/>
    <w:rsid w:val="00F31152"/>
    <w:rsid w:val="00F31292"/>
    <w:rsid w:val="00F31365"/>
    <w:rsid w:val="00F314D5"/>
    <w:rsid w:val="00F3171A"/>
    <w:rsid w:val="00F31A1D"/>
    <w:rsid w:val="00F31A49"/>
    <w:rsid w:val="00F31C35"/>
    <w:rsid w:val="00F31C68"/>
    <w:rsid w:val="00F31D61"/>
    <w:rsid w:val="00F31EC9"/>
    <w:rsid w:val="00F31F2E"/>
    <w:rsid w:val="00F321D8"/>
    <w:rsid w:val="00F323EF"/>
    <w:rsid w:val="00F32487"/>
    <w:rsid w:val="00F324C1"/>
    <w:rsid w:val="00F3264E"/>
    <w:rsid w:val="00F32654"/>
    <w:rsid w:val="00F32714"/>
    <w:rsid w:val="00F32770"/>
    <w:rsid w:val="00F3291C"/>
    <w:rsid w:val="00F32EB8"/>
    <w:rsid w:val="00F33311"/>
    <w:rsid w:val="00F339A2"/>
    <w:rsid w:val="00F33E2B"/>
    <w:rsid w:val="00F33E32"/>
    <w:rsid w:val="00F33EFC"/>
    <w:rsid w:val="00F34018"/>
    <w:rsid w:val="00F3403F"/>
    <w:rsid w:val="00F34062"/>
    <w:rsid w:val="00F34161"/>
    <w:rsid w:val="00F341A5"/>
    <w:rsid w:val="00F34215"/>
    <w:rsid w:val="00F34277"/>
    <w:rsid w:val="00F342ED"/>
    <w:rsid w:val="00F343F1"/>
    <w:rsid w:val="00F34608"/>
    <w:rsid w:val="00F347F3"/>
    <w:rsid w:val="00F3480E"/>
    <w:rsid w:val="00F34D82"/>
    <w:rsid w:val="00F34F3C"/>
    <w:rsid w:val="00F35303"/>
    <w:rsid w:val="00F3536C"/>
    <w:rsid w:val="00F354BF"/>
    <w:rsid w:val="00F3550C"/>
    <w:rsid w:val="00F355E6"/>
    <w:rsid w:val="00F35962"/>
    <w:rsid w:val="00F35E49"/>
    <w:rsid w:val="00F36687"/>
    <w:rsid w:val="00F3682C"/>
    <w:rsid w:val="00F36871"/>
    <w:rsid w:val="00F36D28"/>
    <w:rsid w:val="00F36E25"/>
    <w:rsid w:val="00F36E28"/>
    <w:rsid w:val="00F36F36"/>
    <w:rsid w:val="00F37012"/>
    <w:rsid w:val="00F3785A"/>
    <w:rsid w:val="00F379EA"/>
    <w:rsid w:val="00F37A8F"/>
    <w:rsid w:val="00F37BBE"/>
    <w:rsid w:val="00F37C45"/>
    <w:rsid w:val="00F37CC8"/>
    <w:rsid w:val="00F37EFB"/>
    <w:rsid w:val="00F37F16"/>
    <w:rsid w:val="00F37F38"/>
    <w:rsid w:val="00F37F45"/>
    <w:rsid w:val="00F37FC7"/>
    <w:rsid w:val="00F4002F"/>
    <w:rsid w:val="00F40395"/>
    <w:rsid w:val="00F406C9"/>
    <w:rsid w:val="00F40807"/>
    <w:rsid w:val="00F408E4"/>
    <w:rsid w:val="00F40A83"/>
    <w:rsid w:val="00F40C99"/>
    <w:rsid w:val="00F40EE2"/>
    <w:rsid w:val="00F40F85"/>
    <w:rsid w:val="00F4154D"/>
    <w:rsid w:val="00F415D4"/>
    <w:rsid w:val="00F4164E"/>
    <w:rsid w:val="00F416FD"/>
    <w:rsid w:val="00F41848"/>
    <w:rsid w:val="00F41E3F"/>
    <w:rsid w:val="00F41EA7"/>
    <w:rsid w:val="00F42011"/>
    <w:rsid w:val="00F4237D"/>
    <w:rsid w:val="00F425C3"/>
    <w:rsid w:val="00F427B6"/>
    <w:rsid w:val="00F4295B"/>
    <w:rsid w:val="00F429C1"/>
    <w:rsid w:val="00F42A8B"/>
    <w:rsid w:val="00F42B6A"/>
    <w:rsid w:val="00F42D24"/>
    <w:rsid w:val="00F42D8B"/>
    <w:rsid w:val="00F43155"/>
    <w:rsid w:val="00F43174"/>
    <w:rsid w:val="00F4325E"/>
    <w:rsid w:val="00F43287"/>
    <w:rsid w:val="00F43429"/>
    <w:rsid w:val="00F434DC"/>
    <w:rsid w:val="00F435E4"/>
    <w:rsid w:val="00F43655"/>
    <w:rsid w:val="00F43698"/>
    <w:rsid w:val="00F436E3"/>
    <w:rsid w:val="00F437BA"/>
    <w:rsid w:val="00F43AB5"/>
    <w:rsid w:val="00F43D17"/>
    <w:rsid w:val="00F43D52"/>
    <w:rsid w:val="00F43F34"/>
    <w:rsid w:val="00F44006"/>
    <w:rsid w:val="00F44358"/>
    <w:rsid w:val="00F444A2"/>
    <w:rsid w:val="00F447ED"/>
    <w:rsid w:val="00F44D0A"/>
    <w:rsid w:val="00F45796"/>
    <w:rsid w:val="00F45810"/>
    <w:rsid w:val="00F45922"/>
    <w:rsid w:val="00F45A98"/>
    <w:rsid w:val="00F45B15"/>
    <w:rsid w:val="00F45FC0"/>
    <w:rsid w:val="00F46287"/>
    <w:rsid w:val="00F462F5"/>
    <w:rsid w:val="00F4643C"/>
    <w:rsid w:val="00F468B9"/>
    <w:rsid w:val="00F46ACA"/>
    <w:rsid w:val="00F46BE3"/>
    <w:rsid w:val="00F47332"/>
    <w:rsid w:val="00F4763E"/>
    <w:rsid w:val="00F4779B"/>
    <w:rsid w:val="00F47A49"/>
    <w:rsid w:val="00F5032E"/>
    <w:rsid w:val="00F5034C"/>
    <w:rsid w:val="00F50545"/>
    <w:rsid w:val="00F5086B"/>
    <w:rsid w:val="00F50906"/>
    <w:rsid w:val="00F509EF"/>
    <w:rsid w:val="00F50AC2"/>
    <w:rsid w:val="00F50B95"/>
    <w:rsid w:val="00F51013"/>
    <w:rsid w:val="00F5169E"/>
    <w:rsid w:val="00F519E4"/>
    <w:rsid w:val="00F51ADC"/>
    <w:rsid w:val="00F51B0F"/>
    <w:rsid w:val="00F51BC6"/>
    <w:rsid w:val="00F521B1"/>
    <w:rsid w:val="00F523A7"/>
    <w:rsid w:val="00F523FE"/>
    <w:rsid w:val="00F5259D"/>
    <w:rsid w:val="00F5284D"/>
    <w:rsid w:val="00F5302C"/>
    <w:rsid w:val="00F53353"/>
    <w:rsid w:val="00F53581"/>
    <w:rsid w:val="00F53587"/>
    <w:rsid w:val="00F5373D"/>
    <w:rsid w:val="00F537BD"/>
    <w:rsid w:val="00F538E2"/>
    <w:rsid w:val="00F5392D"/>
    <w:rsid w:val="00F53C8D"/>
    <w:rsid w:val="00F53DB0"/>
    <w:rsid w:val="00F5413C"/>
    <w:rsid w:val="00F546DD"/>
    <w:rsid w:val="00F54919"/>
    <w:rsid w:val="00F549C5"/>
    <w:rsid w:val="00F549F8"/>
    <w:rsid w:val="00F54AB5"/>
    <w:rsid w:val="00F54B77"/>
    <w:rsid w:val="00F54E69"/>
    <w:rsid w:val="00F54ED8"/>
    <w:rsid w:val="00F54F5F"/>
    <w:rsid w:val="00F55084"/>
    <w:rsid w:val="00F554CD"/>
    <w:rsid w:val="00F555DF"/>
    <w:rsid w:val="00F5589E"/>
    <w:rsid w:val="00F55EE2"/>
    <w:rsid w:val="00F55F35"/>
    <w:rsid w:val="00F56173"/>
    <w:rsid w:val="00F561D7"/>
    <w:rsid w:val="00F5622E"/>
    <w:rsid w:val="00F56320"/>
    <w:rsid w:val="00F565FF"/>
    <w:rsid w:val="00F568FB"/>
    <w:rsid w:val="00F569C0"/>
    <w:rsid w:val="00F56C54"/>
    <w:rsid w:val="00F56F24"/>
    <w:rsid w:val="00F56FB7"/>
    <w:rsid w:val="00F57207"/>
    <w:rsid w:val="00F5730E"/>
    <w:rsid w:val="00F57490"/>
    <w:rsid w:val="00F57498"/>
    <w:rsid w:val="00F574A9"/>
    <w:rsid w:val="00F57799"/>
    <w:rsid w:val="00F577B5"/>
    <w:rsid w:val="00F57902"/>
    <w:rsid w:val="00F579C8"/>
    <w:rsid w:val="00F57B20"/>
    <w:rsid w:val="00F57CA1"/>
    <w:rsid w:val="00F57EE1"/>
    <w:rsid w:val="00F60292"/>
    <w:rsid w:val="00F60599"/>
    <w:rsid w:val="00F608C9"/>
    <w:rsid w:val="00F60BC4"/>
    <w:rsid w:val="00F60C97"/>
    <w:rsid w:val="00F60D17"/>
    <w:rsid w:val="00F613F6"/>
    <w:rsid w:val="00F6168A"/>
    <w:rsid w:val="00F617C1"/>
    <w:rsid w:val="00F6187B"/>
    <w:rsid w:val="00F618AF"/>
    <w:rsid w:val="00F61BB7"/>
    <w:rsid w:val="00F62192"/>
    <w:rsid w:val="00F626AA"/>
    <w:rsid w:val="00F626DC"/>
    <w:rsid w:val="00F62757"/>
    <w:rsid w:val="00F627FF"/>
    <w:rsid w:val="00F628EC"/>
    <w:rsid w:val="00F62A4F"/>
    <w:rsid w:val="00F62ADD"/>
    <w:rsid w:val="00F62CB9"/>
    <w:rsid w:val="00F62E50"/>
    <w:rsid w:val="00F6306B"/>
    <w:rsid w:val="00F630CC"/>
    <w:rsid w:val="00F630D3"/>
    <w:rsid w:val="00F63110"/>
    <w:rsid w:val="00F63221"/>
    <w:rsid w:val="00F633A8"/>
    <w:rsid w:val="00F633B0"/>
    <w:rsid w:val="00F637CE"/>
    <w:rsid w:val="00F637DA"/>
    <w:rsid w:val="00F638C4"/>
    <w:rsid w:val="00F63A59"/>
    <w:rsid w:val="00F63D45"/>
    <w:rsid w:val="00F64062"/>
    <w:rsid w:val="00F64121"/>
    <w:rsid w:val="00F641A7"/>
    <w:rsid w:val="00F64369"/>
    <w:rsid w:val="00F644EE"/>
    <w:rsid w:val="00F648AF"/>
    <w:rsid w:val="00F648B8"/>
    <w:rsid w:val="00F64ACA"/>
    <w:rsid w:val="00F64BE9"/>
    <w:rsid w:val="00F64F6B"/>
    <w:rsid w:val="00F6508E"/>
    <w:rsid w:val="00F6518C"/>
    <w:rsid w:val="00F65318"/>
    <w:rsid w:val="00F654DA"/>
    <w:rsid w:val="00F65527"/>
    <w:rsid w:val="00F65724"/>
    <w:rsid w:val="00F657C4"/>
    <w:rsid w:val="00F65AAD"/>
    <w:rsid w:val="00F65C65"/>
    <w:rsid w:val="00F65DF2"/>
    <w:rsid w:val="00F65EF8"/>
    <w:rsid w:val="00F65F53"/>
    <w:rsid w:val="00F66190"/>
    <w:rsid w:val="00F6621E"/>
    <w:rsid w:val="00F66443"/>
    <w:rsid w:val="00F6644A"/>
    <w:rsid w:val="00F6646B"/>
    <w:rsid w:val="00F6654C"/>
    <w:rsid w:val="00F66612"/>
    <w:rsid w:val="00F66864"/>
    <w:rsid w:val="00F66B6C"/>
    <w:rsid w:val="00F66DA8"/>
    <w:rsid w:val="00F66E56"/>
    <w:rsid w:val="00F66F4B"/>
    <w:rsid w:val="00F672B7"/>
    <w:rsid w:val="00F67453"/>
    <w:rsid w:val="00F6770B"/>
    <w:rsid w:val="00F677FC"/>
    <w:rsid w:val="00F67A03"/>
    <w:rsid w:val="00F67B8C"/>
    <w:rsid w:val="00F67B8F"/>
    <w:rsid w:val="00F67D2A"/>
    <w:rsid w:val="00F705D8"/>
    <w:rsid w:val="00F70934"/>
    <w:rsid w:val="00F70B01"/>
    <w:rsid w:val="00F7104E"/>
    <w:rsid w:val="00F7131A"/>
    <w:rsid w:val="00F71415"/>
    <w:rsid w:val="00F7145E"/>
    <w:rsid w:val="00F71618"/>
    <w:rsid w:val="00F717C1"/>
    <w:rsid w:val="00F71A5A"/>
    <w:rsid w:val="00F71B50"/>
    <w:rsid w:val="00F7230E"/>
    <w:rsid w:val="00F726AF"/>
    <w:rsid w:val="00F729DE"/>
    <w:rsid w:val="00F72D31"/>
    <w:rsid w:val="00F72D47"/>
    <w:rsid w:val="00F72E00"/>
    <w:rsid w:val="00F72E91"/>
    <w:rsid w:val="00F72FF8"/>
    <w:rsid w:val="00F7379B"/>
    <w:rsid w:val="00F738A6"/>
    <w:rsid w:val="00F73A29"/>
    <w:rsid w:val="00F73A2B"/>
    <w:rsid w:val="00F73F91"/>
    <w:rsid w:val="00F740E8"/>
    <w:rsid w:val="00F74191"/>
    <w:rsid w:val="00F74229"/>
    <w:rsid w:val="00F745FF"/>
    <w:rsid w:val="00F747C6"/>
    <w:rsid w:val="00F74A66"/>
    <w:rsid w:val="00F74BAF"/>
    <w:rsid w:val="00F74C27"/>
    <w:rsid w:val="00F74FC8"/>
    <w:rsid w:val="00F750BE"/>
    <w:rsid w:val="00F750E4"/>
    <w:rsid w:val="00F75438"/>
    <w:rsid w:val="00F754F5"/>
    <w:rsid w:val="00F756A4"/>
    <w:rsid w:val="00F759E1"/>
    <w:rsid w:val="00F75E81"/>
    <w:rsid w:val="00F75F54"/>
    <w:rsid w:val="00F76179"/>
    <w:rsid w:val="00F76571"/>
    <w:rsid w:val="00F76648"/>
    <w:rsid w:val="00F7677C"/>
    <w:rsid w:val="00F76E68"/>
    <w:rsid w:val="00F76F24"/>
    <w:rsid w:val="00F76FD0"/>
    <w:rsid w:val="00F76FF6"/>
    <w:rsid w:val="00F770F7"/>
    <w:rsid w:val="00F77132"/>
    <w:rsid w:val="00F77181"/>
    <w:rsid w:val="00F7741D"/>
    <w:rsid w:val="00F7772A"/>
    <w:rsid w:val="00F77856"/>
    <w:rsid w:val="00F7785A"/>
    <w:rsid w:val="00F779C5"/>
    <w:rsid w:val="00F77CCE"/>
    <w:rsid w:val="00F77DC0"/>
    <w:rsid w:val="00F803B4"/>
    <w:rsid w:val="00F80416"/>
    <w:rsid w:val="00F80435"/>
    <w:rsid w:val="00F8074D"/>
    <w:rsid w:val="00F807FC"/>
    <w:rsid w:val="00F80B35"/>
    <w:rsid w:val="00F80CAC"/>
    <w:rsid w:val="00F80F26"/>
    <w:rsid w:val="00F81385"/>
    <w:rsid w:val="00F813A1"/>
    <w:rsid w:val="00F816B7"/>
    <w:rsid w:val="00F81835"/>
    <w:rsid w:val="00F81A49"/>
    <w:rsid w:val="00F81A63"/>
    <w:rsid w:val="00F81B4B"/>
    <w:rsid w:val="00F81D10"/>
    <w:rsid w:val="00F82626"/>
    <w:rsid w:val="00F826E0"/>
    <w:rsid w:val="00F827AE"/>
    <w:rsid w:val="00F82B3E"/>
    <w:rsid w:val="00F82D70"/>
    <w:rsid w:val="00F82EF7"/>
    <w:rsid w:val="00F82F20"/>
    <w:rsid w:val="00F83016"/>
    <w:rsid w:val="00F832BA"/>
    <w:rsid w:val="00F833B4"/>
    <w:rsid w:val="00F8386D"/>
    <w:rsid w:val="00F8413C"/>
    <w:rsid w:val="00F843C0"/>
    <w:rsid w:val="00F849AE"/>
    <w:rsid w:val="00F849F9"/>
    <w:rsid w:val="00F84B3D"/>
    <w:rsid w:val="00F84BC4"/>
    <w:rsid w:val="00F84C88"/>
    <w:rsid w:val="00F84DEE"/>
    <w:rsid w:val="00F84E31"/>
    <w:rsid w:val="00F84E63"/>
    <w:rsid w:val="00F855E1"/>
    <w:rsid w:val="00F857B9"/>
    <w:rsid w:val="00F85B73"/>
    <w:rsid w:val="00F85CA9"/>
    <w:rsid w:val="00F85D6F"/>
    <w:rsid w:val="00F85E13"/>
    <w:rsid w:val="00F8612F"/>
    <w:rsid w:val="00F86255"/>
    <w:rsid w:val="00F86441"/>
    <w:rsid w:val="00F8646F"/>
    <w:rsid w:val="00F866DC"/>
    <w:rsid w:val="00F86BB1"/>
    <w:rsid w:val="00F87667"/>
    <w:rsid w:val="00F8772F"/>
    <w:rsid w:val="00F8780D"/>
    <w:rsid w:val="00F87868"/>
    <w:rsid w:val="00F87A5E"/>
    <w:rsid w:val="00F87C78"/>
    <w:rsid w:val="00F87D86"/>
    <w:rsid w:val="00F87EEA"/>
    <w:rsid w:val="00F90222"/>
    <w:rsid w:val="00F9029D"/>
    <w:rsid w:val="00F9039A"/>
    <w:rsid w:val="00F90579"/>
    <w:rsid w:val="00F90CB0"/>
    <w:rsid w:val="00F90E22"/>
    <w:rsid w:val="00F90EDC"/>
    <w:rsid w:val="00F90F58"/>
    <w:rsid w:val="00F90FAA"/>
    <w:rsid w:val="00F91175"/>
    <w:rsid w:val="00F9127D"/>
    <w:rsid w:val="00F91389"/>
    <w:rsid w:val="00F913A6"/>
    <w:rsid w:val="00F915A6"/>
    <w:rsid w:val="00F918BA"/>
    <w:rsid w:val="00F91E4D"/>
    <w:rsid w:val="00F92517"/>
    <w:rsid w:val="00F925B7"/>
    <w:rsid w:val="00F92E5C"/>
    <w:rsid w:val="00F93041"/>
    <w:rsid w:val="00F9310A"/>
    <w:rsid w:val="00F93495"/>
    <w:rsid w:val="00F93669"/>
    <w:rsid w:val="00F93722"/>
    <w:rsid w:val="00F9375F"/>
    <w:rsid w:val="00F93858"/>
    <w:rsid w:val="00F9393E"/>
    <w:rsid w:val="00F93B2B"/>
    <w:rsid w:val="00F93CB6"/>
    <w:rsid w:val="00F93E79"/>
    <w:rsid w:val="00F93F8D"/>
    <w:rsid w:val="00F93FFC"/>
    <w:rsid w:val="00F94002"/>
    <w:rsid w:val="00F940ED"/>
    <w:rsid w:val="00F940FF"/>
    <w:rsid w:val="00F94165"/>
    <w:rsid w:val="00F94B32"/>
    <w:rsid w:val="00F94F54"/>
    <w:rsid w:val="00F953C2"/>
    <w:rsid w:val="00F953C9"/>
    <w:rsid w:val="00F9559E"/>
    <w:rsid w:val="00F957D0"/>
    <w:rsid w:val="00F95B6D"/>
    <w:rsid w:val="00F95F52"/>
    <w:rsid w:val="00F95F71"/>
    <w:rsid w:val="00F961B3"/>
    <w:rsid w:val="00F96389"/>
    <w:rsid w:val="00F96420"/>
    <w:rsid w:val="00F96545"/>
    <w:rsid w:val="00F967AA"/>
    <w:rsid w:val="00F970BE"/>
    <w:rsid w:val="00F973BC"/>
    <w:rsid w:val="00F97479"/>
    <w:rsid w:val="00F974DF"/>
    <w:rsid w:val="00F9757C"/>
    <w:rsid w:val="00F9761A"/>
    <w:rsid w:val="00F9763E"/>
    <w:rsid w:val="00F979B3"/>
    <w:rsid w:val="00F97E99"/>
    <w:rsid w:val="00FA00E5"/>
    <w:rsid w:val="00FA012E"/>
    <w:rsid w:val="00FA02CD"/>
    <w:rsid w:val="00FA03D9"/>
    <w:rsid w:val="00FA0A32"/>
    <w:rsid w:val="00FA0DA9"/>
    <w:rsid w:val="00FA0E97"/>
    <w:rsid w:val="00FA0EBD"/>
    <w:rsid w:val="00FA10E3"/>
    <w:rsid w:val="00FA112E"/>
    <w:rsid w:val="00FA1285"/>
    <w:rsid w:val="00FA14BE"/>
    <w:rsid w:val="00FA15CA"/>
    <w:rsid w:val="00FA1656"/>
    <w:rsid w:val="00FA16C1"/>
    <w:rsid w:val="00FA16F0"/>
    <w:rsid w:val="00FA1823"/>
    <w:rsid w:val="00FA194B"/>
    <w:rsid w:val="00FA1B17"/>
    <w:rsid w:val="00FA1B7A"/>
    <w:rsid w:val="00FA1D95"/>
    <w:rsid w:val="00FA2008"/>
    <w:rsid w:val="00FA2131"/>
    <w:rsid w:val="00FA2E7D"/>
    <w:rsid w:val="00FA2F01"/>
    <w:rsid w:val="00FA2FB5"/>
    <w:rsid w:val="00FA310D"/>
    <w:rsid w:val="00FA3287"/>
    <w:rsid w:val="00FA3812"/>
    <w:rsid w:val="00FA3869"/>
    <w:rsid w:val="00FA3A31"/>
    <w:rsid w:val="00FA3EB2"/>
    <w:rsid w:val="00FA403F"/>
    <w:rsid w:val="00FA41AC"/>
    <w:rsid w:val="00FA426B"/>
    <w:rsid w:val="00FA45DB"/>
    <w:rsid w:val="00FA4910"/>
    <w:rsid w:val="00FA4951"/>
    <w:rsid w:val="00FA4CF4"/>
    <w:rsid w:val="00FA4DAD"/>
    <w:rsid w:val="00FA4F0A"/>
    <w:rsid w:val="00FA4F2C"/>
    <w:rsid w:val="00FA5252"/>
    <w:rsid w:val="00FA52B6"/>
    <w:rsid w:val="00FA5331"/>
    <w:rsid w:val="00FA54DF"/>
    <w:rsid w:val="00FA550B"/>
    <w:rsid w:val="00FA56CE"/>
    <w:rsid w:val="00FA5B94"/>
    <w:rsid w:val="00FA5FC1"/>
    <w:rsid w:val="00FA5FD8"/>
    <w:rsid w:val="00FA6267"/>
    <w:rsid w:val="00FA62F2"/>
    <w:rsid w:val="00FA6BF2"/>
    <w:rsid w:val="00FA6D87"/>
    <w:rsid w:val="00FA6E3B"/>
    <w:rsid w:val="00FA6F36"/>
    <w:rsid w:val="00FA70D9"/>
    <w:rsid w:val="00FA71E3"/>
    <w:rsid w:val="00FA721A"/>
    <w:rsid w:val="00FA7296"/>
    <w:rsid w:val="00FA7A3C"/>
    <w:rsid w:val="00FA7A76"/>
    <w:rsid w:val="00FA7ACF"/>
    <w:rsid w:val="00FA7CE5"/>
    <w:rsid w:val="00FB0638"/>
    <w:rsid w:val="00FB08BF"/>
    <w:rsid w:val="00FB0A61"/>
    <w:rsid w:val="00FB0C5B"/>
    <w:rsid w:val="00FB0CE4"/>
    <w:rsid w:val="00FB0D1B"/>
    <w:rsid w:val="00FB1059"/>
    <w:rsid w:val="00FB1203"/>
    <w:rsid w:val="00FB15DB"/>
    <w:rsid w:val="00FB17D2"/>
    <w:rsid w:val="00FB1853"/>
    <w:rsid w:val="00FB1914"/>
    <w:rsid w:val="00FB1A2E"/>
    <w:rsid w:val="00FB1A4C"/>
    <w:rsid w:val="00FB1A86"/>
    <w:rsid w:val="00FB1B0C"/>
    <w:rsid w:val="00FB1BB3"/>
    <w:rsid w:val="00FB1F5D"/>
    <w:rsid w:val="00FB2058"/>
    <w:rsid w:val="00FB21A9"/>
    <w:rsid w:val="00FB225E"/>
    <w:rsid w:val="00FB2307"/>
    <w:rsid w:val="00FB2317"/>
    <w:rsid w:val="00FB2341"/>
    <w:rsid w:val="00FB2669"/>
    <w:rsid w:val="00FB2744"/>
    <w:rsid w:val="00FB2910"/>
    <w:rsid w:val="00FB2943"/>
    <w:rsid w:val="00FB2990"/>
    <w:rsid w:val="00FB29F6"/>
    <w:rsid w:val="00FB2AFF"/>
    <w:rsid w:val="00FB2CE4"/>
    <w:rsid w:val="00FB2DC8"/>
    <w:rsid w:val="00FB2E4B"/>
    <w:rsid w:val="00FB2EC9"/>
    <w:rsid w:val="00FB337D"/>
    <w:rsid w:val="00FB355D"/>
    <w:rsid w:val="00FB371A"/>
    <w:rsid w:val="00FB373A"/>
    <w:rsid w:val="00FB397E"/>
    <w:rsid w:val="00FB3B8E"/>
    <w:rsid w:val="00FB3C73"/>
    <w:rsid w:val="00FB3F96"/>
    <w:rsid w:val="00FB4015"/>
    <w:rsid w:val="00FB41F5"/>
    <w:rsid w:val="00FB4441"/>
    <w:rsid w:val="00FB46DC"/>
    <w:rsid w:val="00FB47E3"/>
    <w:rsid w:val="00FB4A32"/>
    <w:rsid w:val="00FB4FA0"/>
    <w:rsid w:val="00FB501D"/>
    <w:rsid w:val="00FB51D0"/>
    <w:rsid w:val="00FB561E"/>
    <w:rsid w:val="00FB592F"/>
    <w:rsid w:val="00FB5B8D"/>
    <w:rsid w:val="00FB5C68"/>
    <w:rsid w:val="00FB5DA0"/>
    <w:rsid w:val="00FB5E75"/>
    <w:rsid w:val="00FB5F6B"/>
    <w:rsid w:val="00FB6033"/>
    <w:rsid w:val="00FB61AA"/>
    <w:rsid w:val="00FB61FB"/>
    <w:rsid w:val="00FB62B3"/>
    <w:rsid w:val="00FB65CA"/>
    <w:rsid w:val="00FB66A1"/>
    <w:rsid w:val="00FB7770"/>
    <w:rsid w:val="00FB792A"/>
    <w:rsid w:val="00FB79A4"/>
    <w:rsid w:val="00FC0171"/>
    <w:rsid w:val="00FC025E"/>
    <w:rsid w:val="00FC02C3"/>
    <w:rsid w:val="00FC041B"/>
    <w:rsid w:val="00FC0738"/>
    <w:rsid w:val="00FC07B7"/>
    <w:rsid w:val="00FC084F"/>
    <w:rsid w:val="00FC09CD"/>
    <w:rsid w:val="00FC0EBF"/>
    <w:rsid w:val="00FC1174"/>
    <w:rsid w:val="00FC122F"/>
    <w:rsid w:val="00FC1F65"/>
    <w:rsid w:val="00FC2616"/>
    <w:rsid w:val="00FC27F8"/>
    <w:rsid w:val="00FC280D"/>
    <w:rsid w:val="00FC28ED"/>
    <w:rsid w:val="00FC2949"/>
    <w:rsid w:val="00FC29B0"/>
    <w:rsid w:val="00FC2AC6"/>
    <w:rsid w:val="00FC3011"/>
    <w:rsid w:val="00FC3286"/>
    <w:rsid w:val="00FC3327"/>
    <w:rsid w:val="00FC3511"/>
    <w:rsid w:val="00FC3543"/>
    <w:rsid w:val="00FC3B40"/>
    <w:rsid w:val="00FC3B9F"/>
    <w:rsid w:val="00FC3DCF"/>
    <w:rsid w:val="00FC3F20"/>
    <w:rsid w:val="00FC40B1"/>
    <w:rsid w:val="00FC427A"/>
    <w:rsid w:val="00FC4775"/>
    <w:rsid w:val="00FC47A6"/>
    <w:rsid w:val="00FC47CC"/>
    <w:rsid w:val="00FC482C"/>
    <w:rsid w:val="00FC4A9D"/>
    <w:rsid w:val="00FC4ADF"/>
    <w:rsid w:val="00FC4B5E"/>
    <w:rsid w:val="00FC4B74"/>
    <w:rsid w:val="00FC4B9A"/>
    <w:rsid w:val="00FC4CF7"/>
    <w:rsid w:val="00FC50F7"/>
    <w:rsid w:val="00FC5169"/>
    <w:rsid w:val="00FC5575"/>
    <w:rsid w:val="00FC56B0"/>
    <w:rsid w:val="00FC571A"/>
    <w:rsid w:val="00FC595D"/>
    <w:rsid w:val="00FC5989"/>
    <w:rsid w:val="00FC5C7B"/>
    <w:rsid w:val="00FC5EF5"/>
    <w:rsid w:val="00FC6493"/>
    <w:rsid w:val="00FC651B"/>
    <w:rsid w:val="00FC6532"/>
    <w:rsid w:val="00FC69DC"/>
    <w:rsid w:val="00FC6B2A"/>
    <w:rsid w:val="00FC6D19"/>
    <w:rsid w:val="00FC706A"/>
    <w:rsid w:val="00FC708C"/>
    <w:rsid w:val="00FC714D"/>
    <w:rsid w:val="00FC71AA"/>
    <w:rsid w:val="00FC732F"/>
    <w:rsid w:val="00FC756B"/>
    <w:rsid w:val="00FC79A1"/>
    <w:rsid w:val="00FC7D08"/>
    <w:rsid w:val="00FD01DD"/>
    <w:rsid w:val="00FD024A"/>
    <w:rsid w:val="00FD06DC"/>
    <w:rsid w:val="00FD0AA6"/>
    <w:rsid w:val="00FD0F47"/>
    <w:rsid w:val="00FD1192"/>
    <w:rsid w:val="00FD120A"/>
    <w:rsid w:val="00FD147B"/>
    <w:rsid w:val="00FD1589"/>
    <w:rsid w:val="00FD1C42"/>
    <w:rsid w:val="00FD1DB2"/>
    <w:rsid w:val="00FD1FCC"/>
    <w:rsid w:val="00FD209C"/>
    <w:rsid w:val="00FD2137"/>
    <w:rsid w:val="00FD23C0"/>
    <w:rsid w:val="00FD240E"/>
    <w:rsid w:val="00FD25E6"/>
    <w:rsid w:val="00FD260A"/>
    <w:rsid w:val="00FD26F0"/>
    <w:rsid w:val="00FD27DA"/>
    <w:rsid w:val="00FD2912"/>
    <w:rsid w:val="00FD2B00"/>
    <w:rsid w:val="00FD2B81"/>
    <w:rsid w:val="00FD2CC7"/>
    <w:rsid w:val="00FD2D78"/>
    <w:rsid w:val="00FD2F76"/>
    <w:rsid w:val="00FD362A"/>
    <w:rsid w:val="00FD36B7"/>
    <w:rsid w:val="00FD38E4"/>
    <w:rsid w:val="00FD4174"/>
    <w:rsid w:val="00FD465B"/>
    <w:rsid w:val="00FD4704"/>
    <w:rsid w:val="00FD4866"/>
    <w:rsid w:val="00FD492C"/>
    <w:rsid w:val="00FD4B78"/>
    <w:rsid w:val="00FD4C67"/>
    <w:rsid w:val="00FD4D8A"/>
    <w:rsid w:val="00FD4E01"/>
    <w:rsid w:val="00FD4E33"/>
    <w:rsid w:val="00FD4E51"/>
    <w:rsid w:val="00FD4EAD"/>
    <w:rsid w:val="00FD4F34"/>
    <w:rsid w:val="00FD4F64"/>
    <w:rsid w:val="00FD527C"/>
    <w:rsid w:val="00FD5565"/>
    <w:rsid w:val="00FD5DD9"/>
    <w:rsid w:val="00FD5E5F"/>
    <w:rsid w:val="00FD5F22"/>
    <w:rsid w:val="00FD64E8"/>
    <w:rsid w:val="00FD667B"/>
    <w:rsid w:val="00FD673F"/>
    <w:rsid w:val="00FD67CB"/>
    <w:rsid w:val="00FD6820"/>
    <w:rsid w:val="00FD6FD4"/>
    <w:rsid w:val="00FD7072"/>
    <w:rsid w:val="00FD71B4"/>
    <w:rsid w:val="00FD73C1"/>
    <w:rsid w:val="00FD74D8"/>
    <w:rsid w:val="00FD7622"/>
    <w:rsid w:val="00FD7773"/>
    <w:rsid w:val="00FD7A47"/>
    <w:rsid w:val="00FD7BB7"/>
    <w:rsid w:val="00FD7C05"/>
    <w:rsid w:val="00FD7EDB"/>
    <w:rsid w:val="00FE0150"/>
    <w:rsid w:val="00FE028F"/>
    <w:rsid w:val="00FE0865"/>
    <w:rsid w:val="00FE08B3"/>
    <w:rsid w:val="00FE0E26"/>
    <w:rsid w:val="00FE0F30"/>
    <w:rsid w:val="00FE1428"/>
    <w:rsid w:val="00FE142C"/>
    <w:rsid w:val="00FE1570"/>
    <w:rsid w:val="00FE15FA"/>
    <w:rsid w:val="00FE19B2"/>
    <w:rsid w:val="00FE1A48"/>
    <w:rsid w:val="00FE1EFD"/>
    <w:rsid w:val="00FE211F"/>
    <w:rsid w:val="00FE257A"/>
    <w:rsid w:val="00FE260A"/>
    <w:rsid w:val="00FE28D3"/>
    <w:rsid w:val="00FE2D3B"/>
    <w:rsid w:val="00FE2ED9"/>
    <w:rsid w:val="00FE31E1"/>
    <w:rsid w:val="00FE3A0F"/>
    <w:rsid w:val="00FE3B47"/>
    <w:rsid w:val="00FE3BF1"/>
    <w:rsid w:val="00FE3C51"/>
    <w:rsid w:val="00FE3D26"/>
    <w:rsid w:val="00FE3E1F"/>
    <w:rsid w:val="00FE3F4E"/>
    <w:rsid w:val="00FE4438"/>
    <w:rsid w:val="00FE459D"/>
    <w:rsid w:val="00FE4FAE"/>
    <w:rsid w:val="00FE5039"/>
    <w:rsid w:val="00FE5471"/>
    <w:rsid w:val="00FE564C"/>
    <w:rsid w:val="00FE58DD"/>
    <w:rsid w:val="00FE5979"/>
    <w:rsid w:val="00FE5BA7"/>
    <w:rsid w:val="00FE6149"/>
    <w:rsid w:val="00FE63C4"/>
    <w:rsid w:val="00FE6674"/>
    <w:rsid w:val="00FE6A55"/>
    <w:rsid w:val="00FE6EE7"/>
    <w:rsid w:val="00FE6F5F"/>
    <w:rsid w:val="00FE6FF0"/>
    <w:rsid w:val="00FE6FFB"/>
    <w:rsid w:val="00FE71F0"/>
    <w:rsid w:val="00FE72AF"/>
    <w:rsid w:val="00FE7394"/>
    <w:rsid w:val="00FE750C"/>
    <w:rsid w:val="00FE7AB2"/>
    <w:rsid w:val="00FF0097"/>
    <w:rsid w:val="00FF0265"/>
    <w:rsid w:val="00FF0314"/>
    <w:rsid w:val="00FF0371"/>
    <w:rsid w:val="00FF069D"/>
    <w:rsid w:val="00FF079B"/>
    <w:rsid w:val="00FF0839"/>
    <w:rsid w:val="00FF0B36"/>
    <w:rsid w:val="00FF0D6C"/>
    <w:rsid w:val="00FF0F7D"/>
    <w:rsid w:val="00FF0FCC"/>
    <w:rsid w:val="00FF1487"/>
    <w:rsid w:val="00FF160A"/>
    <w:rsid w:val="00FF1722"/>
    <w:rsid w:val="00FF1DC3"/>
    <w:rsid w:val="00FF1F51"/>
    <w:rsid w:val="00FF24F2"/>
    <w:rsid w:val="00FF2563"/>
    <w:rsid w:val="00FF25E1"/>
    <w:rsid w:val="00FF271F"/>
    <w:rsid w:val="00FF2E30"/>
    <w:rsid w:val="00FF2FD2"/>
    <w:rsid w:val="00FF3306"/>
    <w:rsid w:val="00FF389F"/>
    <w:rsid w:val="00FF38E5"/>
    <w:rsid w:val="00FF3F6C"/>
    <w:rsid w:val="00FF4269"/>
    <w:rsid w:val="00FF4A1D"/>
    <w:rsid w:val="00FF51F9"/>
    <w:rsid w:val="00FF532C"/>
    <w:rsid w:val="00FF536B"/>
    <w:rsid w:val="00FF5741"/>
    <w:rsid w:val="00FF57FB"/>
    <w:rsid w:val="00FF5991"/>
    <w:rsid w:val="00FF5B05"/>
    <w:rsid w:val="00FF5F85"/>
    <w:rsid w:val="00FF60BB"/>
    <w:rsid w:val="00FF6540"/>
    <w:rsid w:val="00FF68D6"/>
    <w:rsid w:val="00FF68E4"/>
    <w:rsid w:val="00FF68FB"/>
    <w:rsid w:val="00FF6AD8"/>
    <w:rsid w:val="00FF70D0"/>
    <w:rsid w:val="00FF7170"/>
    <w:rsid w:val="00FF746D"/>
    <w:rsid w:val="00FF7499"/>
    <w:rsid w:val="00FF787E"/>
    <w:rsid w:val="00FF7968"/>
    <w:rsid w:val="00FF798C"/>
    <w:rsid w:val="00FF7BB3"/>
    <w:rsid w:val="00FF7BC4"/>
    <w:rsid w:val="00FF7C6C"/>
    <w:rsid w:val="00FF7C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FA412"/>
  <w14:defaultImageDpi w14:val="330"/>
  <w15:chartTrackingRefBased/>
  <w15:docId w15:val="{B5797DA5-77AF-4A7F-B70F-BF8735CA3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1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36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6FD"/>
    <w:rPr>
      <w:rFonts w:ascii="Segoe UI" w:hAnsi="Segoe UI" w:cs="Segoe UI"/>
      <w:sz w:val="18"/>
      <w:szCs w:val="18"/>
      <w:lang w:val="en-US"/>
    </w:rPr>
  </w:style>
  <w:style w:type="paragraph" w:styleId="Header">
    <w:name w:val="header"/>
    <w:basedOn w:val="Normal"/>
    <w:link w:val="HeaderChar"/>
    <w:uiPriority w:val="99"/>
    <w:unhideWhenUsed/>
    <w:rsid w:val="00B5337B"/>
    <w:pPr>
      <w:tabs>
        <w:tab w:val="center" w:pos="4513"/>
        <w:tab w:val="right" w:pos="9026"/>
      </w:tabs>
    </w:pPr>
  </w:style>
  <w:style w:type="character" w:customStyle="1" w:styleId="HeaderChar">
    <w:name w:val="Header Char"/>
    <w:basedOn w:val="DefaultParagraphFont"/>
    <w:link w:val="Header"/>
    <w:uiPriority w:val="99"/>
    <w:rsid w:val="00B5337B"/>
    <w:rPr>
      <w:lang w:val="en-US"/>
    </w:rPr>
  </w:style>
  <w:style w:type="paragraph" w:styleId="Footer">
    <w:name w:val="footer"/>
    <w:basedOn w:val="Normal"/>
    <w:link w:val="FooterChar"/>
    <w:uiPriority w:val="99"/>
    <w:unhideWhenUsed/>
    <w:rsid w:val="00B5337B"/>
    <w:pPr>
      <w:tabs>
        <w:tab w:val="center" w:pos="4513"/>
        <w:tab w:val="right" w:pos="9026"/>
      </w:tabs>
    </w:pPr>
  </w:style>
  <w:style w:type="character" w:customStyle="1" w:styleId="FooterChar">
    <w:name w:val="Footer Char"/>
    <w:basedOn w:val="DefaultParagraphFont"/>
    <w:link w:val="Footer"/>
    <w:uiPriority w:val="99"/>
    <w:rsid w:val="00B5337B"/>
    <w:rPr>
      <w:lang w:val="en-US"/>
    </w:rPr>
  </w:style>
  <w:style w:type="paragraph" w:styleId="Revision">
    <w:name w:val="Revision"/>
    <w:hidden/>
    <w:uiPriority w:val="99"/>
    <w:semiHidden/>
    <w:rsid w:val="00C52C90"/>
    <w:rPr>
      <w:lang w:val="en-US"/>
    </w:rPr>
  </w:style>
  <w:style w:type="paragraph" w:styleId="NormalWeb">
    <w:name w:val="Normal (Web)"/>
    <w:basedOn w:val="Normal"/>
    <w:uiPriority w:val="99"/>
    <w:semiHidden/>
    <w:unhideWhenUsed/>
    <w:rsid w:val="00E92268"/>
    <w:pPr>
      <w:spacing w:before="100" w:beforeAutospacing="1" w:after="100" w:afterAutospacing="1"/>
    </w:pPr>
    <w:rPr>
      <w:rFonts w:ascii="Times New Roman" w:eastAsiaTheme="minorEastAsia" w:hAnsi="Times New Roman" w:cs="Times New Roman"/>
      <w:sz w:val="24"/>
      <w:szCs w:val="24"/>
      <w:lang w:val="nl-NL" w:eastAsia="ja-JP"/>
    </w:rPr>
  </w:style>
  <w:style w:type="character" w:styleId="LineNumber">
    <w:name w:val="line number"/>
    <w:basedOn w:val="DefaultParagraphFont"/>
    <w:uiPriority w:val="99"/>
    <w:semiHidden/>
    <w:unhideWhenUsed/>
    <w:rsid w:val="008040B5"/>
  </w:style>
  <w:style w:type="character" w:styleId="PlaceholderText">
    <w:name w:val="Placeholder Text"/>
    <w:basedOn w:val="DefaultParagraphFont"/>
    <w:uiPriority w:val="99"/>
    <w:semiHidden/>
    <w:rsid w:val="004A3EEC"/>
    <w:rPr>
      <w:color w:val="808080"/>
    </w:rPr>
  </w:style>
  <w:style w:type="paragraph" w:styleId="FootnoteText">
    <w:name w:val="footnote text"/>
    <w:basedOn w:val="Normal"/>
    <w:link w:val="FootnoteTextChar"/>
    <w:uiPriority w:val="99"/>
    <w:semiHidden/>
    <w:unhideWhenUsed/>
    <w:rsid w:val="00905F9D"/>
    <w:rPr>
      <w:sz w:val="20"/>
      <w:szCs w:val="20"/>
    </w:rPr>
  </w:style>
  <w:style w:type="character" w:customStyle="1" w:styleId="FootnoteTextChar">
    <w:name w:val="Footnote Text Char"/>
    <w:basedOn w:val="DefaultParagraphFont"/>
    <w:link w:val="FootnoteText"/>
    <w:uiPriority w:val="99"/>
    <w:semiHidden/>
    <w:rsid w:val="00905F9D"/>
    <w:rPr>
      <w:sz w:val="20"/>
      <w:szCs w:val="20"/>
      <w:lang w:val="en-US"/>
    </w:rPr>
  </w:style>
  <w:style w:type="character" w:styleId="FootnoteReference">
    <w:name w:val="footnote reference"/>
    <w:basedOn w:val="DefaultParagraphFont"/>
    <w:uiPriority w:val="99"/>
    <w:semiHidden/>
    <w:unhideWhenUsed/>
    <w:rsid w:val="00905F9D"/>
    <w:rPr>
      <w:vertAlign w:val="superscript"/>
    </w:rPr>
  </w:style>
  <w:style w:type="character" w:styleId="CommentReference">
    <w:name w:val="annotation reference"/>
    <w:basedOn w:val="DefaultParagraphFont"/>
    <w:uiPriority w:val="99"/>
    <w:semiHidden/>
    <w:unhideWhenUsed/>
    <w:rsid w:val="00545F93"/>
    <w:rPr>
      <w:sz w:val="16"/>
      <w:szCs w:val="16"/>
    </w:rPr>
  </w:style>
  <w:style w:type="paragraph" w:styleId="CommentText">
    <w:name w:val="annotation text"/>
    <w:basedOn w:val="Normal"/>
    <w:link w:val="CommentTextChar"/>
    <w:uiPriority w:val="99"/>
    <w:semiHidden/>
    <w:unhideWhenUsed/>
    <w:rsid w:val="00545F93"/>
    <w:rPr>
      <w:sz w:val="20"/>
      <w:szCs w:val="20"/>
    </w:rPr>
  </w:style>
  <w:style w:type="character" w:customStyle="1" w:styleId="CommentTextChar">
    <w:name w:val="Comment Text Char"/>
    <w:basedOn w:val="DefaultParagraphFont"/>
    <w:link w:val="CommentText"/>
    <w:uiPriority w:val="99"/>
    <w:semiHidden/>
    <w:rsid w:val="00545F93"/>
    <w:rPr>
      <w:sz w:val="20"/>
      <w:szCs w:val="20"/>
      <w:lang w:val="en-US"/>
    </w:rPr>
  </w:style>
  <w:style w:type="paragraph" w:styleId="CommentSubject">
    <w:name w:val="annotation subject"/>
    <w:basedOn w:val="CommentText"/>
    <w:next w:val="CommentText"/>
    <w:link w:val="CommentSubjectChar"/>
    <w:uiPriority w:val="99"/>
    <w:semiHidden/>
    <w:unhideWhenUsed/>
    <w:rsid w:val="00545F93"/>
    <w:rPr>
      <w:b/>
      <w:bCs/>
    </w:rPr>
  </w:style>
  <w:style w:type="character" w:customStyle="1" w:styleId="CommentSubjectChar">
    <w:name w:val="Comment Subject Char"/>
    <w:basedOn w:val="CommentTextChar"/>
    <w:link w:val="CommentSubject"/>
    <w:uiPriority w:val="99"/>
    <w:semiHidden/>
    <w:rsid w:val="00545F93"/>
    <w:rPr>
      <w:b/>
      <w:bCs/>
      <w:sz w:val="20"/>
      <w:szCs w:val="20"/>
      <w:lang w:val="en-US"/>
    </w:rPr>
  </w:style>
  <w:style w:type="paragraph" w:styleId="ListParagraph">
    <w:name w:val="List Paragraph"/>
    <w:basedOn w:val="Normal"/>
    <w:uiPriority w:val="34"/>
    <w:qFormat/>
    <w:rsid w:val="00A6329F"/>
    <w:pPr>
      <w:ind w:left="720"/>
      <w:contextualSpacing/>
    </w:pPr>
  </w:style>
  <w:style w:type="paragraph" w:styleId="Quote">
    <w:name w:val="Quote"/>
    <w:basedOn w:val="Normal"/>
    <w:next w:val="Normal"/>
    <w:link w:val="QuoteChar"/>
    <w:uiPriority w:val="29"/>
    <w:qFormat/>
    <w:rsid w:val="00E310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31018"/>
    <w:rPr>
      <w:i/>
      <w:iCs/>
      <w:color w:val="404040" w:themeColor="text1" w:themeTint="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6517">
      <w:bodyDiv w:val="1"/>
      <w:marLeft w:val="0"/>
      <w:marRight w:val="0"/>
      <w:marTop w:val="0"/>
      <w:marBottom w:val="0"/>
      <w:divBdr>
        <w:top w:val="none" w:sz="0" w:space="0" w:color="auto"/>
        <w:left w:val="none" w:sz="0" w:space="0" w:color="auto"/>
        <w:bottom w:val="none" w:sz="0" w:space="0" w:color="auto"/>
        <w:right w:val="none" w:sz="0" w:space="0" w:color="auto"/>
      </w:divBdr>
    </w:div>
    <w:div w:id="18628003">
      <w:bodyDiv w:val="1"/>
      <w:marLeft w:val="0"/>
      <w:marRight w:val="0"/>
      <w:marTop w:val="0"/>
      <w:marBottom w:val="0"/>
      <w:divBdr>
        <w:top w:val="none" w:sz="0" w:space="0" w:color="auto"/>
        <w:left w:val="none" w:sz="0" w:space="0" w:color="auto"/>
        <w:bottom w:val="none" w:sz="0" w:space="0" w:color="auto"/>
        <w:right w:val="none" w:sz="0" w:space="0" w:color="auto"/>
      </w:divBdr>
    </w:div>
    <w:div w:id="21327196">
      <w:bodyDiv w:val="1"/>
      <w:marLeft w:val="0"/>
      <w:marRight w:val="0"/>
      <w:marTop w:val="0"/>
      <w:marBottom w:val="0"/>
      <w:divBdr>
        <w:top w:val="none" w:sz="0" w:space="0" w:color="auto"/>
        <w:left w:val="none" w:sz="0" w:space="0" w:color="auto"/>
        <w:bottom w:val="none" w:sz="0" w:space="0" w:color="auto"/>
        <w:right w:val="none" w:sz="0" w:space="0" w:color="auto"/>
      </w:divBdr>
    </w:div>
    <w:div w:id="27341232">
      <w:bodyDiv w:val="1"/>
      <w:marLeft w:val="0"/>
      <w:marRight w:val="0"/>
      <w:marTop w:val="0"/>
      <w:marBottom w:val="0"/>
      <w:divBdr>
        <w:top w:val="none" w:sz="0" w:space="0" w:color="auto"/>
        <w:left w:val="none" w:sz="0" w:space="0" w:color="auto"/>
        <w:bottom w:val="none" w:sz="0" w:space="0" w:color="auto"/>
        <w:right w:val="none" w:sz="0" w:space="0" w:color="auto"/>
      </w:divBdr>
    </w:div>
    <w:div w:id="35929807">
      <w:bodyDiv w:val="1"/>
      <w:marLeft w:val="0"/>
      <w:marRight w:val="0"/>
      <w:marTop w:val="0"/>
      <w:marBottom w:val="0"/>
      <w:divBdr>
        <w:top w:val="none" w:sz="0" w:space="0" w:color="auto"/>
        <w:left w:val="none" w:sz="0" w:space="0" w:color="auto"/>
        <w:bottom w:val="none" w:sz="0" w:space="0" w:color="auto"/>
        <w:right w:val="none" w:sz="0" w:space="0" w:color="auto"/>
      </w:divBdr>
    </w:div>
    <w:div w:id="44136910">
      <w:bodyDiv w:val="1"/>
      <w:marLeft w:val="0"/>
      <w:marRight w:val="0"/>
      <w:marTop w:val="0"/>
      <w:marBottom w:val="0"/>
      <w:divBdr>
        <w:top w:val="none" w:sz="0" w:space="0" w:color="auto"/>
        <w:left w:val="none" w:sz="0" w:space="0" w:color="auto"/>
        <w:bottom w:val="none" w:sz="0" w:space="0" w:color="auto"/>
        <w:right w:val="none" w:sz="0" w:space="0" w:color="auto"/>
      </w:divBdr>
    </w:div>
    <w:div w:id="54552333">
      <w:bodyDiv w:val="1"/>
      <w:marLeft w:val="0"/>
      <w:marRight w:val="0"/>
      <w:marTop w:val="0"/>
      <w:marBottom w:val="0"/>
      <w:divBdr>
        <w:top w:val="none" w:sz="0" w:space="0" w:color="auto"/>
        <w:left w:val="none" w:sz="0" w:space="0" w:color="auto"/>
        <w:bottom w:val="none" w:sz="0" w:space="0" w:color="auto"/>
        <w:right w:val="none" w:sz="0" w:space="0" w:color="auto"/>
      </w:divBdr>
    </w:div>
    <w:div w:id="62990370">
      <w:bodyDiv w:val="1"/>
      <w:marLeft w:val="0"/>
      <w:marRight w:val="0"/>
      <w:marTop w:val="0"/>
      <w:marBottom w:val="0"/>
      <w:divBdr>
        <w:top w:val="none" w:sz="0" w:space="0" w:color="auto"/>
        <w:left w:val="none" w:sz="0" w:space="0" w:color="auto"/>
        <w:bottom w:val="none" w:sz="0" w:space="0" w:color="auto"/>
        <w:right w:val="none" w:sz="0" w:space="0" w:color="auto"/>
      </w:divBdr>
    </w:div>
    <w:div w:id="63380207">
      <w:bodyDiv w:val="1"/>
      <w:marLeft w:val="0"/>
      <w:marRight w:val="0"/>
      <w:marTop w:val="0"/>
      <w:marBottom w:val="0"/>
      <w:divBdr>
        <w:top w:val="none" w:sz="0" w:space="0" w:color="auto"/>
        <w:left w:val="none" w:sz="0" w:space="0" w:color="auto"/>
        <w:bottom w:val="none" w:sz="0" w:space="0" w:color="auto"/>
        <w:right w:val="none" w:sz="0" w:space="0" w:color="auto"/>
      </w:divBdr>
    </w:div>
    <w:div w:id="67848210">
      <w:bodyDiv w:val="1"/>
      <w:marLeft w:val="0"/>
      <w:marRight w:val="0"/>
      <w:marTop w:val="0"/>
      <w:marBottom w:val="0"/>
      <w:divBdr>
        <w:top w:val="none" w:sz="0" w:space="0" w:color="auto"/>
        <w:left w:val="none" w:sz="0" w:space="0" w:color="auto"/>
        <w:bottom w:val="none" w:sz="0" w:space="0" w:color="auto"/>
        <w:right w:val="none" w:sz="0" w:space="0" w:color="auto"/>
      </w:divBdr>
    </w:div>
    <w:div w:id="82847509">
      <w:bodyDiv w:val="1"/>
      <w:marLeft w:val="0"/>
      <w:marRight w:val="0"/>
      <w:marTop w:val="0"/>
      <w:marBottom w:val="0"/>
      <w:divBdr>
        <w:top w:val="none" w:sz="0" w:space="0" w:color="auto"/>
        <w:left w:val="none" w:sz="0" w:space="0" w:color="auto"/>
        <w:bottom w:val="none" w:sz="0" w:space="0" w:color="auto"/>
        <w:right w:val="none" w:sz="0" w:space="0" w:color="auto"/>
      </w:divBdr>
    </w:div>
    <w:div w:id="88543770">
      <w:bodyDiv w:val="1"/>
      <w:marLeft w:val="0"/>
      <w:marRight w:val="0"/>
      <w:marTop w:val="0"/>
      <w:marBottom w:val="0"/>
      <w:divBdr>
        <w:top w:val="none" w:sz="0" w:space="0" w:color="auto"/>
        <w:left w:val="none" w:sz="0" w:space="0" w:color="auto"/>
        <w:bottom w:val="none" w:sz="0" w:space="0" w:color="auto"/>
        <w:right w:val="none" w:sz="0" w:space="0" w:color="auto"/>
      </w:divBdr>
      <w:divsChild>
        <w:div w:id="1495419145">
          <w:marLeft w:val="480"/>
          <w:marRight w:val="0"/>
          <w:marTop w:val="0"/>
          <w:marBottom w:val="0"/>
          <w:divBdr>
            <w:top w:val="none" w:sz="0" w:space="0" w:color="auto"/>
            <w:left w:val="none" w:sz="0" w:space="0" w:color="auto"/>
            <w:bottom w:val="none" w:sz="0" w:space="0" w:color="auto"/>
            <w:right w:val="none" w:sz="0" w:space="0" w:color="auto"/>
          </w:divBdr>
        </w:div>
        <w:div w:id="289022833">
          <w:marLeft w:val="480"/>
          <w:marRight w:val="0"/>
          <w:marTop w:val="0"/>
          <w:marBottom w:val="0"/>
          <w:divBdr>
            <w:top w:val="none" w:sz="0" w:space="0" w:color="auto"/>
            <w:left w:val="none" w:sz="0" w:space="0" w:color="auto"/>
            <w:bottom w:val="none" w:sz="0" w:space="0" w:color="auto"/>
            <w:right w:val="none" w:sz="0" w:space="0" w:color="auto"/>
          </w:divBdr>
        </w:div>
        <w:div w:id="1139029985">
          <w:marLeft w:val="480"/>
          <w:marRight w:val="0"/>
          <w:marTop w:val="0"/>
          <w:marBottom w:val="0"/>
          <w:divBdr>
            <w:top w:val="none" w:sz="0" w:space="0" w:color="auto"/>
            <w:left w:val="none" w:sz="0" w:space="0" w:color="auto"/>
            <w:bottom w:val="none" w:sz="0" w:space="0" w:color="auto"/>
            <w:right w:val="none" w:sz="0" w:space="0" w:color="auto"/>
          </w:divBdr>
        </w:div>
        <w:div w:id="515316220">
          <w:marLeft w:val="480"/>
          <w:marRight w:val="0"/>
          <w:marTop w:val="0"/>
          <w:marBottom w:val="0"/>
          <w:divBdr>
            <w:top w:val="none" w:sz="0" w:space="0" w:color="auto"/>
            <w:left w:val="none" w:sz="0" w:space="0" w:color="auto"/>
            <w:bottom w:val="none" w:sz="0" w:space="0" w:color="auto"/>
            <w:right w:val="none" w:sz="0" w:space="0" w:color="auto"/>
          </w:divBdr>
        </w:div>
        <w:div w:id="1735468887">
          <w:marLeft w:val="480"/>
          <w:marRight w:val="0"/>
          <w:marTop w:val="0"/>
          <w:marBottom w:val="0"/>
          <w:divBdr>
            <w:top w:val="none" w:sz="0" w:space="0" w:color="auto"/>
            <w:left w:val="none" w:sz="0" w:space="0" w:color="auto"/>
            <w:bottom w:val="none" w:sz="0" w:space="0" w:color="auto"/>
            <w:right w:val="none" w:sz="0" w:space="0" w:color="auto"/>
          </w:divBdr>
        </w:div>
        <w:div w:id="1792942041">
          <w:marLeft w:val="480"/>
          <w:marRight w:val="0"/>
          <w:marTop w:val="0"/>
          <w:marBottom w:val="0"/>
          <w:divBdr>
            <w:top w:val="none" w:sz="0" w:space="0" w:color="auto"/>
            <w:left w:val="none" w:sz="0" w:space="0" w:color="auto"/>
            <w:bottom w:val="none" w:sz="0" w:space="0" w:color="auto"/>
            <w:right w:val="none" w:sz="0" w:space="0" w:color="auto"/>
          </w:divBdr>
        </w:div>
        <w:div w:id="617109367">
          <w:marLeft w:val="480"/>
          <w:marRight w:val="0"/>
          <w:marTop w:val="0"/>
          <w:marBottom w:val="0"/>
          <w:divBdr>
            <w:top w:val="none" w:sz="0" w:space="0" w:color="auto"/>
            <w:left w:val="none" w:sz="0" w:space="0" w:color="auto"/>
            <w:bottom w:val="none" w:sz="0" w:space="0" w:color="auto"/>
            <w:right w:val="none" w:sz="0" w:space="0" w:color="auto"/>
          </w:divBdr>
        </w:div>
        <w:div w:id="1303119996">
          <w:marLeft w:val="480"/>
          <w:marRight w:val="0"/>
          <w:marTop w:val="0"/>
          <w:marBottom w:val="0"/>
          <w:divBdr>
            <w:top w:val="none" w:sz="0" w:space="0" w:color="auto"/>
            <w:left w:val="none" w:sz="0" w:space="0" w:color="auto"/>
            <w:bottom w:val="none" w:sz="0" w:space="0" w:color="auto"/>
            <w:right w:val="none" w:sz="0" w:space="0" w:color="auto"/>
          </w:divBdr>
        </w:div>
        <w:div w:id="2101751317">
          <w:marLeft w:val="480"/>
          <w:marRight w:val="0"/>
          <w:marTop w:val="0"/>
          <w:marBottom w:val="0"/>
          <w:divBdr>
            <w:top w:val="none" w:sz="0" w:space="0" w:color="auto"/>
            <w:left w:val="none" w:sz="0" w:space="0" w:color="auto"/>
            <w:bottom w:val="none" w:sz="0" w:space="0" w:color="auto"/>
            <w:right w:val="none" w:sz="0" w:space="0" w:color="auto"/>
          </w:divBdr>
        </w:div>
        <w:div w:id="355425242">
          <w:marLeft w:val="480"/>
          <w:marRight w:val="0"/>
          <w:marTop w:val="0"/>
          <w:marBottom w:val="0"/>
          <w:divBdr>
            <w:top w:val="none" w:sz="0" w:space="0" w:color="auto"/>
            <w:left w:val="none" w:sz="0" w:space="0" w:color="auto"/>
            <w:bottom w:val="none" w:sz="0" w:space="0" w:color="auto"/>
            <w:right w:val="none" w:sz="0" w:space="0" w:color="auto"/>
          </w:divBdr>
        </w:div>
        <w:div w:id="828325435">
          <w:marLeft w:val="480"/>
          <w:marRight w:val="0"/>
          <w:marTop w:val="0"/>
          <w:marBottom w:val="0"/>
          <w:divBdr>
            <w:top w:val="none" w:sz="0" w:space="0" w:color="auto"/>
            <w:left w:val="none" w:sz="0" w:space="0" w:color="auto"/>
            <w:bottom w:val="none" w:sz="0" w:space="0" w:color="auto"/>
            <w:right w:val="none" w:sz="0" w:space="0" w:color="auto"/>
          </w:divBdr>
        </w:div>
        <w:div w:id="1778254571">
          <w:marLeft w:val="480"/>
          <w:marRight w:val="0"/>
          <w:marTop w:val="0"/>
          <w:marBottom w:val="0"/>
          <w:divBdr>
            <w:top w:val="none" w:sz="0" w:space="0" w:color="auto"/>
            <w:left w:val="none" w:sz="0" w:space="0" w:color="auto"/>
            <w:bottom w:val="none" w:sz="0" w:space="0" w:color="auto"/>
            <w:right w:val="none" w:sz="0" w:space="0" w:color="auto"/>
          </w:divBdr>
        </w:div>
        <w:div w:id="538979783">
          <w:marLeft w:val="480"/>
          <w:marRight w:val="0"/>
          <w:marTop w:val="0"/>
          <w:marBottom w:val="0"/>
          <w:divBdr>
            <w:top w:val="none" w:sz="0" w:space="0" w:color="auto"/>
            <w:left w:val="none" w:sz="0" w:space="0" w:color="auto"/>
            <w:bottom w:val="none" w:sz="0" w:space="0" w:color="auto"/>
            <w:right w:val="none" w:sz="0" w:space="0" w:color="auto"/>
          </w:divBdr>
        </w:div>
        <w:div w:id="2056849974">
          <w:marLeft w:val="480"/>
          <w:marRight w:val="0"/>
          <w:marTop w:val="0"/>
          <w:marBottom w:val="0"/>
          <w:divBdr>
            <w:top w:val="none" w:sz="0" w:space="0" w:color="auto"/>
            <w:left w:val="none" w:sz="0" w:space="0" w:color="auto"/>
            <w:bottom w:val="none" w:sz="0" w:space="0" w:color="auto"/>
            <w:right w:val="none" w:sz="0" w:space="0" w:color="auto"/>
          </w:divBdr>
        </w:div>
        <w:div w:id="855269378">
          <w:marLeft w:val="480"/>
          <w:marRight w:val="0"/>
          <w:marTop w:val="0"/>
          <w:marBottom w:val="0"/>
          <w:divBdr>
            <w:top w:val="none" w:sz="0" w:space="0" w:color="auto"/>
            <w:left w:val="none" w:sz="0" w:space="0" w:color="auto"/>
            <w:bottom w:val="none" w:sz="0" w:space="0" w:color="auto"/>
            <w:right w:val="none" w:sz="0" w:space="0" w:color="auto"/>
          </w:divBdr>
        </w:div>
        <w:div w:id="978459881">
          <w:marLeft w:val="480"/>
          <w:marRight w:val="0"/>
          <w:marTop w:val="0"/>
          <w:marBottom w:val="0"/>
          <w:divBdr>
            <w:top w:val="none" w:sz="0" w:space="0" w:color="auto"/>
            <w:left w:val="none" w:sz="0" w:space="0" w:color="auto"/>
            <w:bottom w:val="none" w:sz="0" w:space="0" w:color="auto"/>
            <w:right w:val="none" w:sz="0" w:space="0" w:color="auto"/>
          </w:divBdr>
        </w:div>
        <w:div w:id="577175635">
          <w:marLeft w:val="480"/>
          <w:marRight w:val="0"/>
          <w:marTop w:val="0"/>
          <w:marBottom w:val="0"/>
          <w:divBdr>
            <w:top w:val="none" w:sz="0" w:space="0" w:color="auto"/>
            <w:left w:val="none" w:sz="0" w:space="0" w:color="auto"/>
            <w:bottom w:val="none" w:sz="0" w:space="0" w:color="auto"/>
            <w:right w:val="none" w:sz="0" w:space="0" w:color="auto"/>
          </w:divBdr>
        </w:div>
      </w:divsChild>
    </w:div>
    <w:div w:id="89545376">
      <w:bodyDiv w:val="1"/>
      <w:marLeft w:val="0"/>
      <w:marRight w:val="0"/>
      <w:marTop w:val="0"/>
      <w:marBottom w:val="0"/>
      <w:divBdr>
        <w:top w:val="none" w:sz="0" w:space="0" w:color="auto"/>
        <w:left w:val="none" w:sz="0" w:space="0" w:color="auto"/>
        <w:bottom w:val="none" w:sz="0" w:space="0" w:color="auto"/>
        <w:right w:val="none" w:sz="0" w:space="0" w:color="auto"/>
      </w:divBdr>
      <w:divsChild>
        <w:div w:id="1544487263">
          <w:marLeft w:val="480"/>
          <w:marRight w:val="0"/>
          <w:marTop w:val="0"/>
          <w:marBottom w:val="0"/>
          <w:divBdr>
            <w:top w:val="none" w:sz="0" w:space="0" w:color="auto"/>
            <w:left w:val="none" w:sz="0" w:space="0" w:color="auto"/>
            <w:bottom w:val="none" w:sz="0" w:space="0" w:color="auto"/>
            <w:right w:val="none" w:sz="0" w:space="0" w:color="auto"/>
          </w:divBdr>
        </w:div>
        <w:div w:id="575434301">
          <w:marLeft w:val="480"/>
          <w:marRight w:val="0"/>
          <w:marTop w:val="0"/>
          <w:marBottom w:val="0"/>
          <w:divBdr>
            <w:top w:val="none" w:sz="0" w:space="0" w:color="auto"/>
            <w:left w:val="none" w:sz="0" w:space="0" w:color="auto"/>
            <w:bottom w:val="none" w:sz="0" w:space="0" w:color="auto"/>
            <w:right w:val="none" w:sz="0" w:space="0" w:color="auto"/>
          </w:divBdr>
        </w:div>
        <w:div w:id="1087115587">
          <w:marLeft w:val="480"/>
          <w:marRight w:val="0"/>
          <w:marTop w:val="0"/>
          <w:marBottom w:val="0"/>
          <w:divBdr>
            <w:top w:val="none" w:sz="0" w:space="0" w:color="auto"/>
            <w:left w:val="none" w:sz="0" w:space="0" w:color="auto"/>
            <w:bottom w:val="none" w:sz="0" w:space="0" w:color="auto"/>
            <w:right w:val="none" w:sz="0" w:space="0" w:color="auto"/>
          </w:divBdr>
        </w:div>
        <w:div w:id="1150561383">
          <w:marLeft w:val="480"/>
          <w:marRight w:val="0"/>
          <w:marTop w:val="0"/>
          <w:marBottom w:val="0"/>
          <w:divBdr>
            <w:top w:val="none" w:sz="0" w:space="0" w:color="auto"/>
            <w:left w:val="none" w:sz="0" w:space="0" w:color="auto"/>
            <w:bottom w:val="none" w:sz="0" w:space="0" w:color="auto"/>
            <w:right w:val="none" w:sz="0" w:space="0" w:color="auto"/>
          </w:divBdr>
        </w:div>
        <w:div w:id="58938900">
          <w:marLeft w:val="480"/>
          <w:marRight w:val="0"/>
          <w:marTop w:val="0"/>
          <w:marBottom w:val="0"/>
          <w:divBdr>
            <w:top w:val="none" w:sz="0" w:space="0" w:color="auto"/>
            <w:left w:val="none" w:sz="0" w:space="0" w:color="auto"/>
            <w:bottom w:val="none" w:sz="0" w:space="0" w:color="auto"/>
            <w:right w:val="none" w:sz="0" w:space="0" w:color="auto"/>
          </w:divBdr>
        </w:div>
        <w:div w:id="1469207156">
          <w:marLeft w:val="480"/>
          <w:marRight w:val="0"/>
          <w:marTop w:val="0"/>
          <w:marBottom w:val="0"/>
          <w:divBdr>
            <w:top w:val="none" w:sz="0" w:space="0" w:color="auto"/>
            <w:left w:val="none" w:sz="0" w:space="0" w:color="auto"/>
            <w:bottom w:val="none" w:sz="0" w:space="0" w:color="auto"/>
            <w:right w:val="none" w:sz="0" w:space="0" w:color="auto"/>
          </w:divBdr>
        </w:div>
        <w:div w:id="422805058">
          <w:marLeft w:val="480"/>
          <w:marRight w:val="0"/>
          <w:marTop w:val="0"/>
          <w:marBottom w:val="0"/>
          <w:divBdr>
            <w:top w:val="none" w:sz="0" w:space="0" w:color="auto"/>
            <w:left w:val="none" w:sz="0" w:space="0" w:color="auto"/>
            <w:bottom w:val="none" w:sz="0" w:space="0" w:color="auto"/>
            <w:right w:val="none" w:sz="0" w:space="0" w:color="auto"/>
          </w:divBdr>
        </w:div>
        <w:div w:id="1869952374">
          <w:marLeft w:val="480"/>
          <w:marRight w:val="0"/>
          <w:marTop w:val="0"/>
          <w:marBottom w:val="0"/>
          <w:divBdr>
            <w:top w:val="none" w:sz="0" w:space="0" w:color="auto"/>
            <w:left w:val="none" w:sz="0" w:space="0" w:color="auto"/>
            <w:bottom w:val="none" w:sz="0" w:space="0" w:color="auto"/>
            <w:right w:val="none" w:sz="0" w:space="0" w:color="auto"/>
          </w:divBdr>
        </w:div>
        <w:div w:id="1467310954">
          <w:marLeft w:val="480"/>
          <w:marRight w:val="0"/>
          <w:marTop w:val="0"/>
          <w:marBottom w:val="0"/>
          <w:divBdr>
            <w:top w:val="none" w:sz="0" w:space="0" w:color="auto"/>
            <w:left w:val="none" w:sz="0" w:space="0" w:color="auto"/>
            <w:bottom w:val="none" w:sz="0" w:space="0" w:color="auto"/>
            <w:right w:val="none" w:sz="0" w:space="0" w:color="auto"/>
          </w:divBdr>
        </w:div>
        <w:div w:id="41755057">
          <w:marLeft w:val="480"/>
          <w:marRight w:val="0"/>
          <w:marTop w:val="0"/>
          <w:marBottom w:val="0"/>
          <w:divBdr>
            <w:top w:val="none" w:sz="0" w:space="0" w:color="auto"/>
            <w:left w:val="none" w:sz="0" w:space="0" w:color="auto"/>
            <w:bottom w:val="none" w:sz="0" w:space="0" w:color="auto"/>
            <w:right w:val="none" w:sz="0" w:space="0" w:color="auto"/>
          </w:divBdr>
        </w:div>
        <w:div w:id="85612483">
          <w:marLeft w:val="480"/>
          <w:marRight w:val="0"/>
          <w:marTop w:val="0"/>
          <w:marBottom w:val="0"/>
          <w:divBdr>
            <w:top w:val="none" w:sz="0" w:space="0" w:color="auto"/>
            <w:left w:val="none" w:sz="0" w:space="0" w:color="auto"/>
            <w:bottom w:val="none" w:sz="0" w:space="0" w:color="auto"/>
            <w:right w:val="none" w:sz="0" w:space="0" w:color="auto"/>
          </w:divBdr>
        </w:div>
        <w:div w:id="637806192">
          <w:marLeft w:val="480"/>
          <w:marRight w:val="0"/>
          <w:marTop w:val="0"/>
          <w:marBottom w:val="0"/>
          <w:divBdr>
            <w:top w:val="none" w:sz="0" w:space="0" w:color="auto"/>
            <w:left w:val="none" w:sz="0" w:space="0" w:color="auto"/>
            <w:bottom w:val="none" w:sz="0" w:space="0" w:color="auto"/>
            <w:right w:val="none" w:sz="0" w:space="0" w:color="auto"/>
          </w:divBdr>
        </w:div>
        <w:div w:id="1771313039">
          <w:marLeft w:val="480"/>
          <w:marRight w:val="0"/>
          <w:marTop w:val="0"/>
          <w:marBottom w:val="0"/>
          <w:divBdr>
            <w:top w:val="none" w:sz="0" w:space="0" w:color="auto"/>
            <w:left w:val="none" w:sz="0" w:space="0" w:color="auto"/>
            <w:bottom w:val="none" w:sz="0" w:space="0" w:color="auto"/>
            <w:right w:val="none" w:sz="0" w:space="0" w:color="auto"/>
          </w:divBdr>
        </w:div>
        <w:div w:id="597908898">
          <w:marLeft w:val="480"/>
          <w:marRight w:val="0"/>
          <w:marTop w:val="0"/>
          <w:marBottom w:val="0"/>
          <w:divBdr>
            <w:top w:val="none" w:sz="0" w:space="0" w:color="auto"/>
            <w:left w:val="none" w:sz="0" w:space="0" w:color="auto"/>
            <w:bottom w:val="none" w:sz="0" w:space="0" w:color="auto"/>
            <w:right w:val="none" w:sz="0" w:space="0" w:color="auto"/>
          </w:divBdr>
        </w:div>
        <w:div w:id="1053193261">
          <w:marLeft w:val="480"/>
          <w:marRight w:val="0"/>
          <w:marTop w:val="0"/>
          <w:marBottom w:val="0"/>
          <w:divBdr>
            <w:top w:val="none" w:sz="0" w:space="0" w:color="auto"/>
            <w:left w:val="none" w:sz="0" w:space="0" w:color="auto"/>
            <w:bottom w:val="none" w:sz="0" w:space="0" w:color="auto"/>
            <w:right w:val="none" w:sz="0" w:space="0" w:color="auto"/>
          </w:divBdr>
        </w:div>
      </w:divsChild>
    </w:div>
    <w:div w:id="93212115">
      <w:bodyDiv w:val="1"/>
      <w:marLeft w:val="0"/>
      <w:marRight w:val="0"/>
      <w:marTop w:val="0"/>
      <w:marBottom w:val="0"/>
      <w:divBdr>
        <w:top w:val="none" w:sz="0" w:space="0" w:color="auto"/>
        <w:left w:val="none" w:sz="0" w:space="0" w:color="auto"/>
        <w:bottom w:val="none" w:sz="0" w:space="0" w:color="auto"/>
        <w:right w:val="none" w:sz="0" w:space="0" w:color="auto"/>
      </w:divBdr>
    </w:div>
    <w:div w:id="103428553">
      <w:bodyDiv w:val="1"/>
      <w:marLeft w:val="0"/>
      <w:marRight w:val="0"/>
      <w:marTop w:val="0"/>
      <w:marBottom w:val="0"/>
      <w:divBdr>
        <w:top w:val="none" w:sz="0" w:space="0" w:color="auto"/>
        <w:left w:val="none" w:sz="0" w:space="0" w:color="auto"/>
        <w:bottom w:val="none" w:sz="0" w:space="0" w:color="auto"/>
        <w:right w:val="none" w:sz="0" w:space="0" w:color="auto"/>
      </w:divBdr>
    </w:div>
    <w:div w:id="105127780">
      <w:bodyDiv w:val="1"/>
      <w:marLeft w:val="0"/>
      <w:marRight w:val="0"/>
      <w:marTop w:val="0"/>
      <w:marBottom w:val="0"/>
      <w:divBdr>
        <w:top w:val="none" w:sz="0" w:space="0" w:color="auto"/>
        <w:left w:val="none" w:sz="0" w:space="0" w:color="auto"/>
        <w:bottom w:val="none" w:sz="0" w:space="0" w:color="auto"/>
        <w:right w:val="none" w:sz="0" w:space="0" w:color="auto"/>
      </w:divBdr>
    </w:div>
    <w:div w:id="107049679">
      <w:bodyDiv w:val="1"/>
      <w:marLeft w:val="0"/>
      <w:marRight w:val="0"/>
      <w:marTop w:val="0"/>
      <w:marBottom w:val="0"/>
      <w:divBdr>
        <w:top w:val="none" w:sz="0" w:space="0" w:color="auto"/>
        <w:left w:val="none" w:sz="0" w:space="0" w:color="auto"/>
        <w:bottom w:val="none" w:sz="0" w:space="0" w:color="auto"/>
        <w:right w:val="none" w:sz="0" w:space="0" w:color="auto"/>
      </w:divBdr>
      <w:divsChild>
        <w:div w:id="1867253406">
          <w:marLeft w:val="480"/>
          <w:marRight w:val="0"/>
          <w:marTop w:val="0"/>
          <w:marBottom w:val="0"/>
          <w:divBdr>
            <w:top w:val="none" w:sz="0" w:space="0" w:color="auto"/>
            <w:left w:val="none" w:sz="0" w:space="0" w:color="auto"/>
            <w:bottom w:val="none" w:sz="0" w:space="0" w:color="auto"/>
            <w:right w:val="none" w:sz="0" w:space="0" w:color="auto"/>
          </w:divBdr>
        </w:div>
        <w:div w:id="1293828540">
          <w:marLeft w:val="480"/>
          <w:marRight w:val="0"/>
          <w:marTop w:val="0"/>
          <w:marBottom w:val="0"/>
          <w:divBdr>
            <w:top w:val="none" w:sz="0" w:space="0" w:color="auto"/>
            <w:left w:val="none" w:sz="0" w:space="0" w:color="auto"/>
            <w:bottom w:val="none" w:sz="0" w:space="0" w:color="auto"/>
            <w:right w:val="none" w:sz="0" w:space="0" w:color="auto"/>
          </w:divBdr>
        </w:div>
        <w:div w:id="1020274488">
          <w:marLeft w:val="480"/>
          <w:marRight w:val="0"/>
          <w:marTop w:val="0"/>
          <w:marBottom w:val="0"/>
          <w:divBdr>
            <w:top w:val="none" w:sz="0" w:space="0" w:color="auto"/>
            <w:left w:val="none" w:sz="0" w:space="0" w:color="auto"/>
            <w:bottom w:val="none" w:sz="0" w:space="0" w:color="auto"/>
            <w:right w:val="none" w:sz="0" w:space="0" w:color="auto"/>
          </w:divBdr>
        </w:div>
        <w:div w:id="2121608242">
          <w:marLeft w:val="480"/>
          <w:marRight w:val="0"/>
          <w:marTop w:val="0"/>
          <w:marBottom w:val="0"/>
          <w:divBdr>
            <w:top w:val="none" w:sz="0" w:space="0" w:color="auto"/>
            <w:left w:val="none" w:sz="0" w:space="0" w:color="auto"/>
            <w:bottom w:val="none" w:sz="0" w:space="0" w:color="auto"/>
            <w:right w:val="none" w:sz="0" w:space="0" w:color="auto"/>
          </w:divBdr>
        </w:div>
        <w:div w:id="1366636350">
          <w:marLeft w:val="480"/>
          <w:marRight w:val="0"/>
          <w:marTop w:val="0"/>
          <w:marBottom w:val="0"/>
          <w:divBdr>
            <w:top w:val="none" w:sz="0" w:space="0" w:color="auto"/>
            <w:left w:val="none" w:sz="0" w:space="0" w:color="auto"/>
            <w:bottom w:val="none" w:sz="0" w:space="0" w:color="auto"/>
            <w:right w:val="none" w:sz="0" w:space="0" w:color="auto"/>
          </w:divBdr>
        </w:div>
        <w:div w:id="1542326562">
          <w:marLeft w:val="480"/>
          <w:marRight w:val="0"/>
          <w:marTop w:val="0"/>
          <w:marBottom w:val="0"/>
          <w:divBdr>
            <w:top w:val="none" w:sz="0" w:space="0" w:color="auto"/>
            <w:left w:val="none" w:sz="0" w:space="0" w:color="auto"/>
            <w:bottom w:val="none" w:sz="0" w:space="0" w:color="auto"/>
            <w:right w:val="none" w:sz="0" w:space="0" w:color="auto"/>
          </w:divBdr>
        </w:div>
        <w:div w:id="137038727">
          <w:marLeft w:val="480"/>
          <w:marRight w:val="0"/>
          <w:marTop w:val="0"/>
          <w:marBottom w:val="0"/>
          <w:divBdr>
            <w:top w:val="none" w:sz="0" w:space="0" w:color="auto"/>
            <w:left w:val="none" w:sz="0" w:space="0" w:color="auto"/>
            <w:bottom w:val="none" w:sz="0" w:space="0" w:color="auto"/>
            <w:right w:val="none" w:sz="0" w:space="0" w:color="auto"/>
          </w:divBdr>
        </w:div>
        <w:div w:id="356197193">
          <w:marLeft w:val="480"/>
          <w:marRight w:val="0"/>
          <w:marTop w:val="0"/>
          <w:marBottom w:val="0"/>
          <w:divBdr>
            <w:top w:val="none" w:sz="0" w:space="0" w:color="auto"/>
            <w:left w:val="none" w:sz="0" w:space="0" w:color="auto"/>
            <w:bottom w:val="none" w:sz="0" w:space="0" w:color="auto"/>
            <w:right w:val="none" w:sz="0" w:space="0" w:color="auto"/>
          </w:divBdr>
        </w:div>
        <w:div w:id="64844949">
          <w:marLeft w:val="480"/>
          <w:marRight w:val="0"/>
          <w:marTop w:val="0"/>
          <w:marBottom w:val="0"/>
          <w:divBdr>
            <w:top w:val="none" w:sz="0" w:space="0" w:color="auto"/>
            <w:left w:val="none" w:sz="0" w:space="0" w:color="auto"/>
            <w:bottom w:val="none" w:sz="0" w:space="0" w:color="auto"/>
            <w:right w:val="none" w:sz="0" w:space="0" w:color="auto"/>
          </w:divBdr>
        </w:div>
        <w:div w:id="283270188">
          <w:marLeft w:val="480"/>
          <w:marRight w:val="0"/>
          <w:marTop w:val="0"/>
          <w:marBottom w:val="0"/>
          <w:divBdr>
            <w:top w:val="none" w:sz="0" w:space="0" w:color="auto"/>
            <w:left w:val="none" w:sz="0" w:space="0" w:color="auto"/>
            <w:bottom w:val="none" w:sz="0" w:space="0" w:color="auto"/>
            <w:right w:val="none" w:sz="0" w:space="0" w:color="auto"/>
          </w:divBdr>
        </w:div>
        <w:div w:id="189345140">
          <w:marLeft w:val="480"/>
          <w:marRight w:val="0"/>
          <w:marTop w:val="0"/>
          <w:marBottom w:val="0"/>
          <w:divBdr>
            <w:top w:val="none" w:sz="0" w:space="0" w:color="auto"/>
            <w:left w:val="none" w:sz="0" w:space="0" w:color="auto"/>
            <w:bottom w:val="none" w:sz="0" w:space="0" w:color="auto"/>
            <w:right w:val="none" w:sz="0" w:space="0" w:color="auto"/>
          </w:divBdr>
        </w:div>
        <w:div w:id="1100688095">
          <w:marLeft w:val="480"/>
          <w:marRight w:val="0"/>
          <w:marTop w:val="0"/>
          <w:marBottom w:val="0"/>
          <w:divBdr>
            <w:top w:val="none" w:sz="0" w:space="0" w:color="auto"/>
            <w:left w:val="none" w:sz="0" w:space="0" w:color="auto"/>
            <w:bottom w:val="none" w:sz="0" w:space="0" w:color="auto"/>
            <w:right w:val="none" w:sz="0" w:space="0" w:color="auto"/>
          </w:divBdr>
        </w:div>
        <w:div w:id="483737372">
          <w:marLeft w:val="480"/>
          <w:marRight w:val="0"/>
          <w:marTop w:val="0"/>
          <w:marBottom w:val="0"/>
          <w:divBdr>
            <w:top w:val="none" w:sz="0" w:space="0" w:color="auto"/>
            <w:left w:val="none" w:sz="0" w:space="0" w:color="auto"/>
            <w:bottom w:val="none" w:sz="0" w:space="0" w:color="auto"/>
            <w:right w:val="none" w:sz="0" w:space="0" w:color="auto"/>
          </w:divBdr>
        </w:div>
        <w:div w:id="1322343662">
          <w:marLeft w:val="480"/>
          <w:marRight w:val="0"/>
          <w:marTop w:val="0"/>
          <w:marBottom w:val="0"/>
          <w:divBdr>
            <w:top w:val="none" w:sz="0" w:space="0" w:color="auto"/>
            <w:left w:val="none" w:sz="0" w:space="0" w:color="auto"/>
            <w:bottom w:val="none" w:sz="0" w:space="0" w:color="auto"/>
            <w:right w:val="none" w:sz="0" w:space="0" w:color="auto"/>
          </w:divBdr>
        </w:div>
        <w:div w:id="1937638216">
          <w:marLeft w:val="480"/>
          <w:marRight w:val="0"/>
          <w:marTop w:val="0"/>
          <w:marBottom w:val="0"/>
          <w:divBdr>
            <w:top w:val="none" w:sz="0" w:space="0" w:color="auto"/>
            <w:left w:val="none" w:sz="0" w:space="0" w:color="auto"/>
            <w:bottom w:val="none" w:sz="0" w:space="0" w:color="auto"/>
            <w:right w:val="none" w:sz="0" w:space="0" w:color="auto"/>
          </w:divBdr>
        </w:div>
        <w:div w:id="579363957">
          <w:marLeft w:val="480"/>
          <w:marRight w:val="0"/>
          <w:marTop w:val="0"/>
          <w:marBottom w:val="0"/>
          <w:divBdr>
            <w:top w:val="none" w:sz="0" w:space="0" w:color="auto"/>
            <w:left w:val="none" w:sz="0" w:space="0" w:color="auto"/>
            <w:bottom w:val="none" w:sz="0" w:space="0" w:color="auto"/>
            <w:right w:val="none" w:sz="0" w:space="0" w:color="auto"/>
          </w:divBdr>
        </w:div>
        <w:div w:id="1668289715">
          <w:marLeft w:val="480"/>
          <w:marRight w:val="0"/>
          <w:marTop w:val="0"/>
          <w:marBottom w:val="0"/>
          <w:divBdr>
            <w:top w:val="none" w:sz="0" w:space="0" w:color="auto"/>
            <w:left w:val="none" w:sz="0" w:space="0" w:color="auto"/>
            <w:bottom w:val="none" w:sz="0" w:space="0" w:color="auto"/>
            <w:right w:val="none" w:sz="0" w:space="0" w:color="auto"/>
          </w:divBdr>
        </w:div>
        <w:div w:id="510265690">
          <w:marLeft w:val="480"/>
          <w:marRight w:val="0"/>
          <w:marTop w:val="0"/>
          <w:marBottom w:val="0"/>
          <w:divBdr>
            <w:top w:val="none" w:sz="0" w:space="0" w:color="auto"/>
            <w:left w:val="none" w:sz="0" w:space="0" w:color="auto"/>
            <w:bottom w:val="none" w:sz="0" w:space="0" w:color="auto"/>
            <w:right w:val="none" w:sz="0" w:space="0" w:color="auto"/>
          </w:divBdr>
        </w:div>
        <w:div w:id="923877681">
          <w:marLeft w:val="480"/>
          <w:marRight w:val="0"/>
          <w:marTop w:val="0"/>
          <w:marBottom w:val="0"/>
          <w:divBdr>
            <w:top w:val="none" w:sz="0" w:space="0" w:color="auto"/>
            <w:left w:val="none" w:sz="0" w:space="0" w:color="auto"/>
            <w:bottom w:val="none" w:sz="0" w:space="0" w:color="auto"/>
            <w:right w:val="none" w:sz="0" w:space="0" w:color="auto"/>
          </w:divBdr>
        </w:div>
        <w:div w:id="1959989943">
          <w:marLeft w:val="480"/>
          <w:marRight w:val="0"/>
          <w:marTop w:val="0"/>
          <w:marBottom w:val="0"/>
          <w:divBdr>
            <w:top w:val="none" w:sz="0" w:space="0" w:color="auto"/>
            <w:left w:val="none" w:sz="0" w:space="0" w:color="auto"/>
            <w:bottom w:val="none" w:sz="0" w:space="0" w:color="auto"/>
            <w:right w:val="none" w:sz="0" w:space="0" w:color="auto"/>
          </w:divBdr>
        </w:div>
      </w:divsChild>
    </w:div>
    <w:div w:id="119611840">
      <w:bodyDiv w:val="1"/>
      <w:marLeft w:val="0"/>
      <w:marRight w:val="0"/>
      <w:marTop w:val="0"/>
      <w:marBottom w:val="0"/>
      <w:divBdr>
        <w:top w:val="none" w:sz="0" w:space="0" w:color="auto"/>
        <w:left w:val="none" w:sz="0" w:space="0" w:color="auto"/>
        <w:bottom w:val="none" w:sz="0" w:space="0" w:color="auto"/>
        <w:right w:val="none" w:sz="0" w:space="0" w:color="auto"/>
      </w:divBdr>
    </w:div>
    <w:div w:id="131795505">
      <w:bodyDiv w:val="1"/>
      <w:marLeft w:val="0"/>
      <w:marRight w:val="0"/>
      <w:marTop w:val="0"/>
      <w:marBottom w:val="0"/>
      <w:divBdr>
        <w:top w:val="none" w:sz="0" w:space="0" w:color="auto"/>
        <w:left w:val="none" w:sz="0" w:space="0" w:color="auto"/>
        <w:bottom w:val="none" w:sz="0" w:space="0" w:color="auto"/>
        <w:right w:val="none" w:sz="0" w:space="0" w:color="auto"/>
      </w:divBdr>
      <w:divsChild>
        <w:div w:id="510341463">
          <w:marLeft w:val="480"/>
          <w:marRight w:val="0"/>
          <w:marTop w:val="0"/>
          <w:marBottom w:val="0"/>
          <w:divBdr>
            <w:top w:val="none" w:sz="0" w:space="0" w:color="auto"/>
            <w:left w:val="none" w:sz="0" w:space="0" w:color="auto"/>
            <w:bottom w:val="none" w:sz="0" w:space="0" w:color="auto"/>
            <w:right w:val="none" w:sz="0" w:space="0" w:color="auto"/>
          </w:divBdr>
        </w:div>
        <w:div w:id="1423524938">
          <w:marLeft w:val="480"/>
          <w:marRight w:val="0"/>
          <w:marTop w:val="0"/>
          <w:marBottom w:val="0"/>
          <w:divBdr>
            <w:top w:val="none" w:sz="0" w:space="0" w:color="auto"/>
            <w:left w:val="none" w:sz="0" w:space="0" w:color="auto"/>
            <w:bottom w:val="none" w:sz="0" w:space="0" w:color="auto"/>
            <w:right w:val="none" w:sz="0" w:space="0" w:color="auto"/>
          </w:divBdr>
        </w:div>
        <w:div w:id="384376820">
          <w:marLeft w:val="480"/>
          <w:marRight w:val="0"/>
          <w:marTop w:val="0"/>
          <w:marBottom w:val="0"/>
          <w:divBdr>
            <w:top w:val="none" w:sz="0" w:space="0" w:color="auto"/>
            <w:left w:val="none" w:sz="0" w:space="0" w:color="auto"/>
            <w:bottom w:val="none" w:sz="0" w:space="0" w:color="auto"/>
            <w:right w:val="none" w:sz="0" w:space="0" w:color="auto"/>
          </w:divBdr>
        </w:div>
        <w:div w:id="1642224653">
          <w:marLeft w:val="480"/>
          <w:marRight w:val="0"/>
          <w:marTop w:val="0"/>
          <w:marBottom w:val="0"/>
          <w:divBdr>
            <w:top w:val="none" w:sz="0" w:space="0" w:color="auto"/>
            <w:left w:val="none" w:sz="0" w:space="0" w:color="auto"/>
            <w:bottom w:val="none" w:sz="0" w:space="0" w:color="auto"/>
            <w:right w:val="none" w:sz="0" w:space="0" w:color="auto"/>
          </w:divBdr>
        </w:div>
        <w:div w:id="231083821">
          <w:marLeft w:val="480"/>
          <w:marRight w:val="0"/>
          <w:marTop w:val="0"/>
          <w:marBottom w:val="0"/>
          <w:divBdr>
            <w:top w:val="none" w:sz="0" w:space="0" w:color="auto"/>
            <w:left w:val="none" w:sz="0" w:space="0" w:color="auto"/>
            <w:bottom w:val="none" w:sz="0" w:space="0" w:color="auto"/>
            <w:right w:val="none" w:sz="0" w:space="0" w:color="auto"/>
          </w:divBdr>
        </w:div>
        <w:div w:id="1392659914">
          <w:marLeft w:val="480"/>
          <w:marRight w:val="0"/>
          <w:marTop w:val="0"/>
          <w:marBottom w:val="0"/>
          <w:divBdr>
            <w:top w:val="none" w:sz="0" w:space="0" w:color="auto"/>
            <w:left w:val="none" w:sz="0" w:space="0" w:color="auto"/>
            <w:bottom w:val="none" w:sz="0" w:space="0" w:color="auto"/>
            <w:right w:val="none" w:sz="0" w:space="0" w:color="auto"/>
          </w:divBdr>
        </w:div>
        <w:div w:id="738946085">
          <w:marLeft w:val="480"/>
          <w:marRight w:val="0"/>
          <w:marTop w:val="0"/>
          <w:marBottom w:val="0"/>
          <w:divBdr>
            <w:top w:val="none" w:sz="0" w:space="0" w:color="auto"/>
            <w:left w:val="none" w:sz="0" w:space="0" w:color="auto"/>
            <w:bottom w:val="none" w:sz="0" w:space="0" w:color="auto"/>
            <w:right w:val="none" w:sz="0" w:space="0" w:color="auto"/>
          </w:divBdr>
        </w:div>
        <w:div w:id="112553783">
          <w:marLeft w:val="480"/>
          <w:marRight w:val="0"/>
          <w:marTop w:val="0"/>
          <w:marBottom w:val="0"/>
          <w:divBdr>
            <w:top w:val="none" w:sz="0" w:space="0" w:color="auto"/>
            <w:left w:val="none" w:sz="0" w:space="0" w:color="auto"/>
            <w:bottom w:val="none" w:sz="0" w:space="0" w:color="auto"/>
            <w:right w:val="none" w:sz="0" w:space="0" w:color="auto"/>
          </w:divBdr>
        </w:div>
        <w:div w:id="1934776733">
          <w:marLeft w:val="480"/>
          <w:marRight w:val="0"/>
          <w:marTop w:val="0"/>
          <w:marBottom w:val="0"/>
          <w:divBdr>
            <w:top w:val="none" w:sz="0" w:space="0" w:color="auto"/>
            <w:left w:val="none" w:sz="0" w:space="0" w:color="auto"/>
            <w:bottom w:val="none" w:sz="0" w:space="0" w:color="auto"/>
            <w:right w:val="none" w:sz="0" w:space="0" w:color="auto"/>
          </w:divBdr>
        </w:div>
        <w:div w:id="596643124">
          <w:marLeft w:val="480"/>
          <w:marRight w:val="0"/>
          <w:marTop w:val="0"/>
          <w:marBottom w:val="0"/>
          <w:divBdr>
            <w:top w:val="none" w:sz="0" w:space="0" w:color="auto"/>
            <w:left w:val="none" w:sz="0" w:space="0" w:color="auto"/>
            <w:bottom w:val="none" w:sz="0" w:space="0" w:color="auto"/>
            <w:right w:val="none" w:sz="0" w:space="0" w:color="auto"/>
          </w:divBdr>
        </w:div>
        <w:div w:id="1758941683">
          <w:marLeft w:val="480"/>
          <w:marRight w:val="0"/>
          <w:marTop w:val="0"/>
          <w:marBottom w:val="0"/>
          <w:divBdr>
            <w:top w:val="none" w:sz="0" w:space="0" w:color="auto"/>
            <w:left w:val="none" w:sz="0" w:space="0" w:color="auto"/>
            <w:bottom w:val="none" w:sz="0" w:space="0" w:color="auto"/>
            <w:right w:val="none" w:sz="0" w:space="0" w:color="auto"/>
          </w:divBdr>
        </w:div>
        <w:div w:id="1753504635">
          <w:marLeft w:val="480"/>
          <w:marRight w:val="0"/>
          <w:marTop w:val="0"/>
          <w:marBottom w:val="0"/>
          <w:divBdr>
            <w:top w:val="none" w:sz="0" w:space="0" w:color="auto"/>
            <w:left w:val="none" w:sz="0" w:space="0" w:color="auto"/>
            <w:bottom w:val="none" w:sz="0" w:space="0" w:color="auto"/>
            <w:right w:val="none" w:sz="0" w:space="0" w:color="auto"/>
          </w:divBdr>
        </w:div>
        <w:div w:id="1758018802">
          <w:marLeft w:val="480"/>
          <w:marRight w:val="0"/>
          <w:marTop w:val="0"/>
          <w:marBottom w:val="0"/>
          <w:divBdr>
            <w:top w:val="none" w:sz="0" w:space="0" w:color="auto"/>
            <w:left w:val="none" w:sz="0" w:space="0" w:color="auto"/>
            <w:bottom w:val="none" w:sz="0" w:space="0" w:color="auto"/>
            <w:right w:val="none" w:sz="0" w:space="0" w:color="auto"/>
          </w:divBdr>
        </w:div>
        <w:div w:id="547299827">
          <w:marLeft w:val="480"/>
          <w:marRight w:val="0"/>
          <w:marTop w:val="0"/>
          <w:marBottom w:val="0"/>
          <w:divBdr>
            <w:top w:val="none" w:sz="0" w:space="0" w:color="auto"/>
            <w:left w:val="none" w:sz="0" w:space="0" w:color="auto"/>
            <w:bottom w:val="none" w:sz="0" w:space="0" w:color="auto"/>
            <w:right w:val="none" w:sz="0" w:space="0" w:color="auto"/>
          </w:divBdr>
        </w:div>
        <w:div w:id="317878706">
          <w:marLeft w:val="480"/>
          <w:marRight w:val="0"/>
          <w:marTop w:val="0"/>
          <w:marBottom w:val="0"/>
          <w:divBdr>
            <w:top w:val="none" w:sz="0" w:space="0" w:color="auto"/>
            <w:left w:val="none" w:sz="0" w:space="0" w:color="auto"/>
            <w:bottom w:val="none" w:sz="0" w:space="0" w:color="auto"/>
            <w:right w:val="none" w:sz="0" w:space="0" w:color="auto"/>
          </w:divBdr>
        </w:div>
        <w:div w:id="1627850822">
          <w:marLeft w:val="480"/>
          <w:marRight w:val="0"/>
          <w:marTop w:val="0"/>
          <w:marBottom w:val="0"/>
          <w:divBdr>
            <w:top w:val="none" w:sz="0" w:space="0" w:color="auto"/>
            <w:left w:val="none" w:sz="0" w:space="0" w:color="auto"/>
            <w:bottom w:val="none" w:sz="0" w:space="0" w:color="auto"/>
            <w:right w:val="none" w:sz="0" w:space="0" w:color="auto"/>
          </w:divBdr>
        </w:div>
        <w:div w:id="111247119">
          <w:marLeft w:val="480"/>
          <w:marRight w:val="0"/>
          <w:marTop w:val="0"/>
          <w:marBottom w:val="0"/>
          <w:divBdr>
            <w:top w:val="none" w:sz="0" w:space="0" w:color="auto"/>
            <w:left w:val="none" w:sz="0" w:space="0" w:color="auto"/>
            <w:bottom w:val="none" w:sz="0" w:space="0" w:color="auto"/>
            <w:right w:val="none" w:sz="0" w:space="0" w:color="auto"/>
          </w:divBdr>
        </w:div>
      </w:divsChild>
    </w:div>
    <w:div w:id="153570132">
      <w:bodyDiv w:val="1"/>
      <w:marLeft w:val="0"/>
      <w:marRight w:val="0"/>
      <w:marTop w:val="0"/>
      <w:marBottom w:val="0"/>
      <w:divBdr>
        <w:top w:val="none" w:sz="0" w:space="0" w:color="auto"/>
        <w:left w:val="none" w:sz="0" w:space="0" w:color="auto"/>
        <w:bottom w:val="none" w:sz="0" w:space="0" w:color="auto"/>
        <w:right w:val="none" w:sz="0" w:space="0" w:color="auto"/>
      </w:divBdr>
    </w:div>
    <w:div w:id="158890303">
      <w:bodyDiv w:val="1"/>
      <w:marLeft w:val="0"/>
      <w:marRight w:val="0"/>
      <w:marTop w:val="0"/>
      <w:marBottom w:val="0"/>
      <w:divBdr>
        <w:top w:val="none" w:sz="0" w:space="0" w:color="auto"/>
        <w:left w:val="none" w:sz="0" w:space="0" w:color="auto"/>
        <w:bottom w:val="none" w:sz="0" w:space="0" w:color="auto"/>
        <w:right w:val="none" w:sz="0" w:space="0" w:color="auto"/>
      </w:divBdr>
    </w:div>
    <w:div w:id="161435270">
      <w:bodyDiv w:val="1"/>
      <w:marLeft w:val="0"/>
      <w:marRight w:val="0"/>
      <w:marTop w:val="0"/>
      <w:marBottom w:val="0"/>
      <w:divBdr>
        <w:top w:val="none" w:sz="0" w:space="0" w:color="auto"/>
        <w:left w:val="none" w:sz="0" w:space="0" w:color="auto"/>
        <w:bottom w:val="none" w:sz="0" w:space="0" w:color="auto"/>
        <w:right w:val="none" w:sz="0" w:space="0" w:color="auto"/>
      </w:divBdr>
    </w:div>
    <w:div w:id="165747825">
      <w:bodyDiv w:val="1"/>
      <w:marLeft w:val="0"/>
      <w:marRight w:val="0"/>
      <w:marTop w:val="0"/>
      <w:marBottom w:val="0"/>
      <w:divBdr>
        <w:top w:val="none" w:sz="0" w:space="0" w:color="auto"/>
        <w:left w:val="none" w:sz="0" w:space="0" w:color="auto"/>
        <w:bottom w:val="none" w:sz="0" w:space="0" w:color="auto"/>
        <w:right w:val="none" w:sz="0" w:space="0" w:color="auto"/>
      </w:divBdr>
    </w:div>
    <w:div w:id="167448872">
      <w:bodyDiv w:val="1"/>
      <w:marLeft w:val="0"/>
      <w:marRight w:val="0"/>
      <w:marTop w:val="0"/>
      <w:marBottom w:val="0"/>
      <w:divBdr>
        <w:top w:val="none" w:sz="0" w:space="0" w:color="auto"/>
        <w:left w:val="none" w:sz="0" w:space="0" w:color="auto"/>
        <w:bottom w:val="none" w:sz="0" w:space="0" w:color="auto"/>
        <w:right w:val="none" w:sz="0" w:space="0" w:color="auto"/>
      </w:divBdr>
      <w:divsChild>
        <w:div w:id="1008291220">
          <w:marLeft w:val="360"/>
          <w:marRight w:val="0"/>
          <w:marTop w:val="200"/>
          <w:marBottom w:val="0"/>
          <w:divBdr>
            <w:top w:val="none" w:sz="0" w:space="0" w:color="auto"/>
            <w:left w:val="none" w:sz="0" w:space="0" w:color="auto"/>
            <w:bottom w:val="none" w:sz="0" w:space="0" w:color="auto"/>
            <w:right w:val="none" w:sz="0" w:space="0" w:color="auto"/>
          </w:divBdr>
        </w:div>
        <w:div w:id="41291186">
          <w:marLeft w:val="360"/>
          <w:marRight w:val="0"/>
          <w:marTop w:val="200"/>
          <w:marBottom w:val="0"/>
          <w:divBdr>
            <w:top w:val="none" w:sz="0" w:space="0" w:color="auto"/>
            <w:left w:val="none" w:sz="0" w:space="0" w:color="auto"/>
            <w:bottom w:val="none" w:sz="0" w:space="0" w:color="auto"/>
            <w:right w:val="none" w:sz="0" w:space="0" w:color="auto"/>
          </w:divBdr>
        </w:div>
        <w:div w:id="855118496">
          <w:marLeft w:val="360"/>
          <w:marRight w:val="0"/>
          <w:marTop w:val="200"/>
          <w:marBottom w:val="0"/>
          <w:divBdr>
            <w:top w:val="none" w:sz="0" w:space="0" w:color="auto"/>
            <w:left w:val="none" w:sz="0" w:space="0" w:color="auto"/>
            <w:bottom w:val="none" w:sz="0" w:space="0" w:color="auto"/>
            <w:right w:val="none" w:sz="0" w:space="0" w:color="auto"/>
          </w:divBdr>
        </w:div>
        <w:div w:id="1864856303">
          <w:marLeft w:val="360"/>
          <w:marRight w:val="0"/>
          <w:marTop w:val="200"/>
          <w:marBottom w:val="0"/>
          <w:divBdr>
            <w:top w:val="none" w:sz="0" w:space="0" w:color="auto"/>
            <w:left w:val="none" w:sz="0" w:space="0" w:color="auto"/>
            <w:bottom w:val="none" w:sz="0" w:space="0" w:color="auto"/>
            <w:right w:val="none" w:sz="0" w:space="0" w:color="auto"/>
          </w:divBdr>
        </w:div>
        <w:div w:id="965700417">
          <w:marLeft w:val="360"/>
          <w:marRight w:val="0"/>
          <w:marTop w:val="200"/>
          <w:marBottom w:val="0"/>
          <w:divBdr>
            <w:top w:val="none" w:sz="0" w:space="0" w:color="auto"/>
            <w:left w:val="none" w:sz="0" w:space="0" w:color="auto"/>
            <w:bottom w:val="none" w:sz="0" w:space="0" w:color="auto"/>
            <w:right w:val="none" w:sz="0" w:space="0" w:color="auto"/>
          </w:divBdr>
        </w:div>
        <w:div w:id="1606423343">
          <w:marLeft w:val="360"/>
          <w:marRight w:val="0"/>
          <w:marTop w:val="200"/>
          <w:marBottom w:val="0"/>
          <w:divBdr>
            <w:top w:val="none" w:sz="0" w:space="0" w:color="auto"/>
            <w:left w:val="none" w:sz="0" w:space="0" w:color="auto"/>
            <w:bottom w:val="none" w:sz="0" w:space="0" w:color="auto"/>
            <w:right w:val="none" w:sz="0" w:space="0" w:color="auto"/>
          </w:divBdr>
        </w:div>
        <w:div w:id="1196237907">
          <w:marLeft w:val="360"/>
          <w:marRight w:val="0"/>
          <w:marTop w:val="200"/>
          <w:marBottom w:val="0"/>
          <w:divBdr>
            <w:top w:val="none" w:sz="0" w:space="0" w:color="auto"/>
            <w:left w:val="none" w:sz="0" w:space="0" w:color="auto"/>
            <w:bottom w:val="none" w:sz="0" w:space="0" w:color="auto"/>
            <w:right w:val="none" w:sz="0" w:space="0" w:color="auto"/>
          </w:divBdr>
        </w:div>
        <w:div w:id="1807430055">
          <w:marLeft w:val="360"/>
          <w:marRight w:val="0"/>
          <w:marTop w:val="200"/>
          <w:marBottom w:val="0"/>
          <w:divBdr>
            <w:top w:val="none" w:sz="0" w:space="0" w:color="auto"/>
            <w:left w:val="none" w:sz="0" w:space="0" w:color="auto"/>
            <w:bottom w:val="none" w:sz="0" w:space="0" w:color="auto"/>
            <w:right w:val="none" w:sz="0" w:space="0" w:color="auto"/>
          </w:divBdr>
        </w:div>
        <w:div w:id="974336814">
          <w:marLeft w:val="360"/>
          <w:marRight w:val="0"/>
          <w:marTop w:val="200"/>
          <w:marBottom w:val="0"/>
          <w:divBdr>
            <w:top w:val="none" w:sz="0" w:space="0" w:color="auto"/>
            <w:left w:val="none" w:sz="0" w:space="0" w:color="auto"/>
            <w:bottom w:val="none" w:sz="0" w:space="0" w:color="auto"/>
            <w:right w:val="none" w:sz="0" w:space="0" w:color="auto"/>
          </w:divBdr>
        </w:div>
      </w:divsChild>
    </w:div>
    <w:div w:id="170294348">
      <w:bodyDiv w:val="1"/>
      <w:marLeft w:val="0"/>
      <w:marRight w:val="0"/>
      <w:marTop w:val="0"/>
      <w:marBottom w:val="0"/>
      <w:divBdr>
        <w:top w:val="none" w:sz="0" w:space="0" w:color="auto"/>
        <w:left w:val="none" w:sz="0" w:space="0" w:color="auto"/>
        <w:bottom w:val="none" w:sz="0" w:space="0" w:color="auto"/>
        <w:right w:val="none" w:sz="0" w:space="0" w:color="auto"/>
      </w:divBdr>
    </w:div>
    <w:div w:id="175464081">
      <w:bodyDiv w:val="1"/>
      <w:marLeft w:val="0"/>
      <w:marRight w:val="0"/>
      <w:marTop w:val="0"/>
      <w:marBottom w:val="0"/>
      <w:divBdr>
        <w:top w:val="none" w:sz="0" w:space="0" w:color="auto"/>
        <w:left w:val="none" w:sz="0" w:space="0" w:color="auto"/>
        <w:bottom w:val="none" w:sz="0" w:space="0" w:color="auto"/>
        <w:right w:val="none" w:sz="0" w:space="0" w:color="auto"/>
      </w:divBdr>
    </w:div>
    <w:div w:id="181166624">
      <w:bodyDiv w:val="1"/>
      <w:marLeft w:val="0"/>
      <w:marRight w:val="0"/>
      <w:marTop w:val="0"/>
      <w:marBottom w:val="0"/>
      <w:divBdr>
        <w:top w:val="none" w:sz="0" w:space="0" w:color="auto"/>
        <w:left w:val="none" w:sz="0" w:space="0" w:color="auto"/>
        <w:bottom w:val="none" w:sz="0" w:space="0" w:color="auto"/>
        <w:right w:val="none" w:sz="0" w:space="0" w:color="auto"/>
      </w:divBdr>
    </w:div>
    <w:div w:id="190610086">
      <w:bodyDiv w:val="1"/>
      <w:marLeft w:val="0"/>
      <w:marRight w:val="0"/>
      <w:marTop w:val="0"/>
      <w:marBottom w:val="0"/>
      <w:divBdr>
        <w:top w:val="none" w:sz="0" w:space="0" w:color="auto"/>
        <w:left w:val="none" w:sz="0" w:space="0" w:color="auto"/>
        <w:bottom w:val="none" w:sz="0" w:space="0" w:color="auto"/>
        <w:right w:val="none" w:sz="0" w:space="0" w:color="auto"/>
      </w:divBdr>
    </w:div>
    <w:div w:id="201132433">
      <w:bodyDiv w:val="1"/>
      <w:marLeft w:val="0"/>
      <w:marRight w:val="0"/>
      <w:marTop w:val="0"/>
      <w:marBottom w:val="0"/>
      <w:divBdr>
        <w:top w:val="none" w:sz="0" w:space="0" w:color="auto"/>
        <w:left w:val="none" w:sz="0" w:space="0" w:color="auto"/>
        <w:bottom w:val="none" w:sz="0" w:space="0" w:color="auto"/>
        <w:right w:val="none" w:sz="0" w:space="0" w:color="auto"/>
      </w:divBdr>
      <w:divsChild>
        <w:div w:id="1984193455">
          <w:marLeft w:val="360"/>
          <w:marRight w:val="0"/>
          <w:marTop w:val="200"/>
          <w:marBottom w:val="0"/>
          <w:divBdr>
            <w:top w:val="none" w:sz="0" w:space="0" w:color="auto"/>
            <w:left w:val="none" w:sz="0" w:space="0" w:color="auto"/>
            <w:bottom w:val="none" w:sz="0" w:space="0" w:color="auto"/>
            <w:right w:val="none" w:sz="0" w:space="0" w:color="auto"/>
          </w:divBdr>
        </w:div>
        <w:div w:id="639462905">
          <w:marLeft w:val="1080"/>
          <w:marRight w:val="0"/>
          <w:marTop w:val="100"/>
          <w:marBottom w:val="0"/>
          <w:divBdr>
            <w:top w:val="none" w:sz="0" w:space="0" w:color="auto"/>
            <w:left w:val="none" w:sz="0" w:space="0" w:color="auto"/>
            <w:bottom w:val="none" w:sz="0" w:space="0" w:color="auto"/>
            <w:right w:val="none" w:sz="0" w:space="0" w:color="auto"/>
          </w:divBdr>
        </w:div>
        <w:div w:id="1127550014">
          <w:marLeft w:val="1080"/>
          <w:marRight w:val="0"/>
          <w:marTop w:val="100"/>
          <w:marBottom w:val="0"/>
          <w:divBdr>
            <w:top w:val="none" w:sz="0" w:space="0" w:color="auto"/>
            <w:left w:val="none" w:sz="0" w:space="0" w:color="auto"/>
            <w:bottom w:val="none" w:sz="0" w:space="0" w:color="auto"/>
            <w:right w:val="none" w:sz="0" w:space="0" w:color="auto"/>
          </w:divBdr>
        </w:div>
        <w:div w:id="58359707">
          <w:marLeft w:val="1080"/>
          <w:marRight w:val="0"/>
          <w:marTop w:val="100"/>
          <w:marBottom w:val="0"/>
          <w:divBdr>
            <w:top w:val="none" w:sz="0" w:space="0" w:color="auto"/>
            <w:left w:val="none" w:sz="0" w:space="0" w:color="auto"/>
            <w:bottom w:val="none" w:sz="0" w:space="0" w:color="auto"/>
            <w:right w:val="none" w:sz="0" w:space="0" w:color="auto"/>
          </w:divBdr>
        </w:div>
      </w:divsChild>
    </w:div>
    <w:div w:id="218057953">
      <w:bodyDiv w:val="1"/>
      <w:marLeft w:val="0"/>
      <w:marRight w:val="0"/>
      <w:marTop w:val="0"/>
      <w:marBottom w:val="0"/>
      <w:divBdr>
        <w:top w:val="none" w:sz="0" w:space="0" w:color="auto"/>
        <w:left w:val="none" w:sz="0" w:space="0" w:color="auto"/>
        <w:bottom w:val="none" w:sz="0" w:space="0" w:color="auto"/>
        <w:right w:val="none" w:sz="0" w:space="0" w:color="auto"/>
      </w:divBdr>
    </w:div>
    <w:div w:id="230501395">
      <w:bodyDiv w:val="1"/>
      <w:marLeft w:val="0"/>
      <w:marRight w:val="0"/>
      <w:marTop w:val="0"/>
      <w:marBottom w:val="0"/>
      <w:divBdr>
        <w:top w:val="none" w:sz="0" w:space="0" w:color="auto"/>
        <w:left w:val="none" w:sz="0" w:space="0" w:color="auto"/>
        <w:bottom w:val="none" w:sz="0" w:space="0" w:color="auto"/>
        <w:right w:val="none" w:sz="0" w:space="0" w:color="auto"/>
      </w:divBdr>
    </w:div>
    <w:div w:id="247156698">
      <w:bodyDiv w:val="1"/>
      <w:marLeft w:val="0"/>
      <w:marRight w:val="0"/>
      <w:marTop w:val="0"/>
      <w:marBottom w:val="0"/>
      <w:divBdr>
        <w:top w:val="none" w:sz="0" w:space="0" w:color="auto"/>
        <w:left w:val="none" w:sz="0" w:space="0" w:color="auto"/>
        <w:bottom w:val="none" w:sz="0" w:space="0" w:color="auto"/>
        <w:right w:val="none" w:sz="0" w:space="0" w:color="auto"/>
      </w:divBdr>
    </w:div>
    <w:div w:id="261030392">
      <w:bodyDiv w:val="1"/>
      <w:marLeft w:val="0"/>
      <w:marRight w:val="0"/>
      <w:marTop w:val="0"/>
      <w:marBottom w:val="0"/>
      <w:divBdr>
        <w:top w:val="none" w:sz="0" w:space="0" w:color="auto"/>
        <w:left w:val="none" w:sz="0" w:space="0" w:color="auto"/>
        <w:bottom w:val="none" w:sz="0" w:space="0" w:color="auto"/>
        <w:right w:val="none" w:sz="0" w:space="0" w:color="auto"/>
      </w:divBdr>
    </w:div>
    <w:div w:id="280847979">
      <w:bodyDiv w:val="1"/>
      <w:marLeft w:val="0"/>
      <w:marRight w:val="0"/>
      <w:marTop w:val="0"/>
      <w:marBottom w:val="0"/>
      <w:divBdr>
        <w:top w:val="none" w:sz="0" w:space="0" w:color="auto"/>
        <w:left w:val="none" w:sz="0" w:space="0" w:color="auto"/>
        <w:bottom w:val="none" w:sz="0" w:space="0" w:color="auto"/>
        <w:right w:val="none" w:sz="0" w:space="0" w:color="auto"/>
      </w:divBdr>
      <w:divsChild>
        <w:div w:id="1022169164">
          <w:marLeft w:val="1080"/>
          <w:marRight w:val="0"/>
          <w:marTop w:val="100"/>
          <w:marBottom w:val="0"/>
          <w:divBdr>
            <w:top w:val="none" w:sz="0" w:space="0" w:color="auto"/>
            <w:left w:val="none" w:sz="0" w:space="0" w:color="auto"/>
            <w:bottom w:val="none" w:sz="0" w:space="0" w:color="auto"/>
            <w:right w:val="none" w:sz="0" w:space="0" w:color="auto"/>
          </w:divBdr>
        </w:div>
        <w:div w:id="1206407099">
          <w:marLeft w:val="1080"/>
          <w:marRight w:val="0"/>
          <w:marTop w:val="100"/>
          <w:marBottom w:val="0"/>
          <w:divBdr>
            <w:top w:val="none" w:sz="0" w:space="0" w:color="auto"/>
            <w:left w:val="none" w:sz="0" w:space="0" w:color="auto"/>
            <w:bottom w:val="none" w:sz="0" w:space="0" w:color="auto"/>
            <w:right w:val="none" w:sz="0" w:space="0" w:color="auto"/>
          </w:divBdr>
        </w:div>
        <w:div w:id="303510727">
          <w:marLeft w:val="1080"/>
          <w:marRight w:val="0"/>
          <w:marTop w:val="100"/>
          <w:marBottom w:val="0"/>
          <w:divBdr>
            <w:top w:val="none" w:sz="0" w:space="0" w:color="auto"/>
            <w:left w:val="none" w:sz="0" w:space="0" w:color="auto"/>
            <w:bottom w:val="none" w:sz="0" w:space="0" w:color="auto"/>
            <w:right w:val="none" w:sz="0" w:space="0" w:color="auto"/>
          </w:divBdr>
        </w:div>
        <w:div w:id="2145274716">
          <w:marLeft w:val="1080"/>
          <w:marRight w:val="0"/>
          <w:marTop w:val="100"/>
          <w:marBottom w:val="0"/>
          <w:divBdr>
            <w:top w:val="none" w:sz="0" w:space="0" w:color="auto"/>
            <w:left w:val="none" w:sz="0" w:space="0" w:color="auto"/>
            <w:bottom w:val="none" w:sz="0" w:space="0" w:color="auto"/>
            <w:right w:val="none" w:sz="0" w:space="0" w:color="auto"/>
          </w:divBdr>
        </w:div>
        <w:div w:id="1961839134">
          <w:marLeft w:val="1080"/>
          <w:marRight w:val="0"/>
          <w:marTop w:val="100"/>
          <w:marBottom w:val="0"/>
          <w:divBdr>
            <w:top w:val="none" w:sz="0" w:space="0" w:color="auto"/>
            <w:left w:val="none" w:sz="0" w:space="0" w:color="auto"/>
            <w:bottom w:val="none" w:sz="0" w:space="0" w:color="auto"/>
            <w:right w:val="none" w:sz="0" w:space="0" w:color="auto"/>
          </w:divBdr>
        </w:div>
        <w:div w:id="175774628">
          <w:marLeft w:val="1080"/>
          <w:marRight w:val="0"/>
          <w:marTop w:val="100"/>
          <w:marBottom w:val="0"/>
          <w:divBdr>
            <w:top w:val="none" w:sz="0" w:space="0" w:color="auto"/>
            <w:left w:val="none" w:sz="0" w:space="0" w:color="auto"/>
            <w:bottom w:val="none" w:sz="0" w:space="0" w:color="auto"/>
            <w:right w:val="none" w:sz="0" w:space="0" w:color="auto"/>
          </w:divBdr>
        </w:div>
        <w:div w:id="137109558">
          <w:marLeft w:val="1080"/>
          <w:marRight w:val="0"/>
          <w:marTop w:val="100"/>
          <w:marBottom w:val="0"/>
          <w:divBdr>
            <w:top w:val="none" w:sz="0" w:space="0" w:color="auto"/>
            <w:left w:val="none" w:sz="0" w:space="0" w:color="auto"/>
            <w:bottom w:val="none" w:sz="0" w:space="0" w:color="auto"/>
            <w:right w:val="none" w:sz="0" w:space="0" w:color="auto"/>
          </w:divBdr>
        </w:div>
        <w:div w:id="244875096">
          <w:marLeft w:val="1080"/>
          <w:marRight w:val="0"/>
          <w:marTop w:val="100"/>
          <w:marBottom w:val="0"/>
          <w:divBdr>
            <w:top w:val="none" w:sz="0" w:space="0" w:color="auto"/>
            <w:left w:val="none" w:sz="0" w:space="0" w:color="auto"/>
            <w:bottom w:val="none" w:sz="0" w:space="0" w:color="auto"/>
            <w:right w:val="none" w:sz="0" w:space="0" w:color="auto"/>
          </w:divBdr>
        </w:div>
        <w:div w:id="1074933339">
          <w:marLeft w:val="1080"/>
          <w:marRight w:val="0"/>
          <w:marTop w:val="100"/>
          <w:marBottom w:val="0"/>
          <w:divBdr>
            <w:top w:val="none" w:sz="0" w:space="0" w:color="auto"/>
            <w:left w:val="none" w:sz="0" w:space="0" w:color="auto"/>
            <w:bottom w:val="none" w:sz="0" w:space="0" w:color="auto"/>
            <w:right w:val="none" w:sz="0" w:space="0" w:color="auto"/>
          </w:divBdr>
        </w:div>
        <w:div w:id="499271372">
          <w:marLeft w:val="1080"/>
          <w:marRight w:val="0"/>
          <w:marTop w:val="100"/>
          <w:marBottom w:val="0"/>
          <w:divBdr>
            <w:top w:val="none" w:sz="0" w:space="0" w:color="auto"/>
            <w:left w:val="none" w:sz="0" w:space="0" w:color="auto"/>
            <w:bottom w:val="none" w:sz="0" w:space="0" w:color="auto"/>
            <w:right w:val="none" w:sz="0" w:space="0" w:color="auto"/>
          </w:divBdr>
        </w:div>
      </w:divsChild>
    </w:div>
    <w:div w:id="282420528">
      <w:bodyDiv w:val="1"/>
      <w:marLeft w:val="0"/>
      <w:marRight w:val="0"/>
      <w:marTop w:val="0"/>
      <w:marBottom w:val="0"/>
      <w:divBdr>
        <w:top w:val="none" w:sz="0" w:space="0" w:color="auto"/>
        <w:left w:val="none" w:sz="0" w:space="0" w:color="auto"/>
        <w:bottom w:val="none" w:sz="0" w:space="0" w:color="auto"/>
        <w:right w:val="none" w:sz="0" w:space="0" w:color="auto"/>
      </w:divBdr>
    </w:div>
    <w:div w:id="285435185">
      <w:bodyDiv w:val="1"/>
      <w:marLeft w:val="0"/>
      <w:marRight w:val="0"/>
      <w:marTop w:val="0"/>
      <w:marBottom w:val="0"/>
      <w:divBdr>
        <w:top w:val="none" w:sz="0" w:space="0" w:color="auto"/>
        <w:left w:val="none" w:sz="0" w:space="0" w:color="auto"/>
        <w:bottom w:val="none" w:sz="0" w:space="0" w:color="auto"/>
        <w:right w:val="none" w:sz="0" w:space="0" w:color="auto"/>
      </w:divBdr>
      <w:divsChild>
        <w:div w:id="1951012636">
          <w:marLeft w:val="480"/>
          <w:marRight w:val="0"/>
          <w:marTop w:val="0"/>
          <w:marBottom w:val="0"/>
          <w:divBdr>
            <w:top w:val="none" w:sz="0" w:space="0" w:color="auto"/>
            <w:left w:val="none" w:sz="0" w:space="0" w:color="auto"/>
            <w:bottom w:val="none" w:sz="0" w:space="0" w:color="auto"/>
            <w:right w:val="none" w:sz="0" w:space="0" w:color="auto"/>
          </w:divBdr>
        </w:div>
        <w:div w:id="1651061107">
          <w:marLeft w:val="480"/>
          <w:marRight w:val="0"/>
          <w:marTop w:val="0"/>
          <w:marBottom w:val="0"/>
          <w:divBdr>
            <w:top w:val="none" w:sz="0" w:space="0" w:color="auto"/>
            <w:left w:val="none" w:sz="0" w:space="0" w:color="auto"/>
            <w:bottom w:val="none" w:sz="0" w:space="0" w:color="auto"/>
            <w:right w:val="none" w:sz="0" w:space="0" w:color="auto"/>
          </w:divBdr>
        </w:div>
        <w:div w:id="134687086">
          <w:marLeft w:val="480"/>
          <w:marRight w:val="0"/>
          <w:marTop w:val="0"/>
          <w:marBottom w:val="0"/>
          <w:divBdr>
            <w:top w:val="none" w:sz="0" w:space="0" w:color="auto"/>
            <w:left w:val="none" w:sz="0" w:space="0" w:color="auto"/>
            <w:bottom w:val="none" w:sz="0" w:space="0" w:color="auto"/>
            <w:right w:val="none" w:sz="0" w:space="0" w:color="auto"/>
          </w:divBdr>
        </w:div>
        <w:div w:id="1368336145">
          <w:marLeft w:val="480"/>
          <w:marRight w:val="0"/>
          <w:marTop w:val="0"/>
          <w:marBottom w:val="0"/>
          <w:divBdr>
            <w:top w:val="none" w:sz="0" w:space="0" w:color="auto"/>
            <w:left w:val="none" w:sz="0" w:space="0" w:color="auto"/>
            <w:bottom w:val="none" w:sz="0" w:space="0" w:color="auto"/>
            <w:right w:val="none" w:sz="0" w:space="0" w:color="auto"/>
          </w:divBdr>
        </w:div>
        <w:div w:id="452557169">
          <w:marLeft w:val="480"/>
          <w:marRight w:val="0"/>
          <w:marTop w:val="0"/>
          <w:marBottom w:val="0"/>
          <w:divBdr>
            <w:top w:val="none" w:sz="0" w:space="0" w:color="auto"/>
            <w:left w:val="none" w:sz="0" w:space="0" w:color="auto"/>
            <w:bottom w:val="none" w:sz="0" w:space="0" w:color="auto"/>
            <w:right w:val="none" w:sz="0" w:space="0" w:color="auto"/>
          </w:divBdr>
        </w:div>
        <w:div w:id="47731063">
          <w:marLeft w:val="480"/>
          <w:marRight w:val="0"/>
          <w:marTop w:val="0"/>
          <w:marBottom w:val="0"/>
          <w:divBdr>
            <w:top w:val="none" w:sz="0" w:space="0" w:color="auto"/>
            <w:left w:val="none" w:sz="0" w:space="0" w:color="auto"/>
            <w:bottom w:val="none" w:sz="0" w:space="0" w:color="auto"/>
            <w:right w:val="none" w:sz="0" w:space="0" w:color="auto"/>
          </w:divBdr>
        </w:div>
        <w:div w:id="758527323">
          <w:marLeft w:val="480"/>
          <w:marRight w:val="0"/>
          <w:marTop w:val="0"/>
          <w:marBottom w:val="0"/>
          <w:divBdr>
            <w:top w:val="none" w:sz="0" w:space="0" w:color="auto"/>
            <w:left w:val="none" w:sz="0" w:space="0" w:color="auto"/>
            <w:bottom w:val="none" w:sz="0" w:space="0" w:color="auto"/>
            <w:right w:val="none" w:sz="0" w:space="0" w:color="auto"/>
          </w:divBdr>
        </w:div>
        <w:div w:id="489638088">
          <w:marLeft w:val="480"/>
          <w:marRight w:val="0"/>
          <w:marTop w:val="0"/>
          <w:marBottom w:val="0"/>
          <w:divBdr>
            <w:top w:val="none" w:sz="0" w:space="0" w:color="auto"/>
            <w:left w:val="none" w:sz="0" w:space="0" w:color="auto"/>
            <w:bottom w:val="none" w:sz="0" w:space="0" w:color="auto"/>
            <w:right w:val="none" w:sz="0" w:space="0" w:color="auto"/>
          </w:divBdr>
        </w:div>
        <w:div w:id="2115514931">
          <w:marLeft w:val="480"/>
          <w:marRight w:val="0"/>
          <w:marTop w:val="0"/>
          <w:marBottom w:val="0"/>
          <w:divBdr>
            <w:top w:val="none" w:sz="0" w:space="0" w:color="auto"/>
            <w:left w:val="none" w:sz="0" w:space="0" w:color="auto"/>
            <w:bottom w:val="none" w:sz="0" w:space="0" w:color="auto"/>
            <w:right w:val="none" w:sz="0" w:space="0" w:color="auto"/>
          </w:divBdr>
        </w:div>
        <w:div w:id="135875854">
          <w:marLeft w:val="480"/>
          <w:marRight w:val="0"/>
          <w:marTop w:val="0"/>
          <w:marBottom w:val="0"/>
          <w:divBdr>
            <w:top w:val="none" w:sz="0" w:space="0" w:color="auto"/>
            <w:left w:val="none" w:sz="0" w:space="0" w:color="auto"/>
            <w:bottom w:val="none" w:sz="0" w:space="0" w:color="auto"/>
            <w:right w:val="none" w:sz="0" w:space="0" w:color="auto"/>
          </w:divBdr>
        </w:div>
        <w:div w:id="1230650815">
          <w:marLeft w:val="480"/>
          <w:marRight w:val="0"/>
          <w:marTop w:val="0"/>
          <w:marBottom w:val="0"/>
          <w:divBdr>
            <w:top w:val="none" w:sz="0" w:space="0" w:color="auto"/>
            <w:left w:val="none" w:sz="0" w:space="0" w:color="auto"/>
            <w:bottom w:val="none" w:sz="0" w:space="0" w:color="auto"/>
            <w:right w:val="none" w:sz="0" w:space="0" w:color="auto"/>
          </w:divBdr>
        </w:div>
        <w:div w:id="1135634632">
          <w:marLeft w:val="480"/>
          <w:marRight w:val="0"/>
          <w:marTop w:val="0"/>
          <w:marBottom w:val="0"/>
          <w:divBdr>
            <w:top w:val="none" w:sz="0" w:space="0" w:color="auto"/>
            <w:left w:val="none" w:sz="0" w:space="0" w:color="auto"/>
            <w:bottom w:val="none" w:sz="0" w:space="0" w:color="auto"/>
            <w:right w:val="none" w:sz="0" w:space="0" w:color="auto"/>
          </w:divBdr>
        </w:div>
        <w:div w:id="883101050">
          <w:marLeft w:val="480"/>
          <w:marRight w:val="0"/>
          <w:marTop w:val="0"/>
          <w:marBottom w:val="0"/>
          <w:divBdr>
            <w:top w:val="none" w:sz="0" w:space="0" w:color="auto"/>
            <w:left w:val="none" w:sz="0" w:space="0" w:color="auto"/>
            <w:bottom w:val="none" w:sz="0" w:space="0" w:color="auto"/>
            <w:right w:val="none" w:sz="0" w:space="0" w:color="auto"/>
          </w:divBdr>
        </w:div>
        <w:div w:id="673336489">
          <w:marLeft w:val="480"/>
          <w:marRight w:val="0"/>
          <w:marTop w:val="0"/>
          <w:marBottom w:val="0"/>
          <w:divBdr>
            <w:top w:val="none" w:sz="0" w:space="0" w:color="auto"/>
            <w:left w:val="none" w:sz="0" w:space="0" w:color="auto"/>
            <w:bottom w:val="none" w:sz="0" w:space="0" w:color="auto"/>
            <w:right w:val="none" w:sz="0" w:space="0" w:color="auto"/>
          </w:divBdr>
        </w:div>
        <w:div w:id="389231784">
          <w:marLeft w:val="480"/>
          <w:marRight w:val="0"/>
          <w:marTop w:val="0"/>
          <w:marBottom w:val="0"/>
          <w:divBdr>
            <w:top w:val="none" w:sz="0" w:space="0" w:color="auto"/>
            <w:left w:val="none" w:sz="0" w:space="0" w:color="auto"/>
            <w:bottom w:val="none" w:sz="0" w:space="0" w:color="auto"/>
            <w:right w:val="none" w:sz="0" w:space="0" w:color="auto"/>
          </w:divBdr>
        </w:div>
      </w:divsChild>
    </w:div>
    <w:div w:id="300155068">
      <w:bodyDiv w:val="1"/>
      <w:marLeft w:val="0"/>
      <w:marRight w:val="0"/>
      <w:marTop w:val="0"/>
      <w:marBottom w:val="0"/>
      <w:divBdr>
        <w:top w:val="none" w:sz="0" w:space="0" w:color="auto"/>
        <w:left w:val="none" w:sz="0" w:space="0" w:color="auto"/>
        <w:bottom w:val="none" w:sz="0" w:space="0" w:color="auto"/>
        <w:right w:val="none" w:sz="0" w:space="0" w:color="auto"/>
      </w:divBdr>
      <w:divsChild>
        <w:div w:id="965114504">
          <w:marLeft w:val="480"/>
          <w:marRight w:val="0"/>
          <w:marTop w:val="0"/>
          <w:marBottom w:val="0"/>
          <w:divBdr>
            <w:top w:val="none" w:sz="0" w:space="0" w:color="auto"/>
            <w:left w:val="none" w:sz="0" w:space="0" w:color="auto"/>
            <w:bottom w:val="none" w:sz="0" w:space="0" w:color="auto"/>
            <w:right w:val="none" w:sz="0" w:space="0" w:color="auto"/>
          </w:divBdr>
        </w:div>
        <w:div w:id="891816990">
          <w:marLeft w:val="480"/>
          <w:marRight w:val="0"/>
          <w:marTop w:val="0"/>
          <w:marBottom w:val="0"/>
          <w:divBdr>
            <w:top w:val="none" w:sz="0" w:space="0" w:color="auto"/>
            <w:left w:val="none" w:sz="0" w:space="0" w:color="auto"/>
            <w:bottom w:val="none" w:sz="0" w:space="0" w:color="auto"/>
            <w:right w:val="none" w:sz="0" w:space="0" w:color="auto"/>
          </w:divBdr>
        </w:div>
        <w:div w:id="916792554">
          <w:marLeft w:val="480"/>
          <w:marRight w:val="0"/>
          <w:marTop w:val="0"/>
          <w:marBottom w:val="0"/>
          <w:divBdr>
            <w:top w:val="none" w:sz="0" w:space="0" w:color="auto"/>
            <w:left w:val="none" w:sz="0" w:space="0" w:color="auto"/>
            <w:bottom w:val="none" w:sz="0" w:space="0" w:color="auto"/>
            <w:right w:val="none" w:sz="0" w:space="0" w:color="auto"/>
          </w:divBdr>
        </w:div>
        <w:div w:id="1550654120">
          <w:marLeft w:val="480"/>
          <w:marRight w:val="0"/>
          <w:marTop w:val="0"/>
          <w:marBottom w:val="0"/>
          <w:divBdr>
            <w:top w:val="none" w:sz="0" w:space="0" w:color="auto"/>
            <w:left w:val="none" w:sz="0" w:space="0" w:color="auto"/>
            <w:bottom w:val="none" w:sz="0" w:space="0" w:color="auto"/>
            <w:right w:val="none" w:sz="0" w:space="0" w:color="auto"/>
          </w:divBdr>
        </w:div>
        <w:div w:id="378431641">
          <w:marLeft w:val="480"/>
          <w:marRight w:val="0"/>
          <w:marTop w:val="0"/>
          <w:marBottom w:val="0"/>
          <w:divBdr>
            <w:top w:val="none" w:sz="0" w:space="0" w:color="auto"/>
            <w:left w:val="none" w:sz="0" w:space="0" w:color="auto"/>
            <w:bottom w:val="none" w:sz="0" w:space="0" w:color="auto"/>
            <w:right w:val="none" w:sz="0" w:space="0" w:color="auto"/>
          </w:divBdr>
        </w:div>
        <w:div w:id="1757633723">
          <w:marLeft w:val="480"/>
          <w:marRight w:val="0"/>
          <w:marTop w:val="0"/>
          <w:marBottom w:val="0"/>
          <w:divBdr>
            <w:top w:val="none" w:sz="0" w:space="0" w:color="auto"/>
            <w:left w:val="none" w:sz="0" w:space="0" w:color="auto"/>
            <w:bottom w:val="none" w:sz="0" w:space="0" w:color="auto"/>
            <w:right w:val="none" w:sz="0" w:space="0" w:color="auto"/>
          </w:divBdr>
        </w:div>
        <w:div w:id="159976981">
          <w:marLeft w:val="480"/>
          <w:marRight w:val="0"/>
          <w:marTop w:val="0"/>
          <w:marBottom w:val="0"/>
          <w:divBdr>
            <w:top w:val="none" w:sz="0" w:space="0" w:color="auto"/>
            <w:left w:val="none" w:sz="0" w:space="0" w:color="auto"/>
            <w:bottom w:val="none" w:sz="0" w:space="0" w:color="auto"/>
            <w:right w:val="none" w:sz="0" w:space="0" w:color="auto"/>
          </w:divBdr>
        </w:div>
        <w:div w:id="866066123">
          <w:marLeft w:val="480"/>
          <w:marRight w:val="0"/>
          <w:marTop w:val="0"/>
          <w:marBottom w:val="0"/>
          <w:divBdr>
            <w:top w:val="none" w:sz="0" w:space="0" w:color="auto"/>
            <w:left w:val="none" w:sz="0" w:space="0" w:color="auto"/>
            <w:bottom w:val="none" w:sz="0" w:space="0" w:color="auto"/>
            <w:right w:val="none" w:sz="0" w:space="0" w:color="auto"/>
          </w:divBdr>
        </w:div>
        <w:div w:id="1197696539">
          <w:marLeft w:val="480"/>
          <w:marRight w:val="0"/>
          <w:marTop w:val="0"/>
          <w:marBottom w:val="0"/>
          <w:divBdr>
            <w:top w:val="none" w:sz="0" w:space="0" w:color="auto"/>
            <w:left w:val="none" w:sz="0" w:space="0" w:color="auto"/>
            <w:bottom w:val="none" w:sz="0" w:space="0" w:color="auto"/>
            <w:right w:val="none" w:sz="0" w:space="0" w:color="auto"/>
          </w:divBdr>
        </w:div>
        <w:div w:id="420613124">
          <w:marLeft w:val="480"/>
          <w:marRight w:val="0"/>
          <w:marTop w:val="0"/>
          <w:marBottom w:val="0"/>
          <w:divBdr>
            <w:top w:val="none" w:sz="0" w:space="0" w:color="auto"/>
            <w:left w:val="none" w:sz="0" w:space="0" w:color="auto"/>
            <w:bottom w:val="none" w:sz="0" w:space="0" w:color="auto"/>
            <w:right w:val="none" w:sz="0" w:space="0" w:color="auto"/>
          </w:divBdr>
        </w:div>
        <w:div w:id="260645359">
          <w:marLeft w:val="480"/>
          <w:marRight w:val="0"/>
          <w:marTop w:val="0"/>
          <w:marBottom w:val="0"/>
          <w:divBdr>
            <w:top w:val="none" w:sz="0" w:space="0" w:color="auto"/>
            <w:left w:val="none" w:sz="0" w:space="0" w:color="auto"/>
            <w:bottom w:val="none" w:sz="0" w:space="0" w:color="auto"/>
            <w:right w:val="none" w:sz="0" w:space="0" w:color="auto"/>
          </w:divBdr>
        </w:div>
        <w:div w:id="1637177955">
          <w:marLeft w:val="480"/>
          <w:marRight w:val="0"/>
          <w:marTop w:val="0"/>
          <w:marBottom w:val="0"/>
          <w:divBdr>
            <w:top w:val="none" w:sz="0" w:space="0" w:color="auto"/>
            <w:left w:val="none" w:sz="0" w:space="0" w:color="auto"/>
            <w:bottom w:val="none" w:sz="0" w:space="0" w:color="auto"/>
            <w:right w:val="none" w:sz="0" w:space="0" w:color="auto"/>
          </w:divBdr>
        </w:div>
        <w:div w:id="1234394360">
          <w:marLeft w:val="480"/>
          <w:marRight w:val="0"/>
          <w:marTop w:val="0"/>
          <w:marBottom w:val="0"/>
          <w:divBdr>
            <w:top w:val="none" w:sz="0" w:space="0" w:color="auto"/>
            <w:left w:val="none" w:sz="0" w:space="0" w:color="auto"/>
            <w:bottom w:val="none" w:sz="0" w:space="0" w:color="auto"/>
            <w:right w:val="none" w:sz="0" w:space="0" w:color="auto"/>
          </w:divBdr>
        </w:div>
        <w:div w:id="1797870437">
          <w:marLeft w:val="480"/>
          <w:marRight w:val="0"/>
          <w:marTop w:val="0"/>
          <w:marBottom w:val="0"/>
          <w:divBdr>
            <w:top w:val="none" w:sz="0" w:space="0" w:color="auto"/>
            <w:left w:val="none" w:sz="0" w:space="0" w:color="auto"/>
            <w:bottom w:val="none" w:sz="0" w:space="0" w:color="auto"/>
            <w:right w:val="none" w:sz="0" w:space="0" w:color="auto"/>
          </w:divBdr>
        </w:div>
      </w:divsChild>
    </w:div>
    <w:div w:id="306013631">
      <w:bodyDiv w:val="1"/>
      <w:marLeft w:val="0"/>
      <w:marRight w:val="0"/>
      <w:marTop w:val="0"/>
      <w:marBottom w:val="0"/>
      <w:divBdr>
        <w:top w:val="none" w:sz="0" w:space="0" w:color="auto"/>
        <w:left w:val="none" w:sz="0" w:space="0" w:color="auto"/>
        <w:bottom w:val="none" w:sz="0" w:space="0" w:color="auto"/>
        <w:right w:val="none" w:sz="0" w:space="0" w:color="auto"/>
      </w:divBdr>
      <w:divsChild>
        <w:div w:id="1150249690">
          <w:marLeft w:val="480"/>
          <w:marRight w:val="0"/>
          <w:marTop w:val="0"/>
          <w:marBottom w:val="0"/>
          <w:divBdr>
            <w:top w:val="none" w:sz="0" w:space="0" w:color="auto"/>
            <w:left w:val="none" w:sz="0" w:space="0" w:color="auto"/>
            <w:bottom w:val="none" w:sz="0" w:space="0" w:color="auto"/>
            <w:right w:val="none" w:sz="0" w:space="0" w:color="auto"/>
          </w:divBdr>
        </w:div>
        <w:div w:id="1706173962">
          <w:marLeft w:val="480"/>
          <w:marRight w:val="0"/>
          <w:marTop w:val="0"/>
          <w:marBottom w:val="0"/>
          <w:divBdr>
            <w:top w:val="none" w:sz="0" w:space="0" w:color="auto"/>
            <w:left w:val="none" w:sz="0" w:space="0" w:color="auto"/>
            <w:bottom w:val="none" w:sz="0" w:space="0" w:color="auto"/>
            <w:right w:val="none" w:sz="0" w:space="0" w:color="auto"/>
          </w:divBdr>
        </w:div>
        <w:div w:id="1537038306">
          <w:marLeft w:val="480"/>
          <w:marRight w:val="0"/>
          <w:marTop w:val="0"/>
          <w:marBottom w:val="0"/>
          <w:divBdr>
            <w:top w:val="none" w:sz="0" w:space="0" w:color="auto"/>
            <w:left w:val="none" w:sz="0" w:space="0" w:color="auto"/>
            <w:bottom w:val="none" w:sz="0" w:space="0" w:color="auto"/>
            <w:right w:val="none" w:sz="0" w:space="0" w:color="auto"/>
          </w:divBdr>
        </w:div>
        <w:div w:id="1957521491">
          <w:marLeft w:val="480"/>
          <w:marRight w:val="0"/>
          <w:marTop w:val="0"/>
          <w:marBottom w:val="0"/>
          <w:divBdr>
            <w:top w:val="none" w:sz="0" w:space="0" w:color="auto"/>
            <w:left w:val="none" w:sz="0" w:space="0" w:color="auto"/>
            <w:bottom w:val="none" w:sz="0" w:space="0" w:color="auto"/>
            <w:right w:val="none" w:sz="0" w:space="0" w:color="auto"/>
          </w:divBdr>
        </w:div>
        <w:div w:id="739640793">
          <w:marLeft w:val="480"/>
          <w:marRight w:val="0"/>
          <w:marTop w:val="0"/>
          <w:marBottom w:val="0"/>
          <w:divBdr>
            <w:top w:val="none" w:sz="0" w:space="0" w:color="auto"/>
            <w:left w:val="none" w:sz="0" w:space="0" w:color="auto"/>
            <w:bottom w:val="none" w:sz="0" w:space="0" w:color="auto"/>
            <w:right w:val="none" w:sz="0" w:space="0" w:color="auto"/>
          </w:divBdr>
        </w:div>
        <w:div w:id="1977249448">
          <w:marLeft w:val="480"/>
          <w:marRight w:val="0"/>
          <w:marTop w:val="0"/>
          <w:marBottom w:val="0"/>
          <w:divBdr>
            <w:top w:val="none" w:sz="0" w:space="0" w:color="auto"/>
            <w:left w:val="none" w:sz="0" w:space="0" w:color="auto"/>
            <w:bottom w:val="none" w:sz="0" w:space="0" w:color="auto"/>
            <w:right w:val="none" w:sz="0" w:space="0" w:color="auto"/>
          </w:divBdr>
        </w:div>
        <w:div w:id="1411535124">
          <w:marLeft w:val="480"/>
          <w:marRight w:val="0"/>
          <w:marTop w:val="0"/>
          <w:marBottom w:val="0"/>
          <w:divBdr>
            <w:top w:val="none" w:sz="0" w:space="0" w:color="auto"/>
            <w:left w:val="none" w:sz="0" w:space="0" w:color="auto"/>
            <w:bottom w:val="none" w:sz="0" w:space="0" w:color="auto"/>
            <w:right w:val="none" w:sz="0" w:space="0" w:color="auto"/>
          </w:divBdr>
        </w:div>
        <w:div w:id="55056541">
          <w:marLeft w:val="480"/>
          <w:marRight w:val="0"/>
          <w:marTop w:val="0"/>
          <w:marBottom w:val="0"/>
          <w:divBdr>
            <w:top w:val="none" w:sz="0" w:space="0" w:color="auto"/>
            <w:left w:val="none" w:sz="0" w:space="0" w:color="auto"/>
            <w:bottom w:val="none" w:sz="0" w:space="0" w:color="auto"/>
            <w:right w:val="none" w:sz="0" w:space="0" w:color="auto"/>
          </w:divBdr>
        </w:div>
        <w:div w:id="711001952">
          <w:marLeft w:val="480"/>
          <w:marRight w:val="0"/>
          <w:marTop w:val="0"/>
          <w:marBottom w:val="0"/>
          <w:divBdr>
            <w:top w:val="none" w:sz="0" w:space="0" w:color="auto"/>
            <w:left w:val="none" w:sz="0" w:space="0" w:color="auto"/>
            <w:bottom w:val="none" w:sz="0" w:space="0" w:color="auto"/>
            <w:right w:val="none" w:sz="0" w:space="0" w:color="auto"/>
          </w:divBdr>
        </w:div>
        <w:div w:id="298613814">
          <w:marLeft w:val="480"/>
          <w:marRight w:val="0"/>
          <w:marTop w:val="0"/>
          <w:marBottom w:val="0"/>
          <w:divBdr>
            <w:top w:val="none" w:sz="0" w:space="0" w:color="auto"/>
            <w:left w:val="none" w:sz="0" w:space="0" w:color="auto"/>
            <w:bottom w:val="none" w:sz="0" w:space="0" w:color="auto"/>
            <w:right w:val="none" w:sz="0" w:space="0" w:color="auto"/>
          </w:divBdr>
        </w:div>
        <w:div w:id="1207334532">
          <w:marLeft w:val="480"/>
          <w:marRight w:val="0"/>
          <w:marTop w:val="0"/>
          <w:marBottom w:val="0"/>
          <w:divBdr>
            <w:top w:val="none" w:sz="0" w:space="0" w:color="auto"/>
            <w:left w:val="none" w:sz="0" w:space="0" w:color="auto"/>
            <w:bottom w:val="none" w:sz="0" w:space="0" w:color="auto"/>
            <w:right w:val="none" w:sz="0" w:space="0" w:color="auto"/>
          </w:divBdr>
        </w:div>
        <w:div w:id="1665549836">
          <w:marLeft w:val="480"/>
          <w:marRight w:val="0"/>
          <w:marTop w:val="0"/>
          <w:marBottom w:val="0"/>
          <w:divBdr>
            <w:top w:val="none" w:sz="0" w:space="0" w:color="auto"/>
            <w:left w:val="none" w:sz="0" w:space="0" w:color="auto"/>
            <w:bottom w:val="none" w:sz="0" w:space="0" w:color="auto"/>
            <w:right w:val="none" w:sz="0" w:space="0" w:color="auto"/>
          </w:divBdr>
        </w:div>
        <w:div w:id="1531799783">
          <w:marLeft w:val="480"/>
          <w:marRight w:val="0"/>
          <w:marTop w:val="0"/>
          <w:marBottom w:val="0"/>
          <w:divBdr>
            <w:top w:val="none" w:sz="0" w:space="0" w:color="auto"/>
            <w:left w:val="none" w:sz="0" w:space="0" w:color="auto"/>
            <w:bottom w:val="none" w:sz="0" w:space="0" w:color="auto"/>
            <w:right w:val="none" w:sz="0" w:space="0" w:color="auto"/>
          </w:divBdr>
        </w:div>
        <w:div w:id="209656482">
          <w:marLeft w:val="480"/>
          <w:marRight w:val="0"/>
          <w:marTop w:val="0"/>
          <w:marBottom w:val="0"/>
          <w:divBdr>
            <w:top w:val="none" w:sz="0" w:space="0" w:color="auto"/>
            <w:left w:val="none" w:sz="0" w:space="0" w:color="auto"/>
            <w:bottom w:val="none" w:sz="0" w:space="0" w:color="auto"/>
            <w:right w:val="none" w:sz="0" w:space="0" w:color="auto"/>
          </w:divBdr>
        </w:div>
        <w:div w:id="953903654">
          <w:marLeft w:val="480"/>
          <w:marRight w:val="0"/>
          <w:marTop w:val="0"/>
          <w:marBottom w:val="0"/>
          <w:divBdr>
            <w:top w:val="none" w:sz="0" w:space="0" w:color="auto"/>
            <w:left w:val="none" w:sz="0" w:space="0" w:color="auto"/>
            <w:bottom w:val="none" w:sz="0" w:space="0" w:color="auto"/>
            <w:right w:val="none" w:sz="0" w:space="0" w:color="auto"/>
          </w:divBdr>
        </w:div>
        <w:div w:id="1915162971">
          <w:marLeft w:val="480"/>
          <w:marRight w:val="0"/>
          <w:marTop w:val="0"/>
          <w:marBottom w:val="0"/>
          <w:divBdr>
            <w:top w:val="none" w:sz="0" w:space="0" w:color="auto"/>
            <w:left w:val="none" w:sz="0" w:space="0" w:color="auto"/>
            <w:bottom w:val="none" w:sz="0" w:space="0" w:color="auto"/>
            <w:right w:val="none" w:sz="0" w:space="0" w:color="auto"/>
          </w:divBdr>
        </w:div>
        <w:div w:id="248930098">
          <w:marLeft w:val="480"/>
          <w:marRight w:val="0"/>
          <w:marTop w:val="0"/>
          <w:marBottom w:val="0"/>
          <w:divBdr>
            <w:top w:val="none" w:sz="0" w:space="0" w:color="auto"/>
            <w:left w:val="none" w:sz="0" w:space="0" w:color="auto"/>
            <w:bottom w:val="none" w:sz="0" w:space="0" w:color="auto"/>
            <w:right w:val="none" w:sz="0" w:space="0" w:color="auto"/>
          </w:divBdr>
        </w:div>
      </w:divsChild>
    </w:div>
    <w:div w:id="307705976">
      <w:bodyDiv w:val="1"/>
      <w:marLeft w:val="0"/>
      <w:marRight w:val="0"/>
      <w:marTop w:val="0"/>
      <w:marBottom w:val="0"/>
      <w:divBdr>
        <w:top w:val="none" w:sz="0" w:space="0" w:color="auto"/>
        <w:left w:val="none" w:sz="0" w:space="0" w:color="auto"/>
        <w:bottom w:val="none" w:sz="0" w:space="0" w:color="auto"/>
        <w:right w:val="none" w:sz="0" w:space="0" w:color="auto"/>
      </w:divBdr>
    </w:div>
    <w:div w:id="310404806">
      <w:bodyDiv w:val="1"/>
      <w:marLeft w:val="0"/>
      <w:marRight w:val="0"/>
      <w:marTop w:val="0"/>
      <w:marBottom w:val="0"/>
      <w:divBdr>
        <w:top w:val="none" w:sz="0" w:space="0" w:color="auto"/>
        <w:left w:val="none" w:sz="0" w:space="0" w:color="auto"/>
        <w:bottom w:val="none" w:sz="0" w:space="0" w:color="auto"/>
        <w:right w:val="none" w:sz="0" w:space="0" w:color="auto"/>
      </w:divBdr>
    </w:div>
    <w:div w:id="321202160">
      <w:bodyDiv w:val="1"/>
      <w:marLeft w:val="0"/>
      <w:marRight w:val="0"/>
      <w:marTop w:val="0"/>
      <w:marBottom w:val="0"/>
      <w:divBdr>
        <w:top w:val="none" w:sz="0" w:space="0" w:color="auto"/>
        <w:left w:val="none" w:sz="0" w:space="0" w:color="auto"/>
        <w:bottom w:val="none" w:sz="0" w:space="0" w:color="auto"/>
        <w:right w:val="none" w:sz="0" w:space="0" w:color="auto"/>
      </w:divBdr>
    </w:div>
    <w:div w:id="327558711">
      <w:bodyDiv w:val="1"/>
      <w:marLeft w:val="0"/>
      <w:marRight w:val="0"/>
      <w:marTop w:val="0"/>
      <w:marBottom w:val="0"/>
      <w:divBdr>
        <w:top w:val="none" w:sz="0" w:space="0" w:color="auto"/>
        <w:left w:val="none" w:sz="0" w:space="0" w:color="auto"/>
        <w:bottom w:val="none" w:sz="0" w:space="0" w:color="auto"/>
        <w:right w:val="none" w:sz="0" w:space="0" w:color="auto"/>
      </w:divBdr>
    </w:div>
    <w:div w:id="335815169">
      <w:bodyDiv w:val="1"/>
      <w:marLeft w:val="0"/>
      <w:marRight w:val="0"/>
      <w:marTop w:val="0"/>
      <w:marBottom w:val="0"/>
      <w:divBdr>
        <w:top w:val="none" w:sz="0" w:space="0" w:color="auto"/>
        <w:left w:val="none" w:sz="0" w:space="0" w:color="auto"/>
        <w:bottom w:val="none" w:sz="0" w:space="0" w:color="auto"/>
        <w:right w:val="none" w:sz="0" w:space="0" w:color="auto"/>
      </w:divBdr>
    </w:div>
    <w:div w:id="346756949">
      <w:bodyDiv w:val="1"/>
      <w:marLeft w:val="0"/>
      <w:marRight w:val="0"/>
      <w:marTop w:val="0"/>
      <w:marBottom w:val="0"/>
      <w:divBdr>
        <w:top w:val="none" w:sz="0" w:space="0" w:color="auto"/>
        <w:left w:val="none" w:sz="0" w:space="0" w:color="auto"/>
        <w:bottom w:val="none" w:sz="0" w:space="0" w:color="auto"/>
        <w:right w:val="none" w:sz="0" w:space="0" w:color="auto"/>
      </w:divBdr>
    </w:div>
    <w:div w:id="364185515">
      <w:bodyDiv w:val="1"/>
      <w:marLeft w:val="0"/>
      <w:marRight w:val="0"/>
      <w:marTop w:val="0"/>
      <w:marBottom w:val="0"/>
      <w:divBdr>
        <w:top w:val="none" w:sz="0" w:space="0" w:color="auto"/>
        <w:left w:val="none" w:sz="0" w:space="0" w:color="auto"/>
        <w:bottom w:val="none" w:sz="0" w:space="0" w:color="auto"/>
        <w:right w:val="none" w:sz="0" w:space="0" w:color="auto"/>
      </w:divBdr>
    </w:div>
    <w:div w:id="377436025">
      <w:bodyDiv w:val="1"/>
      <w:marLeft w:val="0"/>
      <w:marRight w:val="0"/>
      <w:marTop w:val="0"/>
      <w:marBottom w:val="0"/>
      <w:divBdr>
        <w:top w:val="none" w:sz="0" w:space="0" w:color="auto"/>
        <w:left w:val="none" w:sz="0" w:space="0" w:color="auto"/>
        <w:bottom w:val="none" w:sz="0" w:space="0" w:color="auto"/>
        <w:right w:val="none" w:sz="0" w:space="0" w:color="auto"/>
      </w:divBdr>
    </w:div>
    <w:div w:id="381641760">
      <w:bodyDiv w:val="1"/>
      <w:marLeft w:val="0"/>
      <w:marRight w:val="0"/>
      <w:marTop w:val="0"/>
      <w:marBottom w:val="0"/>
      <w:divBdr>
        <w:top w:val="none" w:sz="0" w:space="0" w:color="auto"/>
        <w:left w:val="none" w:sz="0" w:space="0" w:color="auto"/>
        <w:bottom w:val="none" w:sz="0" w:space="0" w:color="auto"/>
        <w:right w:val="none" w:sz="0" w:space="0" w:color="auto"/>
      </w:divBdr>
    </w:div>
    <w:div w:id="386997538">
      <w:bodyDiv w:val="1"/>
      <w:marLeft w:val="0"/>
      <w:marRight w:val="0"/>
      <w:marTop w:val="0"/>
      <w:marBottom w:val="0"/>
      <w:divBdr>
        <w:top w:val="none" w:sz="0" w:space="0" w:color="auto"/>
        <w:left w:val="none" w:sz="0" w:space="0" w:color="auto"/>
        <w:bottom w:val="none" w:sz="0" w:space="0" w:color="auto"/>
        <w:right w:val="none" w:sz="0" w:space="0" w:color="auto"/>
      </w:divBdr>
    </w:div>
    <w:div w:id="396050485">
      <w:bodyDiv w:val="1"/>
      <w:marLeft w:val="0"/>
      <w:marRight w:val="0"/>
      <w:marTop w:val="0"/>
      <w:marBottom w:val="0"/>
      <w:divBdr>
        <w:top w:val="none" w:sz="0" w:space="0" w:color="auto"/>
        <w:left w:val="none" w:sz="0" w:space="0" w:color="auto"/>
        <w:bottom w:val="none" w:sz="0" w:space="0" w:color="auto"/>
        <w:right w:val="none" w:sz="0" w:space="0" w:color="auto"/>
      </w:divBdr>
    </w:div>
    <w:div w:id="398944580">
      <w:bodyDiv w:val="1"/>
      <w:marLeft w:val="0"/>
      <w:marRight w:val="0"/>
      <w:marTop w:val="0"/>
      <w:marBottom w:val="0"/>
      <w:divBdr>
        <w:top w:val="none" w:sz="0" w:space="0" w:color="auto"/>
        <w:left w:val="none" w:sz="0" w:space="0" w:color="auto"/>
        <w:bottom w:val="none" w:sz="0" w:space="0" w:color="auto"/>
        <w:right w:val="none" w:sz="0" w:space="0" w:color="auto"/>
      </w:divBdr>
    </w:div>
    <w:div w:id="399639051">
      <w:bodyDiv w:val="1"/>
      <w:marLeft w:val="0"/>
      <w:marRight w:val="0"/>
      <w:marTop w:val="0"/>
      <w:marBottom w:val="0"/>
      <w:divBdr>
        <w:top w:val="none" w:sz="0" w:space="0" w:color="auto"/>
        <w:left w:val="none" w:sz="0" w:space="0" w:color="auto"/>
        <w:bottom w:val="none" w:sz="0" w:space="0" w:color="auto"/>
        <w:right w:val="none" w:sz="0" w:space="0" w:color="auto"/>
      </w:divBdr>
      <w:divsChild>
        <w:div w:id="1877695213">
          <w:marLeft w:val="360"/>
          <w:marRight w:val="0"/>
          <w:marTop w:val="200"/>
          <w:marBottom w:val="0"/>
          <w:divBdr>
            <w:top w:val="none" w:sz="0" w:space="0" w:color="auto"/>
            <w:left w:val="none" w:sz="0" w:space="0" w:color="auto"/>
            <w:bottom w:val="none" w:sz="0" w:space="0" w:color="auto"/>
            <w:right w:val="none" w:sz="0" w:space="0" w:color="auto"/>
          </w:divBdr>
        </w:div>
        <w:div w:id="1981420979">
          <w:marLeft w:val="360"/>
          <w:marRight w:val="0"/>
          <w:marTop w:val="200"/>
          <w:marBottom w:val="0"/>
          <w:divBdr>
            <w:top w:val="none" w:sz="0" w:space="0" w:color="auto"/>
            <w:left w:val="none" w:sz="0" w:space="0" w:color="auto"/>
            <w:bottom w:val="none" w:sz="0" w:space="0" w:color="auto"/>
            <w:right w:val="none" w:sz="0" w:space="0" w:color="auto"/>
          </w:divBdr>
        </w:div>
        <w:div w:id="1757021621">
          <w:marLeft w:val="360"/>
          <w:marRight w:val="0"/>
          <w:marTop w:val="200"/>
          <w:marBottom w:val="0"/>
          <w:divBdr>
            <w:top w:val="none" w:sz="0" w:space="0" w:color="auto"/>
            <w:left w:val="none" w:sz="0" w:space="0" w:color="auto"/>
            <w:bottom w:val="none" w:sz="0" w:space="0" w:color="auto"/>
            <w:right w:val="none" w:sz="0" w:space="0" w:color="auto"/>
          </w:divBdr>
        </w:div>
        <w:div w:id="1813866012">
          <w:marLeft w:val="360"/>
          <w:marRight w:val="0"/>
          <w:marTop w:val="200"/>
          <w:marBottom w:val="0"/>
          <w:divBdr>
            <w:top w:val="none" w:sz="0" w:space="0" w:color="auto"/>
            <w:left w:val="none" w:sz="0" w:space="0" w:color="auto"/>
            <w:bottom w:val="none" w:sz="0" w:space="0" w:color="auto"/>
            <w:right w:val="none" w:sz="0" w:space="0" w:color="auto"/>
          </w:divBdr>
        </w:div>
        <w:div w:id="706103744">
          <w:marLeft w:val="360"/>
          <w:marRight w:val="0"/>
          <w:marTop w:val="200"/>
          <w:marBottom w:val="0"/>
          <w:divBdr>
            <w:top w:val="none" w:sz="0" w:space="0" w:color="auto"/>
            <w:left w:val="none" w:sz="0" w:space="0" w:color="auto"/>
            <w:bottom w:val="none" w:sz="0" w:space="0" w:color="auto"/>
            <w:right w:val="none" w:sz="0" w:space="0" w:color="auto"/>
          </w:divBdr>
        </w:div>
        <w:div w:id="504171956">
          <w:marLeft w:val="360"/>
          <w:marRight w:val="0"/>
          <w:marTop w:val="200"/>
          <w:marBottom w:val="0"/>
          <w:divBdr>
            <w:top w:val="none" w:sz="0" w:space="0" w:color="auto"/>
            <w:left w:val="none" w:sz="0" w:space="0" w:color="auto"/>
            <w:bottom w:val="none" w:sz="0" w:space="0" w:color="auto"/>
            <w:right w:val="none" w:sz="0" w:space="0" w:color="auto"/>
          </w:divBdr>
        </w:div>
        <w:div w:id="547957198">
          <w:marLeft w:val="360"/>
          <w:marRight w:val="0"/>
          <w:marTop w:val="200"/>
          <w:marBottom w:val="0"/>
          <w:divBdr>
            <w:top w:val="none" w:sz="0" w:space="0" w:color="auto"/>
            <w:left w:val="none" w:sz="0" w:space="0" w:color="auto"/>
            <w:bottom w:val="none" w:sz="0" w:space="0" w:color="auto"/>
            <w:right w:val="none" w:sz="0" w:space="0" w:color="auto"/>
          </w:divBdr>
        </w:div>
        <w:div w:id="124857235">
          <w:marLeft w:val="360"/>
          <w:marRight w:val="0"/>
          <w:marTop w:val="200"/>
          <w:marBottom w:val="0"/>
          <w:divBdr>
            <w:top w:val="none" w:sz="0" w:space="0" w:color="auto"/>
            <w:left w:val="none" w:sz="0" w:space="0" w:color="auto"/>
            <w:bottom w:val="none" w:sz="0" w:space="0" w:color="auto"/>
            <w:right w:val="none" w:sz="0" w:space="0" w:color="auto"/>
          </w:divBdr>
        </w:div>
        <w:div w:id="293171051">
          <w:marLeft w:val="360"/>
          <w:marRight w:val="0"/>
          <w:marTop w:val="200"/>
          <w:marBottom w:val="0"/>
          <w:divBdr>
            <w:top w:val="none" w:sz="0" w:space="0" w:color="auto"/>
            <w:left w:val="none" w:sz="0" w:space="0" w:color="auto"/>
            <w:bottom w:val="none" w:sz="0" w:space="0" w:color="auto"/>
            <w:right w:val="none" w:sz="0" w:space="0" w:color="auto"/>
          </w:divBdr>
        </w:div>
        <w:div w:id="1275821016">
          <w:marLeft w:val="360"/>
          <w:marRight w:val="0"/>
          <w:marTop w:val="200"/>
          <w:marBottom w:val="0"/>
          <w:divBdr>
            <w:top w:val="none" w:sz="0" w:space="0" w:color="auto"/>
            <w:left w:val="none" w:sz="0" w:space="0" w:color="auto"/>
            <w:bottom w:val="none" w:sz="0" w:space="0" w:color="auto"/>
            <w:right w:val="none" w:sz="0" w:space="0" w:color="auto"/>
          </w:divBdr>
        </w:div>
        <w:div w:id="882785458">
          <w:marLeft w:val="360"/>
          <w:marRight w:val="0"/>
          <w:marTop w:val="200"/>
          <w:marBottom w:val="0"/>
          <w:divBdr>
            <w:top w:val="none" w:sz="0" w:space="0" w:color="auto"/>
            <w:left w:val="none" w:sz="0" w:space="0" w:color="auto"/>
            <w:bottom w:val="none" w:sz="0" w:space="0" w:color="auto"/>
            <w:right w:val="none" w:sz="0" w:space="0" w:color="auto"/>
          </w:divBdr>
        </w:div>
      </w:divsChild>
    </w:div>
    <w:div w:id="409818159">
      <w:bodyDiv w:val="1"/>
      <w:marLeft w:val="0"/>
      <w:marRight w:val="0"/>
      <w:marTop w:val="0"/>
      <w:marBottom w:val="0"/>
      <w:divBdr>
        <w:top w:val="none" w:sz="0" w:space="0" w:color="auto"/>
        <w:left w:val="none" w:sz="0" w:space="0" w:color="auto"/>
        <w:bottom w:val="none" w:sz="0" w:space="0" w:color="auto"/>
        <w:right w:val="none" w:sz="0" w:space="0" w:color="auto"/>
      </w:divBdr>
    </w:div>
    <w:div w:id="422184116">
      <w:bodyDiv w:val="1"/>
      <w:marLeft w:val="0"/>
      <w:marRight w:val="0"/>
      <w:marTop w:val="0"/>
      <w:marBottom w:val="0"/>
      <w:divBdr>
        <w:top w:val="none" w:sz="0" w:space="0" w:color="auto"/>
        <w:left w:val="none" w:sz="0" w:space="0" w:color="auto"/>
        <w:bottom w:val="none" w:sz="0" w:space="0" w:color="auto"/>
        <w:right w:val="none" w:sz="0" w:space="0" w:color="auto"/>
      </w:divBdr>
    </w:div>
    <w:div w:id="428896154">
      <w:bodyDiv w:val="1"/>
      <w:marLeft w:val="0"/>
      <w:marRight w:val="0"/>
      <w:marTop w:val="0"/>
      <w:marBottom w:val="0"/>
      <w:divBdr>
        <w:top w:val="none" w:sz="0" w:space="0" w:color="auto"/>
        <w:left w:val="none" w:sz="0" w:space="0" w:color="auto"/>
        <w:bottom w:val="none" w:sz="0" w:space="0" w:color="auto"/>
        <w:right w:val="none" w:sz="0" w:space="0" w:color="auto"/>
      </w:divBdr>
    </w:div>
    <w:div w:id="441656253">
      <w:bodyDiv w:val="1"/>
      <w:marLeft w:val="0"/>
      <w:marRight w:val="0"/>
      <w:marTop w:val="0"/>
      <w:marBottom w:val="0"/>
      <w:divBdr>
        <w:top w:val="none" w:sz="0" w:space="0" w:color="auto"/>
        <w:left w:val="none" w:sz="0" w:space="0" w:color="auto"/>
        <w:bottom w:val="none" w:sz="0" w:space="0" w:color="auto"/>
        <w:right w:val="none" w:sz="0" w:space="0" w:color="auto"/>
      </w:divBdr>
    </w:div>
    <w:div w:id="443571632">
      <w:bodyDiv w:val="1"/>
      <w:marLeft w:val="0"/>
      <w:marRight w:val="0"/>
      <w:marTop w:val="0"/>
      <w:marBottom w:val="0"/>
      <w:divBdr>
        <w:top w:val="none" w:sz="0" w:space="0" w:color="auto"/>
        <w:left w:val="none" w:sz="0" w:space="0" w:color="auto"/>
        <w:bottom w:val="none" w:sz="0" w:space="0" w:color="auto"/>
        <w:right w:val="none" w:sz="0" w:space="0" w:color="auto"/>
      </w:divBdr>
      <w:divsChild>
        <w:div w:id="649359145">
          <w:marLeft w:val="480"/>
          <w:marRight w:val="0"/>
          <w:marTop w:val="0"/>
          <w:marBottom w:val="0"/>
          <w:divBdr>
            <w:top w:val="none" w:sz="0" w:space="0" w:color="auto"/>
            <w:left w:val="none" w:sz="0" w:space="0" w:color="auto"/>
            <w:bottom w:val="none" w:sz="0" w:space="0" w:color="auto"/>
            <w:right w:val="none" w:sz="0" w:space="0" w:color="auto"/>
          </w:divBdr>
        </w:div>
        <w:div w:id="972633321">
          <w:marLeft w:val="480"/>
          <w:marRight w:val="0"/>
          <w:marTop w:val="0"/>
          <w:marBottom w:val="0"/>
          <w:divBdr>
            <w:top w:val="none" w:sz="0" w:space="0" w:color="auto"/>
            <w:left w:val="none" w:sz="0" w:space="0" w:color="auto"/>
            <w:bottom w:val="none" w:sz="0" w:space="0" w:color="auto"/>
            <w:right w:val="none" w:sz="0" w:space="0" w:color="auto"/>
          </w:divBdr>
        </w:div>
        <w:div w:id="2007632035">
          <w:marLeft w:val="480"/>
          <w:marRight w:val="0"/>
          <w:marTop w:val="0"/>
          <w:marBottom w:val="0"/>
          <w:divBdr>
            <w:top w:val="none" w:sz="0" w:space="0" w:color="auto"/>
            <w:left w:val="none" w:sz="0" w:space="0" w:color="auto"/>
            <w:bottom w:val="none" w:sz="0" w:space="0" w:color="auto"/>
            <w:right w:val="none" w:sz="0" w:space="0" w:color="auto"/>
          </w:divBdr>
        </w:div>
        <w:div w:id="1088698771">
          <w:marLeft w:val="480"/>
          <w:marRight w:val="0"/>
          <w:marTop w:val="0"/>
          <w:marBottom w:val="0"/>
          <w:divBdr>
            <w:top w:val="none" w:sz="0" w:space="0" w:color="auto"/>
            <w:left w:val="none" w:sz="0" w:space="0" w:color="auto"/>
            <w:bottom w:val="none" w:sz="0" w:space="0" w:color="auto"/>
            <w:right w:val="none" w:sz="0" w:space="0" w:color="auto"/>
          </w:divBdr>
        </w:div>
        <w:div w:id="1045644880">
          <w:marLeft w:val="480"/>
          <w:marRight w:val="0"/>
          <w:marTop w:val="0"/>
          <w:marBottom w:val="0"/>
          <w:divBdr>
            <w:top w:val="none" w:sz="0" w:space="0" w:color="auto"/>
            <w:left w:val="none" w:sz="0" w:space="0" w:color="auto"/>
            <w:bottom w:val="none" w:sz="0" w:space="0" w:color="auto"/>
            <w:right w:val="none" w:sz="0" w:space="0" w:color="auto"/>
          </w:divBdr>
        </w:div>
        <w:div w:id="1664162036">
          <w:marLeft w:val="480"/>
          <w:marRight w:val="0"/>
          <w:marTop w:val="0"/>
          <w:marBottom w:val="0"/>
          <w:divBdr>
            <w:top w:val="none" w:sz="0" w:space="0" w:color="auto"/>
            <w:left w:val="none" w:sz="0" w:space="0" w:color="auto"/>
            <w:bottom w:val="none" w:sz="0" w:space="0" w:color="auto"/>
            <w:right w:val="none" w:sz="0" w:space="0" w:color="auto"/>
          </w:divBdr>
        </w:div>
        <w:div w:id="1393887780">
          <w:marLeft w:val="480"/>
          <w:marRight w:val="0"/>
          <w:marTop w:val="0"/>
          <w:marBottom w:val="0"/>
          <w:divBdr>
            <w:top w:val="none" w:sz="0" w:space="0" w:color="auto"/>
            <w:left w:val="none" w:sz="0" w:space="0" w:color="auto"/>
            <w:bottom w:val="none" w:sz="0" w:space="0" w:color="auto"/>
            <w:right w:val="none" w:sz="0" w:space="0" w:color="auto"/>
          </w:divBdr>
        </w:div>
        <w:div w:id="1229224823">
          <w:marLeft w:val="480"/>
          <w:marRight w:val="0"/>
          <w:marTop w:val="0"/>
          <w:marBottom w:val="0"/>
          <w:divBdr>
            <w:top w:val="none" w:sz="0" w:space="0" w:color="auto"/>
            <w:left w:val="none" w:sz="0" w:space="0" w:color="auto"/>
            <w:bottom w:val="none" w:sz="0" w:space="0" w:color="auto"/>
            <w:right w:val="none" w:sz="0" w:space="0" w:color="auto"/>
          </w:divBdr>
        </w:div>
        <w:div w:id="1177501524">
          <w:marLeft w:val="480"/>
          <w:marRight w:val="0"/>
          <w:marTop w:val="0"/>
          <w:marBottom w:val="0"/>
          <w:divBdr>
            <w:top w:val="none" w:sz="0" w:space="0" w:color="auto"/>
            <w:left w:val="none" w:sz="0" w:space="0" w:color="auto"/>
            <w:bottom w:val="none" w:sz="0" w:space="0" w:color="auto"/>
            <w:right w:val="none" w:sz="0" w:space="0" w:color="auto"/>
          </w:divBdr>
        </w:div>
        <w:div w:id="1874659190">
          <w:marLeft w:val="480"/>
          <w:marRight w:val="0"/>
          <w:marTop w:val="0"/>
          <w:marBottom w:val="0"/>
          <w:divBdr>
            <w:top w:val="none" w:sz="0" w:space="0" w:color="auto"/>
            <w:left w:val="none" w:sz="0" w:space="0" w:color="auto"/>
            <w:bottom w:val="none" w:sz="0" w:space="0" w:color="auto"/>
            <w:right w:val="none" w:sz="0" w:space="0" w:color="auto"/>
          </w:divBdr>
        </w:div>
        <w:div w:id="349336177">
          <w:marLeft w:val="480"/>
          <w:marRight w:val="0"/>
          <w:marTop w:val="0"/>
          <w:marBottom w:val="0"/>
          <w:divBdr>
            <w:top w:val="none" w:sz="0" w:space="0" w:color="auto"/>
            <w:left w:val="none" w:sz="0" w:space="0" w:color="auto"/>
            <w:bottom w:val="none" w:sz="0" w:space="0" w:color="auto"/>
            <w:right w:val="none" w:sz="0" w:space="0" w:color="auto"/>
          </w:divBdr>
        </w:div>
        <w:div w:id="133178426">
          <w:marLeft w:val="480"/>
          <w:marRight w:val="0"/>
          <w:marTop w:val="0"/>
          <w:marBottom w:val="0"/>
          <w:divBdr>
            <w:top w:val="none" w:sz="0" w:space="0" w:color="auto"/>
            <w:left w:val="none" w:sz="0" w:space="0" w:color="auto"/>
            <w:bottom w:val="none" w:sz="0" w:space="0" w:color="auto"/>
            <w:right w:val="none" w:sz="0" w:space="0" w:color="auto"/>
          </w:divBdr>
        </w:div>
        <w:div w:id="277416163">
          <w:marLeft w:val="480"/>
          <w:marRight w:val="0"/>
          <w:marTop w:val="0"/>
          <w:marBottom w:val="0"/>
          <w:divBdr>
            <w:top w:val="none" w:sz="0" w:space="0" w:color="auto"/>
            <w:left w:val="none" w:sz="0" w:space="0" w:color="auto"/>
            <w:bottom w:val="none" w:sz="0" w:space="0" w:color="auto"/>
            <w:right w:val="none" w:sz="0" w:space="0" w:color="auto"/>
          </w:divBdr>
        </w:div>
        <w:div w:id="1692293755">
          <w:marLeft w:val="480"/>
          <w:marRight w:val="0"/>
          <w:marTop w:val="0"/>
          <w:marBottom w:val="0"/>
          <w:divBdr>
            <w:top w:val="none" w:sz="0" w:space="0" w:color="auto"/>
            <w:left w:val="none" w:sz="0" w:space="0" w:color="auto"/>
            <w:bottom w:val="none" w:sz="0" w:space="0" w:color="auto"/>
            <w:right w:val="none" w:sz="0" w:space="0" w:color="auto"/>
          </w:divBdr>
        </w:div>
        <w:div w:id="2051147266">
          <w:marLeft w:val="480"/>
          <w:marRight w:val="0"/>
          <w:marTop w:val="0"/>
          <w:marBottom w:val="0"/>
          <w:divBdr>
            <w:top w:val="none" w:sz="0" w:space="0" w:color="auto"/>
            <w:left w:val="none" w:sz="0" w:space="0" w:color="auto"/>
            <w:bottom w:val="none" w:sz="0" w:space="0" w:color="auto"/>
            <w:right w:val="none" w:sz="0" w:space="0" w:color="auto"/>
          </w:divBdr>
        </w:div>
        <w:div w:id="985625340">
          <w:marLeft w:val="480"/>
          <w:marRight w:val="0"/>
          <w:marTop w:val="0"/>
          <w:marBottom w:val="0"/>
          <w:divBdr>
            <w:top w:val="none" w:sz="0" w:space="0" w:color="auto"/>
            <w:left w:val="none" w:sz="0" w:space="0" w:color="auto"/>
            <w:bottom w:val="none" w:sz="0" w:space="0" w:color="auto"/>
            <w:right w:val="none" w:sz="0" w:space="0" w:color="auto"/>
          </w:divBdr>
        </w:div>
        <w:div w:id="1708093883">
          <w:marLeft w:val="480"/>
          <w:marRight w:val="0"/>
          <w:marTop w:val="0"/>
          <w:marBottom w:val="0"/>
          <w:divBdr>
            <w:top w:val="none" w:sz="0" w:space="0" w:color="auto"/>
            <w:left w:val="none" w:sz="0" w:space="0" w:color="auto"/>
            <w:bottom w:val="none" w:sz="0" w:space="0" w:color="auto"/>
            <w:right w:val="none" w:sz="0" w:space="0" w:color="auto"/>
          </w:divBdr>
        </w:div>
        <w:div w:id="1928995496">
          <w:marLeft w:val="480"/>
          <w:marRight w:val="0"/>
          <w:marTop w:val="0"/>
          <w:marBottom w:val="0"/>
          <w:divBdr>
            <w:top w:val="none" w:sz="0" w:space="0" w:color="auto"/>
            <w:left w:val="none" w:sz="0" w:space="0" w:color="auto"/>
            <w:bottom w:val="none" w:sz="0" w:space="0" w:color="auto"/>
            <w:right w:val="none" w:sz="0" w:space="0" w:color="auto"/>
          </w:divBdr>
        </w:div>
        <w:div w:id="703871336">
          <w:marLeft w:val="480"/>
          <w:marRight w:val="0"/>
          <w:marTop w:val="0"/>
          <w:marBottom w:val="0"/>
          <w:divBdr>
            <w:top w:val="none" w:sz="0" w:space="0" w:color="auto"/>
            <w:left w:val="none" w:sz="0" w:space="0" w:color="auto"/>
            <w:bottom w:val="none" w:sz="0" w:space="0" w:color="auto"/>
            <w:right w:val="none" w:sz="0" w:space="0" w:color="auto"/>
          </w:divBdr>
        </w:div>
      </w:divsChild>
    </w:div>
    <w:div w:id="445545621">
      <w:bodyDiv w:val="1"/>
      <w:marLeft w:val="0"/>
      <w:marRight w:val="0"/>
      <w:marTop w:val="0"/>
      <w:marBottom w:val="0"/>
      <w:divBdr>
        <w:top w:val="none" w:sz="0" w:space="0" w:color="auto"/>
        <w:left w:val="none" w:sz="0" w:space="0" w:color="auto"/>
        <w:bottom w:val="none" w:sz="0" w:space="0" w:color="auto"/>
        <w:right w:val="none" w:sz="0" w:space="0" w:color="auto"/>
      </w:divBdr>
      <w:divsChild>
        <w:div w:id="74672550">
          <w:marLeft w:val="480"/>
          <w:marRight w:val="0"/>
          <w:marTop w:val="0"/>
          <w:marBottom w:val="0"/>
          <w:divBdr>
            <w:top w:val="none" w:sz="0" w:space="0" w:color="auto"/>
            <w:left w:val="none" w:sz="0" w:space="0" w:color="auto"/>
            <w:bottom w:val="none" w:sz="0" w:space="0" w:color="auto"/>
            <w:right w:val="none" w:sz="0" w:space="0" w:color="auto"/>
          </w:divBdr>
        </w:div>
        <w:div w:id="1535115828">
          <w:marLeft w:val="480"/>
          <w:marRight w:val="0"/>
          <w:marTop w:val="0"/>
          <w:marBottom w:val="0"/>
          <w:divBdr>
            <w:top w:val="none" w:sz="0" w:space="0" w:color="auto"/>
            <w:left w:val="none" w:sz="0" w:space="0" w:color="auto"/>
            <w:bottom w:val="none" w:sz="0" w:space="0" w:color="auto"/>
            <w:right w:val="none" w:sz="0" w:space="0" w:color="auto"/>
          </w:divBdr>
        </w:div>
        <w:div w:id="1367677345">
          <w:marLeft w:val="480"/>
          <w:marRight w:val="0"/>
          <w:marTop w:val="0"/>
          <w:marBottom w:val="0"/>
          <w:divBdr>
            <w:top w:val="none" w:sz="0" w:space="0" w:color="auto"/>
            <w:left w:val="none" w:sz="0" w:space="0" w:color="auto"/>
            <w:bottom w:val="none" w:sz="0" w:space="0" w:color="auto"/>
            <w:right w:val="none" w:sz="0" w:space="0" w:color="auto"/>
          </w:divBdr>
        </w:div>
        <w:div w:id="448745751">
          <w:marLeft w:val="480"/>
          <w:marRight w:val="0"/>
          <w:marTop w:val="0"/>
          <w:marBottom w:val="0"/>
          <w:divBdr>
            <w:top w:val="none" w:sz="0" w:space="0" w:color="auto"/>
            <w:left w:val="none" w:sz="0" w:space="0" w:color="auto"/>
            <w:bottom w:val="none" w:sz="0" w:space="0" w:color="auto"/>
            <w:right w:val="none" w:sz="0" w:space="0" w:color="auto"/>
          </w:divBdr>
        </w:div>
        <w:div w:id="1159006988">
          <w:marLeft w:val="480"/>
          <w:marRight w:val="0"/>
          <w:marTop w:val="0"/>
          <w:marBottom w:val="0"/>
          <w:divBdr>
            <w:top w:val="none" w:sz="0" w:space="0" w:color="auto"/>
            <w:left w:val="none" w:sz="0" w:space="0" w:color="auto"/>
            <w:bottom w:val="none" w:sz="0" w:space="0" w:color="auto"/>
            <w:right w:val="none" w:sz="0" w:space="0" w:color="auto"/>
          </w:divBdr>
        </w:div>
        <w:div w:id="2069188022">
          <w:marLeft w:val="480"/>
          <w:marRight w:val="0"/>
          <w:marTop w:val="0"/>
          <w:marBottom w:val="0"/>
          <w:divBdr>
            <w:top w:val="none" w:sz="0" w:space="0" w:color="auto"/>
            <w:left w:val="none" w:sz="0" w:space="0" w:color="auto"/>
            <w:bottom w:val="none" w:sz="0" w:space="0" w:color="auto"/>
            <w:right w:val="none" w:sz="0" w:space="0" w:color="auto"/>
          </w:divBdr>
        </w:div>
        <w:div w:id="853882930">
          <w:marLeft w:val="480"/>
          <w:marRight w:val="0"/>
          <w:marTop w:val="0"/>
          <w:marBottom w:val="0"/>
          <w:divBdr>
            <w:top w:val="none" w:sz="0" w:space="0" w:color="auto"/>
            <w:left w:val="none" w:sz="0" w:space="0" w:color="auto"/>
            <w:bottom w:val="none" w:sz="0" w:space="0" w:color="auto"/>
            <w:right w:val="none" w:sz="0" w:space="0" w:color="auto"/>
          </w:divBdr>
        </w:div>
        <w:div w:id="326832237">
          <w:marLeft w:val="480"/>
          <w:marRight w:val="0"/>
          <w:marTop w:val="0"/>
          <w:marBottom w:val="0"/>
          <w:divBdr>
            <w:top w:val="none" w:sz="0" w:space="0" w:color="auto"/>
            <w:left w:val="none" w:sz="0" w:space="0" w:color="auto"/>
            <w:bottom w:val="none" w:sz="0" w:space="0" w:color="auto"/>
            <w:right w:val="none" w:sz="0" w:space="0" w:color="auto"/>
          </w:divBdr>
        </w:div>
        <w:div w:id="608512220">
          <w:marLeft w:val="480"/>
          <w:marRight w:val="0"/>
          <w:marTop w:val="0"/>
          <w:marBottom w:val="0"/>
          <w:divBdr>
            <w:top w:val="none" w:sz="0" w:space="0" w:color="auto"/>
            <w:left w:val="none" w:sz="0" w:space="0" w:color="auto"/>
            <w:bottom w:val="none" w:sz="0" w:space="0" w:color="auto"/>
            <w:right w:val="none" w:sz="0" w:space="0" w:color="auto"/>
          </w:divBdr>
        </w:div>
        <w:div w:id="1179779298">
          <w:marLeft w:val="480"/>
          <w:marRight w:val="0"/>
          <w:marTop w:val="0"/>
          <w:marBottom w:val="0"/>
          <w:divBdr>
            <w:top w:val="none" w:sz="0" w:space="0" w:color="auto"/>
            <w:left w:val="none" w:sz="0" w:space="0" w:color="auto"/>
            <w:bottom w:val="none" w:sz="0" w:space="0" w:color="auto"/>
            <w:right w:val="none" w:sz="0" w:space="0" w:color="auto"/>
          </w:divBdr>
        </w:div>
        <w:div w:id="498232412">
          <w:marLeft w:val="480"/>
          <w:marRight w:val="0"/>
          <w:marTop w:val="0"/>
          <w:marBottom w:val="0"/>
          <w:divBdr>
            <w:top w:val="none" w:sz="0" w:space="0" w:color="auto"/>
            <w:left w:val="none" w:sz="0" w:space="0" w:color="auto"/>
            <w:bottom w:val="none" w:sz="0" w:space="0" w:color="auto"/>
            <w:right w:val="none" w:sz="0" w:space="0" w:color="auto"/>
          </w:divBdr>
        </w:div>
        <w:div w:id="1585801676">
          <w:marLeft w:val="480"/>
          <w:marRight w:val="0"/>
          <w:marTop w:val="0"/>
          <w:marBottom w:val="0"/>
          <w:divBdr>
            <w:top w:val="none" w:sz="0" w:space="0" w:color="auto"/>
            <w:left w:val="none" w:sz="0" w:space="0" w:color="auto"/>
            <w:bottom w:val="none" w:sz="0" w:space="0" w:color="auto"/>
            <w:right w:val="none" w:sz="0" w:space="0" w:color="auto"/>
          </w:divBdr>
        </w:div>
        <w:div w:id="1381249957">
          <w:marLeft w:val="480"/>
          <w:marRight w:val="0"/>
          <w:marTop w:val="0"/>
          <w:marBottom w:val="0"/>
          <w:divBdr>
            <w:top w:val="none" w:sz="0" w:space="0" w:color="auto"/>
            <w:left w:val="none" w:sz="0" w:space="0" w:color="auto"/>
            <w:bottom w:val="none" w:sz="0" w:space="0" w:color="auto"/>
            <w:right w:val="none" w:sz="0" w:space="0" w:color="auto"/>
          </w:divBdr>
        </w:div>
        <w:div w:id="939751847">
          <w:marLeft w:val="480"/>
          <w:marRight w:val="0"/>
          <w:marTop w:val="0"/>
          <w:marBottom w:val="0"/>
          <w:divBdr>
            <w:top w:val="none" w:sz="0" w:space="0" w:color="auto"/>
            <w:left w:val="none" w:sz="0" w:space="0" w:color="auto"/>
            <w:bottom w:val="none" w:sz="0" w:space="0" w:color="auto"/>
            <w:right w:val="none" w:sz="0" w:space="0" w:color="auto"/>
          </w:divBdr>
        </w:div>
        <w:div w:id="2147159533">
          <w:marLeft w:val="480"/>
          <w:marRight w:val="0"/>
          <w:marTop w:val="0"/>
          <w:marBottom w:val="0"/>
          <w:divBdr>
            <w:top w:val="none" w:sz="0" w:space="0" w:color="auto"/>
            <w:left w:val="none" w:sz="0" w:space="0" w:color="auto"/>
            <w:bottom w:val="none" w:sz="0" w:space="0" w:color="auto"/>
            <w:right w:val="none" w:sz="0" w:space="0" w:color="auto"/>
          </w:divBdr>
        </w:div>
        <w:div w:id="1469013256">
          <w:marLeft w:val="480"/>
          <w:marRight w:val="0"/>
          <w:marTop w:val="0"/>
          <w:marBottom w:val="0"/>
          <w:divBdr>
            <w:top w:val="none" w:sz="0" w:space="0" w:color="auto"/>
            <w:left w:val="none" w:sz="0" w:space="0" w:color="auto"/>
            <w:bottom w:val="none" w:sz="0" w:space="0" w:color="auto"/>
            <w:right w:val="none" w:sz="0" w:space="0" w:color="auto"/>
          </w:divBdr>
        </w:div>
      </w:divsChild>
    </w:div>
    <w:div w:id="452090737">
      <w:bodyDiv w:val="1"/>
      <w:marLeft w:val="0"/>
      <w:marRight w:val="0"/>
      <w:marTop w:val="0"/>
      <w:marBottom w:val="0"/>
      <w:divBdr>
        <w:top w:val="none" w:sz="0" w:space="0" w:color="auto"/>
        <w:left w:val="none" w:sz="0" w:space="0" w:color="auto"/>
        <w:bottom w:val="none" w:sz="0" w:space="0" w:color="auto"/>
        <w:right w:val="none" w:sz="0" w:space="0" w:color="auto"/>
      </w:divBdr>
    </w:div>
    <w:div w:id="461728448">
      <w:bodyDiv w:val="1"/>
      <w:marLeft w:val="0"/>
      <w:marRight w:val="0"/>
      <w:marTop w:val="0"/>
      <w:marBottom w:val="0"/>
      <w:divBdr>
        <w:top w:val="none" w:sz="0" w:space="0" w:color="auto"/>
        <w:left w:val="none" w:sz="0" w:space="0" w:color="auto"/>
        <w:bottom w:val="none" w:sz="0" w:space="0" w:color="auto"/>
        <w:right w:val="none" w:sz="0" w:space="0" w:color="auto"/>
      </w:divBdr>
    </w:div>
    <w:div w:id="478544931">
      <w:bodyDiv w:val="1"/>
      <w:marLeft w:val="0"/>
      <w:marRight w:val="0"/>
      <w:marTop w:val="0"/>
      <w:marBottom w:val="0"/>
      <w:divBdr>
        <w:top w:val="none" w:sz="0" w:space="0" w:color="auto"/>
        <w:left w:val="none" w:sz="0" w:space="0" w:color="auto"/>
        <w:bottom w:val="none" w:sz="0" w:space="0" w:color="auto"/>
        <w:right w:val="none" w:sz="0" w:space="0" w:color="auto"/>
      </w:divBdr>
      <w:divsChild>
        <w:div w:id="162741477">
          <w:marLeft w:val="360"/>
          <w:marRight w:val="0"/>
          <w:marTop w:val="200"/>
          <w:marBottom w:val="0"/>
          <w:divBdr>
            <w:top w:val="none" w:sz="0" w:space="0" w:color="auto"/>
            <w:left w:val="none" w:sz="0" w:space="0" w:color="auto"/>
            <w:bottom w:val="none" w:sz="0" w:space="0" w:color="auto"/>
            <w:right w:val="none" w:sz="0" w:space="0" w:color="auto"/>
          </w:divBdr>
        </w:div>
        <w:div w:id="224416050">
          <w:marLeft w:val="360"/>
          <w:marRight w:val="0"/>
          <w:marTop w:val="200"/>
          <w:marBottom w:val="0"/>
          <w:divBdr>
            <w:top w:val="none" w:sz="0" w:space="0" w:color="auto"/>
            <w:left w:val="none" w:sz="0" w:space="0" w:color="auto"/>
            <w:bottom w:val="none" w:sz="0" w:space="0" w:color="auto"/>
            <w:right w:val="none" w:sz="0" w:space="0" w:color="auto"/>
          </w:divBdr>
        </w:div>
        <w:div w:id="1616213746">
          <w:marLeft w:val="360"/>
          <w:marRight w:val="0"/>
          <w:marTop w:val="200"/>
          <w:marBottom w:val="0"/>
          <w:divBdr>
            <w:top w:val="none" w:sz="0" w:space="0" w:color="auto"/>
            <w:left w:val="none" w:sz="0" w:space="0" w:color="auto"/>
            <w:bottom w:val="none" w:sz="0" w:space="0" w:color="auto"/>
            <w:right w:val="none" w:sz="0" w:space="0" w:color="auto"/>
          </w:divBdr>
        </w:div>
        <w:div w:id="1418594543">
          <w:marLeft w:val="360"/>
          <w:marRight w:val="0"/>
          <w:marTop w:val="200"/>
          <w:marBottom w:val="0"/>
          <w:divBdr>
            <w:top w:val="none" w:sz="0" w:space="0" w:color="auto"/>
            <w:left w:val="none" w:sz="0" w:space="0" w:color="auto"/>
            <w:bottom w:val="none" w:sz="0" w:space="0" w:color="auto"/>
            <w:right w:val="none" w:sz="0" w:space="0" w:color="auto"/>
          </w:divBdr>
        </w:div>
        <w:div w:id="1760176152">
          <w:marLeft w:val="360"/>
          <w:marRight w:val="0"/>
          <w:marTop w:val="200"/>
          <w:marBottom w:val="0"/>
          <w:divBdr>
            <w:top w:val="none" w:sz="0" w:space="0" w:color="auto"/>
            <w:left w:val="none" w:sz="0" w:space="0" w:color="auto"/>
            <w:bottom w:val="none" w:sz="0" w:space="0" w:color="auto"/>
            <w:right w:val="none" w:sz="0" w:space="0" w:color="auto"/>
          </w:divBdr>
        </w:div>
        <w:div w:id="2088110964">
          <w:marLeft w:val="360"/>
          <w:marRight w:val="0"/>
          <w:marTop w:val="200"/>
          <w:marBottom w:val="0"/>
          <w:divBdr>
            <w:top w:val="none" w:sz="0" w:space="0" w:color="auto"/>
            <w:left w:val="none" w:sz="0" w:space="0" w:color="auto"/>
            <w:bottom w:val="none" w:sz="0" w:space="0" w:color="auto"/>
            <w:right w:val="none" w:sz="0" w:space="0" w:color="auto"/>
          </w:divBdr>
        </w:div>
        <w:div w:id="1004549683">
          <w:marLeft w:val="360"/>
          <w:marRight w:val="0"/>
          <w:marTop w:val="200"/>
          <w:marBottom w:val="0"/>
          <w:divBdr>
            <w:top w:val="none" w:sz="0" w:space="0" w:color="auto"/>
            <w:left w:val="none" w:sz="0" w:space="0" w:color="auto"/>
            <w:bottom w:val="none" w:sz="0" w:space="0" w:color="auto"/>
            <w:right w:val="none" w:sz="0" w:space="0" w:color="auto"/>
          </w:divBdr>
        </w:div>
        <w:div w:id="1418476269">
          <w:marLeft w:val="360"/>
          <w:marRight w:val="0"/>
          <w:marTop w:val="200"/>
          <w:marBottom w:val="0"/>
          <w:divBdr>
            <w:top w:val="none" w:sz="0" w:space="0" w:color="auto"/>
            <w:left w:val="none" w:sz="0" w:space="0" w:color="auto"/>
            <w:bottom w:val="none" w:sz="0" w:space="0" w:color="auto"/>
            <w:right w:val="none" w:sz="0" w:space="0" w:color="auto"/>
          </w:divBdr>
        </w:div>
      </w:divsChild>
    </w:div>
    <w:div w:id="480316818">
      <w:bodyDiv w:val="1"/>
      <w:marLeft w:val="0"/>
      <w:marRight w:val="0"/>
      <w:marTop w:val="0"/>
      <w:marBottom w:val="0"/>
      <w:divBdr>
        <w:top w:val="none" w:sz="0" w:space="0" w:color="auto"/>
        <w:left w:val="none" w:sz="0" w:space="0" w:color="auto"/>
        <w:bottom w:val="none" w:sz="0" w:space="0" w:color="auto"/>
        <w:right w:val="none" w:sz="0" w:space="0" w:color="auto"/>
      </w:divBdr>
    </w:div>
    <w:div w:id="488449858">
      <w:bodyDiv w:val="1"/>
      <w:marLeft w:val="0"/>
      <w:marRight w:val="0"/>
      <w:marTop w:val="0"/>
      <w:marBottom w:val="0"/>
      <w:divBdr>
        <w:top w:val="none" w:sz="0" w:space="0" w:color="auto"/>
        <w:left w:val="none" w:sz="0" w:space="0" w:color="auto"/>
        <w:bottom w:val="none" w:sz="0" w:space="0" w:color="auto"/>
        <w:right w:val="none" w:sz="0" w:space="0" w:color="auto"/>
      </w:divBdr>
      <w:divsChild>
        <w:div w:id="2022008433">
          <w:marLeft w:val="360"/>
          <w:marRight w:val="0"/>
          <w:marTop w:val="200"/>
          <w:marBottom w:val="0"/>
          <w:divBdr>
            <w:top w:val="none" w:sz="0" w:space="0" w:color="auto"/>
            <w:left w:val="none" w:sz="0" w:space="0" w:color="auto"/>
            <w:bottom w:val="none" w:sz="0" w:space="0" w:color="auto"/>
            <w:right w:val="none" w:sz="0" w:space="0" w:color="auto"/>
          </w:divBdr>
        </w:div>
      </w:divsChild>
    </w:div>
    <w:div w:id="488836625">
      <w:bodyDiv w:val="1"/>
      <w:marLeft w:val="0"/>
      <w:marRight w:val="0"/>
      <w:marTop w:val="0"/>
      <w:marBottom w:val="0"/>
      <w:divBdr>
        <w:top w:val="none" w:sz="0" w:space="0" w:color="auto"/>
        <w:left w:val="none" w:sz="0" w:space="0" w:color="auto"/>
        <w:bottom w:val="none" w:sz="0" w:space="0" w:color="auto"/>
        <w:right w:val="none" w:sz="0" w:space="0" w:color="auto"/>
      </w:divBdr>
    </w:div>
    <w:div w:id="493032201">
      <w:bodyDiv w:val="1"/>
      <w:marLeft w:val="0"/>
      <w:marRight w:val="0"/>
      <w:marTop w:val="0"/>
      <w:marBottom w:val="0"/>
      <w:divBdr>
        <w:top w:val="none" w:sz="0" w:space="0" w:color="auto"/>
        <w:left w:val="none" w:sz="0" w:space="0" w:color="auto"/>
        <w:bottom w:val="none" w:sz="0" w:space="0" w:color="auto"/>
        <w:right w:val="none" w:sz="0" w:space="0" w:color="auto"/>
      </w:divBdr>
    </w:div>
    <w:div w:id="507840232">
      <w:bodyDiv w:val="1"/>
      <w:marLeft w:val="0"/>
      <w:marRight w:val="0"/>
      <w:marTop w:val="0"/>
      <w:marBottom w:val="0"/>
      <w:divBdr>
        <w:top w:val="none" w:sz="0" w:space="0" w:color="auto"/>
        <w:left w:val="none" w:sz="0" w:space="0" w:color="auto"/>
        <w:bottom w:val="none" w:sz="0" w:space="0" w:color="auto"/>
        <w:right w:val="none" w:sz="0" w:space="0" w:color="auto"/>
      </w:divBdr>
    </w:div>
    <w:div w:id="516624101">
      <w:bodyDiv w:val="1"/>
      <w:marLeft w:val="0"/>
      <w:marRight w:val="0"/>
      <w:marTop w:val="0"/>
      <w:marBottom w:val="0"/>
      <w:divBdr>
        <w:top w:val="none" w:sz="0" w:space="0" w:color="auto"/>
        <w:left w:val="none" w:sz="0" w:space="0" w:color="auto"/>
        <w:bottom w:val="none" w:sz="0" w:space="0" w:color="auto"/>
        <w:right w:val="none" w:sz="0" w:space="0" w:color="auto"/>
      </w:divBdr>
    </w:div>
    <w:div w:id="537670550">
      <w:bodyDiv w:val="1"/>
      <w:marLeft w:val="0"/>
      <w:marRight w:val="0"/>
      <w:marTop w:val="0"/>
      <w:marBottom w:val="0"/>
      <w:divBdr>
        <w:top w:val="none" w:sz="0" w:space="0" w:color="auto"/>
        <w:left w:val="none" w:sz="0" w:space="0" w:color="auto"/>
        <w:bottom w:val="none" w:sz="0" w:space="0" w:color="auto"/>
        <w:right w:val="none" w:sz="0" w:space="0" w:color="auto"/>
      </w:divBdr>
    </w:div>
    <w:div w:id="547179722">
      <w:bodyDiv w:val="1"/>
      <w:marLeft w:val="0"/>
      <w:marRight w:val="0"/>
      <w:marTop w:val="0"/>
      <w:marBottom w:val="0"/>
      <w:divBdr>
        <w:top w:val="none" w:sz="0" w:space="0" w:color="auto"/>
        <w:left w:val="none" w:sz="0" w:space="0" w:color="auto"/>
        <w:bottom w:val="none" w:sz="0" w:space="0" w:color="auto"/>
        <w:right w:val="none" w:sz="0" w:space="0" w:color="auto"/>
      </w:divBdr>
    </w:div>
    <w:div w:id="567617940">
      <w:bodyDiv w:val="1"/>
      <w:marLeft w:val="0"/>
      <w:marRight w:val="0"/>
      <w:marTop w:val="0"/>
      <w:marBottom w:val="0"/>
      <w:divBdr>
        <w:top w:val="none" w:sz="0" w:space="0" w:color="auto"/>
        <w:left w:val="none" w:sz="0" w:space="0" w:color="auto"/>
        <w:bottom w:val="none" w:sz="0" w:space="0" w:color="auto"/>
        <w:right w:val="none" w:sz="0" w:space="0" w:color="auto"/>
      </w:divBdr>
      <w:divsChild>
        <w:div w:id="525481725">
          <w:marLeft w:val="360"/>
          <w:marRight w:val="0"/>
          <w:marTop w:val="200"/>
          <w:marBottom w:val="0"/>
          <w:divBdr>
            <w:top w:val="none" w:sz="0" w:space="0" w:color="auto"/>
            <w:left w:val="none" w:sz="0" w:space="0" w:color="auto"/>
            <w:bottom w:val="none" w:sz="0" w:space="0" w:color="auto"/>
            <w:right w:val="none" w:sz="0" w:space="0" w:color="auto"/>
          </w:divBdr>
        </w:div>
        <w:div w:id="1078329898">
          <w:marLeft w:val="360"/>
          <w:marRight w:val="0"/>
          <w:marTop w:val="200"/>
          <w:marBottom w:val="0"/>
          <w:divBdr>
            <w:top w:val="none" w:sz="0" w:space="0" w:color="auto"/>
            <w:left w:val="none" w:sz="0" w:space="0" w:color="auto"/>
            <w:bottom w:val="none" w:sz="0" w:space="0" w:color="auto"/>
            <w:right w:val="none" w:sz="0" w:space="0" w:color="auto"/>
          </w:divBdr>
        </w:div>
        <w:div w:id="1055355780">
          <w:marLeft w:val="360"/>
          <w:marRight w:val="0"/>
          <w:marTop w:val="200"/>
          <w:marBottom w:val="0"/>
          <w:divBdr>
            <w:top w:val="none" w:sz="0" w:space="0" w:color="auto"/>
            <w:left w:val="none" w:sz="0" w:space="0" w:color="auto"/>
            <w:bottom w:val="none" w:sz="0" w:space="0" w:color="auto"/>
            <w:right w:val="none" w:sz="0" w:space="0" w:color="auto"/>
          </w:divBdr>
        </w:div>
        <w:div w:id="505172640">
          <w:marLeft w:val="360"/>
          <w:marRight w:val="0"/>
          <w:marTop w:val="200"/>
          <w:marBottom w:val="0"/>
          <w:divBdr>
            <w:top w:val="none" w:sz="0" w:space="0" w:color="auto"/>
            <w:left w:val="none" w:sz="0" w:space="0" w:color="auto"/>
            <w:bottom w:val="none" w:sz="0" w:space="0" w:color="auto"/>
            <w:right w:val="none" w:sz="0" w:space="0" w:color="auto"/>
          </w:divBdr>
        </w:div>
        <w:div w:id="1453789167">
          <w:marLeft w:val="360"/>
          <w:marRight w:val="0"/>
          <w:marTop w:val="200"/>
          <w:marBottom w:val="0"/>
          <w:divBdr>
            <w:top w:val="none" w:sz="0" w:space="0" w:color="auto"/>
            <w:left w:val="none" w:sz="0" w:space="0" w:color="auto"/>
            <w:bottom w:val="none" w:sz="0" w:space="0" w:color="auto"/>
            <w:right w:val="none" w:sz="0" w:space="0" w:color="auto"/>
          </w:divBdr>
        </w:div>
        <w:div w:id="63988422">
          <w:marLeft w:val="360"/>
          <w:marRight w:val="0"/>
          <w:marTop w:val="200"/>
          <w:marBottom w:val="0"/>
          <w:divBdr>
            <w:top w:val="none" w:sz="0" w:space="0" w:color="auto"/>
            <w:left w:val="none" w:sz="0" w:space="0" w:color="auto"/>
            <w:bottom w:val="none" w:sz="0" w:space="0" w:color="auto"/>
            <w:right w:val="none" w:sz="0" w:space="0" w:color="auto"/>
          </w:divBdr>
        </w:div>
        <w:div w:id="1043291628">
          <w:marLeft w:val="360"/>
          <w:marRight w:val="0"/>
          <w:marTop w:val="200"/>
          <w:marBottom w:val="0"/>
          <w:divBdr>
            <w:top w:val="none" w:sz="0" w:space="0" w:color="auto"/>
            <w:left w:val="none" w:sz="0" w:space="0" w:color="auto"/>
            <w:bottom w:val="none" w:sz="0" w:space="0" w:color="auto"/>
            <w:right w:val="none" w:sz="0" w:space="0" w:color="auto"/>
          </w:divBdr>
        </w:div>
        <w:div w:id="2077044495">
          <w:marLeft w:val="360"/>
          <w:marRight w:val="0"/>
          <w:marTop w:val="200"/>
          <w:marBottom w:val="0"/>
          <w:divBdr>
            <w:top w:val="none" w:sz="0" w:space="0" w:color="auto"/>
            <w:left w:val="none" w:sz="0" w:space="0" w:color="auto"/>
            <w:bottom w:val="none" w:sz="0" w:space="0" w:color="auto"/>
            <w:right w:val="none" w:sz="0" w:space="0" w:color="auto"/>
          </w:divBdr>
        </w:div>
        <w:div w:id="1451851576">
          <w:marLeft w:val="360"/>
          <w:marRight w:val="0"/>
          <w:marTop w:val="200"/>
          <w:marBottom w:val="0"/>
          <w:divBdr>
            <w:top w:val="none" w:sz="0" w:space="0" w:color="auto"/>
            <w:left w:val="none" w:sz="0" w:space="0" w:color="auto"/>
            <w:bottom w:val="none" w:sz="0" w:space="0" w:color="auto"/>
            <w:right w:val="none" w:sz="0" w:space="0" w:color="auto"/>
          </w:divBdr>
        </w:div>
        <w:div w:id="1775633422">
          <w:marLeft w:val="360"/>
          <w:marRight w:val="0"/>
          <w:marTop w:val="200"/>
          <w:marBottom w:val="0"/>
          <w:divBdr>
            <w:top w:val="none" w:sz="0" w:space="0" w:color="auto"/>
            <w:left w:val="none" w:sz="0" w:space="0" w:color="auto"/>
            <w:bottom w:val="none" w:sz="0" w:space="0" w:color="auto"/>
            <w:right w:val="none" w:sz="0" w:space="0" w:color="auto"/>
          </w:divBdr>
        </w:div>
        <w:div w:id="4869484">
          <w:marLeft w:val="360"/>
          <w:marRight w:val="0"/>
          <w:marTop w:val="200"/>
          <w:marBottom w:val="0"/>
          <w:divBdr>
            <w:top w:val="none" w:sz="0" w:space="0" w:color="auto"/>
            <w:left w:val="none" w:sz="0" w:space="0" w:color="auto"/>
            <w:bottom w:val="none" w:sz="0" w:space="0" w:color="auto"/>
            <w:right w:val="none" w:sz="0" w:space="0" w:color="auto"/>
          </w:divBdr>
        </w:div>
        <w:div w:id="1554192876">
          <w:marLeft w:val="360"/>
          <w:marRight w:val="0"/>
          <w:marTop w:val="200"/>
          <w:marBottom w:val="0"/>
          <w:divBdr>
            <w:top w:val="none" w:sz="0" w:space="0" w:color="auto"/>
            <w:left w:val="none" w:sz="0" w:space="0" w:color="auto"/>
            <w:bottom w:val="none" w:sz="0" w:space="0" w:color="auto"/>
            <w:right w:val="none" w:sz="0" w:space="0" w:color="auto"/>
          </w:divBdr>
        </w:div>
        <w:div w:id="896168332">
          <w:marLeft w:val="360"/>
          <w:marRight w:val="0"/>
          <w:marTop w:val="200"/>
          <w:marBottom w:val="0"/>
          <w:divBdr>
            <w:top w:val="none" w:sz="0" w:space="0" w:color="auto"/>
            <w:left w:val="none" w:sz="0" w:space="0" w:color="auto"/>
            <w:bottom w:val="none" w:sz="0" w:space="0" w:color="auto"/>
            <w:right w:val="none" w:sz="0" w:space="0" w:color="auto"/>
          </w:divBdr>
        </w:div>
      </w:divsChild>
    </w:div>
    <w:div w:id="587542643">
      <w:bodyDiv w:val="1"/>
      <w:marLeft w:val="0"/>
      <w:marRight w:val="0"/>
      <w:marTop w:val="0"/>
      <w:marBottom w:val="0"/>
      <w:divBdr>
        <w:top w:val="none" w:sz="0" w:space="0" w:color="auto"/>
        <w:left w:val="none" w:sz="0" w:space="0" w:color="auto"/>
        <w:bottom w:val="none" w:sz="0" w:space="0" w:color="auto"/>
        <w:right w:val="none" w:sz="0" w:space="0" w:color="auto"/>
      </w:divBdr>
    </w:div>
    <w:div w:id="591596558">
      <w:bodyDiv w:val="1"/>
      <w:marLeft w:val="0"/>
      <w:marRight w:val="0"/>
      <w:marTop w:val="0"/>
      <w:marBottom w:val="0"/>
      <w:divBdr>
        <w:top w:val="none" w:sz="0" w:space="0" w:color="auto"/>
        <w:left w:val="none" w:sz="0" w:space="0" w:color="auto"/>
        <w:bottom w:val="none" w:sz="0" w:space="0" w:color="auto"/>
        <w:right w:val="none" w:sz="0" w:space="0" w:color="auto"/>
      </w:divBdr>
    </w:div>
    <w:div w:id="603803454">
      <w:bodyDiv w:val="1"/>
      <w:marLeft w:val="0"/>
      <w:marRight w:val="0"/>
      <w:marTop w:val="0"/>
      <w:marBottom w:val="0"/>
      <w:divBdr>
        <w:top w:val="none" w:sz="0" w:space="0" w:color="auto"/>
        <w:left w:val="none" w:sz="0" w:space="0" w:color="auto"/>
        <w:bottom w:val="none" w:sz="0" w:space="0" w:color="auto"/>
        <w:right w:val="none" w:sz="0" w:space="0" w:color="auto"/>
      </w:divBdr>
      <w:divsChild>
        <w:div w:id="1391617544">
          <w:marLeft w:val="360"/>
          <w:marRight w:val="0"/>
          <w:marTop w:val="200"/>
          <w:marBottom w:val="0"/>
          <w:divBdr>
            <w:top w:val="none" w:sz="0" w:space="0" w:color="auto"/>
            <w:left w:val="none" w:sz="0" w:space="0" w:color="auto"/>
            <w:bottom w:val="none" w:sz="0" w:space="0" w:color="auto"/>
            <w:right w:val="none" w:sz="0" w:space="0" w:color="auto"/>
          </w:divBdr>
        </w:div>
        <w:div w:id="849949175">
          <w:marLeft w:val="360"/>
          <w:marRight w:val="0"/>
          <w:marTop w:val="200"/>
          <w:marBottom w:val="0"/>
          <w:divBdr>
            <w:top w:val="none" w:sz="0" w:space="0" w:color="auto"/>
            <w:left w:val="none" w:sz="0" w:space="0" w:color="auto"/>
            <w:bottom w:val="none" w:sz="0" w:space="0" w:color="auto"/>
            <w:right w:val="none" w:sz="0" w:space="0" w:color="auto"/>
          </w:divBdr>
        </w:div>
        <w:div w:id="415513136">
          <w:marLeft w:val="360"/>
          <w:marRight w:val="0"/>
          <w:marTop w:val="200"/>
          <w:marBottom w:val="0"/>
          <w:divBdr>
            <w:top w:val="none" w:sz="0" w:space="0" w:color="auto"/>
            <w:left w:val="none" w:sz="0" w:space="0" w:color="auto"/>
            <w:bottom w:val="none" w:sz="0" w:space="0" w:color="auto"/>
            <w:right w:val="none" w:sz="0" w:space="0" w:color="auto"/>
          </w:divBdr>
        </w:div>
        <w:div w:id="823007920">
          <w:marLeft w:val="360"/>
          <w:marRight w:val="0"/>
          <w:marTop w:val="200"/>
          <w:marBottom w:val="0"/>
          <w:divBdr>
            <w:top w:val="none" w:sz="0" w:space="0" w:color="auto"/>
            <w:left w:val="none" w:sz="0" w:space="0" w:color="auto"/>
            <w:bottom w:val="none" w:sz="0" w:space="0" w:color="auto"/>
            <w:right w:val="none" w:sz="0" w:space="0" w:color="auto"/>
          </w:divBdr>
        </w:div>
        <w:div w:id="1787695446">
          <w:marLeft w:val="360"/>
          <w:marRight w:val="0"/>
          <w:marTop w:val="200"/>
          <w:marBottom w:val="0"/>
          <w:divBdr>
            <w:top w:val="none" w:sz="0" w:space="0" w:color="auto"/>
            <w:left w:val="none" w:sz="0" w:space="0" w:color="auto"/>
            <w:bottom w:val="none" w:sz="0" w:space="0" w:color="auto"/>
            <w:right w:val="none" w:sz="0" w:space="0" w:color="auto"/>
          </w:divBdr>
        </w:div>
        <w:div w:id="1270817970">
          <w:marLeft w:val="360"/>
          <w:marRight w:val="0"/>
          <w:marTop w:val="200"/>
          <w:marBottom w:val="0"/>
          <w:divBdr>
            <w:top w:val="none" w:sz="0" w:space="0" w:color="auto"/>
            <w:left w:val="none" w:sz="0" w:space="0" w:color="auto"/>
            <w:bottom w:val="none" w:sz="0" w:space="0" w:color="auto"/>
            <w:right w:val="none" w:sz="0" w:space="0" w:color="auto"/>
          </w:divBdr>
        </w:div>
        <w:div w:id="1172064137">
          <w:marLeft w:val="360"/>
          <w:marRight w:val="0"/>
          <w:marTop w:val="200"/>
          <w:marBottom w:val="0"/>
          <w:divBdr>
            <w:top w:val="none" w:sz="0" w:space="0" w:color="auto"/>
            <w:left w:val="none" w:sz="0" w:space="0" w:color="auto"/>
            <w:bottom w:val="none" w:sz="0" w:space="0" w:color="auto"/>
            <w:right w:val="none" w:sz="0" w:space="0" w:color="auto"/>
          </w:divBdr>
        </w:div>
        <w:div w:id="349528896">
          <w:marLeft w:val="360"/>
          <w:marRight w:val="0"/>
          <w:marTop w:val="200"/>
          <w:marBottom w:val="0"/>
          <w:divBdr>
            <w:top w:val="none" w:sz="0" w:space="0" w:color="auto"/>
            <w:left w:val="none" w:sz="0" w:space="0" w:color="auto"/>
            <w:bottom w:val="none" w:sz="0" w:space="0" w:color="auto"/>
            <w:right w:val="none" w:sz="0" w:space="0" w:color="auto"/>
          </w:divBdr>
        </w:div>
      </w:divsChild>
    </w:div>
    <w:div w:id="606474530">
      <w:bodyDiv w:val="1"/>
      <w:marLeft w:val="0"/>
      <w:marRight w:val="0"/>
      <w:marTop w:val="0"/>
      <w:marBottom w:val="0"/>
      <w:divBdr>
        <w:top w:val="none" w:sz="0" w:space="0" w:color="auto"/>
        <w:left w:val="none" w:sz="0" w:space="0" w:color="auto"/>
        <w:bottom w:val="none" w:sz="0" w:space="0" w:color="auto"/>
        <w:right w:val="none" w:sz="0" w:space="0" w:color="auto"/>
      </w:divBdr>
      <w:divsChild>
        <w:div w:id="1424837571">
          <w:marLeft w:val="480"/>
          <w:marRight w:val="0"/>
          <w:marTop w:val="0"/>
          <w:marBottom w:val="0"/>
          <w:divBdr>
            <w:top w:val="none" w:sz="0" w:space="0" w:color="auto"/>
            <w:left w:val="none" w:sz="0" w:space="0" w:color="auto"/>
            <w:bottom w:val="none" w:sz="0" w:space="0" w:color="auto"/>
            <w:right w:val="none" w:sz="0" w:space="0" w:color="auto"/>
          </w:divBdr>
        </w:div>
        <w:div w:id="1693459217">
          <w:marLeft w:val="480"/>
          <w:marRight w:val="0"/>
          <w:marTop w:val="0"/>
          <w:marBottom w:val="0"/>
          <w:divBdr>
            <w:top w:val="none" w:sz="0" w:space="0" w:color="auto"/>
            <w:left w:val="none" w:sz="0" w:space="0" w:color="auto"/>
            <w:bottom w:val="none" w:sz="0" w:space="0" w:color="auto"/>
            <w:right w:val="none" w:sz="0" w:space="0" w:color="auto"/>
          </w:divBdr>
        </w:div>
        <w:div w:id="214900544">
          <w:marLeft w:val="480"/>
          <w:marRight w:val="0"/>
          <w:marTop w:val="0"/>
          <w:marBottom w:val="0"/>
          <w:divBdr>
            <w:top w:val="none" w:sz="0" w:space="0" w:color="auto"/>
            <w:left w:val="none" w:sz="0" w:space="0" w:color="auto"/>
            <w:bottom w:val="none" w:sz="0" w:space="0" w:color="auto"/>
            <w:right w:val="none" w:sz="0" w:space="0" w:color="auto"/>
          </w:divBdr>
        </w:div>
        <w:div w:id="862523475">
          <w:marLeft w:val="480"/>
          <w:marRight w:val="0"/>
          <w:marTop w:val="0"/>
          <w:marBottom w:val="0"/>
          <w:divBdr>
            <w:top w:val="none" w:sz="0" w:space="0" w:color="auto"/>
            <w:left w:val="none" w:sz="0" w:space="0" w:color="auto"/>
            <w:bottom w:val="none" w:sz="0" w:space="0" w:color="auto"/>
            <w:right w:val="none" w:sz="0" w:space="0" w:color="auto"/>
          </w:divBdr>
        </w:div>
        <w:div w:id="194969806">
          <w:marLeft w:val="480"/>
          <w:marRight w:val="0"/>
          <w:marTop w:val="0"/>
          <w:marBottom w:val="0"/>
          <w:divBdr>
            <w:top w:val="none" w:sz="0" w:space="0" w:color="auto"/>
            <w:left w:val="none" w:sz="0" w:space="0" w:color="auto"/>
            <w:bottom w:val="none" w:sz="0" w:space="0" w:color="auto"/>
            <w:right w:val="none" w:sz="0" w:space="0" w:color="auto"/>
          </w:divBdr>
        </w:div>
        <w:div w:id="1476995471">
          <w:marLeft w:val="480"/>
          <w:marRight w:val="0"/>
          <w:marTop w:val="0"/>
          <w:marBottom w:val="0"/>
          <w:divBdr>
            <w:top w:val="none" w:sz="0" w:space="0" w:color="auto"/>
            <w:left w:val="none" w:sz="0" w:space="0" w:color="auto"/>
            <w:bottom w:val="none" w:sz="0" w:space="0" w:color="auto"/>
            <w:right w:val="none" w:sz="0" w:space="0" w:color="auto"/>
          </w:divBdr>
        </w:div>
        <w:div w:id="2012679632">
          <w:marLeft w:val="480"/>
          <w:marRight w:val="0"/>
          <w:marTop w:val="0"/>
          <w:marBottom w:val="0"/>
          <w:divBdr>
            <w:top w:val="none" w:sz="0" w:space="0" w:color="auto"/>
            <w:left w:val="none" w:sz="0" w:space="0" w:color="auto"/>
            <w:bottom w:val="none" w:sz="0" w:space="0" w:color="auto"/>
            <w:right w:val="none" w:sz="0" w:space="0" w:color="auto"/>
          </w:divBdr>
        </w:div>
        <w:div w:id="1584147632">
          <w:marLeft w:val="480"/>
          <w:marRight w:val="0"/>
          <w:marTop w:val="0"/>
          <w:marBottom w:val="0"/>
          <w:divBdr>
            <w:top w:val="none" w:sz="0" w:space="0" w:color="auto"/>
            <w:left w:val="none" w:sz="0" w:space="0" w:color="auto"/>
            <w:bottom w:val="none" w:sz="0" w:space="0" w:color="auto"/>
            <w:right w:val="none" w:sz="0" w:space="0" w:color="auto"/>
          </w:divBdr>
        </w:div>
        <w:div w:id="1557273854">
          <w:marLeft w:val="480"/>
          <w:marRight w:val="0"/>
          <w:marTop w:val="0"/>
          <w:marBottom w:val="0"/>
          <w:divBdr>
            <w:top w:val="none" w:sz="0" w:space="0" w:color="auto"/>
            <w:left w:val="none" w:sz="0" w:space="0" w:color="auto"/>
            <w:bottom w:val="none" w:sz="0" w:space="0" w:color="auto"/>
            <w:right w:val="none" w:sz="0" w:space="0" w:color="auto"/>
          </w:divBdr>
        </w:div>
        <w:div w:id="1718964650">
          <w:marLeft w:val="480"/>
          <w:marRight w:val="0"/>
          <w:marTop w:val="0"/>
          <w:marBottom w:val="0"/>
          <w:divBdr>
            <w:top w:val="none" w:sz="0" w:space="0" w:color="auto"/>
            <w:left w:val="none" w:sz="0" w:space="0" w:color="auto"/>
            <w:bottom w:val="none" w:sz="0" w:space="0" w:color="auto"/>
            <w:right w:val="none" w:sz="0" w:space="0" w:color="auto"/>
          </w:divBdr>
        </w:div>
        <w:div w:id="1405181291">
          <w:marLeft w:val="480"/>
          <w:marRight w:val="0"/>
          <w:marTop w:val="0"/>
          <w:marBottom w:val="0"/>
          <w:divBdr>
            <w:top w:val="none" w:sz="0" w:space="0" w:color="auto"/>
            <w:left w:val="none" w:sz="0" w:space="0" w:color="auto"/>
            <w:bottom w:val="none" w:sz="0" w:space="0" w:color="auto"/>
            <w:right w:val="none" w:sz="0" w:space="0" w:color="auto"/>
          </w:divBdr>
        </w:div>
        <w:div w:id="1922834807">
          <w:marLeft w:val="480"/>
          <w:marRight w:val="0"/>
          <w:marTop w:val="0"/>
          <w:marBottom w:val="0"/>
          <w:divBdr>
            <w:top w:val="none" w:sz="0" w:space="0" w:color="auto"/>
            <w:left w:val="none" w:sz="0" w:space="0" w:color="auto"/>
            <w:bottom w:val="none" w:sz="0" w:space="0" w:color="auto"/>
            <w:right w:val="none" w:sz="0" w:space="0" w:color="auto"/>
          </w:divBdr>
        </w:div>
        <w:div w:id="2047674149">
          <w:marLeft w:val="480"/>
          <w:marRight w:val="0"/>
          <w:marTop w:val="0"/>
          <w:marBottom w:val="0"/>
          <w:divBdr>
            <w:top w:val="none" w:sz="0" w:space="0" w:color="auto"/>
            <w:left w:val="none" w:sz="0" w:space="0" w:color="auto"/>
            <w:bottom w:val="none" w:sz="0" w:space="0" w:color="auto"/>
            <w:right w:val="none" w:sz="0" w:space="0" w:color="auto"/>
          </w:divBdr>
        </w:div>
        <w:div w:id="505021509">
          <w:marLeft w:val="480"/>
          <w:marRight w:val="0"/>
          <w:marTop w:val="0"/>
          <w:marBottom w:val="0"/>
          <w:divBdr>
            <w:top w:val="none" w:sz="0" w:space="0" w:color="auto"/>
            <w:left w:val="none" w:sz="0" w:space="0" w:color="auto"/>
            <w:bottom w:val="none" w:sz="0" w:space="0" w:color="auto"/>
            <w:right w:val="none" w:sz="0" w:space="0" w:color="auto"/>
          </w:divBdr>
        </w:div>
        <w:div w:id="1111516699">
          <w:marLeft w:val="480"/>
          <w:marRight w:val="0"/>
          <w:marTop w:val="0"/>
          <w:marBottom w:val="0"/>
          <w:divBdr>
            <w:top w:val="none" w:sz="0" w:space="0" w:color="auto"/>
            <w:left w:val="none" w:sz="0" w:space="0" w:color="auto"/>
            <w:bottom w:val="none" w:sz="0" w:space="0" w:color="auto"/>
            <w:right w:val="none" w:sz="0" w:space="0" w:color="auto"/>
          </w:divBdr>
        </w:div>
        <w:div w:id="55663637">
          <w:marLeft w:val="480"/>
          <w:marRight w:val="0"/>
          <w:marTop w:val="0"/>
          <w:marBottom w:val="0"/>
          <w:divBdr>
            <w:top w:val="none" w:sz="0" w:space="0" w:color="auto"/>
            <w:left w:val="none" w:sz="0" w:space="0" w:color="auto"/>
            <w:bottom w:val="none" w:sz="0" w:space="0" w:color="auto"/>
            <w:right w:val="none" w:sz="0" w:space="0" w:color="auto"/>
          </w:divBdr>
        </w:div>
      </w:divsChild>
    </w:div>
    <w:div w:id="609824586">
      <w:bodyDiv w:val="1"/>
      <w:marLeft w:val="0"/>
      <w:marRight w:val="0"/>
      <w:marTop w:val="0"/>
      <w:marBottom w:val="0"/>
      <w:divBdr>
        <w:top w:val="none" w:sz="0" w:space="0" w:color="auto"/>
        <w:left w:val="none" w:sz="0" w:space="0" w:color="auto"/>
        <w:bottom w:val="none" w:sz="0" w:space="0" w:color="auto"/>
        <w:right w:val="none" w:sz="0" w:space="0" w:color="auto"/>
      </w:divBdr>
    </w:div>
    <w:div w:id="612633356">
      <w:bodyDiv w:val="1"/>
      <w:marLeft w:val="0"/>
      <w:marRight w:val="0"/>
      <w:marTop w:val="0"/>
      <w:marBottom w:val="0"/>
      <w:divBdr>
        <w:top w:val="none" w:sz="0" w:space="0" w:color="auto"/>
        <w:left w:val="none" w:sz="0" w:space="0" w:color="auto"/>
        <w:bottom w:val="none" w:sz="0" w:space="0" w:color="auto"/>
        <w:right w:val="none" w:sz="0" w:space="0" w:color="auto"/>
      </w:divBdr>
    </w:div>
    <w:div w:id="628703196">
      <w:bodyDiv w:val="1"/>
      <w:marLeft w:val="0"/>
      <w:marRight w:val="0"/>
      <w:marTop w:val="0"/>
      <w:marBottom w:val="0"/>
      <w:divBdr>
        <w:top w:val="none" w:sz="0" w:space="0" w:color="auto"/>
        <w:left w:val="none" w:sz="0" w:space="0" w:color="auto"/>
        <w:bottom w:val="none" w:sz="0" w:space="0" w:color="auto"/>
        <w:right w:val="none" w:sz="0" w:space="0" w:color="auto"/>
      </w:divBdr>
      <w:divsChild>
        <w:div w:id="1591698714">
          <w:marLeft w:val="480"/>
          <w:marRight w:val="0"/>
          <w:marTop w:val="0"/>
          <w:marBottom w:val="0"/>
          <w:divBdr>
            <w:top w:val="none" w:sz="0" w:space="0" w:color="auto"/>
            <w:left w:val="none" w:sz="0" w:space="0" w:color="auto"/>
            <w:bottom w:val="none" w:sz="0" w:space="0" w:color="auto"/>
            <w:right w:val="none" w:sz="0" w:space="0" w:color="auto"/>
          </w:divBdr>
        </w:div>
        <w:div w:id="789129335">
          <w:marLeft w:val="480"/>
          <w:marRight w:val="0"/>
          <w:marTop w:val="0"/>
          <w:marBottom w:val="0"/>
          <w:divBdr>
            <w:top w:val="none" w:sz="0" w:space="0" w:color="auto"/>
            <w:left w:val="none" w:sz="0" w:space="0" w:color="auto"/>
            <w:bottom w:val="none" w:sz="0" w:space="0" w:color="auto"/>
            <w:right w:val="none" w:sz="0" w:space="0" w:color="auto"/>
          </w:divBdr>
        </w:div>
        <w:div w:id="1343625348">
          <w:marLeft w:val="480"/>
          <w:marRight w:val="0"/>
          <w:marTop w:val="0"/>
          <w:marBottom w:val="0"/>
          <w:divBdr>
            <w:top w:val="none" w:sz="0" w:space="0" w:color="auto"/>
            <w:left w:val="none" w:sz="0" w:space="0" w:color="auto"/>
            <w:bottom w:val="none" w:sz="0" w:space="0" w:color="auto"/>
            <w:right w:val="none" w:sz="0" w:space="0" w:color="auto"/>
          </w:divBdr>
        </w:div>
        <w:div w:id="665979047">
          <w:marLeft w:val="480"/>
          <w:marRight w:val="0"/>
          <w:marTop w:val="0"/>
          <w:marBottom w:val="0"/>
          <w:divBdr>
            <w:top w:val="none" w:sz="0" w:space="0" w:color="auto"/>
            <w:left w:val="none" w:sz="0" w:space="0" w:color="auto"/>
            <w:bottom w:val="none" w:sz="0" w:space="0" w:color="auto"/>
            <w:right w:val="none" w:sz="0" w:space="0" w:color="auto"/>
          </w:divBdr>
        </w:div>
        <w:div w:id="2012247641">
          <w:marLeft w:val="480"/>
          <w:marRight w:val="0"/>
          <w:marTop w:val="0"/>
          <w:marBottom w:val="0"/>
          <w:divBdr>
            <w:top w:val="none" w:sz="0" w:space="0" w:color="auto"/>
            <w:left w:val="none" w:sz="0" w:space="0" w:color="auto"/>
            <w:bottom w:val="none" w:sz="0" w:space="0" w:color="auto"/>
            <w:right w:val="none" w:sz="0" w:space="0" w:color="auto"/>
          </w:divBdr>
        </w:div>
        <w:div w:id="694158045">
          <w:marLeft w:val="480"/>
          <w:marRight w:val="0"/>
          <w:marTop w:val="0"/>
          <w:marBottom w:val="0"/>
          <w:divBdr>
            <w:top w:val="none" w:sz="0" w:space="0" w:color="auto"/>
            <w:left w:val="none" w:sz="0" w:space="0" w:color="auto"/>
            <w:bottom w:val="none" w:sz="0" w:space="0" w:color="auto"/>
            <w:right w:val="none" w:sz="0" w:space="0" w:color="auto"/>
          </w:divBdr>
        </w:div>
        <w:div w:id="183522721">
          <w:marLeft w:val="480"/>
          <w:marRight w:val="0"/>
          <w:marTop w:val="0"/>
          <w:marBottom w:val="0"/>
          <w:divBdr>
            <w:top w:val="none" w:sz="0" w:space="0" w:color="auto"/>
            <w:left w:val="none" w:sz="0" w:space="0" w:color="auto"/>
            <w:bottom w:val="none" w:sz="0" w:space="0" w:color="auto"/>
            <w:right w:val="none" w:sz="0" w:space="0" w:color="auto"/>
          </w:divBdr>
        </w:div>
        <w:div w:id="75518114">
          <w:marLeft w:val="480"/>
          <w:marRight w:val="0"/>
          <w:marTop w:val="0"/>
          <w:marBottom w:val="0"/>
          <w:divBdr>
            <w:top w:val="none" w:sz="0" w:space="0" w:color="auto"/>
            <w:left w:val="none" w:sz="0" w:space="0" w:color="auto"/>
            <w:bottom w:val="none" w:sz="0" w:space="0" w:color="auto"/>
            <w:right w:val="none" w:sz="0" w:space="0" w:color="auto"/>
          </w:divBdr>
        </w:div>
        <w:div w:id="1487818828">
          <w:marLeft w:val="480"/>
          <w:marRight w:val="0"/>
          <w:marTop w:val="0"/>
          <w:marBottom w:val="0"/>
          <w:divBdr>
            <w:top w:val="none" w:sz="0" w:space="0" w:color="auto"/>
            <w:left w:val="none" w:sz="0" w:space="0" w:color="auto"/>
            <w:bottom w:val="none" w:sz="0" w:space="0" w:color="auto"/>
            <w:right w:val="none" w:sz="0" w:space="0" w:color="auto"/>
          </w:divBdr>
        </w:div>
        <w:div w:id="91166879">
          <w:marLeft w:val="480"/>
          <w:marRight w:val="0"/>
          <w:marTop w:val="0"/>
          <w:marBottom w:val="0"/>
          <w:divBdr>
            <w:top w:val="none" w:sz="0" w:space="0" w:color="auto"/>
            <w:left w:val="none" w:sz="0" w:space="0" w:color="auto"/>
            <w:bottom w:val="none" w:sz="0" w:space="0" w:color="auto"/>
            <w:right w:val="none" w:sz="0" w:space="0" w:color="auto"/>
          </w:divBdr>
        </w:div>
        <w:div w:id="561600714">
          <w:marLeft w:val="480"/>
          <w:marRight w:val="0"/>
          <w:marTop w:val="0"/>
          <w:marBottom w:val="0"/>
          <w:divBdr>
            <w:top w:val="none" w:sz="0" w:space="0" w:color="auto"/>
            <w:left w:val="none" w:sz="0" w:space="0" w:color="auto"/>
            <w:bottom w:val="none" w:sz="0" w:space="0" w:color="auto"/>
            <w:right w:val="none" w:sz="0" w:space="0" w:color="auto"/>
          </w:divBdr>
        </w:div>
        <w:div w:id="1284114598">
          <w:marLeft w:val="480"/>
          <w:marRight w:val="0"/>
          <w:marTop w:val="0"/>
          <w:marBottom w:val="0"/>
          <w:divBdr>
            <w:top w:val="none" w:sz="0" w:space="0" w:color="auto"/>
            <w:left w:val="none" w:sz="0" w:space="0" w:color="auto"/>
            <w:bottom w:val="none" w:sz="0" w:space="0" w:color="auto"/>
            <w:right w:val="none" w:sz="0" w:space="0" w:color="auto"/>
          </w:divBdr>
        </w:div>
        <w:div w:id="1366250995">
          <w:marLeft w:val="480"/>
          <w:marRight w:val="0"/>
          <w:marTop w:val="0"/>
          <w:marBottom w:val="0"/>
          <w:divBdr>
            <w:top w:val="none" w:sz="0" w:space="0" w:color="auto"/>
            <w:left w:val="none" w:sz="0" w:space="0" w:color="auto"/>
            <w:bottom w:val="none" w:sz="0" w:space="0" w:color="auto"/>
            <w:right w:val="none" w:sz="0" w:space="0" w:color="auto"/>
          </w:divBdr>
        </w:div>
        <w:div w:id="1441221804">
          <w:marLeft w:val="480"/>
          <w:marRight w:val="0"/>
          <w:marTop w:val="0"/>
          <w:marBottom w:val="0"/>
          <w:divBdr>
            <w:top w:val="none" w:sz="0" w:space="0" w:color="auto"/>
            <w:left w:val="none" w:sz="0" w:space="0" w:color="auto"/>
            <w:bottom w:val="none" w:sz="0" w:space="0" w:color="auto"/>
            <w:right w:val="none" w:sz="0" w:space="0" w:color="auto"/>
          </w:divBdr>
        </w:div>
        <w:div w:id="847908095">
          <w:marLeft w:val="480"/>
          <w:marRight w:val="0"/>
          <w:marTop w:val="0"/>
          <w:marBottom w:val="0"/>
          <w:divBdr>
            <w:top w:val="none" w:sz="0" w:space="0" w:color="auto"/>
            <w:left w:val="none" w:sz="0" w:space="0" w:color="auto"/>
            <w:bottom w:val="none" w:sz="0" w:space="0" w:color="auto"/>
            <w:right w:val="none" w:sz="0" w:space="0" w:color="auto"/>
          </w:divBdr>
        </w:div>
        <w:div w:id="457840651">
          <w:marLeft w:val="480"/>
          <w:marRight w:val="0"/>
          <w:marTop w:val="0"/>
          <w:marBottom w:val="0"/>
          <w:divBdr>
            <w:top w:val="none" w:sz="0" w:space="0" w:color="auto"/>
            <w:left w:val="none" w:sz="0" w:space="0" w:color="auto"/>
            <w:bottom w:val="none" w:sz="0" w:space="0" w:color="auto"/>
            <w:right w:val="none" w:sz="0" w:space="0" w:color="auto"/>
          </w:divBdr>
        </w:div>
        <w:div w:id="1925648355">
          <w:marLeft w:val="480"/>
          <w:marRight w:val="0"/>
          <w:marTop w:val="0"/>
          <w:marBottom w:val="0"/>
          <w:divBdr>
            <w:top w:val="none" w:sz="0" w:space="0" w:color="auto"/>
            <w:left w:val="none" w:sz="0" w:space="0" w:color="auto"/>
            <w:bottom w:val="none" w:sz="0" w:space="0" w:color="auto"/>
            <w:right w:val="none" w:sz="0" w:space="0" w:color="auto"/>
          </w:divBdr>
        </w:div>
      </w:divsChild>
    </w:div>
    <w:div w:id="635138957">
      <w:bodyDiv w:val="1"/>
      <w:marLeft w:val="0"/>
      <w:marRight w:val="0"/>
      <w:marTop w:val="0"/>
      <w:marBottom w:val="0"/>
      <w:divBdr>
        <w:top w:val="none" w:sz="0" w:space="0" w:color="auto"/>
        <w:left w:val="none" w:sz="0" w:space="0" w:color="auto"/>
        <w:bottom w:val="none" w:sz="0" w:space="0" w:color="auto"/>
        <w:right w:val="none" w:sz="0" w:space="0" w:color="auto"/>
      </w:divBdr>
    </w:div>
    <w:div w:id="646545200">
      <w:bodyDiv w:val="1"/>
      <w:marLeft w:val="0"/>
      <w:marRight w:val="0"/>
      <w:marTop w:val="0"/>
      <w:marBottom w:val="0"/>
      <w:divBdr>
        <w:top w:val="none" w:sz="0" w:space="0" w:color="auto"/>
        <w:left w:val="none" w:sz="0" w:space="0" w:color="auto"/>
        <w:bottom w:val="none" w:sz="0" w:space="0" w:color="auto"/>
        <w:right w:val="none" w:sz="0" w:space="0" w:color="auto"/>
      </w:divBdr>
      <w:divsChild>
        <w:div w:id="656541556">
          <w:marLeft w:val="480"/>
          <w:marRight w:val="0"/>
          <w:marTop w:val="0"/>
          <w:marBottom w:val="0"/>
          <w:divBdr>
            <w:top w:val="none" w:sz="0" w:space="0" w:color="auto"/>
            <w:left w:val="none" w:sz="0" w:space="0" w:color="auto"/>
            <w:bottom w:val="none" w:sz="0" w:space="0" w:color="auto"/>
            <w:right w:val="none" w:sz="0" w:space="0" w:color="auto"/>
          </w:divBdr>
        </w:div>
        <w:div w:id="1712999656">
          <w:marLeft w:val="480"/>
          <w:marRight w:val="0"/>
          <w:marTop w:val="0"/>
          <w:marBottom w:val="0"/>
          <w:divBdr>
            <w:top w:val="none" w:sz="0" w:space="0" w:color="auto"/>
            <w:left w:val="none" w:sz="0" w:space="0" w:color="auto"/>
            <w:bottom w:val="none" w:sz="0" w:space="0" w:color="auto"/>
            <w:right w:val="none" w:sz="0" w:space="0" w:color="auto"/>
          </w:divBdr>
        </w:div>
        <w:div w:id="915673618">
          <w:marLeft w:val="480"/>
          <w:marRight w:val="0"/>
          <w:marTop w:val="0"/>
          <w:marBottom w:val="0"/>
          <w:divBdr>
            <w:top w:val="none" w:sz="0" w:space="0" w:color="auto"/>
            <w:left w:val="none" w:sz="0" w:space="0" w:color="auto"/>
            <w:bottom w:val="none" w:sz="0" w:space="0" w:color="auto"/>
            <w:right w:val="none" w:sz="0" w:space="0" w:color="auto"/>
          </w:divBdr>
        </w:div>
        <w:div w:id="27923294">
          <w:marLeft w:val="480"/>
          <w:marRight w:val="0"/>
          <w:marTop w:val="0"/>
          <w:marBottom w:val="0"/>
          <w:divBdr>
            <w:top w:val="none" w:sz="0" w:space="0" w:color="auto"/>
            <w:left w:val="none" w:sz="0" w:space="0" w:color="auto"/>
            <w:bottom w:val="none" w:sz="0" w:space="0" w:color="auto"/>
            <w:right w:val="none" w:sz="0" w:space="0" w:color="auto"/>
          </w:divBdr>
        </w:div>
        <w:div w:id="1825929154">
          <w:marLeft w:val="480"/>
          <w:marRight w:val="0"/>
          <w:marTop w:val="0"/>
          <w:marBottom w:val="0"/>
          <w:divBdr>
            <w:top w:val="none" w:sz="0" w:space="0" w:color="auto"/>
            <w:left w:val="none" w:sz="0" w:space="0" w:color="auto"/>
            <w:bottom w:val="none" w:sz="0" w:space="0" w:color="auto"/>
            <w:right w:val="none" w:sz="0" w:space="0" w:color="auto"/>
          </w:divBdr>
        </w:div>
        <w:div w:id="635843533">
          <w:marLeft w:val="480"/>
          <w:marRight w:val="0"/>
          <w:marTop w:val="0"/>
          <w:marBottom w:val="0"/>
          <w:divBdr>
            <w:top w:val="none" w:sz="0" w:space="0" w:color="auto"/>
            <w:left w:val="none" w:sz="0" w:space="0" w:color="auto"/>
            <w:bottom w:val="none" w:sz="0" w:space="0" w:color="auto"/>
            <w:right w:val="none" w:sz="0" w:space="0" w:color="auto"/>
          </w:divBdr>
        </w:div>
        <w:div w:id="2018996826">
          <w:marLeft w:val="480"/>
          <w:marRight w:val="0"/>
          <w:marTop w:val="0"/>
          <w:marBottom w:val="0"/>
          <w:divBdr>
            <w:top w:val="none" w:sz="0" w:space="0" w:color="auto"/>
            <w:left w:val="none" w:sz="0" w:space="0" w:color="auto"/>
            <w:bottom w:val="none" w:sz="0" w:space="0" w:color="auto"/>
            <w:right w:val="none" w:sz="0" w:space="0" w:color="auto"/>
          </w:divBdr>
        </w:div>
        <w:div w:id="1613512126">
          <w:marLeft w:val="480"/>
          <w:marRight w:val="0"/>
          <w:marTop w:val="0"/>
          <w:marBottom w:val="0"/>
          <w:divBdr>
            <w:top w:val="none" w:sz="0" w:space="0" w:color="auto"/>
            <w:left w:val="none" w:sz="0" w:space="0" w:color="auto"/>
            <w:bottom w:val="none" w:sz="0" w:space="0" w:color="auto"/>
            <w:right w:val="none" w:sz="0" w:space="0" w:color="auto"/>
          </w:divBdr>
        </w:div>
        <w:div w:id="487553411">
          <w:marLeft w:val="480"/>
          <w:marRight w:val="0"/>
          <w:marTop w:val="0"/>
          <w:marBottom w:val="0"/>
          <w:divBdr>
            <w:top w:val="none" w:sz="0" w:space="0" w:color="auto"/>
            <w:left w:val="none" w:sz="0" w:space="0" w:color="auto"/>
            <w:bottom w:val="none" w:sz="0" w:space="0" w:color="auto"/>
            <w:right w:val="none" w:sz="0" w:space="0" w:color="auto"/>
          </w:divBdr>
        </w:div>
        <w:div w:id="1271202729">
          <w:marLeft w:val="480"/>
          <w:marRight w:val="0"/>
          <w:marTop w:val="0"/>
          <w:marBottom w:val="0"/>
          <w:divBdr>
            <w:top w:val="none" w:sz="0" w:space="0" w:color="auto"/>
            <w:left w:val="none" w:sz="0" w:space="0" w:color="auto"/>
            <w:bottom w:val="none" w:sz="0" w:space="0" w:color="auto"/>
            <w:right w:val="none" w:sz="0" w:space="0" w:color="auto"/>
          </w:divBdr>
        </w:div>
        <w:div w:id="1998729892">
          <w:marLeft w:val="480"/>
          <w:marRight w:val="0"/>
          <w:marTop w:val="0"/>
          <w:marBottom w:val="0"/>
          <w:divBdr>
            <w:top w:val="none" w:sz="0" w:space="0" w:color="auto"/>
            <w:left w:val="none" w:sz="0" w:space="0" w:color="auto"/>
            <w:bottom w:val="none" w:sz="0" w:space="0" w:color="auto"/>
            <w:right w:val="none" w:sz="0" w:space="0" w:color="auto"/>
          </w:divBdr>
        </w:div>
        <w:div w:id="608976108">
          <w:marLeft w:val="480"/>
          <w:marRight w:val="0"/>
          <w:marTop w:val="0"/>
          <w:marBottom w:val="0"/>
          <w:divBdr>
            <w:top w:val="none" w:sz="0" w:space="0" w:color="auto"/>
            <w:left w:val="none" w:sz="0" w:space="0" w:color="auto"/>
            <w:bottom w:val="none" w:sz="0" w:space="0" w:color="auto"/>
            <w:right w:val="none" w:sz="0" w:space="0" w:color="auto"/>
          </w:divBdr>
        </w:div>
        <w:div w:id="2034648995">
          <w:marLeft w:val="480"/>
          <w:marRight w:val="0"/>
          <w:marTop w:val="0"/>
          <w:marBottom w:val="0"/>
          <w:divBdr>
            <w:top w:val="none" w:sz="0" w:space="0" w:color="auto"/>
            <w:left w:val="none" w:sz="0" w:space="0" w:color="auto"/>
            <w:bottom w:val="none" w:sz="0" w:space="0" w:color="auto"/>
            <w:right w:val="none" w:sz="0" w:space="0" w:color="auto"/>
          </w:divBdr>
        </w:div>
        <w:div w:id="448284119">
          <w:marLeft w:val="480"/>
          <w:marRight w:val="0"/>
          <w:marTop w:val="0"/>
          <w:marBottom w:val="0"/>
          <w:divBdr>
            <w:top w:val="none" w:sz="0" w:space="0" w:color="auto"/>
            <w:left w:val="none" w:sz="0" w:space="0" w:color="auto"/>
            <w:bottom w:val="none" w:sz="0" w:space="0" w:color="auto"/>
            <w:right w:val="none" w:sz="0" w:space="0" w:color="auto"/>
          </w:divBdr>
        </w:div>
        <w:div w:id="1795058612">
          <w:marLeft w:val="480"/>
          <w:marRight w:val="0"/>
          <w:marTop w:val="0"/>
          <w:marBottom w:val="0"/>
          <w:divBdr>
            <w:top w:val="none" w:sz="0" w:space="0" w:color="auto"/>
            <w:left w:val="none" w:sz="0" w:space="0" w:color="auto"/>
            <w:bottom w:val="none" w:sz="0" w:space="0" w:color="auto"/>
            <w:right w:val="none" w:sz="0" w:space="0" w:color="auto"/>
          </w:divBdr>
        </w:div>
        <w:div w:id="599871489">
          <w:marLeft w:val="480"/>
          <w:marRight w:val="0"/>
          <w:marTop w:val="0"/>
          <w:marBottom w:val="0"/>
          <w:divBdr>
            <w:top w:val="none" w:sz="0" w:space="0" w:color="auto"/>
            <w:left w:val="none" w:sz="0" w:space="0" w:color="auto"/>
            <w:bottom w:val="none" w:sz="0" w:space="0" w:color="auto"/>
            <w:right w:val="none" w:sz="0" w:space="0" w:color="auto"/>
          </w:divBdr>
        </w:div>
        <w:div w:id="188300806">
          <w:marLeft w:val="480"/>
          <w:marRight w:val="0"/>
          <w:marTop w:val="0"/>
          <w:marBottom w:val="0"/>
          <w:divBdr>
            <w:top w:val="none" w:sz="0" w:space="0" w:color="auto"/>
            <w:left w:val="none" w:sz="0" w:space="0" w:color="auto"/>
            <w:bottom w:val="none" w:sz="0" w:space="0" w:color="auto"/>
            <w:right w:val="none" w:sz="0" w:space="0" w:color="auto"/>
          </w:divBdr>
        </w:div>
      </w:divsChild>
    </w:div>
    <w:div w:id="660963179">
      <w:bodyDiv w:val="1"/>
      <w:marLeft w:val="0"/>
      <w:marRight w:val="0"/>
      <w:marTop w:val="0"/>
      <w:marBottom w:val="0"/>
      <w:divBdr>
        <w:top w:val="none" w:sz="0" w:space="0" w:color="auto"/>
        <w:left w:val="none" w:sz="0" w:space="0" w:color="auto"/>
        <w:bottom w:val="none" w:sz="0" w:space="0" w:color="auto"/>
        <w:right w:val="none" w:sz="0" w:space="0" w:color="auto"/>
      </w:divBdr>
    </w:div>
    <w:div w:id="672297262">
      <w:bodyDiv w:val="1"/>
      <w:marLeft w:val="0"/>
      <w:marRight w:val="0"/>
      <w:marTop w:val="0"/>
      <w:marBottom w:val="0"/>
      <w:divBdr>
        <w:top w:val="none" w:sz="0" w:space="0" w:color="auto"/>
        <w:left w:val="none" w:sz="0" w:space="0" w:color="auto"/>
        <w:bottom w:val="none" w:sz="0" w:space="0" w:color="auto"/>
        <w:right w:val="none" w:sz="0" w:space="0" w:color="auto"/>
      </w:divBdr>
      <w:divsChild>
        <w:div w:id="768164079">
          <w:marLeft w:val="480"/>
          <w:marRight w:val="0"/>
          <w:marTop w:val="0"/>
          <w:marBottom w:val="0"/>
          <w:divBdr>
            <w:top w:val="none" w:sz="0" w:space="0" w:color="auto"/>
            <w:left w:val="none" w:sz="0" w:space="0" w:color="auto"/>
            <w:bottom w:val="none" w:sz="0" w:space="0" w:color="auto"/>
            <w:right w:val="none" w:sz="0" w:space="0" w:color="auto"/>
          </w:divBdr>
        </w:div>
        <w:div w:id="2010330250">
          <w:marLeft w:val="480"/>
          <w:marRight w:val="0"/>
          <w:marTop w:val="0"/>
          <w:marBottom w:val="0"/>
          <w:divBdr>
            <w:top w:val="none" w:sz="0" w:space="0" w:color="auto"/>
            <w:left w:val="none" w:sz="0" w:space="0" w:color="auto"/>
            <w:bottom w:val="none" w:sz="0" w:space="0" w:color="auto"/>
            <w:right w:val="none" w:sz="0" w:space="0" w:color="auto"/>
          </w:divBdr>
        </w:div>
        <w:div w:id="2104492069">
          <w:marLeft w:val="480"/>
          <w:marRight w:val="0"/>
          <w:marTop w:val="0"/>
          <w:marBottom w:val="0"/>
          <w:divBdr>
            <w:top w:val="none" w:sz="0" w:space="0" w:color="auto"/>
            <w:left w:val="none" w:sz="0" w:space="0" w:color="auto"/>
            <w:bottom w:val="none" w:sz="0" w:space="0" w:color="auto"/>
            <w:right w:val="none" w:sz="0" w:space="0" w:color="auto"/>
          </w:divBdr>
        </w:div>
        <w:div w:id="1217664054">
          <w:marLeft w:val="480"/>
          <w:marRight w:val="0"/>
          <w:marTop w:val="0"/>
          <w:marBottom w:val="0"/>
          <w:divBdr>
            <w:top w:val="none" w:sz="0" w:space="0" w:color="auto"/>
            <w:left w:val="none" w:sz="0" w:space="0" w:color="auto"/>
            <w:bottom w:val="none" w:sz="0" w:space="0" w:color="auto"/>
            <w:right w:val="none" w:sz="0" w:space="0" w:color="auto"/>
          </w:divBdr>
        </w:div>
        <w:div w:id="1599369111">
          <w:marLeft w:val="480"/>
          <w:marRight w:val="0"/>
          <w:marTop w:val="0"/>
          <w:marBottom w:val="0"/>
          <w:divBdr>
            <w:top w:val="none" w:sz="0" w:space="0" w:color="auto"/>
            <w:left w:val="none" w:sz="0" w:space="0" w:color="auto"/>
            <w:bottom w:val="none" w:sz="0" w:space="0" w:color="auto"/>
            <w:right w:val="none" w:sz="0" w:space="0" w:color="auto"/>
          </w:divBdr>
        </w:div>
        <w:div w:id="1989241271">
          <w:marLeft w:val="480"/>
          <w:marRight w:val="0"/>
          <w:marTop w:val="0"/>
          <w:marBottom w:val="0"/>
          <w:divBdr>
            <w:top w:val="none" w:sz="0" w:space="0" w:color="auto"/>
            <w:left w:val="none" w:sz="0" w:space="0" w:color="auto"/>
            <w:bottom w:val="none" w:sz="0" w:space="0" w:color="auto"/>
            <w:right w:val="none" w:sz="0" w:space="0" w:color="auto"/>
          </w:divBdr>
        </w:div>
        <w:div w:id="1779520814">
          <w:marLeft w:val="480"/>
          <w:marRight w:val="0"/>
          <w:marTop w:val="0"/>
          <w:marBottom w:val="0"/>
          <w:divBdr>
            <w:top w:val="none" w:sz="0" w:space="0" w:color="auto"/>
            <w:left w:val="none" w:sz="0" w:space="0" w:color="auto"/>
            <w:bottom w:val="none" w:sz="0" w:space="0" w:color="auto"/>
            <w:right w:val="none" w:sz="0" w:space="0" w:color="auto"/>
          </w:divBdr>
        </w:div>
        <w:div w:id="1959138921">
          <w:marLeft w:val="480"/>
          <w:marRight w:val="0"/>
          <w:marTop w:val="0"/>
          <w:marBottom w:val="0"/>
          <w:divBdr>
            <w:top w:val="none" w:sz="0" w:space="0" w:color="auto"/>
            <w:left w:val="none" w:sz="0" w:space="0" w:color="auto"/>
            <w:bottom w:val="none" w:sz="0" w:space="0" w:color="auto"/>
            <w:right w:val="none" w:sz="0" w:space="0" w:color="auto"/>
          </w:divBdr>
        </w:div>
        <w:div w:id="639505951">
          <w:marLeft w:val="480"/>
          <w:marRight w:val="0"/>
          <w:marTop w:val="0"/>
          <w:marBottom w:val="0"/>
          <w:divBdr>
            <w:top w:val="none" w:sz="0" w:space="0" w:color="auto"/>
            <w:left w:val="none" w:sz="0" w:space="0" w:color="auto"/>
            <w:bottom w:val="none" w:sz="0" w:space="0" w:color="auto"/>
            <w:right w:val="none" w:sz="0" w:space="0" w:color="auto"/>
          </w:divBdr>
        </w:div>
        <w:div w:id="1669865787">
          <w:marLeft w:val="480"/>
          <w:marRight w:val="0"/>
          <w:marTop w:val="0"/>
          <w:marBottom w:val="0"/>
          <w:divBdr>
            <w:top w:val="none" w:sz="0" w:space="0" w:color="auto"/>
            <w:left w:val="none" w:sz="0" w:space="0" w:color="auto"/>
            <w:bottom w:val="none" w:sz="0" w:space="0" w:color="auto"/>
            <w:right w:val="none" w:sz="0" w:space="0" w:color="auto"/>
          </w:divBdr>
        </w:div>
        <w:div w:id="2141027611">
          <w:marLeft w:val="480"/>
          <w:marRight w:val="0"/>
          <w:marTop w:val="0"/>
          <w:marBottom w:val="0"/>
          <w:divBdr>
            <w:top w:val="none" w:sz="0" w:space="0" w:color="auto"/>
            <w:left w:val="none" w:sz="0" w:space="0" w:color="auto"/>
            <w:bottom w:val="none" w:sz="0" w:space="0" w:color="auto"/>
            <w:right w:val="none" w:sz="0" w:space="0" w:color="auto"/>
          </w:divBdr>
        </w:div>
        <w:div w:id="1727531713">
          <w:marLeft w:val="480"/>
          <w:marRight w:val="0"/>
          <w:marTop w:val="0"/>
          <w:marBottom w:val="0"/>
          <w:divBdr>
            <w:top w:val="none" w:sz="0" w:space="0" w:color="auto"/>
            <w:left w:val="none" w:sz="0" w:space="0" w:color="auto"/>
            <w:bottom w:val="none" w:sz="0" w:space="0" w:color="auto"/>
            <w:right w:val="none" w:sz="0" w:space="0" w:color="auto"/>
          </w:divBdr>
        </w:div>
        <w:div w:id="772437050">
          <w:marLeft w:val="480"/>
          <w:marRight w:val="0"/>
          <w:marTop w:val="0"/>
          <w:marBottom w:val="0"/>
          <w:divBdr>
            <w:top w:val="none" w:sz="0" w:space="0" w:color="auto"/>
            <w:left w:val="none" w:sz="0" w:space="0" w:color="auto"/>
            <w:bottom w:val="none" w:sz="0" w:space="0" w:color="auto"/>
            <w:right w:val="none" w:sz="0" w:space="0" w:color="auto"/>
          </w:divBdr>
        </w:div>
        <w:div w:id="1908107989">
          <w:marLeft w:val="480"/>
          <w:marRight w:val="0"/>
          <w:marTop w:val="0"/>
          <w:marBottom w:val="0"/>
          <w:divBdr>
            <w:top w:val="none" w:sz="0" w:space="0" w:color="auto"/>
            <w:left w:val="none" w:sz="0" w:space="0" w:color="auto"/>
            <w:bottom w:val="none" w:sz="0" w:space="0" w:color="auto"/>
            <w:right w:val="none" w:sz="0" w:space="0" w:color="auto"/>
          </w:divBdr>
        </w:div>
        <w:div w:id="1226599378">
          <w:marLeft w:val="480"/>
          <w:marRight w:val="0"/>
          <w:marTop w:val="0"/>
          <w:marBottom w:val="0"/>
          <w:divBdr>
            <w:top w:val="none" w:sz="0" w:space="0" w:color="auto"/>
            <w:left w:val="none" w:sz="0" w:space="0" w:color="auto"/>
            <w:bottom w:val="none" w:sz="0" w:space="0" w:color="auto"/>
            <w:right w:val="none" w:sz="0" w:space="0" w:color="auto"/>
          </w:divBdr>
        </w:div>
      </w:divsChild>
    </w:div>
    <w:div w:id="712003808">
      <w:bodyDiv w:val="1"/>
      <w:marLeft w:val="0"/>
      <w:marRight w:val="0"/>
      <w:marTop w:val="0"/>
      <w:marBottom w:val="0"/>
      <w:divBdr>
        <w:top w:val="none" w:sz="0" w:space="0" w:color="auto"/>
        <w:left w:val="none" w:sz="0" w:space="0" w:color="auto"/>
        <w:bottom w:val="none" w:sz="0" w:space="0" w:color="auto"/>
        <w:right w:val="none" w:sz="0" w:space="0" w:color="auto"/>
      </w:divBdr>
    </w:div>
    <w:div w:id="719285675">
      <w:bodyDiv w:val="1"/>
      <w:marLeft w:val="0"/>
      <w:marRight w:val="0"/>
      <w:marTop w:val="0"/>
      <w:marBottom w:val="0"/>
      <w:divBdr>
        <w:top w:val="none" w:sz="0" w:space="0" w:color="auto"/>
        <w:left w:val="none" w:sz="0" w:space="0" w:color="auto"/>
        <w:bottom w:val="none" w:sz="0" w:space="0" w:color="auto"/>
        <w:right w:val="none" w:sz="0" w:space="0" w:color="auto"/>
      </w:divBdr>
      <w:divsChild>
        <w:div w:id="1059093648">
          <w:marLeft w:val="480"/>
          <w:marRight w:val="0"/>
          <w:marTop w:val="0"/>
          <w:marBottom w:val="0"/>
          <w:divBdr>
            <w:top w:val="none" w:sz="0" w:space="0" w:color="auto"/>
            <w:left w:val="none" w:sz="0" w:space="0" w:color="auto"/>
            <w:bottom w:val="none" w:sz="0" w:space="0" w:color="auto"/>
            <w:right w:val="none" w:sz="0" w:space="0" w:color="auto"/>
          </w:divBdr>
        </w:div>
        <w:div w:id="1151748452">
          <w:marLeft w:val="480"/>
          <w:marRight w:val="0"/>
          <w:marTop w:val="0"/>
          <w:marBottom w:val="0"/>
          <w:divBdr>
            <w:top w:val="none" w:sz="0" w:space="0" w:color="auto"/>
            <w:left w:val="none" w:sz="0" w:space="0" w:color="auto"/>
            <w:bottom w:val="none" w:sz="0" w:space="0" w:color="auto"/>
            <w:right w:val="none" w:sz="0" w:space="0" w:color="auto"/>
          </w:divBdr>
        </w:div>
        <w:div w:id="993995228">
          <w:marLeft w:val="480"/>
          <w:marRight w:val="0"/>
          <w:marTop w:val="0"/>
          <w:marBottom w:val="0"/>
          <w:divBdr>
            <w:top w:val="none" w:sz="0" w:space="0" w:color="auto"/>
            <w:left w:val="none" w:sz="0" w:space="0" w:color="auto"/>
            <w:bottom w:val="none" w:sz="0" w:space="0" w:color="auto"/>
            <w:right w:val="none" w:sz="0" w:space="0" w:color="auto"/>
          </w:divBdr>
        </w:div>
        <w:div w:id="1180663139">
          <w:marLeft w:val="480"/>
          <w:marRight w:val="0"/>
          <w:marTop w:val="0"/>
          <w:marBottom w:val="0"/>
          <w:divBdr>
            <w:top w:val="none" w:sz="0" w:space="0" w:color="auto"/>
            <w:left w:val="none" w:sz="0" w:space="0" w:color="auto"/>
            <w:bottom w:val="none" w:sz="0" w:space="0" w:color="auto"/>
            <w:right w:val="none" w:sz="0" w:space="0" w:color="auto"/>
          </w:divBdr>
        </w:div>
        <w:div w:id="764767774">
          <w:marLeft w:val="480"/>
          <w:marRight w:val="0"/>
          <w:marTop w:val="0"/>
          <w:marBottom w:val="0"/>
          <w:divBdr>
            <w:top w:val="none" w:sz="0" w:space="0" w:color="auto"/>
            <w:left w:val="none" w:sz="0" w:space="0" w:color="auto"/>
            <w:bottom w:val="none" w:sz="0" w:space="0" w:color="auto"/>
            <w:right w:val="none" w:sz="0" w:space="0" w:color="auto"/>
          </w:divBdr>
        </w:div>
        <w:div w:id="830095797">
          <w:marLeft w:val="480"/>
          <w:marRight w:val="0"/>
          <w:marTop w:val="0"/>
          <w:marBottom w:val="0"/>
          <w:divBdr>
            <w:top w:val="none" w:sz="0" w:space="0" w:color="auto"/>
            <w:left w:val="none" w:sz="0" w:space="0" w:color="auto"/>
            <w:bottom w:val="none" w:sz="0" w:space="0" w:color="auto"/>
            <w:right w:val="none" w:sz="0" w:space="0" w:color="auto"/>
          </w:divBdr>
        </w:div>
        <w:div w:id="564343372">
          <w:marLeft w:val="480"/>
          <w:marRight w:val="0"/>
          <w:marTop w:val="0"/>
          <w:marBottom w:val="0"/>
          <w:divBdr>
            <w:top w:val="none" w:sz="0" w:space="0" w:color="auto"/>
            <w:left w:val="none" w:sz="0" w:space="0" w:color="auto"/>
            <w:bottom w:val="none" w:sz="0" w:space="0" w:color="auto"/>
            <w:right w:val="none" w:sz="0" w:space="0" w:color="auto"/>
          </w:divBdr>
        </w:div>
        <w:div w:id="1414743497">
          <w:marLeft w:val="480"/>
          <w:marRight w:val="0"/>
          <w:marTop w:val="0"/>
          <w:marBottom w:val="0"/>
          <w:divBdr>
            <w:top w:val="none" w:sz="0" w:space="0" w:color="auto"/>
            <w:left w:val="none" w:sz="0" w:space="0" w:color="auto"/>
            <w:bottom w:val="none" w:sz="0" w:space="0" w:color="auto"/>
            <w:right w:val="none" w:sz="0" w:space="0" w:color="auto"/>
          </w:divBdr>
        </w:div>
        <w:div w:id="277639302">
          <w:marLeft w:val="480"/>
          <w:marRight w:val="0"/>
          <w:marTop w:val="0"/>
          <w:marBottom w:val="0"/>
          <w:divBdr>
            <w:top w:val="none" w:sz="0" w:space="0" w:color="auto"/>
            <w:left w:val="none" w:sz="0" w:space="0" w:color="auto"/>
            <w:bottom w:val="none" w:sz="0" w:space="0" w:color="auto"/>
            <w:right w:val="none" w:sz="0" w:space="0" w:color="auto"/>
          </w:divBdr>
        </w:div>
        <w:div w:id="1613629071">
          <w:marLeft w:val="480"/>
          <w:marRight w:val="0"/>
          <w:marTop w:val="0"/>
          <w:marBottom w:val="0"/>
          <w:divBdr>
            <w:top w:val="none" w:sz="0" w:space="0" w:color="auto"/>
            <w:left w:val="none" w:sz="0" w:space="0" w:color="auto"/>
            <w:bottom w:val="none" w:sz="0" w:space="0" w:color="auto"/>
            <w:right w:val="none" w:sz="0" w:space="0" w:color="auto"/>
          </w:divBdr>
        </w:div>
        <w:div w:id="1399790059">
          <w:marLeft w:val="480"/>
          <w:marRight w:val="0"/>
          <w:marTop w:val="0"/>
          <w:marBottom w:val="0"/>
          <w:divBdr>
            <w:top w:val="none" w:sz="0" w:space="0" w:color="auto"/>
            <w:left w:val="none" w:sz="0" w:space="0" w:color="auto"/>
            <w:bottom w:val="none" w:sz="0" w:space="0" w:color="auto"/>
            <w:right w:val="none" w:sz="0" w:space="0" w:color="auto"/>
          </w:divBdr>
        </w:div>
        <w:div w:id="465781752">
          <w:marLeft w:val="480"/>
          <w:marRight w:val="0"/>
          <w:marTop w:val="0"/>
          <w:marBottom w:val="0"/>
          <w:divBdr>
            <w:top w:val="none" w:sz="0" w:space="0" w:color="auto"/>
            <w:left w:val="none" w:sz="0" w:space="0" w:color="auto"/>
            <w:bottom w:val="none" w:sz="0" w:space="0" w:color="auto"/>
            <w:right w:val="none" w:sz="0" w:space="0" w:color="auto"/>
          </w:divBdr>
        </w:div>
        <w:div w:id="909000557">
          <w:marLeft w:val="480"/>
          <w:marRight w:val="0"/>
          <w:marTop w:val="0"/>
          <w:marBottom w:val="0"/>
          <w:divBdr>
            <w:top w:val="none" w:sz="0" w:space="0" w:color="auto"/>
            <w:left w:val="none" w:sz="0" w:space="0" w:color="auto"/>
            <w:bottom w:val="none" w:sz="0" w:space="0" w:color="auto"/>
            <w:right w:val="none" w:sz="0" w:space="0" w:color="auto"/>
          </w:divBdr>
        </w:div>
        <w:div w:id="949244383">
          <w:marLeft w:val="480"/>
          <w:marRight w:val="0"/>
          <w:marTop w:val="0"/>
          <w:marBottom w:val="0"/>
          <w:divBdr>
            <w:top w:val="none" w:sz="0" w:space="0" w:color="auto"/>
            <w:left w:val="none" w:sz="0" w:space="0" w:color="auto"/>
            <w:bottom w:val="none" w:sz="0" w:space="0" w:color="auto"/>
            <w:right w:val="none" w:sz="0" w:space="0" w:color="auto"/>
          </w:divBdr>
        </w:div>
        <w:div w:id="1545171912">
          <w:marLeft w:val="480"/>
          <w:marRight w:val="0"/>
          <w:marTop w:val="0"/>
          <w:marBottom w:val="0"/>
          <w:divBdr>
            <w:top w:val="none" w:sz="0" w:space="0" w:color="auto"/>
            <w:left w:val="none" w:sz="0" w:space="0" w:color="auto"/>
            <w:bottom w:val="none" w:sz="0" w:space="0" w:color="auto"/>
            <w:right w:val="none" w:sz="0" w:space="0" w:color="auto"/>
          </w:divBdr>
        </w:div>
        <w:div w:id="1723483504">
          <w:marLeft w:val="480"/>
          <w:marRight w:val="0"/>
          <w:marTop w:val="0"/>
          <w:marBottom w:val="0"/>
          <w:divBdr>
            <w:top w:val="none" w:sz="0" w:space="0" w:color="auto"/>
            <w:left w:val="none" w:sz="0" w:space="0" w:color="auto"/>
            <w:bottom w:val="none" w:sz="0" w:space="0" w:color="auto"/>
            <w:right w:val="none" w:sz="0" w:space="0" w:color="auto"/>
          </w:divBdr>
        </w:div>
      </w:divsChild>
    </w:div>
    <w:div w:id="726221256">
      <w:bodyDiv w:val="1"/>
      <w:marLeft w:val="0"/>
      <w:marRight w:val="0"/>
      <w:marTop w:val="0"/>
      <w:marBottom w:val="0"/>
      <w:divBdr>
        <w:top w:val="none" w:sz="0" w:space="0" w:color="auto"/>
        <w:left w:val="none" w:sz="0" w:space="0" w:color="auto"/>
        <w:bottom w:val="none" w:sz="0" w:space="0" w:color="auto"/>
        <w:right w:val="none" w:sz="0" w:space="0" w:color="auto"/>
      </w:divBdr>
    </w:div>
    <w:div w:id="727993350">
      <w:bodyDiv w:val="1"/>
      <w:marLeft w:val="0"/>
      <w:marRight w:val="0"/>
      <w:marTop w:val="0"/>
      <w:marBottom w:val="0"/>
      <w:divBdr>
        <w:top w:val="none" w:sz="0" w:space="0" w:color="auto"/>
        <w:left w:val="none" w:sz="0" w:space="0" w:color="auto"/>
        <w:bottom w:val="none" w:sz="0" w:space="0" w:color="auto"/>
        <w:right w:val="none" w:sz="0" w:space="0" w:color="auto"/>
      </w:divBdr>
    </w:div>
    <w:div w:id="769397557">
      <w:bodyDiv w:val="1"/>
      <w:marLeft w:val="0"/>
      <w:marRight w:val="0"/>
      <w:marTop w:val="0"/>
      <w:marBottom w:val="0"/>
      <w:divBdr>
        <w:top w:val="none" w:sz="0" w:space="0" w:color="auto"/>
        <w:left w:val="none" w:sz="0" w:space="0" w:color="auto"/>
        <w:bottom w:val="none" w:sz="0" w:space="0" w:color="auto"/>
        <w:right w:val="none" w:sz="0" w:space="0" w:color="auto"/>
      </w:divBdr>
      <w:divsChild>
        <w:div w:id="1397121132">
          <w:marLeft w:val="480"/>
          <w:marRight w:val="0"/>
          <w:marTop w:val="0"/>
          <w:marBottom w:val="0"/>
          <w:divBdr>
            <w:top w:val="none" w:sz="0" w:space="0" w:color="auto"/>
            <w:left w:val="none" w:sz="0" w:space="0" w:color="auto"/>
            <w:bottom w:val="none" w:sz="0" w:space="0" w:color="auto"/>
            <w:right w:val="none" w:sz="0" w:space="0" w:color="auto"/>
          </w:divBdr>
        </w:div>
        <w:div w:id="87625916">
          <w:marLeft w:val="480"/>
          <w:marRight w:val="0"/>
          <w:marTop w:val="0"/>
          <w:marBottom w:val="0"/>
          <w:divBdr>
            <w:top w:val="none" w:sz="0" w:space="0" w:color="auto"/>
            <w:left w:val="none" w:sz="0" w:space="0" w:color="auto"/>
            <w:bottom w:val="none" w:sz="0" w:space="0" w:color="auto"/>
            <w:right w:val="none" w:sz="0" w:space="0" w:color="auto"/>
          </w:divBdr>
        </w:div>
        <w:div w:id="1534683000">
          <w:marLeft w:val="480"/>
          <w:marRight w:val="0"/>
          <w:marTop w:val="0"/>
          <w:marBottom w:val="0"/>
          <w:divBdr>
            <w:top w:val="none" w:sz="0" w:space="0" w:color="auto"/>
            <w:left w:val="none" w:sz="0" w:space="0" w:color="auto"/>
            <w:bottom w:val="none" w:sz="0" w:space="0" w:color="auto"/>
            <w:right w:val="none" w:sz="0" w:space="0" w:color="auto"/>
          </w:divBdr>
        </w:div>
        <w:div w:id="850223743">
          <w:marLeft w:val="480"/>
          <w:marRight w:val="0"/>
          <w:marTop w:val="0"/>
          <w:marBottom w:val="0"/>
          <w:divBdr>
            <w:top w:val="none" w:sz="0" w:space="0" w:color="auto"/>
            <w:left w:val="none" w:sz="0" w:space="0" w:color="auto"/>
            <w:bottom w:val="none" w:sz="0" w:space="0" w:color="auto"/>
            <w:right w:val="none" w:sz="0" w:space="0" w:color="auto"/>
          </w:divBdr>
        </w:div>
        <w:div w:id="1939559531">
          <w:marLeft w:val="480"/>
          <w:marRight w:val="0"/>
          <w:marTop w:val="0"/>
          <w:marBottom w:val="0"/>
          <w:divBdr>
            <w:top w:val="none" w:sz="0" w:space="0" w:color="auto"/>
            <w:left w:val="none" w:sz="0" w:space="0" w:color="auto"/>
            <w:bottom w:val="none" w:sz="0" w:space="0" w:color="auto"/>
            <w:right w:val="none" w:sz="0" w:space="0" w:color="auto"/>
          </w:divBdr>
        </w:div>
        <w:div w:id="1229460935">
          <w:marLeft w:val="480"/>
          <w:marRight w:val="0"/>
          <w:marTop w:val="0"/>
          <w:marBottom w:val="0"/>
          <w:divBdr>
            <w:top w:val="none" w:sz="0" w:space="0" w:color="auto"/>
            <w:left w:val="none" w:sz="0" w:space="0" w:color="auto"/>
            <w:bottom w:val="none" w:sz="0" w:space="0" w:color="auto"/>
            <w:right w:val="none" w:sz="0" w:space="0" w:color="auto"/>
          </w:divBdr>
        </w:div>
        <w:div w:id="1122305173">
          <w:marLeft w:val="480"/>
          <w:marRight w:val="0"/>
          <w:marTop w:val="0"/>
          <w:marBottom w:val="0"/>
          <w:divBdr>
            <w:top w:val="none" w:sz="0" w:space="0" w:color="auto"/>
            <w:left w:val="none" w:sz="0" w:space="0" w:color="auto"/>
            <w:bottom w:val="none" w:sz="0" w:space="0" w:color="auto"/>
            <w:right w:val="none" w:sz="0" w:space="0" w:color="auto"/>
          </w:divBdr>
        </w:div>
        <w:div w:id="439565516">
          <w:marLeft w:val="480"/>
          <w:marRight w:val="0"/>
          <w:marTop w:val="0"/>
          <w:marBottom w:val="0"/>
          <w:divBdr>
            <w:top w:val="none" w:sz="0" w:space="0" w:color="auto"/>
            <w:left w:val="none" w:sz="0" w:space="0" w:color="auto"/>
            <w:bottom w:val="none" w:sz="0" w:space="0" w:color="auto"/>
            <w:right w:val="none" w:sz="0" w:space="0" w:color="auto"/>
          </w:divBdr>
        </w:div>
        <w:div w:id="1807508307">
          <w:marLeft w:val="480"/>
          <w:marRight w:val="0"/>
          <w:marTop w:val="0"/>
          <w:marBottom w:val="0"/>
          <w:divBdr>
            <w:top w:val="none" w:sz="0" w:space="0" w:color="auto"/>
            <w:left w:val="none" w:sz="0" w:space="0" w:color="auto"/>
            <w:bottom w:val="none" w:sz="0" w:space="0" w:color="auto"/>
            <w:right w:val="none" w:sz="0" w:space="0" w:color="auto"/>
          </w:divBdr>
        </w:div>
        <w:div w:id="338123692">
          <w:marLeft w:val="480"/>
          <w:marRight w:val="0"/>
          <w:marTop w:val="0"/>
          <w:marBottom w:val="0"/>
          <w:divBdr>
            <w:top w:val="none" w:sz="0" w:space="0" w:color="auto"/>
            <w:left w:val="none" w:sz="0" w:space="0" w:color="auto"/>
            <w:bottom w:val="none" w:sz="0" w:space="0" w:color="auto"/>
            <w:right w:val="none" w:sz="0" w:space="0" w:color="auto"/>
          </w:divBdr>
        </w:div>
        <w:div w:id="482546439">
          <w:marLeft w:val="480"/>
          <w:marRight w:val="0"/>
          <w:marTop w:val="0"/>
          <w:marBottom w:val="0"/>
          <w:divBdr>
            <w:top w:val="none" w:sz="0" w:space="0" w:color="auto"/>
            <w:left w:val="none" w:sz="0" w:space="0" w:color="auto"/>
            <w:bottom w:val="none" w:sz="0" w:space="0" w:color="auto"/>
            <w:right w:val="none" w:sz="0" w:space="0" w:color="auto"/>
          </w:divBdr>
        </w:div>
        <w:div w:id="105393054">
          <w:marLeft w:val="480"/>
          <w:marRight w:val="0"/>
          <w:marTop w:val="0"/>
          <w:marBottom w:val="0"/>
          <w:divBdr>
            <w:top w:val="none" w:sz="0" w:space="0" w:color="auto"/>
            <w:left w:val="none" w:sz="0" w:space="0" w:color="auto"/>
            <w:bottom w:val="none" w:sz="0" w:space="0" w:color="auto"/>
            <w:right w:val="none" w:sz="0" w:space="0" w:color="auto"/>
          </w:divBdr>
        </w:div>
        <w:div w:id="1827353558">
          <w:marLeft w:val="480"/>
          <w:marRight w:val="0"/>
          <w:marTop w:val="0"/>
          <w:marBottom w:val="0"/>
          <w:divBdr>
            <w:top w:val="none" w:sz="0" w:space="0" w:color="auto"/>
            <w:left w:val="none" w:sz="0" w:space="0" w:color="auto"/>
            <w:bottom w:val="none" w:sz="0" w:space="0" w:color="auto"/>
            <w:right w:val="none" w:sz="0" w:space="0" w:color="auto"/>
          </w:divBdr>
        </w:div>
        <w:div w:id="560100724">
          <w:marLeft w:val="480"/>
          <w:marRight w:val="0"/>
          <w:marTop w:val="0"/>
          <w:marBottom w:val="0"/>
          <w:divBdr>
            <w:top w:val="none" w:sz="0" w:space="0" w:color="auto"/>
            <w:left w:val="none" w:sz="0" w:space="0" w:color="auto"/>
            <w:bottom w:val="none" w:sz="0" w:space="0" w:color="auto"/>
            <w:right w:val="none" w:sz="0" w:space="0" w:color="auto"/>
          </w:divBdr>
        </w:div>
        <w:div w:id="1630043128">
          <w:marLeft w:val="480"/>
          <w:marRight w:val="0"/>
          <w:marTop w:val="0"/>
          <w:marBottom w:val="0"/>
          <w:divBdr>
            <w:top w:val="none" w:sz="0" w:space="0" w:color="auto"/>
            <w:left w:val="none" w:sz="0" w:space="0" w:color="auto"/>
            <w:bottom w:val="none" w:sz="0" w:space="0" w:color="auto"/>
            <w:right w:val="none" w:sz="0" w:space="0" w:color="auto"/>
          </w:divBdr>
        </w:div>
      </w:divsChild>
    </w:div>
    <w:div w:id="769855545">
      <w:bodyDiv w:val="1"/>
      <w:marLeft w:val="0"/>
      <w:marRight w:val="0"/>
      <w:marTop w:val="0"/>
      <w:marBottom w:val="0"/>
      <w:divBdr>
        <w:top w:val="none" w:sz="0" w:space="0" w:color="auto"/>
        <w:left w:val="none" w:sz="0" w:space="0" w:color="auto"/>
        <w:bottom w:val="none" w:sz="0" w:space="0" w:color="auto"/>
        <w:right w:val="none" w:sz="0" w:space="0" w:color="auto"/>
      </w:divBdr>
      <w:divsChild>
        <w:div w:id="910774247">
          <w:marLeft w:val="480"/>
          <w:marRight w:val="0"/>
          <w:marTop w:val="0"/>
          <w:marBottom w:val="0"/>
          <w:divBdr>
            <w:top w:val="none" w:sz="0" w:space="0" w:color="auto"/>
            <w:left w:val="none" w:sz="0" w:space="0" w:color="auto"/>
            <w:bottom w:val="none" w:sz="0" w:space="0" w:color="auto"/>
            <w:right w:val="none" w:sz="0" w:space="0" w:color="auto"/>
          </w:divBdr>
        </w:div>
        <w:div w:id="36510908">
          <w:marLeft w:val="480"/>
          <w:marRight w:val="0"/>
          <w:marTop w:val="0"/>
          <w:marBottom w:val="0"/>
          <w:divBdr>
            <w:top w:val="none" w:sz="0" w:space="0" w:color="auto"/>
            <w:left w:val="none" w:sz="0" w:space="0" w:color="auto"/>
            <w:bottom w:val="none" w:sz="0" w:space="0" w:color="auto"/>
            <w:right w:val="none" w:sz="0" w:space="0" w:color="auto"/>
          </w:divBdr>
        </w:div>
        <w:div w:id="1256982094">
          <w:marLeft w:val="480"/>
          <w:marRight w:val="0"/>
          <w:marTop w:val="0"/>
          <w:marBottom w:val="0"/>
          <w:divBdr>
            <w:top w:val="none" w:sz="0" w:space="0" w:color="auto"/>
            <w:left w:val="none" w:sz="0" w:space="0" w:color="auto"/>
            <w:bottom w:val="none" w:sz="0" w:space="0" w:color="auto"/>
            <w:right w:val="none" w:sz="0" w:space="0" w:color="auto"/>
          </w:divBdr>
        </w:div>
        <w:div w:id="1594628698">
          <w:marLeft w:val="480"/>
          <w:marRight w:val="0"/>
          <w:marTop w:val="0"/>
          <w:marBottom w:val="0"/>
          <w:divBdr>
            <w:top w:val="none" w:sz="0" w:space="0" w:color="auto"/>
            <w:left w:val="none" w:sz="0" w:space="0" w:color="auto"/>
            <w:bottom w:val="none" w:sz="0" w:space="0" w:color="auto"/>
            <w:right w:val="none" w:sz="0" w:space="0" w:color="auto"/>
          </w:divBdr>
        </w:div>
        <w:div w:id="1291521028">
          <w:marLeft w:val="480"/>
          <w:marRight w:val="0"/>
          <w:marTop w:val="0"/>
          <w:marBottom w:val="0"/>
          <w:divBdr>
            <w:top w:val="none" w:sz="0" w:space="0" w:color="auto"/>
            <w:left w:val="none" w:sz="0" w:space="0" w:color="auto"/>
            <w:bottom w:val="none" w:sz="0" w:space="0" w:color="auto"/>
            <w:right w:val="none" w:sz="0" w:space="0" w:color="auto"/>
          </w:divBdr>
        </w:div>
        <w:div w:id="970018604">
          <w:marLeft w:val="480"/>
          <w:marRight w:val="0"/>
          <w:marTop w:val="0"/>
          <w:marBottom w:val="0"/>
          <w:divBdr>
            <w:top w:val="none" w:sz="0" w:space="0" w:color="auto"/>
            <w:left w:val="none" w:sz="0" w:space="0" w:color="auto"/>
            <w:bottom w:val="none" w:sz="0" w:space="0" w:color="auto"/>
            <w:right w:val="none" w:sz="0" w:space="0" w:color="auto"/>
          </w:divBdr>
        </w:div>
        <w:div w:id="1874465289">
          <w:marLeft w:val="480"/>
          <w:marRight w:val="0"/>
          <w:marTop w:val="0"/>
          <w:marBottom w:val="0"/>
          <w:divBdr>
            <w:top w:val="none" w:sz="0" w:space="0" w:color="auto"/>
            <w:left w:val="none" w:sz="0" w:space="0" w:color="auto"/>
            <w:bottom w:val="none" w:sz="0" w:space="0" w:color="auto"/>
            <w:right w:val="none" w:sz="0" w:space="0" w:color="auto"/>
          </w:divBdr>
        </w:div>
        <w:div w:id="124197876">
          <w:marLeft w:val="480"/>
          <w:marRight w:val="0"/>
          <w:marTop w:val="0"/>
          <w:marBottom w:val="0"/>
          <w:divBdr>
            <w:top w:val="none" w:sz="0" w:space="0" w:color="auto"/>
            <w:left w:val="none" w:sz="0" w:space="0" w:color="auto"/>
            <w:bottom w:val="none" w:sz="0" w:space="0" w:color="auto"/>
            <w:right w:val="none" w:sz="0" w:space="0" w:color="auto"/>
          </w:divBdr>
        </w:div>
        <w:div w:id="161048189">
          <w:marLeft w:val="480"/>
          <w:marRight w:val="0"/>
          <w:marTop w:val="0"/>
          <w:marBottom w:val="0"/>
          <w:divBdr>
            <w:top w:val="none" w:sz="0" w:space="0" w:color="auto"/>
            <w:left w:val="none" w:sz="0" w:space="0" w:color="auto"/>
            <w:bottom w:val="none" w:sz="0" w:space="0" w:color="auto"/>
            <w:right w:val="none" w:sz="0" w:space="0" w:color="auto"/>
          </w:divBdr>
        </w:div>
        <w:div w:id="332143946">
          <w:marLeft w:val="480"/>
          <w:marRight w:val="0"/>
          <w:marTop w:val="0"/>
          <w:marBottom w:val="0"/>
          <w:divBdr>
            <w:top w:val="none" w:sz="0" w:space="0" w:color="auto"/>
            <w:left w:val="none" w:sz="0" w:space="0" w:color="auto"/>
            <w:bottom w:val="none" w:sz="0" w:space="0" w:color="auto"/>
            <w:right w:val="none" w:sz="0" w:space="0" w:color="auto"/>
          </w:divBdr>
        </w:div>
        <w:div w:id="1153910211">
          <w:marLeft w:val="480"/>
          <w:marRight w:val="0"/>
          <w:marTop w:val="0"/>
          <w:marBottom w:val="0"/>
          <w:divBdr>
            <w:top w:val="none" w:sz="0" w:space="0" w:color="auto"/>
            <w:left w:val="none" w:sz="0" w:space="0" w:color="auto"/>
            <w:bottom w:val="none" w:sz="0" w:space="0" w:color="auto"/>
            <w:right w:val="none" w:sz="0" w:space="0" w:color="auto"/>
          </w:divBdr>
        </w:div>
        <w:div w:id="1068067339">
          <w:marLeft w:val="480"/>
          <w:marRight w:val="0"/>
          <w:marTop w:val="0"/>
          <w:marBottom w:val="0"/>
          <w:divBdr>
            <w:top w:val="none" w:sz="0" w:space="0" w:color="auto"/>
            <w:left w:val="none" w:sz="0" w:space="0" w:color="auto"/>
            <w:bottom w:val="none" w:sz="0" w:space="0" w:color="auto"/>
            <w:right w:val="none" w:sz="0" w:space="0" w:color="auto"/>
          </w:divBdr>
        </w:div>
        <w:div w:id="1792360177">
          <w:marLeft w:val="480"/>
          <w:marRight w:val="0"/>
          <w:marTop w:val="0"/>
          <w:marBottom w:val="0"/>
          <w:divBdr>
            <w:top w:val="none" w:sz="0" w:space="0" w:color="auto"/>
            <w:left w:val="none" w:sz="0" w:space="0" w:color="auto"/>
            <w:bottom w:val="none" w:sz="0" w:space="0" w:color="auto"/>
            <w:right w:val="none" w:sz="0" w:space="0" w:color="auto"/>
          </w:divBdr>
        </w:div>
        <w:div w:id="1419911795">
          <w:marLeft w:val="480"/>
          <w:marRight w:val="0"/>
          <w:marTop w:val="0"/>
          <w:marBottom w:val="0"/>
          <w:divBdr>
            <w:top w:val="none" w:sz="0" w:space="0" w:color="auto"/>
            <w:left w:val="none" w:sz="0" w:space="0" w:color="auto"/>
            <w:bottom w:val="none" w:sz="0" w:space="0" w:color="auto"/>
            <w:right w:val="none" w:sz="0" w:space="0" w:color="auto"/>
          </w:divBdr>
        </w:div>
        <w:div w:id="1739325572">
          <w:marLeft w:val="480"/>
          <w:marRight w:val="0"/>
          <w:marTop w:val="0"/>
          <w:marBottom w:val="0"/>
          <w:divBdr>
            <w:top w:val="none" w:sz="0" w:space="0" w:color="auto"/>
            <w:left w:val="none" w:sz="0" w:space="0" w:color="auto"/>
            <w:bottom w:val="none" w:sz="0" w:space="0" w:color="auto"/>
            <w:right w:val="none" w:sz="0" w:space="0" w:color="auto"/>
          </w:divBdr>
        </w:div>
        <w:div w:id="1796559399">
          <w:marLeft w:val="480"/>
          <w:marRight w:val="0"/>
          <w:marTop w:val="0"/>
          <w:marBottom w:val="0"/>
          <w:divBdr>
            <w:top w:val="none" w:sz="0" w:space="0" w:color="auto"/>
            <w:left w:val="none" w:sz="0" w:space="0" w:color="auto"/>
            <w:bottom w:val="none" w:sz="0" w:space="0" w:color="auto"/>
            <w:right w:val="none" w:sz="0" w:space="0" w:color="auto"/>
          </w:divBdr>
        </w:div>
        <w:div w:id="1061246895">
          <w:marLeft w:val="480"/>
          <w:marRight w:val="0"/>
          <w:marTop w:val="0"/>
          <w:marBottom w:val="0"/>
          <w:divBdr>
            <w:top w:val="none" w:sz="0" w:space="0" w:color="auto"/>
            <w:left w:val="none" w:sz="0" w:space="0" w:color="auto"/>
            <w:bottom w:val="none" w:sz="0" w:space="0" w:color="auto"/>
            <w:right w:val="none" w:sz="0" w:space="0" w:color="auto"/>
          </w:divBdr>
        </w:div>
      </w:divsChild>
    </w:div>
    <w:div w:id="771702899">
      <w:bodyDiv w:val="1"/>
      <w:marLeft w:val="0"/>
      <w:marRight w:val="0"/>
      <w:marTop w:val="0"/>
      <w:marBottom w:val="0"/>
      <w:divBdr>
        <w:top w:val="none" w:sz="0" w:space="0" w:color="auto"/>
        <w:left w:val="none" w:sz="0" w:space="0" w:color="auto"/>
        <w:bottom w:val="none" w:sz="0" w:space="0" w:color="auto"/>
        <w:right w:val="none" w:sz="0" w:space="0" w:color="auto"/>
      </w:divBdr>
      <w:divsChild>
        <w:div w:id="2006663906">
          <w:marLeft w:val="480"/>
          <w:marRight w:val="0"/>
          <w:marTop w:val="0"/>
          <w:marBottom w:val="0"/>
          <w:divBdr>
            <w:top w:val="none" w:sz="0" w:space="0" w:color="auto"/>
            <w:left w:val="none" w:sz="0" w:space="0" w:color="auto"/>
            <w:bottom w:val="none" w:sz="0" w:space="0" w:color="auto"/>
            <w:right w:val="none" w:sz="0" w:space="0" w:color="auto"/>
          </w:divBdr>
        </w:div>
        <w:div w:id="1863281315">
          <w:marLeft w:val="480"/>
          <w:marRight w:val="0"/>
          <w:marTop w:val="0"/>
          <w:marBottom w:val="0"/>
          <w:divBdr>
            <w:top w:val="none" w:sz="0" w:space="0" w:color="auto"/>
            <w:left w:val="none" w:sz="0" w:space="0" w:color="auto"/>
            <w:bottom w:val="none" w:sz="0" w:space="0" w:color="auto"/>
            <w:right w:val="none" w:sz="0" w:space="0" w:color="auto"/>
          </w:divBdr>
        </w:div>
        <w:div w:id="1230653493">
          <w:marLeft w:val="480"/>
          <w:marRight w:val="0"/>
          <w:marTop w:val="0"/>
          <w:marBottom w:val="0"/>
          <w:divBdr>
            <w:top w:val="none" w:sz="0" w:space="0" w:color="auto"/>
            <w:left w:val="none" w:sz="0" w:space="0" w:color="auto"/>
            <w:bottom w:val="none" w:sz="0" w:space="0" w:color="auto"/>
            <w:right w:val="none" w:sz="0" w:space="0" w:color="auto"/>
          </w:divBdr>
        </w:div>
        <w:div w:id="125591841">
          <w:marLeft w:val="480"/>
          <w:marRight w:val="0"/>
          <w:marTop w:val="0"/>
          <w:marBottom w:val="0"/>
          <w:divBdr>
            <w:top w:val="none" w:sz="0" w:space="0" w:color="auto"/>
            <w:left w:val="none" w:sz="0" w:space="0" w:color="auto"/>
            <w:bottom w:val="none" w:sz="0" w:space="0" w:color="auto"/>
            <w:right w:val="none" w:sz="0" w:space="0" w:color="auto"/>
          </w:divBdr>
        </w:div>
        <w:div w:id="1807239382">
          <w:marLeft w:val="480"/>
          <w:marRight w:val="0"/>
          <w:marTop w:val="0"/>
          <w:marBottom w:val="0"/>
          <w:divBdr>
            <w:top w:val="none" w:sz="0" w:space="0" w:color="auto"/>
            <w:left w:val="none" w:sz="0" w:space="0" w:color="auto"/>
            <w:bottom w:val="none" w:sz="0" w:space="0" w:color="auto"/>
            <w:right w:val="none" w:sz="0" w:space="0" w:color="auto"/>
          </w:divBdr>
        </w:div>
        <w:div w:id="1747334821">
          <w:marLeft w:val="480"/>
          <w:marRight w:val="0"/>
          <w:marTop w:val="0"/>
          <w:marBottom w:val="0"/>
          <w:divBdr>
            <w:top w:val="none" w:sz="0" w:space="0" w:color="auto"/>
            <w:left w:val="none" w:sz="0" w:space="0" w:color="auto"/>
            <w:bottom w:val="none" w:sz="0" w:space="0" w:color="auto"/>
            <w:right w:val="none" w:sz="0" w:space="0" w:color="auto"/>
          </w:divBdr>
        </w:div>
        <w:div w:id="1761639104">
          <w:marLeft w:val="480"/>
          <w:marRight w:val="0"/>
          <w:marTop w:val="0"/>
          <w:marBottom w:val="0"/>
          <w:divBdr>
            <w:top w:val="none" w:sz="0" w:space="0" w:color="auto"/>
            <w:left w:val="none" w:sz="0" w:space="0" w:color="auto"/>
            <w:bottom w:val="none" w:sz="0" w:space="0" w:color="auto"/>
            <w:right w:val="none" w:sz="0" w:space="0" w:color="auto"/>
          </w:divBdr>
        </w:div>
        <w:div w:id="598222240">
          <w:marLeft w:val="480"/>
          <w:marRight w:val="0"/>
          <w:marTop w:val="0"/>
          <w:marBottom w:val="0"/>
          <w:divBdr>
            <w:top w:val="none" w:sz="0" w:space="0" w:color="auto"/>
            <w:left w:val="none" w:sz="0" w:space="0" w:color="auto"/>
            <w:bottom w:val="none" w:sz="0" w:space="0" w:color="auto"/>
            <w:right w:val="none" w:sz="0" w:space="0" w:color="auto"/>
          </w:divBdr>
        </w:div>
        <w:div w:id="1478379446">
          <w:marLeft w:val="480"/>
          <w:marRight w:val="0"/>
          <w:marTop w:val="0"/>
          <w:marBottom w:val="0"/>
          <w:divBdr>
            <w:top w:val="none" w:sz="0" w:space="0" w:color="auto"/>
            <w:left w:val="none" w:sz="0" w:space="0" w:color="auto"/>
            <w:bottom w:val="none" w:sz="0" w:space="0" w:color="auto"/>
            <w:right w:val="none" w:sz="0" w:space="0" w:color="auto"/>
          </w:divBdr>
        </w:div>
        <w:div w:id="1231237428">
          <w:marLeft w:val="480"/>
          <w:marRight w:val="0"/>
          <w:marTop w:val="0"/>
          <w:marBottom w:val="0"/>
          <w:divBdr>
            <w:top w:val="none" w:sz="0" w:space="0" w:color="auto"/>
            <w:left w:val="none" w:sz="0" w:space="0" w:color="auto"/>
            <w:bottom w:val="none" w:sz="0" w:space="0" w:color="auto"/>
            <w:right w:val="none" w:sz="0" w:space="0" w:color="auto"/>
          </w:divBdr>
        </w:div>
        <w:div w:id="2058115627">
          <w:marLeft w:val="480"/>
          <w:marRight w:val="0"/>
          <w:marTop w:val="0"/>
          <w:marBottom w:val="0"/>
          <w:divBdr>
            <w:top w:val="none" w:sz="0" w:space="0" w:color="auto"/>
            <w:left w:val="none" w:sz="0" w:space="0" w:color="auto"/>
            <w:bottom w:val="none" w:sz="0" w:space="0" w:color="auto"/>
            <w:right w:val="none" w:sz="0" w:space="0" w:color="auto"/>
          </w:divBdr>
        </w:div>
        <w:div w:id="352000912">
          <w:marLeft w:val="480"/>
          <w:marRight w:val="0"/>
          <w:marTop w:val="0"/>
          <w:marBottom w:val="0"/>
          <w:divBdr>
            <w:top w:val="none" w:sz="0" w:space="0" w:color="auto"/>
            <w:left w:val="none" w:sz="0" w:space="0" w:color="auto"/>
            <w:bottom w:val="none" w:sz="0" w:space="0" w:color="auto"/>
            <w:right w:val="none" w:sz="0" w:space="0" w:color="auto"/>
          </w:divBdr>
        </w:div>
        <w:div w:id="1018435721">
          <w:marLeft w:val="480"/>
          <w:marRight w:val="0"/>
          <w:marTop w:val="0"/>
          <w:marBottom w:val="0"/>
          <w:divBdr>
            <w:top w:val="none" w:sz="0" w:space="0" w:color="auto"/>
            <w:left w:val="none" w:sz="0" w:space="0" w:color="auto"/>
            <w:bottom w:val="none" w:sz="0" w:space="0" w:color="auto"/>
            <w:right w:val="none" w:sz="0" w:space="0" w:color="auto"/>
          </w:divBdr>
        </w:div>
        <w:div w:id="1550723249">
          <w:marLeft w:val="480"/>
          <w:marRight w:val="0"/>
          <w:marTop w:val="0"/>
          <w:marBottom w:val="0"/>
          <w:divBdr>
            <w:top w:val="none" w:sz="0" w:space="0" w:color="auto"/>
            <w:left w:val="none" w:sz="0" w:space="0" w:color="auto"/>
            <w:bottom w:val="none" w:sz="0" w:space="0" w:color="auto"/>
            <w:right w:val="none" w:sz="0" w:space="0" w:color="auto"/>
          </w:divBdr>
        </w:div>
        <w:div w:id="580405940">
          <w:marLeft w:val="480"/>
          <w:marRight w:val="0"/>
          <w:marTop w:val="0"/>
          <w:marBottom w:val="0"/>
          <w:divBdr>
            <w:top w:val="none" w:sz="0" w:space="0" w:color="auto"/>
            <w:left w:val="none" w:sz="0" w:space="0" w:color="auto"/>
            <w:bottom w:val="none" w:sz="0" w:space="0" w:color="auto"/>
            <w:right w:val="none" w:sz="0" w:space="0" w:color="auto"/>
          </w:divBdr>
        </w:div>
        <w:div w:id="569920696">
          <w:marLeft w:val="480"/>
          <w:marRight w:val="0"/>
          <w:marTop w:val="0"/>
          <w:marBottom w:val="0"/>
          <w:divBdr>
            <w:top w:val="none" w:sz="0" w:space="0" w:color="auto"/>
            <w:left w:val="none" w:sz="0" w:space="0" w:color="auto"/>
            <w:bottom w:val="none" w:sz="0" w:space="0" w:color="auto"/>
            <w:right w:val="none" w:sz="0" w:space="0" w:color="auto"/>
          </w:divBdr>
        </w:div>
      </w:divsChild>
    </w:div>
    <w:div w:id="783118673">
      <w:bodyDiv w:val="1"/>
      <w:marLeft w:val="0"/>
      <w:marRight w:val="0"/>
      <w:marTop w:val="0"/>
      <w:marBottom w:val="0"/>
      <w:divBdr>
        <w:top w:val="none" w:sz="0" w:space="0" w:color="auto"/>
        <w:left w:val="none" w:sz="0" w:space="0" w:color="auto"/>
        <w:bottom w:val="none" w:sz="0" w:space="0" w:color="auto"/>
        <w:right w:val="none" w:sz="0" w:space="0" w:color="auto"/>
      </w:divBdr>
      <w:divsChild>
        <w:div w:id="1432774976">
          <w:marLeft w:val="480"/>
          <w:marRight w:val="0"/>
          <w:marTop w:val="0"/>
          <w:marBottom w:val="0"/>
          <w:divBdr>
            <w:top w:val="none" w:sz="0" w:space="0" w:color="auto"/>
            <w:left w:val="none" w:sz="0" w:space="0" w:color="auto"/>
            <w:bottom w:val="none" w:sz="0" w:space="0" w:color="auto"/>
            <w:right w:val="none" w:sz="0" w:space="0" w:color="auto"/>
          </w:divBdr>
        </w:div>
        <w:div w:id="23871126">
          <w:marLeft w:val="480"/>
          <w:marRight w:val="0"/>
          <w:marTop w:val="0"/>
          <w:marBottom w:val="0"/>
          <w:divBdr>
            <w:top w:val="none" w:sz="0" w:space="0" w:color="auto"/>
            <w:left w:val="none" w:sz="0" w:space="0" w:color="auto"/>
            <w:bottom w:val="none" w:sz="0" w:space="0" w:color="auto"/>
            <w:right w:val="none" w:sz="0" w:space="0" w:color="auto"/>
          </w:divBdr>
        </w:div>
        <w:div w:id="1312980062">
          <w:marLeft w:val="480"/>
          <w:marRight w:val="0"/>
          <w:marTop w:val="0"/>
          <w:marBottom w:val="0"/>
          <w:divBdr>
            <w:top w:val="none" w:sz="0" w:space="0" w:color="auto"/>
            <w:left w:val="none" w:sz="0" w:space="0" w:color="auto"/>
            <w:bottom w:val="none" w:sz="0" w:space="0" w:color="auto"/>
            <w:right w:val="none" w:sz="0" w:space="0" w:color="auto"/>
          </w:divBdr>
        </w:div>
        <w:div w:id="1873616509">
          <w:marLeft w:val="480"/>
          <w:marRight w:val="0"/>
          <w:marTop w:val="0"/>
          <w:marBottom w:val="0"/>
          <w:divBdr>
            <w:top w:val="none" w:sz="0" w:space="0" w:color="auto"/>
            <w:left w:val="none" w:sz="0" w:space="0" w:color="auto"/>
            <w:bottom w:val="none" w:sz="0" w:space="0" w:color="auto"/>
            <w:right w:val="none" w:sz="0" w:space="0" w:color="auto"/>
          </w:divBdr>
        </w:div>
        <w:div w:id="1213809631">
          <w:marLeft w:val="480"/>
          <w:marRight w:val="0"/>
          <w:marTop w:val="0"/>
          <w:marBottom w:val="0"/>
          <w:divBdr>
            <w:top w:val="none" w:sz="0" w:space="0" w:color="auto"/>
            <w:left w:val="none" w:sz="0" w:space="0" w:color="auto"/>
            <w:bottom w:val="none" w:sz="0" w:space="0" w:color="auto"/>
            <w:right w:val="none" w:sz="0" w:space="0" w:color="auto"/>
          </w:divBdr>
        </w:div>
        <w:div w:id="1289701780">
          <w:marLeft w:val="480"/>
          <w:marRight w:val="0"/>
          <w:marTop w:val="0"/>
          <w:marBottom w:val="0"/>
          <w:divBdr>
            <w:top w:val="none" w:sz="0" w:space="0" w:color="auto"/>
            <w:left w:val="none" w:sz="0" w:space="0" w:color="auto"/>
            <w:bottom w:val="none" w:sz="0" w:space="0" w:color="auto"/>
            <w:right w:val="none" w:sz="0" w:space="0" w:color="auto"/>
          </w:divBdr>
        </w:div>
        <w:div w:id="1970746478">
          <w:marLeft w:val="480"/>
          <w:marRight w:val="0"/>
          <w:marTop w:val="0"/>
          <w:marBottom w:val="0"/>
          <w:divBdr>
            <w:top w:val="none" w:sz="0" w:space="0" w:color="auto"/>
            <w:left w:val="none" w:sz="0" w:space="0" w:color="auto"/>
            <w:bottom w:val="none" w:sz="0" w:space="0" w:color="auto"/>
            <w:right w:val="none" w:sz="0" w:space="0" w:color="auto"/>
          </w:divBdr>
        </w:div>
        <w:div w:id="638846517">
          <w:marLeft w:val="480"/>
          <w:marRight w:val="0"/>
          <w:marTop w:val="0"/>
          <w:marBottom w:val="0"/>
          <w:divBdr>
            <w:top w:val="none" w:sz="0" w:space="0" w:color="auto"/>
            <w:left w:val="none" w:sz="0" w:space="0" w:color="auto"/>
            <w:bottom w:val="none" w:sz="0" w:space="0" w:color="auto"/>
            <w:right w:val="none" w:sz="0" w:space="0" w:color="auto"/>
          </w:divBdr>
        </w:div>
        <w:div w:id="1671180786">
          <w:marLeft w:val="480"/>
          <w:marRight w:val="0"/>
          <w:marTop w:val="0"/>
          <w:marBottom w:val="0"/>
          <w:divBdr>
            <w:top w:val="none" w:sz="0" w:space="0" w:color="auto"/>
            <w:left w:val="none" w:sz="0" w:space="0" w:color="auto"/>
            <w:bottom w:val="none" w:sz="0" w:space="0" w:color="auto"/>
            <w:right w:val="none" w:sz="0" w:space="0" w:color="auto"/>
          </w:divBdr>
        </w:div>
        <w:div w:id="545987638">
          <w:marLeft w:val="480"/>
          <w:marRight w:val="0"/>
          <w:marTop w:val="0"/>
          <w:marBottom w:val="0"/>
          <w:divBdr>
            <w:top w:val="none" w:sz="0" w:space="0" w:color="auto"/>
            <w:left w:val="none" w:sz="0" w:space="0" w:color="auto"/>
            <w:bottom w:val="none" w:sz="0" w:space="0" w:color="auto"/>
            <w:right w:val="none" w:sz="0" w:space="0" w:color="auto"/>
          </w:divBdr>
        </w:div>
        <w:div w:id="1233195806">
          <w:marLeft w:val="480"/>
          <w:marRight w:val="0"/>
          <w:marTop w:val="0"/>
          <w:marBottom w:val="0"/>
          <w:divBdr>
            <w:top w:val="none" w:sz="0" w:space="0" w:color="auto"/>
            <w:left w:val="none" w:sz="0" w:space="0" w:color="auto"/>
            <w:bottom w:val="none" w:sz="0" w:space="0" w:color="auto"/>
            <w:right w:val="none" w:sz="0" w:space="0" w:color="auto"/>
          </w:divBdr>
        </w:div>
        <w:div w:id="185413622">
          <w:marLeft w:val="480"/>
          <w:marRight w:val="0"/>
          <w:marTop w:val="0"/>
          <w:marBottom w:val="0"/>
          <w:divBdr>
            <w:top w:val="none" w:sz="0" w:space="0" w:color="auto"/>
            <w:left w:val="none" w:sz="0" w:space="0" w:color="auto"/>
            <w:bottom w:val="none" w:sz="0" w:space="0" w:color="auto"/>
            <w:right w:val="none" w:sz="0" w:space="0" w:color="auto"/>
          </w:divBdr>
        </w:div>
        <w:div w:id="1288662812">
          <w:marLeft w:val="480"/>
          <w:marRight w:val="0"/>
          <w:marTop w:val="0"/>
          <w:marBottom w:val="0"/>
          <w:divBdr>
            <w:top w:val="none" w:sz="0" w:space="0" w:color="auto"/>
            <w:left w:val="none" w:sz="0" w:space="0" w:color="auto"/>
            <w:bottom w:val="none" w:sz="0" w:space="0" w:color="auto"/>
            <w:right w:val="none" w:sz="0" w:space="0" w:color="auto"/>
          </w:divBdr>
        </w:div>
        <w:div w:id="1771194925">
          <w:marLeft w:val="480"/>
          <w:marRight w:val="0"/>
          <w:marTop w:val="0"/>
          <w:marBottom w:val="0"/>
          <w:divBdr>
            <w:top w:val="none" w:sz="0" w:space="0" w:color="auto"/>
            <w:left w:val="none" w:sz="0" w:space="0" w:color="auto"/>
            <w:bottom w:val="none" w:sz="0" w:space="0" w:color="auto"/>
            <w:right w:val="none" w:sz="0" w:space="0" w:color="auto"/>
          </w:divBdr>
        </w:div>
        <w:div w:id="2087993971">
          <w:marLeft w:val="480"/>
          <w:marRight w:val="0"/>
          <w:marTop w:val="0"/>
          <w:marBottom w:val="0"/>
          <w:divBdr>
            <w:top w:val="none" w:sz="0" w:space="0" w:color="auto"/>
            <w:left w:val="none" w:sz="0" w:space="0" w:color="auto"/>
            <w:bottom w:val="none" w:sz="0" w:space="0" w:color="auto"/>
            <w:right w:val="none" w:sz="0" w:space="0" w:color="auto"/>
          </w:divBdr>
        </w:div>
      </w:divsChild>
    </w:div>
    <w:div w:id="783613978">
      <w:bodyDiv w:val="1"/>
      <w:marLeft w:val="0"/>
      <w:marRight w:val="0"/>
      <w:marTop w:val="0"/>
      <w:marBottom w:val="0"/>
      <w:divBdr>
        <w:top w:val="none" w:sz="0" w:space="0" w:color="auto"/>
        <w:left w:val="none" w:sz="0" w:space="0" w:color="auto"/>
        <w:bottom w:val="none" w:sz="0" w:space="0" w:color="auto"/>
        <w:right w:val="none" w:sz="0" w:space="0" w:color="auto"/>
      </w:divBdr>
    </w:div>
    <w:div w:id="796341694">
      <w:bodyDiv w:val="1"/>
      <w:marLeft w:val="0"/>
      <w:marRight w:val="0"/>
      <w:marTop w:val="0"/>
      <w:marBottom w:val="0"/>
      <w:divBdr>
        <w:top w:val="none" w:sz="0" w:space="0" w:color="auto"/>
        <w:left w:val="none" w:sz="0" w:space="0" w:color="auto"/>
        <w:bottom w:val="none" w:sz="0" w:space="0" w:color="auto"/>
        <w:right w:val="none" w:sz="0" w:space="0" w:color="auto"/>
      </w:divBdr>
    </w:div>
    <w:div w:id="819538934">
      <w:bodyDiv w:val="1"/>
      <w:marLeft w:val="0"/>
      <w:marRight w:val="0"/>
      <w:marTop w:val="0"/>
      <w:marBottom w:val="0"/>
      <w:divBdr>
        <w:top w:val="none" w:sz="0" w:space="0" w:color="auto"/>
        <w:left w:val="none" w:sz="0" w:space="0" w:color="auto"/>
        <w:bottom w:val="none" w:sz="0" w:space="0" w:color="auto"/>
        <w:right w:val="none" w:sz="0" w:space="0" w:color="auto"/>
      </w:divBdr>
      <w:divsChild>
        <w:div w:id="1155996658">
          <w:marLeft w:val="360"/>
          <w:marRight w:val="0"/>
          <w:marTop w:val="200"/>
          <w:marBottom w:val="0"/>
          <w:divBdr>
            <w:top w:val="none" w:sz="0" w:space="0" w:color="auto"/>
            <w:left w:val="none" w:sz="0" w:space="0" w:color="auto"/>
            <w:bottom w:val="none" w:sz="0" w:space="0" w:color="auto"/>
            <w:right w:val="none" w:sz="0" w:space="0" w:color="auto"/>
          </w:divBdr>
        </w:div>
        <w:div w:id="1711226192">
          <w:marLeft w:val="360"/>
          <w:marRight w:val="0"/>
          <w:marTop w:val="200"/>
          <w:marBottom w:val="0"/>
          <w:divBdr>
            <w:top w:val="none" w:sz="0" w:space="0" w:color="auto"/>
            <w:left w:val="none" w:sz="0" w:space="0" w:color="auto"/>
            <w:bottom w:val="none" w:sz="0" w:space="0" w:color="auto"/>
            <w:right w:val="none" w:sz="0" w:space="0" w:color="auto"/>
          </w:divBdr>
        </w:div>
      </w:divsChild>
    </w:div>
    <w:div w:id="836648626">
      <w:bodyDiv w:val="1"/>
      <w:marLeft w:val="0"/>
      <w:marRight w:val="0"/>
      <w:marTop w:val="0"/>
      <w:marBottom w:val="0"/>
      <w:divBdr>
        <w:top w:val="none" w:sz="0" w:space="0" w:color="auto"/>
        <w:left w:val="none" w:sz="0" w:space="0" w:color="auto"/>
        <w:bottom w:val="none" w:sz="0" w:space="0" w:color="auto"/>
        <w:right w:val="none" w:sz="0" w:space="0" w:color="auto"/>
      </w:divBdr>
    </w:div>
    <w:div w:id="859900405">
      <w:bodyDiv w:val="1"/>
      <w:marLeft w:val="0"/>
      <w:marRight w:val="0"/>
      <w:marTop w:val="0"/>
      <w:marBottom w:val="0"/>
      <w:divBdr>
        <w:top w:val="none" w:sz="0" w:space="0" w:color="auto"/>
        <w:left w:val="none" w:sz="0" w:space="0" w:color="auto"/>
        <w:bottom w:val="none" w:sz="0" w:space="0" w:color="auto"/>
        <w:right w:val="none" w:sz="0" w:space="0" w:color="auto"/>
      </w:divBdr>
      <w:divsChild>
        <w:div w:id="549615374">
          <w:marLeft w:val="480"/>
          <w:marRight w:val="0"/>
          <w:marTop w:val="0"/>
          <w:marBottom w:val="0"/>
          <w:divBdr>
            <w:top w:val="none" w:sz="0" w:space="0" w:color="auto"/>
            <w:left w:val="none" w:sz="0" w:space="0" w:color="auto"/>
            <w:bottom w:val="none" w:sz="0" w:space="0" w:color="auto"/>
            <w:right w:val="none" w:sz="0" w:space="0" w:color="auto"/>
          </w:divBdr>
        </w:div>
        <w:div w:id="910504009">
          <w:marLeft w:val="480"/>
          <w:marRight w:val="0"/>
          <w:marTop w:val="0"/>
          <w:marBottom w:val="0"/>
          <w:divBdr>
            <w:top w:val="none" w:sz="0" w:space="0" w:color="auto"/>
            <w:left w:val="none" w:sz="0" w:space="0" w:color="auto"/>
            <w:bottom w:val="none" w:sz="0" w:space="0" w:color="auto"/>
            <w:right w:val="none" w:sz="0" w:space="0" w:color="auto"/>
          </w:divBdr>
        </w:div>
        <w:div w:id="576475613">
          <w:marLeft w:val="480"/>
          <w:marRight w:val="0"/>
          <w:marTop w:val="0"/>
          <w:marBottom w:val="0"/>
          <w:divBdr>
            <w:top w:val="none" w:sz="0" w:space="0" w:color="auto"/>
            <w:left w:val="none" w:sz="0" w:space="0" w:color="auto"/>
            <w:bottom w:val="none" w:sz="0" w:space="0" w:color="auto"/>
            <w:right w:val="none" w:sz="0" w:space="0" w:color="auto"/>
          </w:divBdr>
        </w:div>
        <w:div w:id="1700668755">
          <w:marLeft w:val="480"/>
          <w:marRight w:val="0"/>
          <w:marTop w:val="0"/>
          <w:marBottom w:val="0"/>
          <w:divBdr>
            <w:top w:val="none" w:sz="0" w:space="0" w:color="auto"/>
            <w:left w:val="none" w:sz="0" w:space="0" w:color="auto"/>
            <w:bottom w:val="none" w:sz="0" w:space="0" w:color="auto"/>
            <w:right w:val="none" w:sz="0" w:space="0" w:color="auto"/>
          </w:divBdr>
        </w:div>
        <w:div w:id="1984894273">
          <w:marLeft w:val="480"/>
          <w:marRight w:val="0"/>
          <w:marTop w:val="0"/>
          <w:marBottom w:val="0"/>
          <w:divBdr>
            <w:top w:val="none" w:sz="0" w:space="0" w:color="auto"/>
            <w:left w:val="none" w:sz="0" w:space="0" w:color="auto"/>
            <w:bottom w:val="none" w:sz="0" w:space="0" w:color="auto"/>
            <w:right w:val="none" w:sz="0" w:space="0" w:color="auto"/>
          </w:divBdr>
        </w:div>
        <w:div w:id="875774143">
          <w:marLeft w:val="480"/>
          <w:marRight w:val="0"/>
          <w:marTop w:val="0"/>
          <w:marBottom w:val="0"/>
          <w:divBdr>
            <w:top w:val="none" w:sz="0" w:space="0" w:color="auto"/>
            <w:left w:val="none" w:sz="0" w:space="0" w:color="auto"/>
            <w:bottom w:val="none" w:sz="0" w:space="0" w:color="auto"/>
            <w:right w:val="none" w:sz="0" w:space="0" w:color="auto"/>
          </w:divBdr>
        </w:div>
        <w:div w:id="752974893">
          <w:marLeft w:val="480"/>
          <w:marRight w:val="0"/>
          <w:marTop w:val="0"/>
          <w:marBottom w:val="0"/>
          <w:divBdr>
            <w:top w:val="none" w:sz="0" w:space="0" w:color="auto"/>
            <w:left w:val="none" w:sz="0" w:space="0" w:color="auto"/>
            <w:bottom w:val="none" w:sz="0" w:space="0" w:color="auto"/>
            <w:right w:val="none" w:sz="0" w:space="0" w:color="auto"/>
          </w:divBdr>
        </w:div>
        <w:div w:id="1829831029">
          <w:marLeft w:val="480"/>
          <w:marRight w:val="0"/>
          <w:marTop w:val="0"/>
          <w:marBottom w:val="0"/>
          <w:divBdr>
            <w:top w:val="none" w:sz="0" w:space="0" w:color="auto"/>
            <w:left w:val="none" w:sz="0" w:space="0" w:color="auto"/>
            <w:bottom w:val="none" w:sz="0" w:space="0" w:color="auto"/>
            <w:right w:val="none" w:sz="0" w:space="0" w:color="auto"/>
          </w:divBdr>
        </w:div>
        <w:div w:id="434715135">
          <w:marLeft w:val="480"/>
          <w:marRight w:val="0"/>
          <w:marTop w:val="0"/>
          <w:marBottom w:val="0"/>
          <w:divBdr>
            <w:top w:val="none" w:sz="0" w:space="0" w:color="auto"/>
            <w:left w:val="none" w:sz="0" w:space="0" w:color="auto"/>
            <w:bottom w:val="none" w:sz="0" w:space="0" w:color="auto"/>
            <w:right w:val="none" w:sz="0" w:space="0" w:color="auto"/>
          </w:divBdr>
        </w:div>
        <w:div w:id="1550459180">
          <w:marLeft w:val="480"/>
          <w:marRight w:val="0"/>
          <w:marTop w:val="0"/>
          <w:marBottom w:val="0"/>
          <w:divBdr>
            <w:top w:val="none" w:sz="0" w:space="0" w:color="auto"/>
            <w:left w:val="none" w:sz="0" w:space="0" w:color="auto"/>
            <w:bottom w:val="none" w:sz="0" w:space="0" w:color="auto"/>
            <w:right w:val="none" w:sz="0" w:space="0" w:color="auto"/>
          </w:divBdr>
        </w:div>
        <w:div w:id="1500540254">
          <w:marLeft w:val="480"/>
          <w:marRight w:val="0"/>
          <w:marTop w:val="0"/>
          <w:marBottom w:val="0"/>
          <w:divBdr>
            <w:top w:val="none" w:sz="0" w:space="0" w:color="auto"/>
            <w:left w:val="none" w:sz="0" w:space="0" w:color="auto"/>
            <w:bottom w:val="none" w:sz="0" w:space="0" w:color="auto"/>
            <w:right w:val="none" w:sz="0" w:space="0" w:color="auto"/>
          </w:divBdr>
        </w:div>
        <w:div w:id="335812587">
          <w:marLeft w:val="480"/>
          <w:marRight w:val="0"/>
          <w:marTop w:val="0"/>
          <w:marBottom w:val="0"/>
          <w:divBdr>
            <w:top w:val="none" w:sz="0" w:space="0" w:color="auto"/>
            <w:left w:val="none" w:sz="0" w:space="0" w:color="auto"/>
            <w:bottom w:val="none" w:sz="0" w:space="0" w:color="auto"/>
            <w:right w:val="none" w:sz="0" w:space="0" w:color="auto"/>
          </w:divBdr>
        </w:div>
        <w:div w:id="697632441">
          <w:marLeft w:val="480"/>
          <w:marRight w:val="0"/>
          <w:marTop w:val="0"/>
          <w:marBottom w:val="0"/>
          <w:divBdr>
            <w:top w:val="none" w:sz="0" w:space="0" w:color="auto"/>
            <w:left w:val="none" w:sz="0" w:space="0" w:color="auto"/>
            <w:bottom w:val="none" w:sz="0" w:space="0" w:color="auto"/>
            <w:right w:val="none" w:sz="0" w:space="0" w:color="auto"/>
          </w:divBdr>
        </w:div>
        <w:div w:id="1015569693">
          <w:marLeft w:val="480"/>
          <w:marRight w:val="0"/>
          <w:marTop w:val="0"/>
          <w:marBottom w:val="0"/>
          <w:divBdr>
            <w:top w:val="none" w:sz="0" w:space="0" w:color="auto"/>
            <w:left w:val="none" w:sz="0" w:space="0" w:color="auto"/>
            <w:bottom w:val="none" w:sz="0" w:space="0" w:color="auto"/>
            <w:right w:val="none" w:sz="0" w:space="0" w:color="auto"/>
          </w:divBdr>
        </w:div>
        <w:div w:id="548688815">
          <w:marLeft w:val="480"/>
          <w:marRight w:val="0"/>
          <w:marTop w:val="0"/>
          <w:marBottom w:val="0"/>
          <w:divBdr>
            <w:top w:val="none" w:sz="0" w:space="0" w:color="auto"/>
            <w:left w:val="none" w:sz="0" w:space="0" w:color="auto"/>
            <w:bottom w:val="none" w:sz="0" w:space="0" w:color="auto"/>
            <w:right w:val="none" w:sz="0" w:space="0" w:color="auto"/>
          </w:divBdr>
        </w:div>
      </w:divsChild>
    </w:div>
    <w:div w:id="864558646">
      <w:bodyDiv w:val="1"/>
      <w:marLeft w:val="0"/>
      <w:marRight w:val="0"/>
      <w:marTop w:val="0"/>
      <w:marBottom w:val="0"/>
      <w:divBdr>
        <w:top w:val="none" w:sz="0" w:space="0" w:color="auto"/>
        <w:left w:val="none" w:sz="0" w:space="0" w:color="auto"/>
        <w:bottom w:val="none" w:sz="0" w:space="0" w:color="auto"/>
        <w:right w:val="none" w:sz="0" w:space="0" w:color="auto"/>
      </w:divBdr>
    </w:div>
    <w:div w:id="894315684">
      <w:bodyDiv w:val="1"/>
      <w:marLeft w:val="0"/>
      <w:marRight w:val="0"/>
      <w:marTop w:val="0"/>
      <w:marBottom w:val="0"/>
      <w:divBdr>
        <w:top w:val="none" w:sz="0" w:space="0" w:color="auto"/>
        <w:left w:val="none" w:sz="0" w:space="0" w:color="auto"/>
        <w:bottom w:val="none" w:sz="0" w:space="0" w:color="auto"/>
        <w:right w:val="none" w:sz="0" w:space="0" w:color="auto"/>
      </w:divBdr>
    </w:div>
    <w:div w:id="894975084">
      <w:bodyDiv w:val="1"/>
      <w:marLeft w:val="0"/>
      <w:marRight w:val="0"/>
      <w:marTop w:val="0"/>
      <w:marBottom w:val="0"/>
      <w:divBdr>
        <w:top w:val="none" w:sz="0" w:space="0" w:color="auto"/>
        <w:left w:val="none" w:sz="0" w:space="0" w:color="auto"/>
        <w:bottom w:val="none" w:sz="0" w:space="0" w:color="auto"/>
        <w:right w:val="none" w:sz="0" w:space="0" w:color="auto"/>
      </w:divBdr>
    </w:div>
    <w:div w:id="895317055">
      <w:bodyDiv w:val="1"/>
      <w:marLeft w:val="0"/>
      <w:marRight w:val="0"/>
      <w:marTop w:val="0"/>
      <w:marBottom w:val="0"/>
      <w:divBdr>
        <w:top w:val="none" w:sz="0" w:space="0" w:color="auto"/>
        <w:left w:val="none" w:sz="0" w:space="0" w:color="auto"/>
        <w:bottom w:val="none" w:sz="0" w:space="0" w:color="auto"/>
        <w:right w:val="none" w:sz="0" w:space="0" w:color="auto"/>
      </w:divBdr>
    </w:div>
    <w:div w:id="901212644">
      <w:bodyDiv w:val="1"/>
      <w:marLeft w:val="0"/>
      <w:marRight w:val="0"/>
      <w:marTop w:val="0"/>
      <w:marBottom w:val="0"/>
      <w:divBdr>
        <w:top w:val="none" w:sz="0" w:space="0" w:color="auto"/>
        <w:left w:val="none" w:sz="0" w:space="0" w:color="auto"/>
        <w:bottom w:val="none" w:sz="0" w:space="0" w:color="auto"/>
        <w:right w:val="none" w:sz="0" w:space="0" w:color="auto"/>
      </w:divBdr>
    </w:div>
    <w:div w:id="904222872">
      <w:bodyDiv w:val="1"/>
      <w:marLeft w:val="0"/>
      <w:marRight w:val="0"/>
      <w:marTop w:val="0"/>
      <w:marBottom w:val="0"/>
      <w:divBdr>
        <w:top w:val="none" w:sz="0" w:space="0" w:color="auto"/>
        <w:left w:val="none" w:sz="0" w:space="0" w:color="auto"/>
        <w:bottom w:val="none" w:sz="0" w:space="0" w:color="auto"/>
        <w:right w:val="none" w:sz="0" w:space="0" w:color="auto"/>
      </w:divBdr>
      <w:divsChild>
        <w:div w:id="448282821">
          <w:marLeft w:val="480"/>
          <w:marRight w:val="0"/>
          <w:marTop w:val="0"/>
          <w:marBottom w:val="0"/>
          <w:divBdr>
            <w:top w:val="none" w:sz="0" w:space="0" w:color="auto"/>
            <w:left w:val="none" w:sz="0" w:space="0" w:color="auto"/>
            <w:bottom w:val="none" w:sz="0" w:space="0" w:color="auto"/>
            <w:right w:val="none" w:sz="0" w:space="0" w:color="auto"/>
          </w:divBdr>
        </w:div>
        <w:div w:id="111099554">
          <w:marLeft w:val="480"/>
          <w:marRight w:val="0"/>
          <w:marTop w:val="0"/>
          <w:marBottom w:val="0"/>
          <w:divBdr>
            <w:top w:val="none" w:sz="0" w:space="0" w:color="auto"/>
            <w:left w:val="none" w:sz="0" w:space="0" w:color="auto"/>
            <w:bottom w:val="none" w:sz="0" w:space="0" w:color="auto"/>
            <w:right w:val="none" w:sz="0" w:space="0" w:color="auto"/>
          </w:divBdr>
        </w:div>
        <w:div w:id="919366041">
          <w:marLeft w:val="480"/>
          <w:marRight w:val="0"/>
          <w:marTop w:val="0"/>
          <w:marBottom w:val="0"/>
          <w:divBdr>
            <w:top w:val="none" w:sz="0" w:space="0" w:color="auto"/>
            <w:left w:val="none" w:sz="0" w:space="0" w:color="auto"/>
            <w:bottom w:val="none" w:sz="0" w:space="0" w:color="auto"/>
            <w:right w:val="none" w:sz="0" w:space="0" w:color="auto"/>
          </w:divBdr>
        </w:div>
        <w:div w:id="734468737">
          <w:marLeft w:val="480"/>
          <w:marRight w:val="0"/>
          <w:marTop w:val="0"/>
          <w:marBottom w:val="0"/>
          <w:divBdr>
            <w:top w:val="none" w:sz="0" w:space="0" w:color="auto"/>
            <w:left w:val="none" w:sz="0" w:space="0" w:color="auto"/>
            <w:bottom w:val="none" w:sz="0" w:space="0" w:color="auto"/>
            <w:right w:val="none" w:sz="0" w:space="0" w:color="auto"/>
          </w:divBdr>
        </w:div>
        <w:div w:id="97723710">
          <w:marLeft w:val="480"/>
          <w:marRight w:val="0"/>
          <w:marTop w:val="0"/>
          <w:marBottom w:val="0"/>
          <w:divBdr>
            <w:top w:val="none" w:sz="0" w:space="0" w:color="auto"/>
            <w:left w:val="none" w:sz="0" w:space="0" w:color="auto"/>
            <w:bottom w:val="none" w:sz="0" w:space="0" w:color="auto"/>
            <w:right w:val="none" w:sz="0" w:space="0" w:color="auto"/>
          </w:divBdr>
        </w:div>
        <w:div w:id="1568876208">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0975603">
          <w:marLeft w:val="480"/>
          <w:marRight w:val="0"/>
          <w:marTop w:val="0"/>
          <w:marBottom w:val="0"/>
          <w:divBdr>
            <w:top w:val="none" w:sz="0" w:space="0" w:color="auto"/>
            <w:left w:val="none" w:sz="0" w:space="0" w:color="auto"/>
            <w:bottom w:val="none" w:sz="0" w:space="0" w:color="auto"/>
            <w:right w:val="none" w:sz="0" w:space="0" w:color="auto"/>
          </w:divBdr>
        </w:div>
        <w:div w:id="138890709">
          <w:marLeft w:val="480"/>
          <w:marRight w:val="0"/>
          <w:marTop w:val="0"/>
          <w:marBottom w:val="0"/>
          <w:divBdr>
            <w:top w:val="none" w:sz="0" w:space="0" w:color="auto"/>
            <w:left w:val="none" w:sz="0" w:space="0" w:color="auto"/>
            <w:bottom w:val="none" w:sz="0" w:space="0" w:color="auto"/>
            <w:right w:val="none" w:sz="0" w:space="0" w:color="auto"/>
          </w:divBdr>
        </w:div>
        <w:div w:id="605966873">
          <w:marLeft w:val="480"/>
          <w:marRight w:val="0"/>
          <w:marTop w:val="0"/>
          <w:marBottom w:val="0"/>
          <w:divBdr>
            <w:top w:val="none" w:sz="0" w:space="0" w:color="auto"/>
            <w:left w:val="none" w:sz="0" w:space="0" w:color="auto"/>
            <w:bottom w:val="none" w:sz="0" w:space="0" w:color="auto"/>
            <w:right w:val="none" w:sz="0" w:space="0" w:color="auto"/>
          </w:divBdr>
        </w:div>
        <w:div w:id="179201381">
          <w:marLeft w:val="480"/>
          <w:marRight w:val="0"/>
          <w:marTop w:val="0"/>
          <w:marBottom w:val="0"/>
          <w:divBdr>
            <w:top w:val="none" w:sz="0" w:space="0" w:color="auto"/>
            <w:left w:val="none" w:sz="0" w:space="0" w:color="auto"/>
            <w:bottom w:val="none" w:sz="0" w:space="0" w:color="auto"/>
            <w:right w:val="none" w:sz="0" w:space="0" w:color="auto"/>
          </w:divBdr>
        </w:div>
        <w:div w:id="1057702255">
          <w:marLeft w:val="480"/>
          <w:marRight w:val="0"/>
          <w:marTop w:val="0"/>
          <w:marBottom w:val="0"/>
          <w:divBdr>
            <w:top w:val="none" w:sz="0" w:space="0" w:color="auto"/>
            <w:left w:val="none" w:sz="0" w:space="0" w:color="auto"/>
            <w:bottom w:val="none" w:sz="0" w:space="0" w:color="auto"/>
            <w:right w:val="none" w:sz="0" w:space="0" w:color="auto"/>
          </w:divBdr>
        </w:div>
        <w:div w:id="2037071531">
          <w:marLeft w:val="480"/>
          <w:marRight w:val="0"/>
          <w:marTop w:val="0"/>
          <w:marBottom w:val="0"/>
          <w:divBdr>
            <w:top w:val="none" w:sz="0" w:space="0" w:color="auto"/>
            <w:left w:val="none" w:sz="0" w:space="0" w:color="auto"/>
            <w:bottom w:val="none" w:sz="0" w:space="0" w:color="auto"/>
            <w:right w:val="none" w:sz="0" w:space="0" w:color="auto"/>
          </w:divBdr>
        </w:div>
        <w:div w:id="101465064">
          <w:marLeft w:val="480"/>
          <w:marRight w:val="0"/>
          <w:marTop w:val="0"/>
          <w:marBottom w:val="0"/>
          <w:divBdr>
            <w:top w:val="none" w:sz="0" w:space="0" w:color="auto"/>
            <w:left w:val="none" w:sz="0" w:space="0" w:color="auto"/>
            <w:bottom w:val="none" w:sz="0" w:space="0" w:color="auto"/>
            <w:right w:val="none" w:sz="0" w:space="0" w:color="auto"/>
          </w:divBdr>
        </w:div>
        <w:div w:id="1763989998">
          <w:marLeft w:val="480"/>
          <w:marRight w:val="0"/>
          <w:marTop w:val="0"/>
          <w:marBottom w:val="0"/>
          <w:divBdr>
            <w:top w:val="none" w:sz="0" w:space="0" w:color="auto"/>
            <w:left w:val="none" w:sz="0" w:space="0" w:color="auto"/>
            <w:bottom w:val="none" w:sz="0" w:space="0" w:color="auto"/>
            <w:right w:val="none" w:sz="0" w:space="0" w:color="auto"/>
          </w:divBdr>
        </w:div>
        <w:div w:id="1552038170">
          <w:marLeft w:val="480"/>
          <w:marRight w:val="0"/>
          <w:marTop w:val="0"/>
          <w:marBottom w:val="0"/>
          <w:divBdr>
            <w:top w:val="none" w:sz="0" w:space="0" w:color="auto"/>
            <w:left w:val="none" w:sz="0" w:space="0" w:color="auto"/>
            <w:bottom w:val="none" w:sz="0" w:space="0" w:color="auto"/>
            <w:right w:val="none" w:sz="0" w:space="0" w:color="auto"/>
          </w:divBdr>
        </w:div>
      </w:divsChild>
    </w:div>
    <w:div w:id="914900195">
      <w:bodyDiv w:val="1"/>
      <w:marLeft w:val="0"/>
      <w:marRight w:val="0"/>
      <w:marTop w:val="0"/>
      <w:marBottom w:val="0"/>
      <w:divBdr>
        <w:top w:val="none" w:sz="0" w:space="0" w:color="auto"/>
        <w:left w:val="none" w:sz="0" w:space="0" w:color="auto"/>
        <w:bottom w:val="none" w:sz="0" w:space="0" w:color="auto"/>
        <w:right w:val="none" w:sz="0" w:space="0" w:color="auto"/>
      </w:divBdr>
    </w:div>
    <w:div w:id="915435207">
      <w:bodyDiv w:val="1"/>
      <w:marLeft w:val="0"/>
      <w:marRight w:val="0"/>
      <w:marTop w:val="0"/>
      <w:marBottom w:val="0"/>
      <w:divBdr>
        <w:top w:val="none" w:sz="0" w:space="0" w:color="auto"/>
        <w:left w:val="none" w:sz="0" w:space="0" w:color="auto"/>
        <w:bottom w:val="none" w:sz="0" w:space="0" w:color="auto"/>
        <w:right w:val="none" w:sz="0" w:space="0" w:color="auto"/>
      </w:divBdr>
      <w:divsChild>
        <w:div w:id="1734890438">
          <w:marLeft w:val="480"/>
          <w:marRight w:val="0"/>
          <w:marTop w:val="0"/>
          <w:marBottom w:val="0"/>
          <w:divBdr>
            <w:top w:val="none" w:sz="0" w:space="0" w:color="auto"/>
            <w:left w:val="none" w:sz="0" w:space="0" w:color="auto"/>
            <w:bottom w:val="none" w:sz="0" w:space="0" w:color="auto"/>
            <w:right w:val="none" w:sz="0" w:space="0" w:color="auto"/>
          </w:divBdr>
        </w:div>
        <w:div w:id="1981155318">
          <w:marLeft w:val="480"/>
          <w:marRight w:val="0"/>
          <w:marTop w:val="0"/>
          <w:marBottom w:val="0"/>
          <w:divBdr>
            <w:top w:val="none" w:sz="0" w:space="0" w:color="auto"/>
            <w:left w:val="none" w:sz="0" w:space="0" w:color="auto"/>
            <w:bottom w:val="none" w:sz="0" w:space="0" w:color="auto"/>
            <w:right w:val="none" w:sz="0" w:space="0" w:color="auto"/>
          </w:divBdr>
        </w:div>
        <w:div w:id="1119103851">
          <w:marLeft w:val="480"/>
          <w:marRight w:val="0"/>
          <w:marTop w:val="0"/>
          <w:marBottom w:val="0"/>
          <w:divBdr>
            <w:top w:val="none" w:sz="0" w:space="0" w:color="auto"/>
            <w:left w:val="none" w:sz="0" w:space="0" w:color="auto"/>
            <w:bottom w:val="none" w:sz="0" w:space="0" w:color="auto"/>
            <w:right w:val="none" w:sz="0" w:space="0" w:color="auto"/>
          </w:divBdr>
        </w:div>
        <w:div w:id="1818187550">
          <w:marLeft w:val="480"/>
          <w:marRight w:val="0"/>
          <w:marTop w:val="0"/>
          <w:marBottom w:val="0"/>
          <w:divBdr>
            <w:top w:val="none" w:sz="0" w:space="0" w:color="auto"/>
            <w:left w:val="none" w:sz="0" w:space="0" w:color="auto"/>
            <w:bottom w:val="none" w:sz="0" w:space="0" w:color="auto"/>
            <w:right w:val="none" w:sz="0" w:space="0" w:color="auto"/>
          </w:divBdr>
        </w:div>
        <w:div w:id="1231888879">
          <w:marLeft w:val="480"/>
          <w:marRight w:val="0"/>
          <w:marTop w:val="0"/>
          <w:marBottom w:val="0"/>
          <w:divBdr>
            <w:top w:val="none" w:sz="0" w:space="0" w:color="auto"/>
            <w:left w:val="none" w:sz="0" w:space="0" w:color="auto"/>
            <w:bottom w:val="none" w:sz="0" w:space="0" w:color="auto"/>
            <w:right w:val="none" w:sz="0" w:space="0" w:color="auto"/>
          </w:divBdr>
        </w:div>
        <w:div w:id="303050771">
          <w:marLeft w:val="480"/>
          <w:marRight w:val="0"/>
          <w:marTop w:val="0"/>
          <w:marBottom w:val="0"/>
          <w:divBdr>
            <w:top w:val="none" w:sz="0" w:space="0" w:color="auto"/>
            <w:left w:val="none" w:sz="0" w:space="0" w:color="auto"/>
            <w:bottom w:val="none" w:sz="0" w:space="0" w:color="auto"/>
            <w:right w:val="none" w:sz="0" w:space="0" w:color="auto"/>
          </w:divBdr>
        </w:div>
        <w:div w:id="1661107514">
          <w:marLeft w:val="480"/>
          <w:marRight w:val="0"/>
          <w:marTop w:val="0"/>
          <w:marBottom w:val="0"/>
          <w:divBdr>
            <w:top w:val="none" w:sz="0" w:space="0" w:color="auto"/>
            <w:left w:val="none" w:sz="0" w:space="0" w:color="auto"/>
            <w:bottom w:val="none" w:sz="0" w:space="0" w:color="auto"/>
            <w:right w:val="none" w:sz="0" w:space="0" w:color="auto"/>
          </w:divBdr>
        </w:div>
        <w:div w:id="577255328">
          <w:marLeft w:val="480"/>
          <w:marRight w:val="0"/>
          <w:marTop w:val="0"/>
          <w:marBottom w:val="0"/>
          <w:divBdr>
            <w:top w:val="none" w:sz="0" w:space="0" w:color="auto"/>
            <w:left w:val="none" w:sz="0" w:space="0" w:color="auto"/>
            <w:bottom w:val="none" w:sz="0" w:space="0" w:color="auto"/>
            <w:right w:val="none" w:sz="0" w:space="0" w:color="auto"/>
          </w:divBdr>
        </w:div>
        <w:div w:id="1506288821">
          <w:marLeft w:val="480"/>
          <w:marRight w:val="0"/>
          <w:marTop w:val="0"/>
          <w:marBottom w:val="0"/>
          <w:divBdr>
            <w:top w:val="none" w:sz="0" w:space="0" w:color="auto"/>
            <w:left w:val="none" w:sz="0" w:space="0" w:color="auto"/>
            <w:bottom w:val="none" w:sz="0" w:space="0" w:color="auto"/>
            <w:right w:val="none" w:sz="0" w:space="0" w:color="auto"/>
          </w:divBdr>
        </w:div>
        <w:div w:id="1256089929">
          <w:marLeft w:val="480"/>
          <w:marRight w:val="0"/>
          <w:marTop w:val="0"/>
          <w:marBottom w:val="0"/>
          <w:divBdr>
            <w:top w:val="none" w:sz="0" w:space="0" w:color="auto"/>
            <w:left w:val="none" w:sz="0" w:space="0" w:color="auto"/>
            <w:bottom w:val="none" w:sz="0" w:space="0" w:color="auto"/>
            <w:right w:val="none" w:sz="0" w:space="0" w:color="auto"/>
          </w:divBdr>
        </w:div>
        <w:div w:id="1721126176">
          <w:marLeft w:val="480"/>
          <w:marRight w:val="0"/>
          <w:marTop w:val="0"/>
          <w:marBottom w:val="0"/>
          <w:divBdr>
            <w:top w:val="none" w:sz="0" w:space="0" w:color="auto"/>
            <w:left w:val="none" w:sz="0" w:space="0" w:color="auto"/>
            <w:bottom w:val="none" w:sz="0" w:space="0" w:color="auto"/>
            <w:right w:val="none" w:sz="0" w:space="0" w:color="auto"/>
          </w:divBdr>
        </w:div>
        <w:div w:id="215820319">
          <w:marLeft w:val="480"/>
          <w:marRight w:val="0"/>
          <w:marTop w:val="0"/>
          <w:marBottom w:val="0"/>
          <w:divBdr>
            <w:top w:val="none" w:sz="0" w:space="0" w:color="auto"/>
            <w:left w:val="none" w:sz="0" w:space="0" w:color="auto"/>
            <w:bottom w:val="none" w:sz="0" w:space="0" w:color="auto"/>
            <w:right w:val="none" w:sz="0" w:space="0" w:color="auto"/>
          </w:divBdr>
        </w:div>
        <w:div w:id="2017076134">
          <w:marLeft w:val="480"/>
          <w:marRight w:val="0"/>
          <w:marTop w:val="0"/>
          <w:marBottom w:val="0"/>
          <w:divBdr>
            <w:top w:val="none" w:sz="0" w:space="0" w:color="auto"/>
            <w:left w:val="none" w:sz="0" w:space="0" w:color="auto"/>
            <w:bottom w:val="none" w:sz="0" w:space="0" w:color="auto"/>
            <w:right w:val="none" w:sz="0" w:space="0" w:color="auto"/>
          </w:divBdr>
        </w:div>
        <w:div w:id="1495032631">
          <w:marLeft w:val="480"/>
          <w:marRight w:val="0"/>
          <w:marTop w:val="0"/>
          <w:marBottom w:val="0"/>
          <w:divBdr>
            <w:top w:val="none" w:sz="0" w:space="0" w:color="auto"/>
            <w:left w:val="none" w:sz="0" w:space="0" w:color="auto"/>
            <w:bottom w:val="none" w:sz="0" w:space="0" w:color="auto"/>
            <w:right w:val="none" w:sz="0" w:space="0" w:color="auto"/>
          </w:divBdr>
        </w:div>
        <w:div w:id="600721016">
          <w:marLeft w:val="480"/>
          <w:marRight w:val="0"/>
          <w:marTop w:val="0"/>
          <w:marBottom w:val="0"/>
          <w:divBdr>
            <w:top w:val="none" w:sz="0" w:space="0" w:color="auto"/>
            <w:left w:val="none" w:sz="0" w:space="0" w:color="auto"/>
            <w:bottom w:val="none" w:sz="0" w:space="0" w:color="auto"/>
            <w:right w:val="none" w:sz="0" w:space="0" w:color="auto"/>
          </w:divBdr>
        </w:div>
        <w:div w:id="1406490390">
          <w:marLeft w:val="480"/>
          <w:marRight w:val="0"/>
          <w:marTop w:val="0"/>
          <w:marBottom w:val="0"/>
          <w:divBdr>
            <w:top w:val="none" w:sz="0" w:space="0" w:color="auto"/>
            <w:left w:val="none" w:sz="0" w:space="0" w:color="auto"/>
            <w:bottom w:val="none" w:sz="0" w:space="0" w:color="auto"/>
            <w:right w:val="none" w:sz="0" w:space="0" w:color="auto"/>
          </w:divBdr>
        </w:div>
      </w:divsChild>
    </w:div>
    <w:div w:id="929890610">
      <w:bodyDiv w:val="1"/>
      <w:marLeft w:val="0"/>
      <w:marRight w:val="0"/>
      <w:marTop w:val="0"/>
      <w:marBottom w:val="0"/>
      <w:divBdr>
        <w:top w:val="none" w:sz="0" w:space="0" w:color="auto"/>
        <w:left w:val="none" w:sz="0" w:space="0" w:color="auto"/>
        <w:bottom w:val="none" w:sz="0" w:space="0" w:color="auto"/>
        <w:right w:val="none" w:sz="0" w:space="0" w:color="auto"/>
      </w:divBdr>
    </w:div>
    <w:div w:id="937374452">
      <w:bodyDiv w:val="1"/>
      <w:marLeft w:val="0"/>
      <w:marRight w:val="0"/>
      <w:marTop w:val="0"/>
      <w:marBottom w:val="0"/>
      <w:divBdr>
        <w:top w:val="none" w:sz="0" w:space="0" w:color="auto"/>
        <w:left w:val="none" w:sz="0" w:space="0" w:color="auto"/>
        <w:bottom w:val="none" w:sz="0" w:space="0" w:color="auto"/>
        <w:right w:val="none" w:sz="0" w:space="0" w:color="auto"/>
      </w:divBdr>
      <w:divsChild>
        <w:div w:id="1909027238">
          <w:marLeft w:val="360"/>
          <w:marRight w:val="0"/>
          <w:marTop w:val="200"/>
          <w:marBottom w:val="0"/>
          <w:divBdr>
            <w:top w:val="none" w:sz="0" w:space="0" w:color="auto"/>
            <w:left w:val="none" w:sz="0" w:space="0" w:color="auto"/>
            <w:bottom w:val="none" w:sz="0" w:space="0" w:color="auto"/>
            <w:right w:val="none" w:sz="0" w:space="0" w:color="auto"/>
          </w:divBdr>
        </w:div>
        <w:div w:id="2111584917">
          <w:marLeft w:val="360"/>
          <w:marRight w:val="0"/>
          <w:marTop w:val="200"/>
          <w:marBottom w:val="0"/>
          <w:divBdr>
            <w:top w:val="none" w:sz="0" w:space="0" w:color="auto"/>
            <w:left w:val="none" w:sz="0" w:space="0" w:color="auto"/>
            <w:bottom w:val="none" w:sz="0" w:space="0" w:color="auto"/>
            <w:right w:val="none" w:sz="0" w:space="0" w:color="auto"/>
          </w:divBdr>
        </w:div>
        <w:div w:id="1978803601">
          <w:marLeft w:val="360"/>
          <w:marRight w:val="0"/>
          <w:marTop w:val="200"/>
          <w:marBottom w:val="0"/>
          <w:divBdr>
            <w:top w:val="none" w:sz="0" w:space="0" w:color="auto"/>
            <w:left w:val="none" w:sz="0" w:space="0" w:color="auto"/>
            <w:bottom w:val="none" w:sz="0" w:space="0" w:color="auto"/>
            <w:right w:val="none" w:sz="0" w:space="0" w:color="auto"/>
          </w:divBdr>
        </w:div>
        <w:div w:id="86275185">
          <w:marLeft w:val="360"/>
          <w:marRight w:val="0"/>
          <w:marTop w:val="200"/>
          <w:marBottom w:val="0"/>
          <w:divBdr>
            <w:top w:val="none" w:sz="0" w:space="0" w:color="auto"/>
            <w:left w:val="none" w:sz="0" w:space="0" w:color="auto"/>
            <w:bottom w:val="none" w:sz="0" w:space="0" w:color="auto"/>
            <w:right w:val="none" w:sz="0" w:space="0" w:color="auto"/>
          </w:divBdr>
        </w:div>
      </w:divsChild>
    </w:div>
    <w:div w:id="940798693">
      <w:bodyDiv w:val="1"/>
      <w:marLeft w:val="0"/>
      <w:marRight w:val="0"/>
      <w:marTop w:val="0"/>
      <w:marBottom w:val="0"/>
      <w:divBdr>
        <w:top w:val="none" w:sz="0" w:space="0" w:color="auto"/>
        <w:left w:val="none" w:sz="0" w:space="0" w:color="auto"/>
        <w:bottom w:val="none" w:sz="0" w:space="0" w:color="auto"/>
        <w:right w:val="none" w:sz="0" w:space="0" w:color="auto"/>
      </w:divBdr>
    </w:div>
    <w:div w:id="959608546">
      <w:bodyDiv w:val="1"/>
      <w:marLeft w:val="0"/>
      <w:marRight w:val="0"/>
      <w:marTop w:val="0"/>
      <w:marBottom w:val="0"/>
      <w:divBdr>
        <w:top w:val="none" w:sz="0" w:space="0" w:color="auto"/>
        <w:left w:val="none" w:sz="0" w:space="0" w:color="auto"/>
        <w:bottom w:val="none" w:sz="0" w:space="0" w:color="auto"/>
        <w:right w:val="none" w:sz="0" w:space="0" w:color="auto"/>
      </w:divBdr>
      <w:divsChild>
        <w:div w:id="1188593384">
          <w:marLeft w:val="360"/>
          <w:marRight w:val="0"/>
          <w:marTop w:val="200"/>
          <w:marBottom w:val="0"/>
          <w:divBdr>
            <w:top w:val="none" w:sz="0" w:space="0" w:color="auto"/>
            <w:left w:val="none" w:sz="0" w:space="0" w:color="auto"/>
            <w:bottom w:val="none" w:sz="0" w:space="0" w:color="auto"/>
            <w:right w:val="none" w:sz="0" w:space="0" w:color="auto"/>
          </w:divBdr>
        </w:div>
      </w:divsChild>
    </w:div>
    <w:div w:id="968898742">
      <w:bodyDiv w:val="1"/>
      <w:marLeft w:val="0"/>
      <w:marRight w:val="0"/>
      <w:marTop w:val="0"/>
      <w:marBottom w:val="0"/>
      <w:divBdr>
        <w:top w:val="none" w:sz="0" w:space="0" w:color="auto"/>
        <w:left w:val="none" w:sz="0" w:space="0" w:color="auto"/>
        <w:bottom w:val="none" w:sz="0" w:space="0" w:color="auto"/>
        <w:right w:val="none" w:sz="0" w:space="0" w:color="auto"/>
      </w:divBdr>
      <w:divsChild>
        <w:div w:id="973876049">
          <w:marLeft w:val="360"/>
          <w:marRight w:val="0"/>
          <w:marTop w:val="200"/>
          <w:marBottom w:val="0"/>
          <w:divBdr>
            <w:top w:val="none" w:sz="0" w:space="0" w:color="auto"/>
            <w:left w:val="none" w:sz="0" w:space="0" w:color="auto"/>
            <w:bottom w:val="none" w:sz="0" w:space="0" w:color="auto"/>
            <w:right w:val="none" w:sz="0" w:space="0" w:color="auto"/>
          </w:divBdr>
        </w:div>
        <w:div w:id="1730226949">
          <w:marLeft w:val="360"/>
          <w:marRight w:val="0"/>
          <w:marTop w:val="200"/>
          <w:marBottom w:val="0"/>
          <w:divBdr>
            <w:top w:val="none" w:sz="0" w:space="0" w:color="auto"/>
            <w:left w:val="none" w:sz="0" w:space="0" w:color="auto"/>
            <w:bottom w:val="none" w:sz="0" w:space="0" w:color="auto"/>
            <w:right w:val="none" w:sz="0" w:space="0" w:color="auto"/>
          </w:divBdr>
        </w:div>
        <w:div w:id="613483305">
          <w:marLeft w:val="360"/>
          <w:marRight w:val="0"/>
          <w:marTop w:val="200"/>
          <w:marBottom w:val="0"/>
          <w:divBdr>
            <w:top w:val="none" w:sz="0" w:space="0" w:color="auto"/>
            <w:left w:val="none" w:sz="0" w:space="0" w:color="auto"/>
            <w:bottom w:val="none" w:sz="0" w:space="0" w:color="auto"/>
            <w:right w:val="none" w:sz="0" w:space="0" w:color="auto"/>
          </w:divBdr>
        </w:div>
        <w:div w:id="22485456">
          <w:marLeft w:val="360"/>
          <w:marRight w:val="0"/>
          <w:marTop w:val="200"/>
          <w:marBottom w:val="0"/>
          <w:divBdr>
            <w:top w:val="none" w:sz="0" w:space="0" w:color="auto"/>
            <w:left w:val="none" w:sz="0" w:space="0" w:color="auto"/>
            <w:bottom w:val="none" w:sz="0" w:space="0" w:color="auto"/>
            <w:right w:val="none" w:sz="0" w:space="0" w:color="auto"/>
          </w:divBdr>
        </w:div>
        <w:div w:id="169151460">
          <w:marLeft w:val="360"/>
          <w:marRight w:val="0"/>
          <w:marTop w:val="200"/>
          <w:marBottom w:val="0"/>
          <w:divBdr>
            <w:top w:val="none" w:sz="0" w:space="0" w:color="auto"/>
            <w:left w:val="none" w:sz="0" w:space="0" w:color="auto"/>
            <w:bottom w:val="none" w:sz="0" w:space="0" w:color="auto"/>
            <w:right w:val="none" w:sz="0" w:space="0" w:color="auto"/>
          </w:divBdr>
        </w:div>
        <w:div w:id="801771214">
          <w:marLeft w:val="360"/>
          <w:marRight w:val="0"/>
          <w:marTop w:val="200"/>
          <w:marBottom w:val="0"/>
          <w:divBdr>
            <w:top w:val="none" w:sz="0" w:space="0" w:color="auto"/>
            <w:left w:val="none" w:sz="0" w:space="0" w:color="auto"/>
            <w:bottom w:val="none" w:sz="0" w:space="0" w:color="auto"/>
            <w:right w:val="none" w:sz="0" w:space="0" w:color="auto"/>
          </w:divBdr>
        </w:div>
        <w:div w:id="2044331037">
          <w:marLeft w:val="360"/>
          <w:marRight w:val="0"/>
          <w:marTop w:val="200"/>
          <w:marBottom w:val="0"/>
          <w:divBdr>
            <w:top w:val="none" w:sz="0" w:space="0" w:color="auto"/>
            <w:left w:val="none" w:sz="0" w:space="0" w:color="auto"/>
            <w:bottom w:val="none" w:sz="0" w:space="0" w:color="auto"/>
            <w:right w:val="none" w:sz="0" w:space="0" w:color="auto"/>
          </w:divBdr>
        </w:div>
        <w:div w:id="85656441">
          <w:marLeft w:val="360"/>
          <w:marRight w:val="0"/>
          <w:marTop w:val="200"/>
          <w:marBottom w:val="0"/>
          <w:divBdr>
            <w:top w:val="none" w:sz="0" w:space="0" w:color="auto"/>
            <w:left w:val="none" w:sz="0" w:space="0" w:color="auto"/>
            <w:bottom w:val="none" w:sz="0" w:space="0" w:color="auto"/>
            <w:right w:val="none" w:sz="0" w:space="0" w:color="auto"/>
          </w:divBdr>
        </w:div>
      </w:divsChild>
    </w:div>
    <w:div w:id="980233478">
      <w:bodyDiv w:val="1"/>
      <w:marLeft w:val="0"/>
      <w:marRight w:val="0"/>
      <w:marTop w:val="0"/>
      <w:marBottom w:val="0"/>
      <w:divBdr>
        <w:top w:val="none" w:sz="0" w:space="0" w:color="auto"/>
        <w:left w:val="none" w:sz="0" w:space="0" w:color="auto"/>
        <w:bottom w:val="none" w:sz="0" w:space="0" w:color="auto"/>
        <w:right w:val="none" w:sz="0" w:space="0" w:color="auto"/>
      </w:divBdr>
    </w:div>
    <w:div w:id="982807696">
      <w:bodyDiv w:val="1"/>
      <w:marLeft w:val="0"/>
      <w:marRight w:val="0"/>
      <w:marTop w:val="0"/>
      <w:marBottom w:val="0"/>
      <w:divBdr>
        <w:top w:val="none" w:sz="0" w:space="0" w:color="auto"/>
        <w:left w:val="none" w:sz="0" w:space="0" w:color="auto"/>
        <w:bottom w:val="none" w:sz="0" w:space="0" w:color="auto"/>
        <w:right w:val="none" w:sz="0" w:space="0" w:color="auto"/>
      </w:divBdr>
    </w:div>
    <w:div w:id="987050346">
      <w:bodyDiv w:val="1"/>
      <w:marLeft w:val="0"/>
      <w:marRight w:val="0"/>
      <w:marTop w:val="0"/>
      <w:marBottom w:val="0"/>
      <w:divBdr>
        <w:top w:val="none" w:sz="0" w:space="0" w:color="auto"/>
        <w:left w:val="none" w:sz="0" w:space="0" w:color="auto"/>
        <w:bottom w:val="none" w:sz="0" w:space="0" w:color="auto"/>
        <w:right w:val="none" w:sz="0" w:space="0" w:color="auto"/>
      </w:divBdr>
    </w:div>
    <w:div w:id="995306358">
      <w:bodyDiv w:val="1"/>
      <w:marLeft w:val="0"/>
      <w:marRight w:val="0"/>
      <w:marTop w:val="0"/>
      <w:marBottom w:val="0"/>
      <w:divBdr>
        <w:top w:val="none" w:sz="0" w:space="0" w:color="auto"/>
        <w:left w:val="none" w:sz="0" w:space="0" w:color="auto"/>
        <w:bottom w:val="none" w:sz="0" w:space="0" w:color="auto"/>
        <w:right w:val="none" w:sz="0" w:space="0" w:color="auto"/>
      </w:divBdr>
    </w:div>
    <w:div w:id="1010837155">
      <w:bodyDiv w:val="1"/>
      <w:marLeft w:val="0"/>
      <w:marRight w:val="0"/>
      <w:marTop w:val="0"/>
      <w:marBottom w:val="0"/>
      <w:divBdr>
        <w:top w:val="none" w:sz="0" w:space="0" w:color="auto"/>
        <w:left w:val="none" w:sz="0" w:space="0" w:color="auto"/>
        <w:bottom w:val="none" w:sz="0" w:space="0" w:color="auto"/>
        <w:right w:val="none" w:sz="0" w:space="0" w:color="auto"/>
      </w:divBdr>
    </w:div>
    <w:div w:id="1011222738">
      <w:bodyDiv w:val="1"/>
      <w:marLeft w:val="0"/>
      <w:marRight w:val="0"/>
      <w:marTop w:val="0"/>
      <w:marBottom w:val="0"/>
      <w:divBdr>
        <w:top w:val="none" w:sz="0" w:space="0" w:color="auto"/>
        <w:left w:val="none" w:sz="0" w:space="0" w:color="auto"/>
        <w:bottom w:val="none" w:sz="0" w:space="0" w:color="auto"/>
        <w:right w:val="none" w:sz="0" w:space="0" w:color="auto"/>
      </w:divBdr>
    </w:div>
    <w:div w:id="1012296003">
      <w:bodyDiv w:val="1"/>
      <w:marLeft w:val="0"/>
      <w:marRight w:val="0"/>
      <w:marTop w:val="0"/>
      <w:marBottom w:val="0"/>
      <w:divBdr>
        <w:top w:val="none" w:sz="0" w:space="0" w:color="auto"/>
        <w:left w:val="none" w:sz="0" w:space="0" w:color="auto"/>
        <w:bottom w:val="none" w:sz="0" w:space="0" w:color="auto"/>
        <w:right w:val="none" w:sz="0" w:space="0" w:color="auto"/>
      </w:divBdr>
    </w:div>
    <w:div w:id="1024359629">
      <w:bodyDiv w:val="1"/>
      <w:marLeft w:val="0"/>
      <w:marRight w:val="0"/>
      <w:marTop w:val="0"/>
      <w:marBottom w:val="0"/>
      <w:divBdr>
        <w:top w:val="none" w:sz="0" w:space="0" w:color="auto"/>
        <w:left w:val="none" w:sz="0" w:space="0" w:color="auto"/>
        <w:bottom w:val="none" w:sz="0" w:space="0" w:color="auto"/>
        <w:right w:val="none" w:sz="0" w:space="0" w:color="auto"/>
      </w:divBdr>
    </w:div>
    <w:div w:id="1029262754">
      <w:bodyDiv w:val="1"/>
      <w:marLeft w:val="0"/>
      <w:marRight w:val="0"/>
      <w:marTop w:val="0"/>
      <w:marBottom w:val="0"/>
      <w:divBdr>
        <w:top w:val="none" w:sz="0" w:space="0" w:color="auto"/>
        <w:left w:val="none" w:sz="0" w:space="0" w:color="auto"/>
        <w:bottom w:val="none" w:sz="0" w:space="0" w:color="auto"/>
        <w:right w:val="none" w:sz="0" w:space="0" w:color="auto"/>
      </w:divBdr>
      <w:divsChild>
        <w:div w:id="1784229613">
          <w:marLeft w:val="360"/>
          <w:marRight w:val="0"/>
          <w:marTop w:val="200"/>
          <w:marBottom w:val="0"/>
          <w:divBdr>
            <w:top w:val="none" w:sz="0" w:space="0" w:color="auto"/>
            <w:left w:val="none" w:sz="0" w:space="0" w:color="auto"/>
            <w:bottom w:val="none" w:sz="0" w:space="0" w:color="auto"/>
            <w:right w:val="none" w:sz="0" w:space="0" w:color="auto"/>
          </w:divBdr>
        </w:div>
        <w:div w:id="776143511">
          <w:marLeft w:val="360"/>
          <w:marRight w:val="0"/>
          <w:marTop w:val="200"/>
          <w:marBottom w:val="0"/>
          <w:divBdr>
            <w:top w:val="none" w:sz="0" w:space="0" w:color="auto"/>
            <w:left w:val="none" w:sz="0" w:space="0" w:color="auto"/>
            <w:bottom w:val="none" w:sz="0" w:space="0" w:color="auto"/>
            <w:right w:val="none" w:sz="0" w:space="0" w:color="auto"/>
          </w:divBdr>
        </w:div>
        <w:div w:id="44573580">
          <w:marLeft w:val="360"/>
          <w:marRight w:val="0"/>
          <w:marTop w:val="200"/>
          <w:marBottom w:val="0"/>
          <w:divBdr>
            <w:top w:val="none" w:sz="0" w:space="0" w:color="auto"/>
            <w:left w:val="none" w:sz="0" w:space="0" w:color="auto"/>
            <w:bottom w:val="none" w:sz="0" w:space="0" w:color="auto"/>
            <w:right w:val="none" w:sz="0" w:space="0" w:color="auto"/>
          </w:divBdr>
        </w:div>
      </w:divsChild>
    </w:div>
    <w:div w:id="1037043888">
      <w:bodyDiv w:val="1"/>
      <w:marLeft w:val="0"/>
      <w:marRight w:val="0"/>
      <w:marTop w:val="0"/>
      <w:marBottom w:val="0"/>
      <w:divBdr>
        <w:top w:val="none" w:sz="0" w:space="0" w:color="auto"/>
        <w:left w:val="none" w:sz="0" w:space="0" w:color="auto"/>
        <w:bottom w:val="none" w:sz="0" w:space="0" w:color="auto"/>
        <w:right w:val="none" w:sz="0" w:space="0" w:color="auto"/>
      </w:divBdr>
    </w:div>
    <w:div w:id="1077896874">
      <w:bodyDiv w:val="1"/>
      <w:marLeft w:val="0"/>
      <w:marRight w:val="0"/>
      <w:marTop w:val="0"/>
      <w:marBottom w:val="0"/>
      <w:divBdr>
        <w:top w:val="none" w:sz="0" w:space="0" w:color="auto"/>
        <w:left w:val="none" w:sz="0" w:space="0" w:color="auto"/>
        <w:bottom w:val="none" w:sz="0" w:space="0" w:color="auto"/>
        <w:right w:val="none" w:sz="0" w:space="0" w:color="auto"/>
      </w:divBdr>
      <w:divsChild>
        <w:div w:id="1394230273">
          <w:marLeft w:val="480"/>
          <w:marRight w:val="0"/>
          <w:marTop w:val="0"/>
          <w:marBottom w:val="0"/>
          <w:divBdr>
            <w:top w:val="none" w:sz="0" w:space="0" w:color="auto"/>
            <w:left w:val="none" w:sz="0" w:space="0" w:color="auto"/>
            <w:bottom w:val="none" w:sz="0" w:space="0" w:color="auto"/>
            <w:right w:val="none" w:sz="0" w:space="0" w:color="auto"/>
          </w:divBdr>
        </w:div>
        <w:div w:id="520052611">
          <w:marLeft w:val="480"/>
          <w:marRight w:val="0"/>
          <w:marTop w:val="0"/>
          <w:marBottom w:val="0"/>
          <w:divBdr>
            <w:top w:val="none" w:sz="0" w:space="0" w:color="auto"/>
            <w:left w:val="none" w:sz="0" w:space="0" w:color="auto"/>
            <w:bottom w:val="none" w:sz="0" w:space="0" w:color="auto"/>
            <w:right w:val="none" w:sz="0" w:space="0" w:color="auto"/>
          </w:divBdr>
        </w:div>
        <w:div w:id="1848322540">
          <w:marLeft w:val="480"/>
          <w:marRight w:val="0"/>
          <w:marTop w:val="0"/>
          <w:marBottom w:val="0"/>
          <w:divBdr>
            <w:top w:val="none" w:sz="0" w:space="0" w:color="auto"/>
            <w:left w:val="none" w:sz="0" w:space="0" w:color="auto"/>
            <w:bottom w:val="none" w:sz="0" w:space="0" w:color="auto"/>
            <w:right w:val="none" w:sz="0" w:space="0" w:color="auto"/>
          </w:divBdr>
        </w:div>
        <w:div w:id="117526633">
          <w:marLeft w:val="480"/>
          <w:marRight w:val="0"/>
          <w:marTop w:val="0"/>
          <w:marBottom w:val="0"/>
          <w:divBdr>
            <w:top w:val="none" w:sz="0" w:space="0" w:color="auto"/>
            <w:left w:val="none" w:sz="0" w:space="0" w:color="auto"/>
            <w:bottom w:val="none" w:sz="0" w:space="0" w:color="auto"/>
            <w:right w:val="none" w:sz="0" w:space="0" w:color="auto"/>
          </w:divBdr>
        </w:div>
        <w:div w:id="589894848">
          <w:marLeft w:val="480"/>
          <w:marRight w:val="0"/>
          <w:marTop w:val="0"/>
          <w:marBottom w:val="0"/>
          <w:divBdr>
            <w:top w:val="none" w:sz="0" w:space="0" w:color="auto"/>
            <w:left w:val="none" w:sz="0" w:space="0" w:color="auto"/>
            <w:bottom w:val="none" w:sz="0" w:space="0" w:color="auto"/>
            <w:right w:val="none" w:sz="0" w:space="0" w:color="auto"/>
          </w:divBdr>
        </w:div>
        <w:div w:id="1665621160">
          <w:marLeft w:val="480"/>
          <w:marRight w:val="0"/>
          <w:marTop w:val="0"/>
          <w:marBottom w:val="0"/>
          <w:divBdr>
            <w:top w:val="none" w:sz="0" w:space="0" w:color="auto"/>
            <w:left w:val="none" w:sz="0" w:space="0" w:color="auto"/>
            <w:bottom w:val="none" w:sz="0" w:space="0" w:color="auto"/>
            <w:right w:val="none" w:sz="0" w:space="0" w:color="auto"/>
          </w:divBdr>
        </w:div>
        <w:div w:id="56247335">
          <w:marLeft w:val="480"/>
          <w:marRight w:val="0"/>
          <w:marTop w:val="0"/>
          <w:marBottom w:val="0"/>
          <w:divBdr>
            <w:top w:val="none" w:sz="0" w:space="0" w:color="auto"/>
            <w:left w:val="none" w:sz="0" w:space="0" w:color="auto"/>
            <w:bottom w:val="none" w:sz="0" w:space="0" w:color="auto"/>
            <w:right w:val="none" w:sz="0" w:space="0" w:color="auto"/>
          </w:divBdr>
        </w:div>
        <w:div w:id="326976861">
          <w:marLeft w:val="480"/>
          <w:marRight w:val="0"/>
          <w:marTop w:val="0"/>
          <w:marBottom w:val="0"/>
          <w:divBdr>
            <w:top w:val="none" w:sz="0" w:space="0" w:color="auto"/>
            <w:left w:val="none" w:sz="0" w:space="0" w:color="auto"/>
            <w:bottom w:val="none" w:sz="0" w:space="0" w:color="auto"/>
            <w:right w:val="none" w:sz="0" w:space="0" w:color="auto"/>
          </w:divBdr>
        </w:div>
        <w:div w:id="1967273744">
          <w:marLeft w:val="480"/>
          <w:marRight w:val="0"/>
          <w:marTop w:val="0"/>
          <w:marBottom w:val="0"/>
          <w:divBdr>
            <w:top w:val="none" w:sz="0" w:space="0" w:color="auto"/>
            <w:left w:val="none" w:sz="0" w:space="0" w:color="auto"/>
            <w:bottom w:val="none" w:sz="0" w:space="0" w:color="auto"/>
            <w:right w:val="none" w:sz="0" w:space="0" w:color="auto"/>
          </w:divBdr>
        </w:div>
        <w:div w:id="1411612358">
          <w:marLeft w:val="480"/>
          <w:marRight w:val="0"/>
          <w:marTop w:val="0"/>
          <w:marBottom w:val="0"/>
          <w:divBdr>
            <w:top w:val="none" w:sz="0" w:space="0" w:color="auto"/>
            <w:left w:val="none" w:sz="0" w:space="0" w:color="auto"/>
            <w:bottom w:val="none" w:sz="0" w:space="0" w:color="auto"/>
            <w:right w:val="none" w:sz="0" w:space="0" w:color="auto"/>
          </w:divBdr>
        </w:div>
        <w:div w:id="738095393">
          <w:marLeft w:val="480"/>
          <w:marRight w:val="0"/>
          <w:marTop w:val="0"/>
          <w:marBottom w:val="0"/>
          <w:divBdr>
            <w:top w:val="none" w:sz="0" w:space="0" w:color="auto"/>
            <w:left w:val="none" w:sz="0" w:space="0" w:color="auto"/>
            <w:bottom w:val="none" w:sz="0" w:space="0" w:color="auto"/>
            <w:right w:val="none" w:sz="0" w:space="0" w:color="auto"/>
          </w:divBdr>
        </w:div>
        <w:div w:id="581186368">
          <w:marLeft w:val="480"/>
          <w:marRight w:val="0"/>
          <w:marTop w:val="0"/>
          <w:marBottom w:val="0"/>
          <w:divBdr>
            <w:top w:val="none" w:sz="0" w:space="0" w:color="auto"/>
            <w:left w:val="none" w:sz="0" w:space="0" w:color="auto"/>
            <w:bottom w:val="none" w:sz="0" w:space="0" w:color="auto"/>
            <w:right w:val="none" w:sz="0" w:space="0" w:color="auto"/>
          </w:divBdr>
        </w:div>
        <w:div w:id="219485223">
          <w:marLeft w:val="480"/>
          <w:marRight w:val="0"/>
          <w:marTop w:val="0"/>
          <w:marBottom w:val="0"/>
          <w:divBdr>
            <w:top w:val="none" w:sz="0" w:space="0" w:color="auto"/>
            <w:left w:val="none" w:sz="0" w:space="0" w:color="auto"/>
            <w:bottom w:val="none" w:sz="0" w:space="0" w:color="auto"/>
            <w:right w:val="none" w:sz="0" w:space="0" w:color="auto"/>
          </w:divBdr>
        </w:div>
        <w:div w:id="933366619">
          <w:marLeft w:val="480"/>
          <w:marRight w:val="0"/>
          <w:marTop w:val="0"/>
          <w:marBottom w:val="0"/>
          <w:divBdr>
            <w:top w:val="none" w:sz="0" w:space="0" w:color="auto"/>
            <w:left w:val="none" w:sz="0" w:space="0" w:color="auto"/>
            <w:bottom w:val="none" w:sz="0" w:space="0" w:color="auto"/>
            <w:right w:val="none" w:sz="0" w:space="0" w:color="auto"/>
          </w:divBdr>
        </w:div>
        <w:div w:id="1298024295">
          <w:marLeft w:val="480"/>
          <w:marRight w:val="0"/>
          <w:marTop w:val="0"/>
          <w:marBottom w:val="0"/>
          <w:divBdr>
            <w:top w:val="none" w:sz="0" w:space="0" w:color="auto"/>
            <w:left w:val="none" w:sz="0" w:space="0" w:color="auto"/>
            <w:bottom w:val="none" w:sz="0" w:space="0" w:color="auto"/>
            <w:right w:val="none" w:sz="0" w:space="0" w:color="auto"/>
          </w:divBdr>
        </w:div>
      </w:divsChild>
    </w:div>
    <w:div w:id="1082752529">
      <w:bodyDiv w:val="1"/>
      <w:marLeft w:val="0"/>
      <w:marRight w:val="0"/>
      <w:marTop w:val="0"/>
      <w:marBottom w:val="0"/>
      <w:divBdr>
        <w:top w:val="none" w:sz="0" w:space="0" w:color="auto"/>
        <w:left w:val="none" w:sz="0" w:space="0" w:color="auto"/>
        <w:bottom w:val="none" w:sz="0" w:space="0" w:color="auto"/>
        <w:right w:val="none" w:sz="0" w:space="0" w:color="auto"/>
      </w:divBdr>
    </w:div>
    <w:div w:id="1102458189">
      <w:bodyDiv w:val="1"/>
      <w:marLeft w:val="0"/>
      <w:marRight w:val="0"/>
      <w:marTop w:val="0"/>
      <w:marBottom w:val="0"/>
      <w:divBdr>
        <w:top w:val="none" w:sz="0" w:space="0" w:color="auto"/>
        <w:left w:val="none" w:sz="0" w:space="0" w:color="auto"/>
        <w:bottom w:val="none" w:sz="0" w:space="0" w:color="auto"/>
        <w:right w:val="none" w:sz="0" w:space="0" w:color="auto"/>
      </w:divBdr>
    </w:div>
    <w:div w:id="1103458149">
      <w:bodyDiv w:val="1"/>
      <w:marLeft w:val="0"/>
      <w:marRight w:val="0"/>
      <w:marTop w:val="0"/>
      <w:marBottom w:val="0"/>
      <w:divBdr>
        <w:top w:val="none" w:sz="0" w:space="0" w:color="auto"/>
        <w:left w:val="none" w:sz="0" w:space="0" w:color="auto"/>
        <w:bottom w:val="none" w:sz="0" w:space="0" w:color="auto"/>
        <w:right w:val="none" w:sz="0" w:space="0" w:color="auto"/>
      </w:divBdr>
    </w:div>
    <w:div w:id="1125270225">
      <w:bodyDiv w:val="1"/>
      <w:marLeft w:val="0"/>
      <w:marRight w:val="0"/>
      <w:marTop w:val="0"/>
      <w:marBottom w:val="0"/>
      <w:divBdr>
        <w:top w:val="none" w:sz="0" w:space="0" w:color="auto"/>
        <w:left w:val="none" w:sz="0" w:space="0" w:color="auto"/>
        <w:bottom w:val="none" w:sz="0" w:space="0" w:color="auto"/>
        <w:right w:val="none" w:sz="0" w:space="0" w:color="auto"/>
      </w:divBdr>
    </w:div>
    <w:div w:id="1137793474">
      <w:bodyDiv w:val="1"/>
      <w:marLeft w:val="0"/>
      <w:marRight w:val="0"/>
      <w:marTop w:val="0"/>
      <w:marBottom w:val="0"/>
      <w:divBdr>
        <w:top w:val="none" w:sz="0" w:space="0" w:color="auto"/>
        <w:left w:val="none" w:sz="0" w:space="0" w:color="auto"/>
        <w:bottom w:val="none" w:sz="0" w:space="0" w:color="auto"/>
        <w:right w:val="none" w:sz="0" w:space="0" w:color="auto"/>
      </w:divBdr>
    </w:div>
    <w:div w:id="1147670795">
      <w:bodyDiv w:val="1"/>
      <w:marLeft w:val="0"/>
      <w:marRight w:val="0"/>
      <w:marTop w:val="0"/>
      <w:marBottom w:val="0"/>
      <w:divBdr>
        <w:top w:val="none" w:sz="0" w:space="0" w:color="auto"/>
        <w:left w:val="none" w:sz="0" w:space="0" w:color="auto"/>
        <w:bottom w:val="none" w:sz="0" w:space="0" w:color="auto"/>
        <w:right w:val="none" w:sz="0" w:space="0" w:color="auto"/>
      </w:divBdr>
      <w:divsChild>
        <w:div w:id="1406151621">
          <w:marLeft w:val="360"/>
          <w:marRight w:val="0"/>
          <w:marTop w:val="200"/>
          <w:marBottom w:val="0"/>
          <w:divBdr>
            <w:top w:val="none" w:sz="0" w:space="0" w:color="auto"/>
            <w:left w:val="none" w:sz="0" w:space="0" w:color="auto"/>
            <w:bottom w:val="none" w:sz="0" w:space="0" w:color="auto"/>
            <w:right w:val="none" w:sz="0" w:space="0" w:color="auto"/>
          </w:divBdr>
        </w:div>
        <w:div w:id="620496573">
          <w:marLeft w:val="360"/>
          <w:marRight w:val="0"/>
          <w:marTop w:val="200"/>
          <w:marBottom w:val="0"/>
          <w:divBdr>
            <w:top w:val="none" w:sz="0" w:space="0" w:color="auto"/>
            <w:left w:val="none" w:sz="0" w:space="0" w:color="auto"/>
            <w:bottom w:val="none" w:sz="0" w:space="0" w:color="auto"/>
            <w:right w:val="none" w:sz="0" w:space="0" w:color="auto"/>
          </w:divBdr>
        </w:div>
        <w:div w:id="1696926332">
          <w:marLeft w:val="360"/>
          <w:marRight w:val="0"/>
          <w:marTop w:val="200"/>
          <w:marBottom w:val="0"/>
          <w:divBdr>
            <w:top w:val="none" w:sz="0" w:space="0" w:color="auto"/>
            <w:left w:val="none" w:sz="0" w:space="0" w:color="auto"/>
            <w:bottom w:val="none" w:sz="0" w:space="0" w:color="auto"/>
            <w:right w:val="none" w:sz="0" w:space="0" w:color="auto"/>
          </w:divBdr>
        </w:div>
        <w:div w:id="1852991654">
          <w:marLeft w:val="360"/>
          <w:marRight w:val="0"/>
          <w:marTop w:val="200"/>
          <w:marBottom w:val="0"/>
          <w:divBdr>
            <w:top w:val="none" w:sz="0" w:space="0" w:color="auto"/>
            <w:left w:val="none" w:sz="0" w:space="0" w:color="auto"/>
            <w:bottom w:val="none" w:sz="0" w:space="0" w:color="auto"/>
            <w:right w:val="none" w:sz="0" w:space="0" w:color="auto"/>
          </w:divBdr>
        </w:div>
      </w:divsChild>
    </w:div>
    <w:div w:id="1147817993">
      <w:bodyDiv w:val="1"/>
      <w:marLeft w:val="0"/>
      <w:marRight w:val="0"/>
      <w:marTop w:val="0"/>
      <w:marBottom w:val="0"/>
      <w:divBdr>
        <w:top w:val="none" w:sz="0" w:space="0" w:color="auto"/>
        <w:left w:val="none" w:sz="0" w:space="0" w:color="auto"/>
        <w:bottom w:val="none" w:sz="0" w:space="0" w:color="auto"/>
        <w:right w:val="none" w:sz="0" w:space="0" w:color="auto"/>
      </w:divBdr>
    </w:div>
    <w:div w:id="1149829880">
      <w:bodyDiv w:val="1"/>
      <w:marLeft w:val="0"/>
      <w:marRight w:val="0"/>
      <w:marTop w:val="0"/>
      <w:marBottom w:val="0"/>
      <w:divBdr>
        <w:top w:val="none" w:sz="0" w:space="0" w:color="auto"/>
        <w:left w:val="none" w:sz="0" w:space="0" w:color="auto"/>
        <w:bottom w:val="none" w:sz="0" w:space="0" w:color="auto"/>
        <w:right w:val="none" w:sz="0" w:space="0" w:color="auto"/>
      </w:divBdr>
    </w:div>
    <w:div w:id="1157847534">
      <w:bodyDiv w:val="1"/>
      <w:marLeft w:val="0"/>
      <w:marRight w:val="0"/>
      <w:marTop w:val="0"/>
      <w:marBottom w:val="0"/>
      <w:divBdr>
        <w:top w:val="none" w:sz="0" w:space="0" w:color="auto"/>
        <w:left w:val="none" w:sz="0" w:space="0" w:color="auto"/>
        <w:bottom w:val="none" w:sz="0" w:space="0" w:color="auto"/>
        <w:right w:val="none" w:sz="0" w:space="0" w:color="auto"/>
      </w:divBdr>
    </w:div>
    <w:div w:id="1157961432">
      <w:bodyDiv w:val="1"/>
      <w:marLeft w:val="0"/>
      <w:marRight w:val="0"/>
      <w:marTop w:val="0"/>
      <w:marBottom w:val="0"/>
      <w:divBdr>
        <w:top w:val="none" w:sz="0" w:space="0" w:color="auto"/>
        <w:left w:val="none" w:sz="0" w:space="0" w:color="auto"/>
        <w:bottom w:val="none" w:sz="0" w:space="0" w:color="auto"/>
        <w:right w:val="none" w:sz="0" w:space="0" w:color="auto"/>
      </w:divBdr>
    </w:div>
    <w:div w:id="1185941198">
      <w:bodyDiv w:val="1"/>
      <w:marLeft w:val="0"/>
      <w:marRight w:val="0"/>
      <w:marTop w:val="0"/>
      <w:marBottom w:val="0"/>
      <w:divBdr>
        <w:top w:val="none" w:sz="0" w:space="0" w:color="auto"/>
        <w:left w:val="none" w:sz="0" w:space="0" w:color="auto"/>
        <w:bottom w:val="none" w:sz="0" w:space="0" w:color="auto"/>
        <w:right w:val="none" w:sz="0" w:space="0" w:color="auto"/>
      </w:divBdr>
      <w:divsChild>
        <w:div w:id="955602472">
          <w:marLeft w:val="1080"/>
          <w:marRight w:val="0"/>
          <w:marTop w:val="100"/>
          <w:marBottom w:val="0"/>
          <w:divBdr>
            <w:top w:val="none" w:sz="0" w:space="0" w:color="auto"/>
            <w:left w:val="none" w:sz="0" w:space="0" w:color="auto"/>
            <w:bottom w:val="none" w:sz="0" w:space="0" w:color="auto"/>
            <w:right w:val="none" w:sz="0" w:space="0" w:color="auto"/>
          </w:divBdr>
        </w:div>
        <w:div w:id="121775589">
          <w:marLeft w:val="1080"/>
          <w:marRight w:val="0"/>
          <w:marTop w:val="100"/>
          <w:marBottom w:val="0"/>
          <w:divBdr>
            <w:top w:val="none" w:sz="0" w:space="0" w:color="auto"/>
            <w:left w:val="none" w:sz="0" w:space="0" w:color="auto"/>
            <w:bottom w:val="none" w:sz="0" w:space="0" w:color="auto"/>
            <w:right w:val="none" w:sz="0" w:space="0" w:color="auto"/>
          </w:divBdr>
        </w:div>
        <w:div w:id="1365785004">
          <w:marLeft w:val="1080"/>
          <w:marRight w:val="0"/>
          <w:marTop w:val="100"/>
          <w:marBottom w:val="0"/>
          <w:divBdr>
            <w:top w:val="none" w:sz="0" w:space="0" w:color="auto"/>
            <w:left w:val="none" w:sz="0" w:space="0" w:color="auto"/>
            <w:bottom w:val="none" w:sz="0" w:space="0" w:color="auto"/>
            <w:right w:val="none" w:sz="0" w:space="0" w:color="auto"/>
          </w:divBdr>
        </w:div>
        <w:div w:id="486482349">
          <w:marLeft w:val="1080"/>
          <w:marRight w:val="0"/>
          <w:marTop w:val="100"/>
          <w:marBottom w:val="0"/>
          <w:divBdr>
            <w:top w:val="none" w:sz="0" w:space="0" w:color="auto"/>
            <w:left w:val="none" w:sz="0" w:space="0" w:color="auto"/>
            <w:bottom w:val="none" w:sz="0" w:space="0" w:color="auto"/>
            <w:right w:val="none" w:sz="0" w:space="0" w:color="auto"/>
          </w:divBdr>
        </w:div>
        <w:div w:id="305474900">
          <w:marLeft w:val="1080"/>
          <w:marRight w:val="0"/>
          <w:marTop w:val="100"/>
          <w:marBottom w:val="0"/>
          <w:divBdr>
            <w:top w:val="none" w:sz="0" w:space="0" w:color="auto"/>
            <w:left w:val="none" w:sz="0" w:space="0" w:color="auto"/>
            <w:bottom w:val="none" w:sz="0" w:space="0" w:color="auto"/>
            <w:right w:val="none" w:sz="0" w:space="0" w:color="auto"/>
          </w:divBdr>
        </w:div>
        <w:div w:id="560137581">
          <w:marLeft w:val="1080"/>
          <w:marRight w:val="0"/>
          <w:marTop w:val="100"/>
          <w:marBottom w:val="0"/>
          <w:divBdr>
            <w:top w:val="none" w:sz="0" w:space="0" w:color="auto"/>
            <w:left w:val="none" w:sz="0" w:space="0" w:color="auto"/>
            <w:bottom w:val="none" w:sz="0" w:space="0" w:color="auto"/>
            <w:right w:val="none" w:sz="0" w:space="0" w:color="auto"/>
          </w:divBdr>
        </w:div>
        <w:div w:id="484129715">
          <w:marLeft w:val="1080"/>
          <w:marRight w:val="0"/>
          <w:marTop w:val="100"/>
          <w:marBottom w:val="0"/>
          <w:divBdr>
            <w:top w:val="none" w:sz="0" w:space="0" w:color="auto"/>
            <w:left w:val="none" w:sz="0" w:space="0" w:color="auto"/>
            <w:bottom w:val="none" w:sz="0" w:space="0" w:color="auto"/>
            <w:right w:val="none" w:sz="0" w:space="0" w:color="auto"/>
          </w:divBdr>
        </w:div>
        <w:div w:id="1785927845">
          <w:marLeft w:val="1080"/>
          <w:marRight w:val="0"/>
          <w:marTop w:val="100"/>
          <w:marBottom w:val="0"/>
          <w:divBdr>
            <w:top w:val="none" w:sz="0" w:space="0" w:color="auto"/>
            <w:left w:val="none" w:sz="0" w:space="0" w:color="auto"/>
            <w:bottom w:val="none" w:sz="0" w:space="0" w:color="auto"/>
            <w:right w:val="none" w:sz="0" w:space="0" w:color="auto"/>
          </w:divBdr>
        </w:div>
        <w:div w:id="1563561157">
          <w:marLeft w:val="1080"/>
          <w:marRight w:val="0"/>
          <w:marTop w:val="100"/>
          <w:marBottom w:val="0"/>
          <w:divBdr>
            <w:top w:val="none" w:sz="0" w:space="0" w:color="auto"/>
            <w:left w:val="none" w:sz="0" w:space="0" w:color="auto"/>
            <w:bottom w:val="none" w:sz="0" w:space="0" w:color="auto"/>
            <w:right w:val="none" w:sz="0" w:space="0" w:color="auto"/>
          </w:divBdr>
        </w:div>
        <w:div w:id="1491751904">
          <w:marLeft w:val="1080"/>
          <w:marRight w:val="0"/>
          <w:marTop w:val="100"/>
          <w:marBottom w:val="0"/>
          <w:divBdr>
            <w:top w:val="none" w:sz="0" w:space="0" w:color="auto"/>
            <w:left w:val="none" w:sz="0" w:space="0" w:color="auto"/>
            <w:bottom w:val="none" w:sz="0" w:space="0" w:color="auto"/>
            <w:right w:val="none" w:sz="0" w:space="0" w:color="auto"/>
          </w:divBdr>
        </w:div>
      </w:divsChild>
    </w:div>
    <w:div w:id="1192768260">
      <w:bodyDiv w:val="1"/>
      <w:marLeft w:val="0"/>
      <w:marRight w:val="0"/>
      <w:marTop w:val="0"/>
      <w:marBottom w:val="0"/>
      <w:divBdr>
        <w:top w:val="none" w:sz="0" w:space="0" w:color="auto"/>
        <w:left w:val="none" w:sz="0" w:space="0" w:color="auto"/>
        <w:bottom w:val="none" w:sz="0" w:space="0" w:color="auto"/>
        <w:right w:val="none" w:sz="0" w:space="0" w:color="auto"/>
      </w:divBdr>
      <w:divsChild>
        <w:div w:id="2107531685">
          <w:marLeft w:val="480"/>
          <w:marRight w:val="0"/>
          <w:marTop w:val="0"/>
          <w:marBottom w:val="0"/>
          <w:divBdr>
            <w:top w:val="none" w:sz="0" w:space="0" w:color="auto"/>
            <w:left w:val="none" w:sz="0" w:space="0" w:color="auto"/>
            <w:bottom w:val="none" w:sz="0" w:space="0" w:color="auto"/>
            <w:right w:val="none" w:sz="0" w:space="0" w:color="auto"/>
          </w:divBdr>
        </w:div>
        <w:div w:id="1836871667">
          <w:marLeft w:val="480"/>
          <w:marRight w:val="0"/>
          <w:marTop w:val="0"/>
          <w:marBottom w:val="0"/>
          <w:divBdr>
            <w:top w:val="none" w:sz="0" w:space="0" w:color="auto"/>
            <w:left w:val="none" w:sz="0" w:space="0" w:color="auto"/>
            <w:bottom w:val="none" w:sz="0" w:space="0" w:color="auto"/>
            <w:right w:val="none" w:sz="0" w:space="0" w:color="auto"/>
          </w:divBdr>
        </w:div>
        <w:div w:id="1444760878">
          <w:marLeft w:val="480"/>
          <w:marRight w:val="0"/>
          <w:marTop w:val="0"/>
          <w:marBottom w:val="0"/>
          <w:divBdr>
            <w:top w:val="none" w:sz="0" w:space="0" w:color="auto"/>
            <w:left w:val="none" w:sz="0" w:space="0" w:color="auto"/>
            <w:bottom w:val="none" w:sz="0" w:space="0" w:color="auto"/>
            <w:right w:val="none" w:sz="0" w:space="0" w:color="auto"/>
          </w:divBdr>
        </w:div>
        <w:div w:id="2071878597">
          <w:marLeft w:val="480"/>
          <w:marRight w:val="0"/>
          <w:marTop w:val="0"/>
          <w:marBottom w:val="0"/>
          <w:divBdr>
            <w:top w:val="none" w:sz="0" w:space="0" w:color="auto"/>
            <w:left w:val="none" w:sz="0" w:space="0" w:color="auto"/>
            <w:bottom w:val="none" w:sz="0" w:space="0" w:color="auto"/>
            <w:right w:val="none" w:sz="0" w:space="0" w:color="auto"/>
          </w:divBdr>
        </w:div>
        <w:div w:id="168718423">
          <w:marLeft w:val="480"/>
          <w:marRight w:val="0"/>
          <w:marTop w:val="0"/>
          <w:marBottom w:val="0"/>
          <w:divBdr>
            <w:top w:val="none" w:sz="0" w:space="0" w:color="auto"/>
            <w:left w:val="none" w:sz="0" w:space="0" w:color="auto"/>
            <w:bottom w:val="none" w:sz="0" w:space="0" w:color="auto"/>
            <w:right w:val="none" w:sz="0" w:space="0" w:color="auto"/>
          </w:divBdr>
        </w:div>
        <w:div w:id="771239005">
          <w:marLeft w:val="480"/>
          <w:marRight w:val="0"/>
          <w:marTop w:val="0"/>
          <w:marBottom w:val="0"/>
          <w:divBdr>
            <w:top w:val="none" w:sz="0" w:space="0" w:color="auto"/>
            <w:left w:val="none" w:sz="0" w:space="0" w:color="auto"/>
            <w:bottom w:val="none" w:sz="0" w:space="0" w:color="auto"/>
            <w:right w:val="none" w:sz="0" w:space="0" w:color="auto"/>
          </w:divBdr>
        </w:div>
        <w:div w:id="1925336927">
          <w:marLeft w:val="480"/>
          <w:marRight w:val="0"/>
          <w:marTop w:val="0"/>
          <w:marBottom w:val="0"/>
          <w:divBdr>
            <w:top w:val="none" w:sz="0" w:space="0" w:color="auto"/>
            <w:left w:val="none" w:sz="0" w:space="0" w:color="auto"/>
            <w:bottom w:val="none" w:sz="0" w:space="0" w:color="auto"/>
            <w:right w:val="none" w:sz="0" w:space="0" w:color="auto"/>
          </w:divBdr>
        </w:div>
        <w:div w:id="1143816066">
          <w:marLeft w:val="480"/>
          <w:marRight w:val="0"/>
          <w:marTop w:val="0"/>
          <w:marBottom w:val="0"/>
          <w:divBdr>
            <w:top w:val="none" w:sz="0" w:space="0" w:color="auto"/>
            <w:left w:val="none" w:sz="0" w:space="0" w:color="auto"/>
            <w:bottom w:val="none" w:sz="0" w:space="0" w:color="auto"/>
            <w:right w:val="none" w:sz="0" w:space="0" w:color="auto"/>
          </w:divBdr>
        </w:div>
        <w:div w:id="478228695">
          <w:marLeft w:val="480"/>
          <w:marRight w:val="0"/>
          <w:marTop w:val="0"/>
          <w:marBottom w:val="0"/>
          <w:divBdr>
            <w:top w:val="none" w:sz="0" w:space="0" w:color="auto"/>
            <w:left w:val="none" w:sz="0" w:space="0" w:color="auto"/>
            <w:bottom w:val="none" w:sz="0" w:space="0" w:color="auto"/>
            <w:right w:val="none" w:sz="0" w:space="0" w:color="auto"/>
          </w:divBdr>
        </w:div>
        <w:div w:id="186451991">
          <w:marLeft w:val="480"/>
          <w:marRight w:val="0"/>
          <w:marTop w:val="0"/>
          <w:marBottom w:val="0"/>
          <w:divBdr>
            <w:top w:val="none" w:sz="0" w:space="0" w:color="auto"/>
            <w:left w:val="none" w:sz="0" w:space="0" w:color="auto"/>
            <w:bottom w:val="none" w:sz="0" w:space="0" w:color="auto"/>
            <w:right w:val="none" w:sz="0" w:space="0" w:color="auto"/>
          </w:divBdr>
        </w:div>
        <w:div w:id="1151751261">
          <w:marLeft w:val="480"/>
          <w:marRight w:val="0"/>
          <w:marTop w:val="0"/>
          <w:marBottom w:val="0"/>
          <w:divBdr>
            <w:top w:val="none" w:sz="0" w:space="0" w:color="auto"/>
            <w:left w:val="none" w:sz="0" w:space="0" w:color="auto"/>
            <w:bottom w:val="none" w:sz="0" w:space="0" w:color="auto"/>
            <w:right w:val="none" w:sz="0" w:space="0" w:color="auto"/>
          </w:divBdr>
        </w:div>
        <w:div w:id="720712229">
          <w:marLeft w:val="480"/>
          <w:marRight w:val="0"/>
          <w:marTop w:val="0"/>
          <w:marBottom w:val="0"/>
          <w:divBdr>
            <w:top w:val="none" w:sz="0" w:space="0" w:color="auto"/>
            <w:left w:val="none" w:sz="0" w:space="0" w:color="auto"/>
            <w:bottom w:val="none" w:sz="0" w:space="0" w:color="auto"/>
            <w:right w:val="none" w:sz="0" w:space="0" w:color="auto"/>
          </w:divBdr>
        </w:div>
        <w:div w:id="333532194">
          <w:marLeft w:val="480"/>
          <w:marRight w:val="0"/>
          <w:marTop w:val="0"/>
          <w:marBottom w:val="0"/>
          <w:divBdr>
            <w:top w:val="none" w:sz="0" w:space="0" w:color="auto"/>
            <w:left w:val="none" w:sz="0" w:space="0" w:color="auto"/>
            <w:bottom w:val="none" w:sz="0" w:space="0" w:color="auto"/>
            <w:right w:val="none" w:sz="0" w:space="0" w:color="auto"/>
          </w:divBdr>
        </w:div>
        <w:div w:id="574778273">
          <w:marLeft w:val="480"/>
          <w:marRight w:val="0"/>
          <w:marTop w:val="0"/>
          <w:marBottom w:val="0"/>
          <w:divBdr>
            <w:top w:val="none" w:sz="0" w:space="0" w:color="auto"/>
            <w:left w:val="none" w:sz="0" w:space="0" w:color="auto"/>
            <w:bottom w:val="none" w:sz="0" w:space="0" w:color="auto"/>
            <w:right w:val="none" w:sz="0" w:space="0" w:color="auto"/>
          </w:divBdr>
        </w:div>
        <w:div w:id="148330725">
          <w:marLeft w:val="480"/>
          <w:marRight w:val="0"/>
          <w:marTop w:val="0"/>
          <w:marBottom w:val="0"/>
          <w:divBdr>
            <w:top w:val="none" w:sz="0" w:space="0" w:color="auto"/>
            <w:left w:val="none" w:sz="0" w:space="0" w:color="auto"/>
            <w:bottom w:val="none" w:sz="0" w:space="0" w:color="auto"/>
            <w:right w:val="none" w:sz="0" w:space="0" w:color="auto"/>
          </w:divBdr>
        </w:div>
        <w:div w:id="194513141">
          <w:marLeft w:val="480"/>
          <w:marRight w:val="0"/>
          <w:marTop w:val="0"/>
          <w:marBottom w:val="0"/>
          <w:divBdr>
            <w:top w:val="none" w:sz="0" w:space="0" w:color="auto"/>
            <w:left w:val="none" w:sz="0" w:space="0" w:color="auto"/>
            <w:bottom w:val="none" w:sz="0" w:space="0" w:color="auto"/>
            <w:right w:val="none" w:sz="0" w:space="0" w:color="auto"/>
          </w:divBdr>
        </w:div>
      </w:divsChild>
    </w:div>
    <w:div w:id="1193112145">
      <w:bodyDiv w:val="1"/>
      <w:marLeft w:val="0"/>
      <w:marRight w:val="0"/>
      <w:marTop w:val="0"/>
      <w:marBottom w:val="0"/>
      <w:divBdr>
        <w:top w:val="none" w:sz="0" w:space="0" w:color="auto"/>
        <w:left w:val="none" w:sz="0" w:space="0" w:color="auto"/>
        <w:bottom w:val="none" w:sz="0" w:space="0" w:color="auto"/>
        <w:right w:val="none" w:sz="0" w:space="0" w:color="auto"/>
      </w:divBdr>
      <w:divsChild>
        <w:div w:id="1385301284">
          <w:marLeft w:val="480"/>
          <w:marRight w:val="0"/>
          <w:marTop w:val="0"/>
          <w:marBottom w:val="0"/>
          <w:divBdr>
            <w:top w:val="none" w:sz="0" w:space="0" w:color="auto"/>
            <w:left w:val="none" w:sz="0" w:space="0" w:color="auto"/>
            <w:bottom w:val="none" w:sz="0" w:space="0" w:color="auto"/>
            <w:right w:val="none" w:sz="0" w:space="0" w:color="auto"/>
          </w:divBdr>
        </w:div>
        <w:div w:id="2101178004">
          <w:marLeft w:val="480"/>
          <w:marRight w:val="0"/>
          <w:marTop w:val="0"/>
          <w:marBottom w:val="0"/>
          <w:divBdr>
            <w:top w:val="none" w:sz="0" w:space="0" w:color="auto"/>
            <w:left w:val="none" w:sz="0" w:space="0" w:color="auto"/>
            <w:bottom w:val="none" w:sz="0" w:space="0" w:color="auto"/>
            <w:right w:val="none" w:sz="0" w:space="0" w:color="auto"/>
          </w:divBdr>
        </w:div>
        <w:div w:id="151527215">
          <w:marLeft w:val="480"/>
          <w:marRight w:val="0"/>
          <w:marTop w:val="0"/>
          <w:marBottom w:val="0"/>
          <w:divBdr>
            <w:top w:val="none" w:sz="0" w:space="0" w:color="auto"/>
            <w:left w:val="none" w:sz="0" w:space="0" w:color="auto"/>
            <w:bottom w:val="none" w:sz="0" w:space="0" w:color="auto"/>
            <w:right w:val="none" w:sz="0" w:space="0" w:color="auto"/>
          </w:divBdr>
        </w:div>
        <w:div w:id="1820225681">
          <w:marLeft w:val="480"/>
          <w:marRight w:val="0"/>
          <w:marTop w:val="0"/>
          <w:marBottom w:val="0"/>
          <w:divBdr>
            <w:top w:val="none" w:sz="0" w:space="0" w:color="auto"/>
            <w:left w:val="none" w:sz="0" w:space="0" w:color="auto"/>
            <w:bottom w:val="none" w:sz="0" w:space="0" w:color="auto"/>
            <w:right w:val="none" w:sz="0" w:space="0" w:color="auto"/>
          </w:divBdr>
        </w:div>
        <w:div w:id="522715677">
          <w:marLeft w:val="480"/>
          <w:marRight w:val="0"/>
          <w:marTop w:val="0"/>
          <w:marBottom w:val="0"/>
          <w:divBdr>
            <w:top w:val="none" w:sz="0" w:space="0" w:color="auto"/>
            <w:left w:val="none" w:sz="0" w:space="0" w:color="auto"/>
            <w:bottom w:val="none" w:sz="0" w:space="0" w:color="auto"/>
            <w:right w:val="none" w:sz="0" w:space="0" w:color="auto"/>
          </w:divBdr>
        </w:div>
        <w:div w:id="205069858">
          <w:marLeft w:val="480"/>
          <w:marRight w:val="0"/>
          <w:marTop w:val="0"/>
          <w:marBottom w:val="0"/>
          <w:divBdr>
            <w:top w:val="none" w:sz="0" w:space="0" w:color="auto"/>
            <w:left w:val="none" w:sz="0" w:space="0" w:color="auto"/>
            <w:bottom w:val="none" w:sz="0" w:space="0" w:color="auto"/>
            <w:right w:val="none" w:sz="0" w:space="0" w:color="auto"/>
          </w:divBdr>
        </w:div>
        <w:div w:id="373115876">
          <w:marLeft w:val="480"/>
          <w:marRight w:val="0"/>
          <w:marTop w:val="0"/>
          <w:marBottom w:val="0"/>
          <w:divBdr>
            <w:top w:val="none" w:sz="0" w:space="0" w:color="auto"/>
            <w:left w:val="none" w:sz="0" w:space="0" w:color="auto"/>
            <w:bottom w:val="none" w:sz="0" w:space="0" w:color="auto"/>
            <w:right w:val="none" w:sz="0" w:space="0" w:color="auto"/>
          </w:divBdr>
        </w:div>
        <w:div w:id="187304314">
          <w:marLeft w:val="480"/>
          <w:marRight w:val="0"/>
          <w:marTop w:val="0"/>
          <w:marBottom w:val="0"/>
          <w:divBdr>
            <w:top w:val="none" w:sz="0" w:space="0" w:color="auto"/>
            <w:left w:val="none" w:sz="0" w:space="0" w:color="auto"/>
            <w:bottom w:val="none" w:sz="0" w:space="0" w:color="auto"/>
            <w:right w:val="none" w:sz="0" w:space="0" w:color="auto"/>
          </w:divBdr>
        </w:div>
        <w:div w:id="503008384">
          <w:marLeft w:val="480"/>
          <w:marRight w:val="0"/>
          <w:marTop w:val="0"/>
          <w:marBottom w:val="0"/>
          <w:divBdr>
            <w:top w:val="none" w:sz="0" w:space="0" w:color="auto"/>
            <w:left w:val="none" w:sz="0" w:space="0" w:color="auto"/>
            <w:bottom w:val="none" w:sz="0" w:space="0" w:color="auto"/>
            <w:right w:val="none" w:sz="0" w:space="0" w:color="auto"/>
          </w:divBdr>
        </w:div>
        <w:div w:id="1209612587">
          <w:marLeft w:val="480"/>
          <w:marRight w:val="0"/>
          <w:marTop w:val="0"/>
          <w:marBottom w:val="0"/>
          <w:divBdr>
            <w:top w:val="none" w:sz="0" w:space="0" w:color="auto"/>
            <w:left w:val="none" w:sz="0" w:space="0" w:color="auto"/>
            <w:bottom w:val="none" w:sz="0" w:space="0" w:color="auto"/>
            <w:right w:val="none" w:sz="0" w:space="0" w:color="auto"/>
          </w:divBdr>
        </w:div>
        <w:div w:id="1881748539">
          <w:marLeft w:val="480"/>
          <w:marRight w:val="0"/>
          <w:marTop w:val="0"/>
          <w:marBottom w:val="0"/>
          <w:divBdr>
            <w:top w:val="none" w:sz="0" w:space="0" w:color="auto"/>
            <w:left w:val="none" w:sz="0" w:space="0" w:color="auto"/>
            <w:bottom w:val="none" w:sz="0" w:space="0" w:color="auto"/>
            <w:right w:val="none" w:sz="0" w:space="0" w:color="auto"/>
          </w:divBdr>
        </w:div>
        <w:div w:id="630554177">
          <w:marLeft w:val="480"/>
          <w:marRight w:val="0"/>
          <w:marTop w:val="0"/>
          <w:marBottom w:val="0"/>
          <w:divBdr>
            <w:top w:val="none" w:sz="0" w:space="0" w:color="auto"/>
            <w:left w:val="none" w:sz="0" w:space="0" w:color="auto"/>
            <w:bottom w:val="none" w:sz="0" w:space="0" w:color="auto"/>
            <w:right w:val="none" w:sz="0" w:space="0" w:color="auto"/>
          </w:divBdr>
        </w:div>
        <w:div w:id="361789573">
          <w:marLeft w:val="480"/>
          <w:marRight w:val="0"/>
          <w:marTop w:val="0"/>
          <w:marBottom w:val="0"/>
          <w:divBdr>
            <w:top w:val="none" w:sz="0" w:space="0" w:color="auto"/>
            <w:left w:val="none" w:sz="0" w:space="0" w:color="auto"/>
            <w:bottom w:val="none" w:sz="0" w:space="0" w:color="auto"/>
            <w:right w:val="none" w:sz="0" w:space="0" w:color="auto"/>
          </w:divBdr>
        </w:div>
        <w:div w:id="1521554569">
          <w:marLeft w:val="480"/>
          <w:marRight w:val="0"/>
          <w:marTop w:val="0"/>
          <w:marBottom w:val="0"/>
          <w:divBdr>
            <w:top w:val="none" w:sz="0" w:space="0" w:color="auto"/>
            <w:left w:val="none" w:sz="0" w:space="0" w:color="auto"/>
            <w:bottom w:val="none" w:sz="0" w:space="0" w:color="auto"/>
            <w:right w:val="none" w:sz="0" w:space="0" w:color="auto"/>
          </w:divBdr>
        </w:div>
        <w:div w:id="1077434353">
          <w:marLeft w:val="480"/>
          <w:marRight w:val="0"/>
          <w:marTop w:val="0"/>
          <w:marBottom w:val="0"/>
          <w:divBdr>
            <w:top w:val="none" w:sz="0" w:space="0" w:color="auto"/>
            <w:left w:val="none" w:sz="0" w:space="0" w:color="auto"/>
            <w:bottom w:val="none" w:sz="0" w:space="0" w:color="auto"/>
            <w:right w:val="none" w:sz="0" w:space="0" w:color="auto"/>
          </w:divBdr>
        </w:div>
        <w:div w:id="880871096">
          <w:marLeft w:val="480"/>
          <w:marRight w:val="0"/>
          <w:marTop w:val="0"/>
          <w:marBottom w:val="0"/>
          <w:divBdr>
            <w:top w:val="none" w:sz="0" w:space="0" w:color="auto"/>
            <w:left w:val="none" w:sz="0" w:space="0" w:color="auto"/>
            <w:bottom w:val="none" w:sz="0" w:space="0" w:color="auto"/>
            <w:right w:val="none" w:sz="0" w:space="0" w:color="auto"/>
          </w:divBdr>
        </w:div>
        <w:div w:id="410347111">
          <w:marLeft w:val="480"/>
          <w:marRight w:val="0"/>
          <w:marTop w:val="0"/>
          <w:marBottom w:val="0"/>
          <w:divBdr>
            <w:top w:val="none" w:sz="0" w:space="0" w:color="auto"/>
            <w:left w:val="none" w:sz="0" w:space="0" w:color="auto"/>
            <w:bottom w:val="none" w:sz="0" w:space="0" w:color="auto"/>
            <w:right w:val="none" w:sz="0" w:space="0" w:color="auto"/>
          </w:divBdr>
        </w:div>
        <w:div w:id="1952013817">
          <w:marLeft w:val="480"/>
          <w:marRight w:val="0"/>
          <w:marTop w:val="0"/>
          <w:marBottom w:val="0"/>
          <w:divBdr>
            <w:top w:val="none" w:sz="0" w:space="0" w:color="auto"/>
            <w:left w:val="none" w:sz="0" w:space="0" w:color="auto"/>
            <w:bottom w:val="none" w:sz="0" w:space="0" w:color="auto"/>
            <w:right w:val="none" w:sz="0" w:space="0" w:color="auto"/>
          </w:divBdr>
        </w:div>
        <w:div w:id="2003730167">
          <w:marLeft w:val="480"/>
          <w:marRight w:val="0"/>
          <w:marTop w:val="0"/>
          <w:marBottom w:val="0"/>
          <w:divBdr>
            <w:top w:val="none" w:sz="0" w:space="0" w:color="auto"/>
            <w:left w:val="none" w:sz="0" w:space="0" w:color="auto"/>
            <w:bottom w:val="none" w:sz="0" w:space="0" w:color="auto"/>
            <w:right w:val="none" w:sz="0" w:space="0" w:color="auto"/>
          </w:divBdr>
        </w:div>
      </w:divsChild>
    </w:div>
    <w:div w:id="1203857407">
      <w:bodyDiv w:val="1"/>
      <w:marLeft w:val="0"/>
      <w:marRight w:val="0"/>
      <w:marTop w:val="0"/>
      <w:marBottom w:val="0"/>
      <w:divBdr>
        <w:top w:val="none" w:sz="0" w:space="0" w:color="auto"/>
        <w:left w:val="none" w:sz="0" w:space="0" w:color="auto"/>
        <w:bottom w:val="none" w:sz="0" w:space="0" w:color="auto"/>
        <w:right w:val="none" w:sz="0" w:space="0" w:color="auto"/>
      </w:divBdr>
    </w:div>
    <w:div w:id="1210189100">
      <w:bodyDiv w:val="1"/>
      <w:marLeft w:val="0"/>
      <w:marRight w:val="0"/>
      <w:marTop w:val="0"/>
      <w:marBottom w:val="0"/>
      <w:divBdr>
        <w:top w:val="none" w:sz="0" w:space="0" w:color="auto"/>
        <w:left w:val="none" w:sz="0" w:space="0" w:color="auto"/>
        <w:bottom w:val="none" w:sz="0" w:space="0" w:color="auto"/>
        <w:right w:val="none" w:sz="0" w:space="0" w:color="auto"/>
      </w:divBdr>
      <w:divsChild>
        <w:div w:id="1890677852">
          <w:marLeft w:val="480"/>
          <w:marRight w:val="0"/>
          <w:marTop w:val="0"/>
          <w:marBottom w:val="0"/>
          <w:divBdr>
            <w:top w:val="none" w:sz="0" w:space="0" w:color="auto"/>
            <w:left w:val="none" w:sz="0" w:space="0" w:color="auto"/>
            <w:bottom w:val="none" w:sz="0" w:space="0" w:color="auto"/>
            <w:right w:val="none" w:sz="0" w:space="0" w:color="auto"/>
          </w:divBdr>
        </w:div>
        <w:div w:id="1093749088">
          <w:marLeft w:val="480"/>
          <w:marRight w:val="0"/>
          <w:marTop w:val="0"/>
          <w:marBottom w:val="0"/>
          <w:divBdr>
            <w:top w:val="none" w:sz="0" w:space="0" w:color="auto"/>
            <w:left w:val="none" w:sz="0" w:space="0" w:color="auto"/>
            <w:bottom w:val="none" w:sz="0" w:space="0" w:color="auto"/>
            <w:right w:val="none" w:sz="0" w:space="0" w:color="auto"/>
          </w:divBdr>
        </w:div>
        <w:div w:id="914780945">
          <w:marLeft w:val="480"/>
          <w:marRight w:val="0"/>
          <w:marTop w:val="0"/>
          <w:marBottom w:val="0"/>
          <w:divBdr>
            <w:top w:val="none" w:sz="0" w:space="0" w:color="auto"/>
            <w:left w:val="none" w:sz="0" w:space="0" w:color="auto"/>
            <w:bottom w:val="none" w:sz="0" w:space="0" w:color="auto"/>
            <w:right w:val="none" w:sz="0" w:space="0" w:color="auto"/>
          </w:divBdr>
        </w:div>
        <w:div w:id="1486818280">
          <w:marLeft w:val="480"/>
          <w:marRight w:val="0"/>
          <w:marTop w:val="0"/>
          <w:marBottom w:val="0"/>
          <w:divBdr>
            <w:top w:val="none" w:sz="0" w:space="0" w:color="auto"/>
            <w:left w:val="none" w:sz="0" w:space="0" w:color="auto"/>
            <w:bottom w:val="none" w:sz="0" w:space="0" w:color="auto"/>
            <w:right w:val="none" w:sz="0" w:space="0" w:color="auto"/>
          </w:divBdr>
        </w:div>
        <w:div w:id="1681542799">
          <w:marLeft w:val="480"/>
          <w:marRight w:val="0"/>
          <w:marTop w:val="0"/>
          <w:marBottom w:val="0"/>
          <w:divBdr>
            <w:top w:val="none" w:sz="0" w:space="0" w:color="auto"/>
            <w:left w:val="none" w:sz="0" w:space="0" w:color="auto"/>
            <w:bottom w:val="none" w:sz="0" w:space="0" w:color="auto"/>
            <w:right w:val="none" w:sz="0" w:space="0" w:color="auto"/>
          </w:divBdr>
        </w:div>
        <w:div w:id="1672635627">
          <w:marLeft w:val="480"/>
          <w:marRight w:val="0"/>
          <w:marTop w:val="0"/>
          <w:marBottom w:val="0"/>
          <w:divBdr>
            <w:top w:val="none" w:sz="0" w:space="0" w:color="auto"/>
            <w:left w:val="none" w:sz="0" w:space="0" w:color="auto"/>
            <w:bottom w:val="none" w:sz="0" w:space="0" w:color="auto"/>
            <w:right w:val="none" w:sz="0" w:space="0" w:color="auto"/>
          </w:divBdr>
        </w:div>
        <w:div w:id="1395469857">
          <w:marLeft w:val="480"/>
          <w:marRight w:val="0"/>
          <w:marTop w:val="0"/>
          <w:marBottom w:val="0"/>
          <w:divBdr>
            <w:top w:val="none" w:sz="0" w:space="0" w:color="auto"/>
            <w:left w:val="none" w:sz="0" w:space="0" w:color="auto"/>
            <w:bottom w:val="none" w:sz="0" w:space="0" w:color="auto"/>
            <w:right w:val="none" w:sz="0" w:space="0" w:color="auto"/>
          </w:divBdr>
        </w:div>
        <w:div w:id="1711034771">
          <w:marLeft w:val="480"/>
          <w:marRight w:val="0"/>
          <w:marTop w:val="0"/>
          <w:marBottom w:val="0"/>
          <w:divBdr>
            <w:top w:val="none" w:sz="0" w:space="0" w:color="auto"/>
            <w:left w:val="none" w:sz="0" w:space="0" w:color="auto"/>
            <w:bottom w:val="none" w:sz="0" w:space="0" w:color="auto"/>
            <w:right w:val="none" w:sz="0" w:space="0" w:color="auto"/>
          </w:divBdr>
        </w:div>
        <w:div w:id="1711488457">
          <w:marLeft w:val="480"/>
          <w:marRight w:val="0"/>
          <w:marTop w:val="0"/>
          <w:marBottom w:val="0"/>
          <w:divBdr>
            <w:top w:val="none" w:sz="0" w:space="0" w:color="auto"/>
            <w:left w:val="none" w:sz="0" w:space="0" w:color="auto"/>
            <w:bottom w:val="none" w:sz="0" w:space="0" w:color="auto"/>
            <w:right w:val="none" w:sz="0" w:space="0" w:color="auto"/>
          </w:divBdr>
        </w:div>
        <w:div w:id="1178620632">
          <w:marLeft w:val="480"/>
          <w:marRight w:val="0"/>
          <w:marTop w:val="0"/>
          <w:marBottom w:val="0"/>
          <w:divBdr>
            <w:top w:val="none" w:sz="0" w:space="0" w:color="auto"/>
            <w:left w:val="none" w:sz="0" w:space="0" w:color="auto"/>
            <w:bottom w:val="none" w:sz="0" w:space="0" w:color="auto"/>
            <w:right w:val="none" w:sz="0" w:space="0" w:color="auto"/>
          </w:divBdr>
        </w:div>
        <w:div w:id="374550719">
          <w:marLeft w:val="480"/>
          <w:marRight w:val="0"/>
          <w:marTop w:val="0"/>
          <w:marBottom w:val="0"/>
          <w:divBdr>
            <w:top w:val="none" w:sz="0" w:space="0" w:color="auto"/>
            <w:left w:val="none" w:sz="0" w:space="0" w:color="auto"/>
            <w:bottom w:val="none" w:sz="0" w:space="0" w:color="auto"/>
            <w:right w:val="none" w:sz="0" w:space="0" w:color="auto"/>
          </w:divBdr>
        </w:div>
        <w:div w:id="1244988565">
          <w:marLeft w:val="480"/>
          <w:marRight w:val="0"/>
          <w:marTop w:val="0"/>
          <w:marBottom w:val="0"/>
          <w:divBdr>
            <w:top w:val="none" w:sz="0" w:space="0" w:color="auto"/>
            <w:left w:val="none" w:sz="0" w:space="0" w:color="auto"/>
            <w:bottom w:val="none" w:sz="0" w:space="0" w:color="auto"/>
            <w:right w:val="none" w:sz="0" w:space="0" w:color="auto"/>
          </w:divBdr>
        </w:div>
        <w:div w:id="1744376400">
          <w:marLeft w:val="480"/>
          <w:marRight w:val="0"/>
          <w:marTop w:val="0"/>
          <w:marBottom w:val="0"/>
          <w:divBdr>
            <w:top w:val="none" w:sz="0" w:space="0" w:color="auto"/>
            <w:left w:val="none" w:sz="0" w:space="0" w:color="auto"/>
            <w:bottom w:val="none" w:sz="0" w:space="0" w:color="auto"/>
            <w:right w:val="none" w:sz="0" w:space="0" w:color="auto"/>
          </w:divBdr>
        </w:div>
        <w:div w:id="1640501828">
          <w:marLeft w:val="480"/>
          <w:marRight w:val="0"/>
          <w:marTop w:val="0"/>
          <w:marBottom w:val="0"/>
          <w:divBdr>
            <w:top w:val="none" w:sz="0" w:space="0" w:color="auto"/>
            <w:left w:val="none" w:sz="0" w:space="0" w:color="auto"/>
            <w:bottom w:val="none" w:sz="0" w:space="0" w:color="auto"/>
            <w:right w:val="none" w:sz="0" w:space="0" w:color="auto"/>
          </w:divBdr>
        </w:div>
        <w:div w:id="1262178729">
          <w:marLeft w:val="480"/>
          <w:marRight w:val="0"/>
          <w:marTop w:val="0"/>
          <w:marBottom w:val="0"/>
          <w:divBdr>
            <w:top w:val="none" w:sz="0" w:space="0" w:color="auto"/>
            <w:left w:val="none" w:sz="0" w:space="0" w:color="auto"/>
            <w:bottom w:val="none" w:sz="0" w:space="0" w:color="auto"/>
            <w:right w:val="none" w:sz="0" w:space="0" w:color="auto"/>
          </w:divBdr>
        </w:div>
      </w:divsChild>
    </w:div>
    <w:div w:id="1213276172">
      <w:bodyDiv w:val="1"/>
      <w:marLeft w:val="0"/>
      <w:marRight w:val="0"/>
      <w:marTop w:val="0"/>
      <w:marBottom w:val="0"/>
      <w:divBdr>
        <w:top w:val="none" w:sz="0" w:space="0" w:color="auto"/>
        <w:left w:val="none" w:sz="0" w:space="0" w:color="auto"/>
        <w:bottom w:val="none" w:sz="0" w:space="0" w:color="auto"/>
        <w:right w:val="none" w:sz="0" w:space="0" w:color="auto"/>
      </w:divBdr>
    </w:div>
    <w:div w:id="1224028222">
      <w:bodyDiv w:val="1"/>
      <w:marLeft w:val="0"/>
      <w:marRight w:val="0"/>
      <w:marTop w:val="0"/>
      <w:marBottom w:val="0"/>
      <w:divBdr>
        <w:top w:val="none" w:sz="0" w:space="0" w:color="auto"/>
        <w:left w:val="none" w:sz="0" w:space="0" w:color="auto"/>
        <w:bottom w:val="none" w:sz="0" w:space="0" w:color="auto"/>
        <w:right w:val="none" w:sz="0" w:space="0" w:color="auto"/>
      </w:divBdr>
    </w:div>
    <w:div w:id="1245068605">
      <w:bodyDiv w:val="1"/>
      <w:marLeft w:val="0"/>
      <w:marRight w:val="0"/>
      <w:marTop w:val="0"/>
      <w:marBottom w:val="0"/>
      <w:divBdr>
        <w:top w:val="none" w:sz="0" w:space="0" w:color="auto"/>
        <w:left w:val="none" w:sz="0" w:space="0" w:color="auto"/>
        <w:bottom w:val="none" w:sz="0" w:space="0" w:color="auto"/>
        <w:right w:val="none" w:sz="0" w:space="0" w:color="auto"/>
      </w:divBdr>
    </w:div>
    <w:div w:id="1245647147">
      <w:bodyDiv w:val="1"/>
      <w:marLeft w:val="0"/>
      <w:marRight w:val="0"/>
      <w:marTop w:val="0"/>
      <w:marBottom w:val="0"/>
      <w:divBdr>
        <w:top w:val="none" w:sz="0" w:space="0" w:color="auto"/>
        <w:left w:val="none" w:sz="0" w:space="0" w:color="auto"/>
        <w:bottom w:val="none" w:sz="0" w:space="0" w:color="auto"/>
        <w:right w:val="none" w:sz="0" w:space="0" w:color="auto"/>
      </w:divBdr>
    </w:div>
    <w:div w:id="1253783562">
      <w:bodyDiv w:val="1"/>
      <w:marLeft w:val="0"/>
      <w:marRight w:val="0"/>
      <w:marTop w:val="0"/>
      <w:marBottom w:val="0"/>
      <w:divBdr>
        <w:top w:val="none" w:sz="0" w:space="0" w:color="auto"/>
        <w:left w:val="none" w:sz="0" w:space="0" w:color="auto"/>
        <w:bottom w:val="none" w:sz="0" w:space="0" w:color="auto"/>
        <w:right w:val="none" w:sz="0" w:space="0" w:color="auto"/>
      </w:divBdr>
    </w:div>
    <w:div w:id="1266690388">
      <w:bodyDiv w:val="1"/>
      <w:marLeft w:val="0"/>
      <w:marRight w:val="0"/>
      <w:marTop w:val="0"/>
      <w:marBottom w:val="0"/>
      <w:divBdr>
        <w:top w:val="none" w:sz="0" w:space="0" w:color="auto"/>
        <w:left w:val="none" w:sz="0" w:space="0" w:color="auto"/>
        <w:bottom w:val="none" w:sz="0" w:space="0" w:color="auto"/>
        <w:right w:val="none" w:sz="0" w:space="0" w:color="auto"/>
      </w:divBdr>
    </w:div>
    <w:div w:id="1273316853">
      <w:bodyDiv w:val="1"/>
      <w:marLeft w:val="0"/>
      <w:marRight w:val="0"/>
      <w:marTop w:val="0"/>
      <w:marBottom w:val="0"/>
      <w:divBdr>
        <w:top w:val="none" w:sz="0" w:space="0" w:color="auto"/>
        <w:left w:val="none" w:sz="0" w:space="0" w:color="auto"/>
        <w:bottom w:val="none" w:sz="0" w:space="0" w:color="auto"/>
        <w:right w:val="none" w:sz="0" w:space="0" w:color="auto"/>
      </w:divBdr>
      <w:divsChild>
        <w:div w:id="53477988">
          <w:marLeft w:val="360"/>
          <w:marRight w:val="0"/>
          <w:marTop w:val="200"/>
          <w:marBottom w:val="0"/>
          <w:divBdr>
            <w:top w:val="none" w:sz="0" w:space="0" w:color="auto"/>
            <w:left w:val="none" w:sz="0" w:space="0" w:color="auto"/>
            <w:bottom w:val="none" w:sz="0" w:space="0" w:color="auto"/>
            <w:right w:val="none" w:sz="0" w:space="0" w:color="auto"/>
          </w:divBdr>
        </w:div>
        <w:div w:id="1468011700">
          <w:marLeft w:val="360"/>
          <w:marRight w:val="0"/>
          <w:marTop w:val="200"/>
          <w:marBottom w:val="0"/>
          <w:divBdr>
            <w:top w:val="none" w:sz="0" w:space="0" w:color="auto"/>
            <w:left w:val="none" w:sz="0" w:space="0" w:color="auto"/>
            <w:bottom w:val="none" w:sz="0" w:space="0" w:color="auto"/>
            <w:right w:val="none" w:sz="0" w:space="0" w:color="auto"/>
          </w:divBdr>
        </w:div>
        <w:div w:id="366180815">
          <w:marLeft w:val="360"/>
          <w:marRight w:val="0"/>
          <w:marTop w:val="200"/>
          <w:marBottom w:val="0"/>
          <w:divBdr>
            <w:top w:val="none" w:sz="0" w:space="0" w:color="auto"/>
            <w:left w:val="none" w:sz="0" w:space="0" w:color="auto"/>
            <w:bottom w:val="none" w:sz="0" w:space="0" w:color="auto"/>
            <w:right w:val="none" w:sz="0" w:space="0" w:color="auto"/>
          </w:divBdr>
        </w:div>
        <w:div w:id="1394237035">
          <w:marLeft w:val="360"/>
          <w:marRight w:val="0"/>
          <w:marTop w:val="200"/>
          <w:marBottom w:val="0"/>
          <w:divBdr>
            <w:top w:val="none" w:sz="0" w:space="0" w:color="auto"/>
            <w:left w:val="none" w:sz="0" w:space="0" w:color="auto"/>
            <w:bottom w:val="none" w:sz="0" w:space="0" w:color="auto"/>
            <w:right w:val="none" w:sz="0" w:space="0" w:color="auto"/>
          </w:divBdr>
        </w:div>
        <w:div w:id="993945672">
          <w:marLeft w:val="360"/>
          <w:marRight w:val="0"/>
          <w:marTop w:val="200"/>
          <w:marBottom w:val="0"/>
          <w:divBdr>
            <w:top w:val="none" w:sz="0" w:space="0" w:color="auto"/>
            <w:left w:val="none" w:sz="0" w:space="0" w:color="auto"/>
            <w:bottom w:val="none" w:sz="0" w:space="0" w:color="auto"/>
            <w:right w:val="none" w:sz="0" w:space="0" w:color="auto"/>
          </w:divBdr>
        </w:div>
        <w:div w:id="1379739152">
          <w:marLeft w:val="360"/>
          <w:marRight w:val="0"/>
          <w:marTop w:val="200"/>
          <w:marBottom w:val="0"/>
          <w:divBdr>
            <w:top w:val="none" w:sz="0" w:space="0" w:color="auto"/>
            <w:left w:val="none" w:sz="0" w:space="0" w:color="auto"/>
            <w:bottom w:val="none" w:sz="0" w:space="0" w:color="auto"/>
            <w:right w:val="none" w:sz="0" w:space="0" w:color="auto"/>
          </w:divBdr>
        </w:div>
        <w:div w:id="1604265529">
          <w:marLeft w:val="360"/>
          <w:marRight w:val="0"/>
          <w:marTop w:val="200"/>
          <w:marBottom w:val="0"/>
          <w:divBdr>
            <w:top w:val="none" w:sz="0" w:space="0" w:color="auto"/>
            <w:left w:val="none" w:sz="0" w:space="0" w:color="auto"/>
            <w:bottom w:val="none" w:sz="0" w:space="0" w:color="auto"/>
            <w:right w:val="none" w:sz="0" w:space="0" w:color="auto"/>
          </w:divBdr>
        </w:div>
        <w:div w:id="2140877859">
          <w:marLeft w:val="360"/>
          <w:marRight w:val="0"/>
          <w:marTop w:val="200"/>
          <w:marBottom w:val="0"/>
          <w:divBdr>
            <w:top w:val="none" w:sz="0" w:space="0" w:color="auto"/>
            <w:left w:val="none" w:sz="0" w:space="0" w:color="auto"/>
            <w:bottom w:val="none" w:sz="0" w:space="0" w:color="auto"/>
            <w:right w:val="none" w:sz="0" w:space="0" w:color="auto"/>
          </w:divBdr>
        </w:div>
      </w:divsChild>
    </w:div>
    <w:div w:id="1313827357">
      <w:bodyDiv w:val="1"/>
      <w:marLeft w:val="0"/>
      <w:marRight w:val="0"/>
      <w:marTop w:val="0"/>
      <w:marBottom w:val="0"/>
      <w:divBdr>
        <w:top w:val="none" w:sz="0" w:space="0" w:color="auto"/>
        <w:left w:val="none" w:sz="0" w:space="0" w:color="auto"/>
        <w:bottom w:val="none" w:sz="0" w:space="0" w:color="auto"/>
        <w:right w:val="none" w:sz="0" w:space="0" w:color="auto"/>
      </w:divBdr>
    </w:div>
    <w:div w:id="1317296399">
      <w:bodyDiv w:val="1"/>
      <w:marLeft w:val="0"/>
      <w:marRight w:val="0"/>
      <w:marTop w:val="0"/>
      <w:marBottom w:val="0"/>
      <w:divBdr>
        <w:top w:val="none" w:sz="0" w:space="0" w:color="auto"/>
        <w:left w:val="none" w:sz="0" w:space="0" w:color="auto"/>
        <w:bottom w:val="none" w:sz="0" w:space="0" w:color="auto"/>
        <w:right w:val="none" w:sz="0" w:space="0" w:color="auto"/>
      </w:divBdr>
    </w:div>
    <w:div w:id="1324699233">
      <w:bodyDiv w:val="1"/>
      <w:marLeft w:val="0"/>
      <w:marRight w:val="0"/>
      <w:marTop w:val="0"/>
      <w:marBottom w:val="0"/>
      <w:divBdr>
        <w:top w:val="none" w:sz="0" w:space="0" w:color="auto"/>
        <w:left w:val="none" w:sz="0" w:space="0" w:color="auto"/>
        <w:bottom w:val="none" w:sz="0" w:space="0" w:color="auto"/>
        <w:right w:val="none" w:sz="0" w:space="0" w:color="auto"/>
      </w:divBdr>
    </w:div>
    <w:div w:id="1327973658">
      <w:bodyDiv w:val="1"/>
      <w:marLeft w:val="0"/>
      <w:marRight w:val="0"/>
      <w:marTop w:val="0"/>
      <w:marBottom w:val="0"/>
      <w:divBdr>
        <w:top w:val="none" w:sz="0" w:space="0" w:color="auto"/>
        <w:left w:val="none" w:sz="0" w:space="0" w:color="auto"/>
        <w:bottom w:val="none" w:sz="0" w:space="0" w:color="auto"/>
        <w:right w:val="none" w:sz="0" w:space="0" w:color="auto"/>
      </w:divBdr>
    </w:div>
    <w:div w:id="1338338762">
      <w:bodyDiv w:val="1"/>
      <w:marLeft w:val="0"/>
      <w:marRight w:val="0"/>
      <w:marTop w:val="0"/>
      <w:marBottom w:val="0"/>
      <w:divBdr>
        <w:top w:val="none" w:sz="0" w:space="0" w:color="auto"/>
        <w:left w:val="none" w:sz="0" w:space="0" w:color="auto"/>
        <w:bottom w:val="none" w:sz="0" w:space="0" w:color="auto"/>
        <w:right w:val="none" w:sz="0" w:space="0" w:color="auto"/>
      </w:divBdr>
    </w:div>
    <w:div w:id="1345785323">
      <w:bodyDiv w:val="1"/>
      <w:marLeft w:val="0"/>
      <w:marRight w:val="0"/>
      <w:marTop w:val="0"/>
      <w:marBottom w:val="0"/>
      <w:divBdr>
        <w:top w:val="none" w:sz="0" w:space="0" w:color="auto"/>
        <w:left w:val="none" w:sz="0" w:space="0" w:color="auto"/>
        <w:bottom w:val="none" w:sz="0" w:space="0" w:color="auto"/>
        <w:right w:val="none" w:sz="0" w:space="0" w:color="auto"/>
      </w:divBdr>
    </w:div>
    <w:div w:id="1365787196">
      <w:bodyDiv w:val="1"/>
      <w:marLeft w:val="0"/>
      <w:marRight w:val="0"/>
      <w:marTop w:val="0"/>
      <w:marBottom w:val="0"/>
      <w:divBdr>
        <w:top w:val="none" w:sz="0" w:space="0" w:color="auto"/>
        <w:left w:val="none" w:sz="0" w:space="0" w:color="auto"/>
        <w:bottom w:val="none" w:sz="0" w:space="0" w:color="auto"/>
        <w:right w:val="none" w:sz="0" w:space="0" w:color="auto"/>
      </w:divBdr>
    </w:div>
    <w:div w:id="1374577830">
      <w:bodyDiv w:val="1"/>
      <w:marLeft w:val="0"/>
      <w:marRight w:val="0"/>
      <w:marTop w:val="0"/>
      <w:marBottom w:val="0"/>
      <w:divBdr>
        <w:top w:val="none" w:sz="0" w:space="0" w:color="auto"/>
        <w:left w:val="none" w:sz="0" w:space="0" w:color="auto"/>
        <w:bottom w:val="none" w:sz="0" w:space="0" w:color="auto"/>
        <w:right w:val="none" w:sz="0" w:space="0" w:color="auto"/>
      </w:divBdr>
    </w:div>
    <w:div w:id="1397972450">
      <w:bodyDiv w:val="1"/>
      <w:marLeft w:val="0"/>
      <w:marRight w:val="0"/>
      <w:marTop w:val="0"/>
      <w:marBottom w:val="0"/>
      <w:divBdr>
        <w:top w:val="none" w:sz="0" w:space="0" w:color="auto"/>
        <w:left w:val="none" w:sz="0" w:space="0" w:color="auto"/>
        <w:bottom w:val="none" w:sz="0" w:space="0" w:color="auto"/>
        <w:right w:val="none" w:sz="0" w:space="0" w:color="auto"/>
      </w:divBdr>
      <w:divsChild>
        <w:div w:id="1804150584">
          <w:marLeft w:val="360"/>
          <w:marRight w:val="0"/>
          <w:marTop w:val="200"/>
          <w:marBottom w:val="0"/>
          <w:divBdr>
            <w:top w:val="none" w:sz="0" w:space="0" w:color="auto"/>
            <w:left w:val="none" w:sz="0" w:space="0" w:color="auto"/>
            <w:bottom w:val="none" w:sz="0" w:space="0" w:color="auto"/>
            <w:right w:val="none" w:sz="0" w:space="0" w:color="auto"/>
          </w:divBdr>
        </w:div>
        <w:div w:id="1517496759">
          <w:marLeft w:val="360"/>
          <w:marRight w:val="0"/>
          <w:marTop w:val="200"/>
          <w:marBottom w:val="0"/>
          <w:divBdr>
            <w:top w:val="none" w:sz="0" w:space="0" w:color="auto"/>
            <w:left w:val="none" w:sz="0" w:space="0" w:color="auto"/>
            <w:bottom w:val="none" w:sz="0" w:space="0" w:color="auto"/>
            <w:right w:val="none" w:sz="0" w:space="0" w:color="auto"/>
          </w:divBdr>
        </w:div>
        <w:div w:id="1892619100">
          <w:marLeft w:val="360"/>
          <w:marRight w:val="0"/>
          <w:marTop w:val="200"/>
          <w:marBottom w:val="0"/>
          <w:divBdr>
            <w:top w:val="none" w:sz="0" w:space="0" w:color="auto"/>
            <w:left w:val="none" w:sz="0" w:space="0" w:color="auto"/>
            <w:bottom w:val="none" w:sz="0" w:space="0" w:color="auto"/>
            <w:right w:val="none" w:sz="0" w:space="0" w:color="auto"/>
          </w:divBdr>
        </w:div>
        <w:div w:id="1958294435">
          <w:marLeft w:val="360"/>
          <w:marRight w:val="0"/>
          <w:marTop w:val="200"/>
          <w:marBottom w:val="0"/>
          <w:divBdr>
            <w:top w:val="none" w:sz="0" w:space="0" w:color="auto"/>
            <w:left w:val="none" w:sz="0" w:space="0" w:color="auto"/>
            <w:bottom w:val="none" w:sz="0" w:space="0" w:color="auto"/>
            <w:right w:val="none" w:sz="0" w:space="0" w:color="auto"/>
          </w:divBdr>
        </w:div>
        <w:div w:id="32464025">
          <w:marLeft w:val="360"/>
          <w:marRight w:val="0"/>
          <w:marTop w:val="200"/>
          <w:marBottom w:val="0"/>
          <w:divBdr>
            <w:top w:val="none" w:sz="0" w:space="0" w:color="auto"/>
            <w:left w:val="none" w:sz="0" w:space="0" w:color="auto"/>
            <w:bottom w:val="none" w:sz="0" w:space="0" w:color="auto"/>
            <w:right w:val="none" w:sz="0" w:space="0" w:color="auto"/>
          </w:divBdr>
        </w:div>
        <w:div w:id="442572563">
          <w:marLeft w:val="360"/>
          <w:marRight w:val="0"/>
          <w:marTop w:val="200"/>
          <w:marBottom w:val="0"/>
          <w:divBdr>
            <w:top w:val="none" w:sz="0" w:space="0" w:color="auto"/>
            <w:left w:val="none" w:sz="0" w:space="0" w:color="auto"/>
            <w:bottom w:val="none" w:sz="0" w:space="0" w:color="auto"/>
            <w:right w:val="none" w:sz="0" w:space="0" w:color="auto"/>
          </w:divBdr>
        </w:div>
        <w:div w:id="648676704">
          <w:marLeft w:val="360"/>
          <w:marRight w:val="0"/>
          <w:marTop w:val="200"/>
          <w:marBottom w:val="0"/>
          <w:divBdr>
            <w:top w:val="none" w:sz="0" w:space="0" w:color="auto"/>
            <w:left w:val="none" w:sz="0" w:space="0" w:color="auto"/>
            <w:bottom w:val="none" w:sz="0" w:space="0" w:color="auto"/>
            <w:right w:val="none" w:sz="0" w:space="0" w:color="auto"/>
          </w:divBdr>
        </w:div>
        <w:div w:id="1581325293">
          <w:marLeft w:val="360"/>
          <w:marRight w:val="0"/>
          <w:marTop w:val="200"/>
          <w:marBottom w:val="0"/>
          <w:divBdr>
            <w:top w:val="none" w:sz="0" w:space="0" w:color="auto"/>
            <w:left w:val="none" w:sz="0" w:space="0" w:color="auto"/>
            <w:bottom w:val="none" w:sz="0" w:space="0" w:color="auto"/>
            <w:right w:val="none" w:sz="0" w:space="0" w:color="auto"/>
          </w:divBdr>
        </w:div>
      </w:divsChild>
    </w:div>
    <w:div w:id="1400636176">
      <w:bodyDiv w:val="1"/>
      <w:marLeft w:val="0"/>
      <w:marRight w:val="0"/>
      <w:marTop w:val="0"/>
      <w:marBottom w:val="0"/>
      <w:divBdr>
        <w:top w:val="none" w:sz="0" w:space="0" w:color="auto"/>
        <w:left w:val="none" w:sz="0" w:space="0" w:color="auto"/>
        <w:bottom w:val="none" w:sz="0" w:space="0" w:color="auto"/>
        <w:right w:val="none" w:sz="0" w:space="0" w:color="auto"/>
      </w:divBdr>
    </w:div>
    <w:div w:id="1417438742">
      <w:bodyDiv w:val="1"/>
      <w:marLeft w:val="0"/>
      <w:marRight w:val="0"/>
      <w:marTop w:val="0"/>
      <w:marBottom w:val="0"/>
      <w:divBdr>
        <w:top w:val="none" w:sz="0" w:space="0" w:color="auto"/>
        <w:left w:val="none" w:sz="0" w:space="0" w:color="auto"/>
        <w:bottom w:val="none" w:sz="0" w:space="0" w:color="auto"/>
        <w:right w:val="none" w:sz="0" w:space="0" w:color="auto"/>
      </w:divBdr>
      <w:divsChild>
        <w:div w:id="133985602">
          <w:marLeft w:val="480"/>
          <w:marRight w:val="0"/>
          <w:marTop w:val="0"/>
          <w:marBottom w:val="0"/>
          <w:divBdr>
            <w:top w:val="none" w:sz="0" w:space="0" w:color="auto"/>
            <w:left w:val="none" w:sz="0" w:space="0" w:color="auto"/>
            <w:bottom w:val="none" w:sz="0" w:space="0" w:color="auto"/>
            <w:right w:val="none" w:sz="0" w:space="0" w:color="auto"/>
          </w:divBdr>
        </w:div>
        <w:div w:id="112946034">
          <w:marLeft w:val="480"/>
          <w:marRight w:val="0"/>
          <w:marTop w:val="0"/>
          <w:marBottom w:val="0"/>
          <w:divBdr>
            <w:top w:val="none" w:sz="0" w:space="0" w:color="auto"/>
            <w:left w:val="none" w:sz="0" w:space="0" w:color="auto"/>
            <w:bottom w:val="none" w:sz="0" w:space="0" w:color="auto"/>
            <w:right w:val="none" w:sz="0" w:space="0" w:color="auto"/>
          </w:divBdr>
        </w:div>
        <w:div w:id="1902401353">
          <w:marLeft w:val="480"/>
          <w:marRight w:val="0"/>
          <w:marTop w:val="0"/>
          <w:marBottom w:val="0"/>
          <w:divBdr>
            <w:top w:val="none" w:sz="0" w:space="0" w:color="auto"/>
            <w:left w:val="none" w:sz="0" w:space="0" w:color="auto"/>
            <w:bottom w:val="none" w:sz="0" w:space="0" w:color="auto"/>
            <w:right w:val="none" w:sz="0" w:space="0" w:color="auto"/>
          </w:divBdr>
        </w:div>
        <w:div w:id="537402288">
          <w:marLeft w:val="480"/>
          <w:marRight w:val="0"/>
          <w:marTop w:val="0"/>
          <w:marBottom w:val="0"/>
          <w:divBdr>
            <w:top w:val="none" w:sz="0" w:space="0" w:color="auto"/>
            <w:left w:val="none" w:sz="0" w:space="0" w:color="auto"/>
            <w:bottom w:val="none" w:sz="0" w:space="0" w:color="auto"/>
            <w:right w:val="none" w:sz="0" w:space="0" w:color="auto"/>
          </w:divBdr>
        </w:div>
        <w:div w:id="307056023">
          <w:marLeft w:val="480"/>
          <w:marRight w:val="0"/>
          <w:marTop w:val="0"/>
          <w:marBottom w:val="0"/>
          <w:divBdr>
            <w:top w:val="none" w:sz="0" w:space="0" w:color="auto"/>
            <w:left w:val="none" w:sz="0" w:space="0" w:color="auto"/>
            <w:bottom w:val="none" w:sz="0" w:space="0" w:color="auto"/>
            <w:right w:val="none" w:sz="0" w:space="0" w:color="auto"/>
          </w:divBdr>
        </w:div>
        <w:div w:id="1245261354">
          <w:marLeft w:val="480"/>
          <w:marRight w:val="0"/>
          <w:marTop w:val="0"/>
          <w:marBottom w:val="0"/>
          <w:divBdr>
            <w:top w:val="none" w:sz="0" w:space="0" w:color="auto"/>
            <w:left w:val="none" w:sz="0" w:space="0" w:color="auto"/>
            <w:bottom w:val="none" w:sz="0" w:space="0" w:color="auto"/>
            <w:right w:val="none" w:sz="0" w:space="0" w:color="auto"/>
          </w:divBdr>
        </w:div>
        <w:div w:id="395132717">
          <w:marLeft w:val="480"/>
          <w:marRight w:val="0"/>
          <w:marTop w:val="0"/>
          <w:marBottom w:val="0"/>
          <w:divBdr>
            <w:top w:val="none" w:sz="0" w:space="0" w:color="auto"/>
            <w:left w:val="none" w:sz="0" w:space="0" w:color="auto"/>
            <w:bottom w:val="none" w:sz="0" w:space="0" w:color="auto"/>
            <w:right w:val="none" w:sz="0" w:space="0" w:color="auto"/>
          </w:divBdr>
        </w:div>
        <w:div w:id="754015912">
          <w:marLeft w:val="480"/>
          <w:marRight w:val="0"/>
          <w:marTop w:val="0"/>
          <w:marBottom w:val="0"/>
          <w:divBdr>
            <w:top w:val="none" w:sz="0" w:space="0" w:color="auto"/>
            <w:left w:val="none" w:sz="0" w:space="0" w:color="auto"/>
            <w:bottom w:val="none" w:sz="0" w:space="0" w:color="auto"/>
            <w:right w:val="none" w:sz="0" w:space="0" w:color="auto"/>
          </w:divBdr>
        </w:div>
        <w:div w:id="1963611194">
          <w:marLeft w:val="480"/>
          <w:marRight w:val="0"/>
          <w:marTop w:val="0"/>
          <w:marBottom w:val="0"/>
          <w:divBdr>
            <w:top w:val="none" w:sz="0" w:space="0" w:color="auto"/>
            <w:left w:val="none" w:sz="0" w:space="0" w:color="auto"/>
            <w:bottom w:val="none" w:sz="0" w:space="0" w:color="auto"/>
            <w:right w:val="none" w:sz="0" w:space="0" w:color="auto"/>
          </w:divBdr>
        </w:div>
        <w:div w:id="1743407457">
          <w:marLeft w:val="480"/>
          <w:marRight w:val="0"/>
          <w:marTop w:val="0"/>
          <w:marBottom w:val="0"/>
          <w:divBdr>
            <w:top w:val="none" w:sz="0" w:space="0" w:color="auto"/>
            <w:left w:val="none" w:sz="0" w:space="0" w:color="auto"/>
            <w:bottom w:val="none" w:sz="0" w:space="0" w:color="auto"/>
            <w:right w:val="none" w:sz="0" w:space="0" w:color="auto"/>
          </w:divBdr>
        </w:div>
        <w:div w:id="961034841">
          <w:marLeft w:val="480"/>
          <w:marRight w:val="0"/>
          <w:marTop w:val="0"/>
          <w:marBottom w:val="0"/>
          <w:divBdr>
            <w:top w:val="none" w:sz="0" w:space="0" w:color="auto"/>
            <w:left w:val="none" w:sz="0" w:space="0" w:color="auto"/>
            <w:bottom w:val="none" w:sz="0" w:space="0" w:color="auto"/>
            <w:right w:val="none" w:sz="0" w:space="0" w:color="auto"/>
          </w:divBdr>
        </w:div>
        <w:div w:id="942415618">
          <w:marLeft w:val="480"/>
          <w:marRight w:val="0"/>
          <w:marTop w:val="0"/>
          <w:marBottom w:val="0"/>
          <w:divBdr>
            <w:top w:val="none" w:sz="0" w:space="0" w:color="auto"/>
            <w:left w:val="none" w:sz="0" w:space="0" w:color="auto"/>
            <w:bottom w:val="none" w:sz="0" w:space="0" w:color="auto"/>
            <w:right w:val="none" w:sz="0" w:space="0" w:color="auto"/>
          </w:divBdr>
        </w:div>
        <w:div w:id="250050933">
          <w:marLeft w:val="480"/>
          <w:marRight w:val="0"/>
          <w:marTop w:val="0"/>
          <w:marBottom w:val="0"/>
          <w:divBdr>
            <w:top w:val="none" w:sz="0" w:space="0" w:color="auto"/>
            <w:left w:val="none" w:sz="0" w:space="0" w:color="auto"/>
            <w:bottom w:val="none" w:sz="0" w:space="0" w:color="auto"/>
            <w:right w:val="none" w:sz="0" w:space="0" w:color="auto"/>
          </w:divBdr>
        </w:div>
      </w:divsChild>
    </w:div>
    <w:div w:id="1420984018">
      <w:bodyDiv w:val="1"/>
      <w:marLeft w:val="0"/>
      <w:marRight w:val="0"/>
      <w:marTop w:val="0"/>
      <w:marBottom w:val="0"/>
      <w:divBdr>
        <w:top w:val="none" w:sz="0" w:space="0" w:color="auto"/>
        <w:left w:val="none" w:sz="0" w:space="0" w:color="auto"/>
        <w:bottom w:val="none" w:sz="0" w:space="0" w:color="auto"/>
        <w:right w:val="none" w:sz="0" w:space="0" w:color="auto"/>
      </w:divBdr>
    </w:div>
    <w:div w:id="1421876977">
      <w:bodyDiv w:val="1"/>
      <w:marLeft w:val="0"/>
      <w:marRight w:val="0"/>
      <w:marTop w:val="0"/>
      <w:marBottom w:val="0"/>
      <w:divBdr>
        <w:top w:val="none" w:sz="0" w:space="0" w:color="auto"/>
        <w:left w:val="none" w:sz="0" w:space="0" w:color="auto"/>
        <w:bottom w:val="none" w:sz="0" w:space="0" w:color="auto"/>
        <w:right w:val="none" w:sz="0" w:space="0" w:color="auto"/>
      </w:divBdr>
    </w:div>
    <w:div w:id="1430736207">
      <w:bodyDiv w:val="1"/>
      <w:marLeft w:val="0"/>
      <w:marRight w:val="0"/>
      <w:marTop w:val="0"/>
      <w:marBottom w:val="0"/>
      <w:divBdr>
        <w:top w:val="none" w:sz="0" w:space="0" w:color="auto"/>
        <w:left w:val="none" w:sz="0" w:space="0" w:color="auto"/>
        <w:bottom w:val="none" w:sz="0" w:space="0" w:color="auto"/>
        <w:right w:val="none" w:sz="0" w:space="0" w:color="auto"/>
      </w:divBdr>
    </w:div>
    <w:div w:id="1441797067">
      <w:bodyDiv w:val="1"/>
      <w:marLeft w:val="0"/>
      <w:marRight w:val="0"/>
      <w:marTop w:val="0"/>
      <w:marBottom w:val="0"/>
      <w:divBdr>
        <w:top w:val="none" w:sz="0" w:space="0" w:color="auto"/>
        <w:left w:val="none" w:sz="0" w:space="0" w:color="auto"/>
        <w:bottom w:val="none" w:sz="0" w:space="0" w:color="auto"/>
        <w:right w:val="none" w:sz="0" w:space="0" w:color="auto"/>
      </w:divBdr>
    </w:div>
    <w:div w:id="1464420066">
      <w:bodyDiv w:val="1"/>
      <w:marLeft w:val="0"/>
      <w:marRight w:val="0"/>
      <w:marTop w:val="0"/>
      <w:marBottom w:val="0"/>
      <w:divBdr>
        <w:top w:val="none" w:sz="0" w:space="0" w:color="auto"/>
        <w:left w:val="none" w:sz="0" w:space="0" w:color="auto"/>
        <w:bottom w:val="none" w:sz="0" w:space="0" w:color="auto"/>
        <w:right w:val="none" w:sz="0" w:space="0" w:color="auto"/>
      </w:divBdr>
    </w:div>
    <w:div w:id="1469514379">
      <w:bodyDiv w:val="1"/>
      <w:marLeft w:val="0"/>
      <w:marRight w:val="0"/>
      <w:marTop w:val="0"/>
      <w:marBottom w:val="0"/>
      <w:divBdr>
        <w:top w:val="none" w:sz="0" w:space="0" w:color="auto"/>
        <w:left w:val="none" w:sz="0" w:space="0" w:color="auto"/>
        <w:bottom w:val="none" w:sz="0" w:space="0" w:color="auto"/>
        <w:right w:val="none" w:sz="0" w:space="0" w:color="auto"/>
      </w:divBdr>
    </w:div>
    <w:div w:id="1490631063">
      <w:bodyDiv w:val="1"/>
      <w:marLeft w:val="0"/>
      <w:marRight w:val="0"/>
      <w:marTop w:val="0"/>
      <w:marBottom w:val="0"/>
      <w:divBdr>
        <w:top w:val="none" w:sz="0" w:space="0" w:color="auto"/>
        <w:left w:val="none" w:sz="0" w:space="0" w:color="auto"/>
        <w:bottom w:val="none" w:sz="0" w:space="0" w:color="auto"/>
        <w:right w:val="none" w:sz="0" w:space="0" w:color="auto"/>
      </w:divBdr>
    </w:div>
    <w:div w:id="1538932668">
      <w:bodyDiv w:val="1"/>
      <w:marLeft w:val="0"/>
      <w:marRight w:val="0"/>
      <w:marTop w:val="0"/>
      <w:marBottom w:val="0"/>
      <w:divBdr>
        <w:top w:val="none" w:sz="0" w:space="0" w:color="auto"/>
        <w:left w:val="none" w:sz="0" w:space="0" w:color="auto"/>
        <w:bottom w:val="none" w:sz="0" w:space="0" w:color="auto"/>
        <w:right w:val="none" w:sz="0" w:space="0" w:color="auto"/>
      </w:divBdr>
    </w:div>
    <w:div w:id="1550872024">
      <w:bodyDiv w:val="1"/>
      <w:marLeft w:val="0"/>
      <w:marRight w:val="0"/>
      <w:marTop w:val="0"/>
      <w:marBottom w:val="0"/>
      <w:divBdr>
        <w:top w:val="none" w:sz="0" w:space="0" w:color="auto"/>
        <w:left w:val="none" w:sz="0" w:space="0" w:color="auto"/>
        <w:bottom w:val="none" w:sz="0" w:space="0" w:color="auto"/>
        <w:right w:val="none" w:sz="0" w:space="0" w:color="auto"/>
      </w:divBdr>
    </w:div>
    <w:div w:id="1565797971">
      <w:bodyDiv w:val="1"/>
      <w:marLeft w:val="0"/>
      <w:marRight w:val="0"/>
      <w:marTop w:val="0"/>
      <w:marBottom w:val="0"/>
      <w:divBdr>
        <w:top w:val="none" w:sz="0" w:space="0" w:color="auto"/>
        <w:left w:val="none" w:sz="0" w:space="0" w:color="auto"/>
        <w:bottom w:val="none" w:sz="0" w:space="0" w:color="auto"/>
        <w:right w:val="none" w:sz="0" w:space="0" w:color="auto"/>
      </w:divBdr>
    </w:div>
    <w:div w:id="1581019140">
      <w:bodyDiv w:val="1"/>
      <w:marLeft w:val="0"/>
      <w:marRight w:val="0"/>
      <w:marTop w:val="0"/>
      <w:marBottom w:val="0"/>
      <w:divBdr>
        <w:top w:val="none" w:sz="0" w:space="0" w:color="auto"/>
        <w:left w:val="none" w:sz="0" w:space="0" w:color="auto"/>
        <w:bottom w:val="none" w:sz="0" w:space="0" w:color="auto"/>
        <w:right w:val="none" w:sz="0" w:space="0" w:color="auto"/>
      </w:divBdr>
    </w:div>
    <w:div w:id="1586720568">
      <w:bodyDiv w:val="1"/>
      <w:marLeft w:val="0"/>
      <w:marRight w:val="0"/>
      <w:marTop w:val="0"/>
      <w:marBottom w:val="0"/>
      <w:divBdr>
        <w:top w:val="none" w:sz="0" w:space="0" w:color="auto"/>
        <w:left w:val="none" w:sz="0" w:space="0" w:color="auto"/>
        <w:bottom w:val="none" w:sz="0" w:space="0" w:color="auto"/>
        <w:right w:val="none" w:sz="0" w:space="0" w:color="auto"/>
      </w:divBdr>
    </w:div>
    <w:div w:id="1591500607">
      <w:bodyDiv w:val="1"/>
      <w:marLeft w:val="0"/>
      <w:marRight w:val="0"/>
      <w:marTop w:val="0"/>
      <w:marBottom w:val="0"/>
      <w:divBdr>
        <w:top w:val="none" w:sz="0" w:space="0" w:color="auto"/>
        <w:left w:val="none" w:sz="0" w:space="0" w:color="auto"/>
        <w:bottom w:val="none" w:sz="0" w:space="0" w:color="auto"/>
        <w:right w:val="none" w:sz="0" w:space="0" w:color="auto"/>
      </w:divBdr>
    </w:div>
    <w:div w:id="1600065989">
      <w:bodyDiv w:val="1"/>
      <w:marLeft w:val="0"/>
      <w:marRight w:val="0"/>
      <w:marTop w:val="0"/>
      <w:marBottom w:val="0"/>
      <w:divBdr>
        <w:top w:val="none" w:sz="0" w:space="0" w:color="auto"/>
        <w:left w:val="none" w:sz="0" w:space="0" w:color="auto"/>
        <w:bottom w:val="none" w:sz="0" w:space="0" w:color="auto"/>
        <w:right w:val="none" w:sz="0" w:space="0" w:color="auto"/>
      </w:divBdr>
    </w:div>
    <w:div w:id="1621716276">
      <w:bodyDiv w:val="1"/>
      <w:marLeft w:val="0"/>
      <w:marRight w:val="0"/>
      <w:marTop w:val="0"/>
      <w:marBottom w:val="0"/>
      <w:divBdr>
        <w:top w:val="none" w:sz="0" w:space="0" w:color="auto"/>
        <w:left w:val="none" w:sz="0" w:space="0" w:color="auto"/>
        <w:bottom w:val="none" w:sz="0" w:space="0" w:color="auto"/>
        <w:right w:val="none" w:sz="0" w:space="0" w:color="auto"/>
      </w:divBdr>
      <w:divsChild>
        <w:div w:id="1031078768">
          <w:marLeft w:val="360"/>
          <w:marRight w:val="0"/>
          <w:marTop w:val="200"/>
          <w:marBottom w:val="0"/>
          <w:divBdr>
            <w:top w:val="none" w:sz="0" w:space="0" w:color="auto"/>
            <w:left w:val="none" w:sz="0" w:space="0" w:color="auto"/>
            <w:bottom w:val="none" w:sz="0" w:space="0" w:color="auto"/>
            <w:right w:val="none" w:sz="0" w:space="0" w:color="auto"/>
          </w:divBdr>
        </w:div>
      </w:divsChild>
    </w:div>
    <w:div w:id="1629553349">
      <w:bodyDiv w:val="1"/>
      <w:marLeft w:val="0"/>
      <w:marRight w:val="0"/>
      <w:marTop w:val="0"/>
      <w:marBottom w:val="0"/>
      <w:divBdr>
        <w:top w:val="none" w:sz="0" w:space="0" w:color="auto"/>
        <w:left w:val="none" w:sz="0" w:space="0" w:color="auto"/>
        <w:bottom w:val="none" w:sz="0" w:space="0" w:color="auto"/>
        <w:right w:val="none" w:sz="0" w:space="0" w:color="auto"/>
      </w:divBdr>
    </w:div>
    <w:div w:id="1637417725">
      <w:bodyDiv w:val="1"/>
      <w:marLeft w:val="0"/>
      <w:marRight w:val="0"/>
      <w:marTop w:val="0"/>
      <w:marBottom w:val="0"/>
      <w:divBdr>
        <w:top w:val="none" w:sz="0" w:space="0" w:color="auto"/>
        <w:left w:val="none" w:sz="0" w:space="0" w:color="auto"/>
        <w:bottom w:val="none" w:sz="0" w:space="0" w:color="auto"/>
        <w:right w:val="none" w:sz="0" w:space="0" w:color="auto"/>
      </w:divBdr>
      <w:divsChild>
        <w:div w:id="290088289">
          <w:marLeft w:val="480"/>
          <w:marRight w:val="0"/>
          <w:marTop w:val="0"/>
          <w:marBottom w:val="0"/>
          <w:divBdr>
            <w:top w:val="none" w:sz="0" w:space="0" w:color="auto"/>
            <w:left w:val="none" w:sz="0" w:space="0" w:color="auto"/>
            <w:bottom w:val="none" w:sz="0" w:space="0" w:color="auto"/>
            <w:right w:val="none" w:sz="0" w:space="0" w:color="auto"/>
          </w:divBdr>
        </w:div>
        <w:div w:id="1853304195">
          <w:marLeft w:val="480"/>
          <w:marRight w:val="0"/>
          <w:marTop w:val="0"/>
          <w:marBottom w:val="0"/>
          <w:divBdr>
            <w:top w:val="none" w:sz="0" w:space="0" w:color="auto"/>
            <w:left w:val="none" w:sz="0" w:space="0" w:color="auto"/>
            <w:bottom w:val="none" w:sz="0" w:space="0" w:color="auto"/>
            <w:right w:val="none" w:sz="0" w:space="0" w:color="auto"/>
          </w:divBdr>
        </w:div>
        <w:div w:id="876164826">
          <w:marLeft w:val="480"/>
          <w:marRight w:val="0"/>
          <w:marTop w:val="0"/>
          <w:marBottom w:val="0"/>
          <w:divBdr>
            <w:top w:val="none" w:sz="0" w:space="0" w:color="auto"/>
            <w:left w:val="none" w:sz="0" w:space="0" w:color="auto"/>
            <w:bottom w:val="none" w:sz="0" w:space="0" w:color="auto"/>
            <w:right w:val="none" w:sz="0" w:space="0" w:color="auto"/>
          </w:divBdr>
        </w:div>
        <w:div w:id="948896265">
          <w:marLeft w:val="480"/>
          <w:marRight w:val="0"/>
          <w:marTop w:val="0"/>
          <w:marBottom w:val="0"/>
          <w:divBdr>
            <w:top w:val="none" w:sz="0" w:space="0" w:color="auto"/>
            <w:left w:val="none" w:sz="0" w:space="0" w:color="auto"/>
            <w:bottom w:val="none" w:sz="0" w:space="0" w:color="auto"/>
            <w:right w:val="none" w:sz="0" w:space="0" w:color="auto"/>
          </w:divBdr>
        </w:div>
        <w:div w:id="1977291068">
          <w:marLeft w:val="480"/>
          <w:marRight w:val="0"/>
          <w:marTop w:val="0"/>
          <w:marBottom w:val="0"/>
          <w:divBdr>
            <w:top w:val="none" w:sz="0" w:space="0" w:color="auto"/>
            <w:left w:val="none" w:sz="0" w:space="0" w:color="auto"/>
            <w:bottom w:val="none" w:sz="0" w:space="0" w:color="auto"/>
            <w:right w:val="none" w:sz="0" w:space="0" w:color="auto"/>
          </w:divBdr>
        </w:div>
        <w:div w:id="1107316060">
          <w:marLeft w:val="480"/>
          <w:marRight w:val="0"/>
          <w:marTop w:val="0"/>
          <w:marBottom w:val="0"/>
          <w:divBdr>
            <w:top w:val="none" w:sz="0" w:space="0" w:color="auto"/>
            <w:left w:val="none" w:sz="0" w:space="0" w:color="auto"/>
            <w:bottom w:val="none" w:sz="0" w:space="0" w:color="auto"/>
            <w:right w:val="none" w:sz="0" w:space="0" w:color="auto"/>
          </w:divBdr>
        </w:div>
        <w:div w:id="454641046">
          <w:marLeft w:val="480"/>
          <w:marRight w:val="0"/>
          <w:marTop w:val="0"/>
          <w:marBottom w:val="0"/>
          <w:divBdr>
            <w:top w:val="none" w:sz="0" w:space="0" w:color="auto"/>
            <w:left w:val="none" w:sz="0" w:space="0" w:color="auto"/>
            <w:bottom w:val="none" w:sz="0" w:space="0" w:color="auto"/>
            <w:right w:val="none" w:sz="0" w:space="0" w:color="auto"/>
          </w:divBdr>
        </w:div>
        <w:div w:id="242228407">
          <w:marLeft w:val="480"/>
          <w:marRight w:val="0"/>
          <w:marTop w:val="0"/>
          <w:marBottom w:val="0"/>
          <w:divBdr>
            <w:top w:val="none" w:sz="0" w:space="0" w:color="auto"/>
            <w:left w:val="none" w:sz="0" w:space="0" w:color="auto"/>
            <w:bottom w:val="none" w:sz="0" w:space="0" w:color="auto"/>
            <w:right w:val="none" w:sz="0" w:space="0" w:color="auto"/>
          </w:divBdr>
        </w:div>
        <w:div w:id="1954166234">
          <w:marLeft w:val="480"/>
          <w:marRight w:val="0"/>
          <w:marTop w:val="0"/>
          <w:marBottom w:val="0"/>
          <w:divBdr>
            <w:top w:val="none" w:sz="0" w:space="0" w:color="auto"/>
            <w:left w:val="none" w:sz="0" w:space="0" w:color="auto"/>
            <w:bottom w:val="none" w:sz="0" w:space="0" w:color="auto"/>
            <w:right w:val="none" w:sz="0" w:space="0" w:color="auto"/>
          </w:divBdr>
        </w:div>
        <w:div w:id="1941447719">
          <w:marLeft w:val="480"/>
          <w:marRight w:val="0"/>
          <w:marTop w:val="0"/>
          <w:marBottom w:val="0"/>
          <w:divBdr>
            <w:top w:val="none" w:sz="0" w:space="0" w:color="auto"/>
            <w:left w:val="none" w:sz="0" w:space="0" w:color="auto"/>
            <w:bottom w:val="none" w:sz="0" w:space="0" w:color="auto"/>
            <w:right w:val="none" w:sz="0" w:space="0" w:color="auto"/>
          </w:divBdr>
        </w:div>
        <w:div w:id="145365089">
          <w:marLeft w:val="480"/>
          <w:marRight w:val="0"/>
          <w:marTop w:val="0"/>
          <w:marBottom w:val="0"/>
          <w:divBdr>
            <w:top w:val="none" w:sz="0" w:space="0" w:color="auto"/>
            <w:left w:val="none" w:sz="0" w:space="0" w:color="auto"/>
            <w:bottom w:val="none" w:sz="0" w:space="0" w:color="auto"/>
            <w:right w:val="none" w:sz="0" w:space="0" w:color="auto"/>
          </w:divBdr>
        </w:div>
        <w:div w:id="655184515">
          <w:marLeft w:val="480"/>
          <w:marRight w:val="0"/>
          <w:marTop w:val="0"/>
          <w:marBottom w:val="0"/>
          <w:divBdr>
            <w:top w:val="none" w:sz="0" w:space="0" w:color="auto"/>
            <w:left w:val="none" w:sz="0" w:space="0" w:color="auto"/>
            <w:bottom w:val="none" w:sz="0" w:space="0" w:color="auto"/>
            <w:right w:val="none" w:sz="0" w:space="0" w:color="auto"/>
          </w:divBdr>
        </w:div>
        <w:div w:id="1117531312">
          <w:marLeft w:val="480"/>
          <w:marRight w:val="0"/>
          <w:marTop w:val="0"/>
          <w:marBottom w:val="0"/>
          <w:divBdr>
            <w:top w:val="none" w:sz="0" w:space="0" w:color="auto"/>
            <w:left w:val="none" w:sz="0" w:space="0" w:color="auto"/>
            <w:bottom w:val="none" w:sz="0" w:space="0" w:color="auto"/>
            <w:right w:val="none" w:sz="0" w:space="0" w:color="auto"/>
          </w:divBdr>
        </w:div>
        <w:div w:id="437062209">
          <w:marLeft w:val="480"/>
          <w:marRight w:val="0"/>
          <w:marTop w:val="0"/>
          <w:marBottom w:val="0"/>
          <w:divBdr>
            <w:top w:val="none" w:sz="0" w:space="0" w:color="auto"/>
            <w:left w:val="none" w:sz="0" w:space="0" w:color="auto"/>
            <w:bottom w:val="none" w:sz="0" w:space="0" w:color="auto"/>
            <w:right w:val="none" w:sz="0" w:space="0" w:color="auto"/>
          </w:divBdr>
        </w:div>
        <w:div w:id="1268581559">
          <w:marLeft w:val="480"/>
          <w:marRight w:val="0"/>
          <w:marTop w:val="0"/>
          <w:marBottom w:val="0"/>
          <w:divBdr>
            <w:top w:val="none" w:sz="0" w:space="0" w:color="auto"/>
            <w:left w:val="none" w:sz="0" w:space="0" w:color="auto"/>
            <w:bottom w:val="none" w:sz="0" w:space="0" w:color="auto"/>
            <w:right w:val="none" w:sz="0" w:space="0" w:color="auto"/>
          </w:divBdr>
        </w:div>
        <w:div w:id="1063866669">
          <w:marLeft w:val="480"/>
          <w:marRight w:val="0"/>
          <w:marTop w:val="0"/>
          <w:marBottom w:val="0"/>
          <w:divBdr>
            <w:top w:val="none" w:sz="0" w:space="0" w:color="auto"/>
            <w:left w:val="none" w:sz="0" w:space="0" w:color="auto"/>
            <w:bottom w:val="none" w:sz="0" w:space="0" w:color="auto"/>
            <w:right w:val="none" w:sz="0" w:space="0" w:color="auto"/>
          </w:divBdr>
        </w:div>
        <w:div w:id="43216933">
          <w:marLeft w:val="480"/>
          <w:marRight w:val="0"/>
          <w:marTop w:val="0"/>
          <w:marBottom w:val="0"/>
          <w:divBdr>
            <w:top w:val="none" w:sz="0" w:space="0" w:color="auto"/>
            <w:left w:val="none" w:sz="0" w:space="0" w:color="auto"/>
            <w:bottom w:val="none" w:sz="0" w:space="0" w:color="auto"/>
            <w:right w:val="none" w:sz="0" w:space="0" w:color="auto"/>
          </w:divBdr>
        </w:div>
      </w:divsChild>
    </w:div>
    <w:div w:id="1641492931">
      <w:bodyDiv w:val="1"/>
      <w:marLeft w:val="0"/>
      <w:marRight w:val="0"/>
      <w:marTop w:val="0"/>
      <w:marBottom w:val="0"/>
      <w:divBdr>
        <w:top w:val="none" w:sz="0" w:space="0" w:color="auto"/>
        <w:left w:val="none" w:sz="0" w:space="0" w:color="auto"/>
        <w:bottom w:val="none" w:sz="0" w:space="0" w:color="auto"/>
        <w:right w:val="none" w:sz="0" w:space="0" w:color="auto"/>
      </w:divBdr>
    </w:div>
    <w:div w:id="1643729954">
      <w:bodyDiv w:val="1"/>
      <w:marLeft w:val="0"/>
      <w:marRight w:val="0"/>
      <w:marTop w:val="0"/>
      <w:marBottom w:val="0"/>
      <w:divBdr>
        <w:top w:val="none" w:sz="0" w:space="0" w:color="auto"/>
        <w:left w:val="none" w:sz="0" w:space="0" w:color="auto"/>
        <w:bottom w:val="none" w:sz="0" w:space="0" w:color="auto"/>
        <w:right w:val="none" w:sz="0" w:space="0" w:color="auto"/>
      </w:divBdr>
    </w:div>
    <w:div w:id="1647510575">
      <w:bodyDiv w:val="1"/>
      <w:marLeft w:val="0"/>
      <w:marRight w:val="0"/>
      <w:marTop w:val="0"/>
      <w:marBottom w:val="0"/>
      <w:divBdr>
        <w:top w:val="none" w:sz="0" w:space="0" w:color="auto"/>
        <w:left w:val="none" w:sz="0" w:space="0" w:color="auto"/>
        <w:bottom w:val="none" w:sz="0" w:space="0" w:color="auto"/>
        <w:right w:val="none" w:sz="0" w:space="0" w:color="auto"/>
      </w:divBdr>
    </w:div>
    <w:div w:id="1660696947">
      <w:bodyDiv w:val="1"/>
      <w:marLeft w:val="0"/>
      <w:marRight w:val="0"/>
      <w:marTop w:val="0"/>
      <w:marBottom w:val="0"/>
      <w:divBdr>
        <w:top w:val="none" w:sz="0" w:space="0" w:color="auto"/>
        <w:left w:val="none" w:sz="0" w:space="0" w:color="auto"/>
        <w:bottom w:val="none" w:sz="0" w:space="0" w:color="auto"/>
        <w:right w:val="none" w:sz="0" w:space="0" w:color="auto"/>
      </w:divBdr>
    </w:div>
    <w:div w:id="1661543632">
      <w:bodyDiv w:val="1"/>
      <w:marLeft w:val="0"/>
      <w:marRight w:val="0"/>
      <w:marTop w:val="0"/>
      <w:marBottom w:val="0"/>
      <w:divBdr>
        <w:top w:val="none" w:sz="0" w:space="0" w:color="auto"/>
        <w:left w:val="none" w:sz="0" w:space="0" w:color="auto"/>
        <w:bottom w:val="none" w:sz="0" w:space="0" w:color="auto"/>
        <w:right w:val="none" w:sz="0" w:space="0" w:color="auto"/>
      </w:divBdr>
      <w:divsChild>
        <w:div w:id="523591784">
          <w:marLeft w:val="480"/>
          <w:marRight w:val="0"/>
          <w:marTop w:val="0"/>
          <w:marBottom w:val="0"/>
          <w:divBdr>
            <w:top w:val="none" w:sz="0" w:space="0" w:color="auto"/>
            <w:left w:val="none" w:sz="0" w:space="0" w:color="auto"/>
            <w:bottom w:val="none" w:sz="0" w:space="0" w:color="auto"/>
            <w:right w:val="none" w:sz="0" w:space="0" w:color="auto"/>
          </w:divBdr>
        </w:div>
        <w:div w:id="567155794">
          <w:marLeft w:val="480"/>
          <w:marRight w:val="0"/>
          <w:marTop w:val="0"/>
          <w:marBottom w:val="0"/>
          <w:divBdr>
            <w:top w:val="none" w:sz="0" w:space="0" w:color="auto"/>
            <w:left w:val="none" w:sz="0" w:space="0" w:color="auto"/>
            <w:bottom w:val="none" w:sz="0" w:space="0" w:color="auto"/>
            <w:right w:val="none" w:sz="0" w:space="0" w:color="auto"/>
          </w:divBdr>
        </w:div>
        <w:div w:id="1621063617">
          <w:marLeft w:val="480"/>
          <w:marRight w:val="0"/>
          <w:marTop w:val="0"/>
          <w:marBottom w:val="0"/>
          <w:divBdr>
            <w:top w:val="none" w:sz="0" w:space="0" w:color="auto"/>
            <w:left w:val="none" w:sz="0" w:space="0" w:color="auto"/>
            <w:bottom w:val="none" w:sz="0" w:space="0" w:color="auto"/>
            <w:right w:val="none" w:sz="0" w:space="0" w:color="auto"/>
          </w:divBdr>
        </w:div>
        <w:div w:id="1966765438">
          <w:marLeft w:val="480"/>
          <w:marRight w:val="0"/>
          <w:marTop w:val="0"/>
          <w:marBottom w:val="0"/>
          <w:divBdr>
            <w:top w:val="none" w:sz="0" w:space="0" w:color="auto"/>
            <w:left w:val="none" w:sz="0" w:space="0" w:color="auto"/>
            <w:bottom w:val="none" w:sz="0" w:space="0" w:color="auto"/>
            <w:right w:val="none" w:sz="0" w:space="0" w:color="auto"/>
          </w:divBdr>
        </w:div>
        <w:div w:id="1522234318">
          <w:marLeft w:val="480"/>
          <w:marRight w:val="0"/>
          <w:marTop w:val="0"/>
          <w:marBottom w:val="0"/>
          <w:divBdr>
            <w:top w:val="none" w:sz="0" w:space="0" w:color="auto"/>
            <w:left w:val="none" w:sz="0" w:space="0" w:color="auto"/>
            <w:bottom w:val="none" w:sz="0" w:space="0" w:color="auto"/>
            <w:right w:val="none" w:sz="0" w:space="0" w:color="auto"/>
          </w:divBdr>
        </w:div>
        <w:div w:id="1593662238">
          <w:marLeft w:val="480"/>
          <w:marRight w:val="0"/>
          <w:marTop w:val="0"/>
          <w:marBottom w:val="0"/>
          <w:divBdr>
            <w:top w:val="none" w:sz="0" w:space="0" w:color="auto"/>
            <w:left w:val="none" w:sz="0" w:space="0" w:color="auto"/>
            <w:bottom w:val="none" w:sz="0" w:space="0" w:color="auto"/>
            <w:right w:val="none" w:sz="0" w:space="0" w:color="auto"/>
          </w:divBdr>
        </w:div>
        <w:div w:id="1386103065">
          <w:marLeft w:val="480"/>
          <w:marRight w:val="0"/>
          <w:marTop w:val="0"/>
          <w:marBottom w:val="0"/>
          <w:divBdr>
            <w:top w:val="none" w:sz="0" w:space="0" w:color="auto"/>
            <w:left w:val="none" w:sz="0" w:space="0" w:color="auto"/>
            <w:bottom w:val="none" w:sz="0" w:space="0" w:color="auto"/>
            <w:right w:val="none" w:sz="0" w:space="0" w:color="auto"/>
          </w:divBdr>
        </w:div>
        <w:div w:id="99958257">
          <w:marLeft w:val="480"/>
          <w:marRight w:val="0"/>
          <w:marTop w:val="0"/>
          <w:marBottom w:val="0"/>
          <w:divBdr>
            <w:top w:val="none" w:sz="0" w:space="0" w:color="auto"/>
            <w:left w:val="none" w:sz="0" w:space="0" w:color="auto"/>
            <w:bottom w:val="none" w:sz="0" w:space="0" w:color="auto"/>
            <w:right w:val="none" w:sz="0" w:space="0" w:color="auto"/>
          </w:divBdr>
        </w:div>
        <w:div w:id="454908783">
          <w:marLeft w:val="480"/>
          <w:marRight w:val="0"/>
          <w:marTop w:val="0"/>
          <w:marBottom w:val="0"/>
          <w:divBdr>
            <w:top w:val="none" w:sz="0" w:space="0" w:color="auto"/>
            <w:left w:val="none" w:sz="0" w:space="0" w:color="auto"/>
            <w:bottom w:val="none" w:sz="0" w:space="0" w:color="auto"/>
            <w:right w:val="none" w:sz="0" w:space="0" w:color="auto"/>
          </w:divBdr>
        </w:div>
        <w:div w:id="1306814889">
          <w:marLeft w:val="480"/>
          <w:marRight w:val="0"/>
          <w:marTop w:val="0"/>
          <w:marBottom w:val="0"/>
          <w:divBdr>
            <w:top w:val="none" w:sz="0" w:space="0" w:color="auto"/>
            <w:left w:val="none" w:sz="0" w:space="0" w:color="auto"/>
            <w:bottom w:val="none" w:sz="0" w:space="0" w:color="auto"/>
            <w:right w:val="none" w:sz="0" w:space="0" w:color="auto"/>
          </w:divBdr>
        </w:div>
        <w:div w:id="87849763">
          <w:marLeft w:val="480"/>
          <w:marRight w:val="0"/>
          <w:marTop w:val="0"/>
          <w:marBottom w:val="0"/>
          <w:divBdr>
            <w:top w:val="none" w:sz="0" w:space="0" w:color="auto"/>
            <w:left w:val="none" w:sz="0" w:space="0" w:color="auto"/>
            <w:bottom w:val="none" w:sz="0" w:space="0" w:color="auto"/>
            <w:right w:val="none" w:sz="0" w:space="0" w:color="auto"/>
          </w:divBdr>
        </w:div>
        <w:div w:id="1708027097">
          <w:marLeft w:val="480"/>
          <w:marRight w:val="0"/>
          <w:marTop w:val="0"/>
          <w:marBottom w:val="0"/>
          <w:divBdr>
            <w:top w:val="none" w:sz="0" w:space="0" w:color="auto"/>
            <w:left w:val="none" w:sz="0" w:space="0" w:color="auto"/>
            <w:bottom w:val="none" w:sz="0" w:space="0" w:color="auto"/>
            <w:right w:val="none" w:sz="0" w:space="0" w:color="auto"/>
          </w:divBdr>
        </w:div>
        <w:div w:id="1613779112">
          <w:marLeft w:val="480"/>
          <w:marRight w:val="0"/>
          <w:marTop w:val="0"/>
          <w:marBottom w:val="0"/>
          <w:divBdr>
            <w:top w:val="none" w:sz="0" w:space="0" w:color="auto"/>
            <w:left w:val="none" w:sz="0" w:space="0" w:color="auto"/>
            <w:bottom w:val="none" w:sz="0" w:space="0" w:color="auto"/>
            <w:right w:val="none" w:sz="0" w:space="0" w:color="auto"/>
          </w:divBdr>
        </w:div>
        <w:div w:id="215898418">
          <w:marLeft w:val="480"/>
          <w:marRight w:val="0"/>
          <w:marTop w:val="0"/>
          <w:marBottom w:val="0"/>
          <w:divBdr>
            <w:top w:val="none" w:sz="0" w:space="0" w:color="auto"/>
            <w:left w:val="none" w:sz="0" w:space="0" w:color="auto"/>
            <w:bottom w:val="none" w:sz="0" w:space="0" w:color="auto"/>
            <w:right w:val="none" w:sz="0" w:space="0" w:color="auto"/>
          </w:divBdr>
        </w:div>
        <w:div w:id="772941694">
          <w:marLeft w:val="480"/>
          <w:marRight w:val="0"/>
          <w:marTop w:val="0"/>
          <w:marBottom w:val="0"/>
          <w:divBdr>
            <w:top w:val="none" w:sz="0" w:space="0" w:color="auto"/>
            <w:left w:val="none" w:sz="0" w:space="0" w:color="auto"/>
            <w:bottom w:val="none" w:sz="0" w:space="0" w:color="auto"/>
            <w:right w:val="none" w:sz="0" w:space="0" w:color="auto"/>
          </w:divBdr>
        </w:div>
        <w:div w:id="1533492791">
          <w:marLeft w:val="480"/>
          <w:marRight w:val="0"/>
          <w:marTop w:val="0"/>
          <w:marBottom w:val="0"/>
          <w:divBdr>
            <w:top w:val="none" w:sz="0" w:space="0" w:color="auto"/>
            <w:left w:val="none" w:sz="0" w:space="0" w:color="auto"/>
            <w:bottom w:val="none" w:sz="0" w:space="0" w:color="auto"/>
            <w:right w:val="none" w:sz="0" w:space="0" w:color="auto"/>
          </w:divBdr>
        </w:div>
        <w:div w:id="1136871491">
          <w:marLeft w:val="480"/>
          <w:marRight w:val="0"/>
          <w:marTop w:val="0"/>
          <w:marBottom w:val="0"/>
          <w:divBdr>
            <w:top w:val="none" w:sz="0" w:space="0" w:color="auto"/>
            <w:left w:val="none" w:sz="0" w:space="0" w:color="auto"/>
            <w:bottom w:val="none" w:sz="0" w:space="0" w:color="auto"/>
            <w:right w:val="none" w:sz="0" w:space="0" w:color="auto"/>
          </w:divBdr>
        </w:div>
      </w:divsChild>
    </w:div>
    <w:div w:id="1674333970">
      <w:bodyDiv w:val="1"/>
      <w:marLeft w:val="0"/>
      <w:marRight w:val="0"/>
      <w:marTop w:val="0"/>
      <w:marBottom w:val="0"/>
      <w:divBdr>
        <w:top w:val="none" w:sz="0" w:space="0" w:color="auto"/>
        <w:left w:val="none" w:sz="0" w:space="0" w:color="auto"/>
        <w:bottom w:val="none" w:sz="0" w:space="0" w:color="auto"/>
        <w:right w:val="none" w:sz="0" w:space="0" w:color="auto"/>
      </w:divBdr>
    </w:div>
    <w:div w:id="1676760638">
      <w:bodyDiv w:val="1"/>
      <w:marLeft w:val="0"/>
      <w:marRight w:val="0"/>
      <w:marTop w:val="0"/>
      <w:marBottom w:val="0"/>
      <w:divBdr>
        <w:top w:val="none" w:sz="0" w:space="0" w:color="auto"/>
        <w:left w:val="none" w:sz="0" w:space="0" w:color="auto"/>
        <w:bottom w:val="none" w:sz="0" w:space="0" w:color="auto"/>
        <w:right w:val="none" w:sz="0" w:space="0" w:color="auto"/>
      </w:divBdr>
      <w:divsChild>
        <w:div w:id="381826574">
          <w:marLeft w:val="480"/>
          <w:marRight w:val="0"/>
          <w:marTop w:val="0"/>
          <w:marBottom w:val="0"/>
          <w:divBdr>
            <w:top w:val="none" w:sz="0" w:space="0" w:color="auto"/>
            <w:left w:val="none" w:sz="0" w:space="0" w:color="auto"/>
            <w:bottom w:val="none" w:sz="0" w:space="0" w:color="auto"/>
            <w:right w:val="none" w:sz="0" w:space="0" w:color="auto"/>
          </w:divBdr>
        </w:div>
        <w:div w:id="116262730">
          <w:marLeft w:val="480"/>
          <w:marRight w:val="0"/>
          <w:marTop w:val="0"/>
          <w:marBottom w:val="0"/>
          <w:divBdr>
            <w:top w:val="none" w:sz="0" w:space="0" w:color="auto"/>
            <w:left w:val="none" w:sz="0" w:space="0" w:color="auto"/>
            <w:bottom w:val="none" w:sz="0" w:space="0" w:color="auto"/>
            <w:right w:val="none" w:sz="0" w:space="0" w:color="auto"/>
          </w:divBdr>
        </w:div>
        <w:div w:id="759445235">
          <w:marLeft w:val="480"/>
          <w:marRight w:val="0"/>
          <w:marTop w:val="0"/>
          <w:marBottom w:val="0"/>
          <w:divBdr>
            <w:top w:val="none" w:sz="0" w:space="0" w:color="auto"/>
            <w:left w:val="none" w:sz="0" w:space="0" w:color="auto"/>
            <w:bottom w:val="none" w:sz="0" w:space="0" w:color="auto"/>
            <w:right w:val="none" w:sz="0" w:space="0" w:color="auto"/>
          </w:divBdr>
        </w:div>
        <w:div w:id="1958943525">
          <w:marLeft w:val="480"/>
          <w:marRight w:val="0"/>
          <w:marTop w:val="0"/>
          <w:marBottom w:val="0"/>
          <w:divBdr>
            <w:top w:val="none" w:sz="0" w:space="0" w:color="auto"/>
            <w:left w:val="none" w:sz="0" w:space="0" w:color="auto"/>
            <w:bottom w:val="none" w:sz="0" w:space="0" w:color="auto"/>
            <w:right w:val="none" w:sz="0" w:space="0" w:color="auto"/>
          </w:divBdr>
        </w:div>
        <w:div w:id="362367770">
          <w:marLeft w:val="480"/>
          <w:marRight w:val="0"/>
          <w:marTop w:val="0"/>
          <w:marBottom w:val="0"/>
          <w:divBdr>
            <w:top w:val="none" w:sz="0" w:space="0" w:color="auto"/>
            <w:left w:val="none" w:sz="0" w:space="0" w:color="auto"/>
            <w:bottom w:val="none" w:sz="0" w:space="0" w:color="auto"/>
            <w:right w:val="none" w:sz="0" w:space="0" w:color="auto"/>
          </w:divBdr>
        </w:div>
        <w:div w:id="852690569">
          <w:marLeft w:val="480"/>
          <w:marRight w:val="0"/>
          <w:marTop w:val="0"/>
          <w:marBottom w:val="0"/>
          <w:divBdr>
            <w:top w:val="none" w:sz="0" w:space="0" w:color="auto"/>
            <w:left w:val="none" w:sz="0" w:space="0" w:color="auto"/>
            <w:bottom w:val="none" w:sz="0" w:space="0" w:color="auto"/>
            <w:right w:val="none" w:sz="0" w:space="0" w:color="auto"/>
          </w:divBdr>
        </w:div>
        <w:div w:id="22753719">
          <w:marLeft w:val="480"/>
          <w:marRight w:val="0"/>
          <w:marTop w:val="0"/>
          <w:marBottom w:val="0"/>
          <w:divBdr>
            <w:top w:val="none" w:sz="0" w:space="0" w:color="auto"/>
            <w:left w:val="none" w:sz="0" w:space="0" w:color="auto"/>
            <w:bottom w:val="none" w:sz="0" w:space="0" w:color="auto"/>
            <w:right w:val="none" w:sz="0" w:space="0" w:color="auto"/>
          </w:divBdr>
        </w:div>
        <w:div w:id="345178601">
          <w:marLeft w:val="480"/>
          <w:marRight w:val="0"/>
          <w:marTop w:val="0"/>
          <w:marBottom w:val="0"/>
          <w:divBdr>
            <w:top w:val="none" w:sz="0" w:space="0" w:color="auto"/>
            <w:left w:val="none" w:sz="0" w:space="0" w:color="auto"/>
            <w:bottom w:val="none" w:sz="0" w:space="0" w:color="auto"/>
            <w:right w:val="none" w:sz="0" w:space="0" w:color="auto"/>
          </w:divBdr>
        </w:div>
        <w:div w:id="223105008">
          <w:marLeft w:val="480"/>
          <w:marRight w:val="0"/>
          <w:marTop w:val="0"/>
          <w:marBottom w:val="0"/>
          <w:divBdr>
            <w:top w:val="none" w:sz="0" w:space="0" w:color="auto"/>
            <w:left w:val="none" w:sz="0" w:space="0" w:color="auto"/>
            <w:bottom w:val="none" w:sz="0" w:space="0" w:color="auto"/>
            <w:right w:val="none" w:sz="0" w:space="0" w:color="auto"/>
          </w:divBdr>
        </w:div>
        <w:div w:id="556815854">
          <w:marLeft w:val="480"/>
          <w:marRight w:val="0"/>
          <w:marTop w:val="0"/>
          <w:marBottom w:val="0"/>
          <w:divBdr>
            <w:top w:val="none" w:sz="0" w:space="0" w:color="auto"/>
            <w:left w:val="none" w:sz="0" w:space="0" w:color="auto"/>
            <w:bottom w:val="none" w:sz="0" w:space="0" w:color="auto"/>
            <w:right w:val="none" w:sz="0" w:space="0" w:color="auto"/>
          </w:divBdr>
        </w:div>
        <w:div w:id="936837218">
          <w:marLeft w:val="480"/>
          <w:marRight w:val="0"/>
          <w:marTop w:val="0"/>
          <w:marBottom w:val="0"/>
          <w:divBdr>
            <w:top w:val="none" w:sz="0" w:space="0" w:color="auto"/>
            <w:left w:val="none" w:sz="0" w:space="0" w:color="auto"/>
            <w:bottom w:val="none" w:sz="0" w:space="0" w:color="auto"/>
            <w:right w:val="none" w:sz="0" w:space="0" w:color="auto"/>
          </w:divBdr>
        </w:div>
        <w:div w:id="1503010206">
          <w:marLeft w:val="480"/>
          <w:marRight w:val="0"/>
          <w:marTop w:val="0"/>
          <w:marBottom w:val="0"/>
          <w:divBdr>
            <w:top w:val="none" w:sz="0" w:space="0" w:color="auto"/>
            <w:left w:val="none" w:sz="0" w:space="0" w:color="auto"/>
            <w:bottom w:val="none" w:sz="0" w:space="0" w:color="auto"/>
            <w:right w:val="none" w:sz="0" w:space="0" w:color="auto"/>
          </w:divBdr>
        </w:div>
        <w:div w:id="1120419747">
          <w:marLeft w:val="480"/>
          <w:marRight w:val="0"/>
          <w:marTop w:val="0"/>
          <w:marBottom w:val="0"/>
          <w:divBdr>
            <w:top w:val="none" w:sz="0" w:space="0" w:color="auto"/>
            <w:left w:val="none" w:sz="0" w:space="0" w:color="auto"/>
            <w:bottom w:val="none" w:sz="0" w:space="0" w:color="auto"/>
            <w:right w:val="none" w:sz="0" w:space="0" w:color="auto"/>
          </w:divBdr>
        </w:div>
        <w:div w:id="1932812601">
          <w:marLeft w:val="480"/>
          <w:marRight w:val="0"/>
          <w:marTop w:val="0"/>
          <w:marBottom w:val="0"/>
          <w:divBdr>
            <w:top w:val="none" w:sz="0" w:space="0" w:color="auto"/>
            <w:left w:val="none" w:sz="0" w:space="0" w:color="auto"/>
            <w:bottom w:val="none" w:sz="0" w:space="0" w:color="auto"/>
            <w:right w:val="none" w:sz="0" w:space="0" w:color="auto"/>
          </w:divBdr>
        </w:div>
        <w:div w:id="1833567769">
          <w:marLeft w:val="480"/>
          <w:marRight w:val="0"/>
          <w:marTop w:val="0"/>
          <w:marBottom w:val="0"/>
          <w:divBdr>
            <w:top w:val="none" w:sz="0" w:space="0" w:color="auto"/>
            <w:left w:val="none" w:sz="0" w:space="0" w:color="auto"/>
            <w:bottom w:val="none" w:sz="0" w:space="0" w:color="auto"/>
            <w:right w:val="none" w:sz="0" w:space="0" w:color="auto"/>
          </w:divBdr>
        </w:div>
      </w:divsChild>
    </w:div>
    <w:div w:id="1677265151">
      <w:bodyDiv w:val="1"/>
      <w:marLeft w:val="0"/>
      <w:marRight w:val="0"/>
      <w:marTop w:val="0"/>
      <w:marBottom w:val="0"/>
      <w:divBdr>
        <w:top w:val="none" w:sz="0" w:space="0" w:color="auto"/>
        <w:left w:val="none" w:sz="0" w:space="0" w:color="auto"/>
        <w:bottom w:val="none" w:sz="0" w:space="0" w:color="auto"/>
        <w:right w:val="none" w:sz="0" w:space="0" w:color="auto"/>
      </w:divBdr>
    </w:div>
    <w:div w:id="1680278798">
      <w:bodyDiv w:val="1"/>
      <w:marLeft w:val="0"/>
      <w:marRight w:val="0"/>
      <w:marTop w:val="0"/>
      <w:marBottom w:val="0"/>
      <w:divBdr>
        <w:top w:val="none" w:sz="0" w:space="0" w:color="auto"/>
        <w:left w:val="none" w:sz="0" w:space="0" w:color="auto"/>
        <w:bottom w:val="none" w:sz="0" w:space="0" w:color="auto"/>
        <w:right w:val="none" w:sz="0" w:space="0" w:color="auto"/>
      </w:divBdr>
    </w:div>
    <w:div w:id="1684084620">
      <w:bodyDiv w:val="1"/>
      <w:marLeft w:val="0"/>
      <w:marRight w:val="0"/>
      <w:marTop w:val="0"/>
      <w:marBottom w:val="0"/>
      <w:divBdr>
        <w:top w:val="none" w:sz="0" w:space="0" w:color="auto"/>
        <w:left w:val="none" w:sz="0" w:space="0" w:color="auto"/>
        <w:bottom w:val="none" w:sz="0" w:space="0" w:color="auto"/>
        <w:right w:val="none" w:sz="0" w:space="0" w:color="auto"/>
      </w:divBdr>
    </w:div>
    <w:div w:id="1688100559">
      <w:bodyDiv w:val="1"/>
      <w:marLeft w:val="0"/>
      <w:marRight w:val="0"/>
      <w:marTop w:val="0"/>
      <w:marBottom w:val="0"/>
      <w:divBdr>
        <w:top w:val="none" w:sz="0" w:space="0" w:color="auto"/>
        <w:left w:val="none" w:sz="0" w:space="0" w:color="auto"/>
        <w:bottom w:val="none" w:sz="0" w:space="0" w:color="auto"/>
        <w:right w:val="none" w:sz="0" w:space="0" w:color="auto"/>
      </w:divBdr>
    </w:div>
    <w:div w:id="1690063779">
      <w:bodyDiv w:val="1"/>
      <w:marLeft w:val="0"/>
      <w:marRight w:val="0"/>
      <w:marTop w:val="0"/>
      <w:marBottom w:val="0"/>
      <w:divBdr>
        <w:top w:val="none" w:sz="0" w:space="0" w:color="auto"/>
        <w:left w:val="none" w:sz="0" w:space="0" w:color="auto"/>
        <w:bottom w:val="none" w:sz="0" w:space="0" w:color="auto"/>
        <w:right w:val="none" w:sz="0" w:space="0" w:color="auto"/>
      </w:divBdr>
    </w:div>
    <w:div w:id="1691443886">
      <w:bodyDiv w:val="1"/>
      <w:marLeft w:val="0"/>
      <w:marRight w:val="0"/>
      <w:marTop w:val="0"/>
      <w:marBottom w:val="0"/>
      <w:divBdr>
        <w:top w:val="none" w:sz="0" w:space="0" w:color="auto"/>
        <w:left w:val="none" w:sz="0" w:space="0" w:color="auto"/>
        <w:bottom w:val="none" w:sz="0" w:space="0" w:color="auto"/>
        <w:right w:val="none" w:sz="0" w:space="0" w:color="auto"/>
      </w:divBdr>
    </w:div>
    <w:div w:id="1712261037">
      <w:bodyDiv w:val="1"/>
      <w:marLeft w:val="0"/>
      <w:marRight w:val="0"/>
      <w:marTop w:val="0"/>
      <w:marBottom w:val="0"/>
      <w:divBdr>
        <w:top w:val="none" w:sz="0" w:space="0" w:color="auto"/>
        <w:left w:val="none" w:sz="0" w:space="0" w:color="auto"/>
        <w:bottom w:val="none" w:sz="0" w:space="0" w:color="auto"/>
        <w:right w:val="none" w:sz="0" w:space="0" w:color="auto"/>
      </w:divBdr>
    </w:div>
    <w:div w:id="1717466559">
      <w:bodyDiv w:val="1"/>
      <w:marLeft w:val="0"/>
      <w:marRight w:val="0"/>
      <w:marTop w:val="0"/>
      <w:marBottom w:val="0"/>
      <w:divBdr>
        <w:top w:val="none" w:sz="0" w:space="0" w:color="auto"/>
        <w:left w:val="none" w:sz="0" w:space="0" w:color="auto"/>
        <w:bottom w:val="none" w:sz="0" w:space="0" w:color="auto"/>
        <w:right w:val="none" w:sz="0" w:space="0" w:color="auto"/>
      </w:divBdr>
    </w:div>
    <w:div w:id="1717508493">
      <w:bodyDiv w:val="1"/>
      <w:marLeft w:val="0"/>
      <w:marRight w:val="0"/>
      <w:marTop w:val="0"/>
      <w:marBottom w:val="0"/>
      <w:divBdr>
        <w:top w:val="none" w:sz="0" w:space="0" w:color="auto"/>
        <w:left w:val="none" w:sz="0" w:space="0" w:color="auto"/>
        <w:bottom w:val="none" w:sz="0" w:space="0" w:color="auto"/>
        <w:right w:val="none" w:sz="0" w:space="0" w:color="auto"/>
      </w:divBdr>
    </w:div>
    <w:div w:id="1717775965">
      <w:bodyDiv w:val="1"/>
      <w:marLeft w:val="0"/>
      <w:marRight w:val="0"/>
      <w:marTop w:val="0"/>
      <w:marBottom w:val="0"/>
      <w:divBdr>
        <w:top w:val="none" w:sz="0" w:space="0" w:color="auto"/>
        <w:left w:val="none" w:sz="0" w:space="0" w:color="auto"/>
        <w:bottom w:val="none" w:sz="0" w:space="0" w:color="auto"/>
        <w:right w:val="none" w:sz="0" w:space="0" w:color="auto"/>
      </w:divBdr>
    </w:div>
    <w:div w:id="1718703953">
      <w:bodyDiv w:val="1"/>
      <w:marLeft w:val="0"/>
      <w:marRight w:val="0"/>
      <w:marTop w:val="0"/>
      <w:marBottom w:val="0"/>
      <w:divBdr>
        <w:top w:val="none" w:sz="0" w:space="0" w:color="auto"/>
        <w:left w:val="none" w:sz="0" w:space="0" w:color="auto"/>
        <w:bottom w:val="none" w:sz="0" w:space="0" w:color="auto"/>
        <w:right w:val="none" w:sz="0" w:space="0" w:color="auto"/>
      </w:divBdr>
    </w:div>
    <w:div w:id="1722705888">
      <w:bodyDiv w:val="1"/>
      <w:marLeft w:val="0"/>
      <w:marRight w:val="0"/>
      <w:marTop w:val="0"/>
      <w:marBottom w:val="0"/>
      <w:divBdr>
        <w:top w:val="none" w:sz="0" w:space="0" w:color="auto"/>
        <w:left w:val="none" w:sz="0" w:space="0" w:color="auto"/>
        <w:bottom w:val="none" w:sz="0" w:space="0" w:color="auto"/>
        <w:right w:val="none" w:sz="0" w:space="0" w:color="auto"/>
      </w:divBdr>
      <w:divsChild>
        <w:div w:id="1683431372">
          <w:marLeft w:val="360"/>
          <w:marRight w:val="0"/>
          <w:marTop w:val="200"/>
          <w:marBottom w:val="0"/>
          <w:divBdr>
            <w:top w:val="none" w:sz="0" w:space="0" w:color="auto"/>
            <w:left w:val="none" w:sz="0" w:space="0" w:color="auto"/>
            <w:bottom w:val="none" w:sz="0" w:space="0" w:color="auto"/>
            <w:right w:val="none" w:sz="0" w:space="0" w:color="auto"/>
          </w:divBdr>
        </w:div>
        <w:div w:id="1782065259">
          <w:marLeft w:val="1080"/>
          <w:marRight w:val="0"/>
          <w:marTop w:val="100"/>
          <w:marBottom w:val="0"/>
          <w:divBdr>
            <w:top w:val="none" w:sz="0" w:space="0" w:color="auto"/>
            <w:left w:val="none" w:sz="0" w:space="0" w:color="auto"/>
            <w:bottom w:val="none" w:sz="0" w:space="0" w:color="auto"/>
            <w:right w:val="none" w:sz="0" w:space="0" w:color="auto"/>
          </w:divBdr>
        </w:div>
        <w:div w:id="1690913190">
          <w:marLeft w:val="1080"/>
          <w:marRight w:val="0"/>
          <w:marTop w:val="100"/>
          <w:marBottom w:val="0"/>
          <w:divBdr>
            <w:top w:val="none" w:sz="0" w:space="0" w:color="auto"/>
            <w:left w:val="none" w:sz="0" w:space="0" w:color="auto"/>
            <w:bottom w:val="none" w:sz="0" w:space="0" w:color="auto"/>
            <w:right w:val="none" w:sz="0" w:space="0" w:color="auto"/>
          </w:divBdr>
        </w:div>
        <w:div w:id="1924071593">
          <w:marLeft w:val="1080"/>
          <w:marRight w:val="0"/>
          <w:marTop w:val="100"/>
          <w:marBottom w:val="0"/>
          <w:divBdr>
            <w:top w:val="none" w:sz="0" w:space="0" w:color="auto"/>
            <w:left w:val="none" w:sz="0" w:space="0" w:color="auto"/>
            <w:bottom w:val="none" w:sz="0" w:space="0" w:color="auto"/>
            <w:right w:val="none" w:sz="0" w:space="0" w:color="auto"/>
          </w:divBdr>
        </w:div>
      </w:divsChild>
    </w:div>
    <w:div w:id="1740444540">
      <w:bodyDiv w:val="1"/>
      <w:marLeft w:val="0"/>
      <w:marRight w:val="0"/>
      <w:marTop w:val="0"/>
      <w:marBottom w:val="0"/>
      <w:divBdr>
        <w:top w:val="none" w:sz="0" w:space="0" w:color="auto"/>
        <w:left w:val="none" w:sz="0" w:space="0" w:color="auto"/>
        <w:bottom w:val="none" w:sz="0" w:space="0" w:color="auto"/>
        <w:right w:val="none" w:sz="0" w:space="0" w:color="auto"/>
      </w:divBdr>
    </w:div>
    <w:div w:id="1754276940">
      <w:bodyDiv w:val="1"/>
      <w:marLeft w:val="0"/>
      <w:marRight w:val="0"/>
      <w:marTop w:val="0"/>
      <w:marBottom w:val="0"/>
      <w:divBdr>
        <w:top w:val="none" w:sz="0" w:space="0" w:color="auto"/>
        <w:left w:val="none" w:sz="0" w:space="0" w:color="auto"/>
        <w:bottom w:val="none" w:sz="0" w:space="0" w:color="auto"/>
        <w:right w:val="none" w:sz="0" w:space="0" w:color="auto"/>
      </w:divBdr>
    </w:div>
    <w:div w:id="1756512357">
      <w:bodyDiv w:val="1"/>
      <w:marLeft w:val="0"/>
      <w:marRight w:val="0"/>
      <w:marTop w:val="0"/>
      <w:marBottom w:val="0"/>
      <w:divBdr>
        <w:top w:val="none" w:sz="0" w:space="0" w:color="auto"/>
        <w:left w:val="none" w:sz="0" w:space="0" w:color="auto"/>
        <w:bottom w:val="none" w:sz="0" w:space="0" w:color="auto"/>
        <w:right w:val="none" w:sz="0" w:space="0" w:color="auto"/>
      </w:divBdr>
    </w:div>
    <w:div w:id="1790468138">
      <w:bodyDiv w:val="1"/>
      <w:marLeft w:val="0"/>
      <w:marRight w:val="0"/>
      <w:marTop w:val="0"/>
      <w:marBottom w:val="0"/>
      <w:divBdr>
        <w:top w:val="none" w:sz="0" w:space="0" w:color="auto"/>
        <w:left w:val="none" w:sz="0" w:space="0" w:color="auto"/>
        <w:bottom w:val="none" w:sz="0" w:space="0" w:color="auto"/>
        <w:right w:val="none" w:sz="0" w:space="0" w:color="auto"/>
      </w:divBdr>
      <w:divsChild>
        <w:div w:id="1973946719">
          <w:marLeft w:val="480"/>
          <w:marRight w:val="0"/>
          <w:marTop w:val="0"/>
          <w:marBottom w:val="0"/>
          <w:divBdr>
            <w:top w:val="none" w:sz="0" w:space="0" w:color="auto"/>
            <w:left w:val="none" w:sz="0" w:space="0" w:color="auto"/>
            <w:bottom w:val="none" w:sz="0" w:space="0" w:color="auto"/>
            <w:right w:val="none" w:sz="0" w:space="0" w:color="auto"/>
          </w:divBdr>
        </w:div>
        <w:div w:id="918945901">
          <w:marLeft w:val="480"/>
          <w:marRight w:val="0"/>
          <w:marTop w:val="0"/>
          <w:marBottom w:val="0"/>
          <w:divBdr>
            <w:top w:val="none" w:sz="0" w:space="0" w:color="auto"/>
            <w:left w:val="none" w:sz="0" w:space="0" w:color="auto"/>
            <w:bottom w:val="none" w:sz="0" w:space="0" w:color="auto"/>
            <w:right w:val="none" w:sz="0" w:space="0" w:color="auto"/>
          </w:divBdr>
        </w:div>
        <w:div w:id="55858029">
          <w:marLeft w:val="480"/>
          <w:marRight w:val="0"/>
          <w:marTop w:val="0"/>
          <w:marBottom w:val="0"/>
          <w:divBdr>
            <w:top w:val="none" w:sz="0" w:space="0" w:color="auto"/>
            <w:left w:val="none" w:sz="0" w:space="0" w:color="auto"/>
            <w:bottom w:val="none" w:sz="0" w:space="0" w:color="auto"/>
            <w:right w:val="none" w:sz="0" w:space="0" w:color="auto"/>
          </w:divBdr>
        </w:div>
        <w:div w:id="1547065689">
          <w:marLeft w:val="480"/>
          <w:marRight w:val="0"/>
          <w:marTop w:val="0"/>
          <w:marBottom w:val="0"/>
          <w:divBdr>
            <w:top w:val="none" w:sz="0" w:space="0" w:color="auto"/>
            <w:left w:val="none" w:sz="0" w:space="0" w:color="auto"/>
            <w:bottom w:val="none" w:sz="0" w:space="0" w:color="auto"/>
            <w:right w:val="none" w:sz="0" w:space="0" w:color="auto"/>
          </w:divBdr>
        </w:div>
        <w:div w:id="328875095">
          <w:marLeft w:val="480"/>
          <w:marRight w:val="0"/>
          <w:marTop w:val="0"/>
          <w:marBottom w:val="0"/>
          <w:divBdr>
            <w:top w:val="none" w:sz="0" w:space="0" w:color="auto"/>
            <w:left w:val="none" w:sz="0" w:space="0" w:color="auto"/>
            <w:bottom w:val="none" w:sz="0" w:space="0" w:color="auto"/>
            <w:right w:val="none" w:sz="0" w:space="0" w:color="auto"/>
          </w:divBdr>
        </w:div>
        <w:div w:id="398210261">
          <w:marLeft w:val="480"/>
          <w:marRight w:val="0"/>
          <w:marTop w:val="0"/>
          <w:marBottom w:val="0"/>
          <w:divBdr>
            <w:top w:val="none" w:sz="0" w:space="0" w:color="auto"/>
            <w:left w:val="none" w:sz="0" w:space="0" w:color="auto"/>
            <w:bottom w:val="none" w:sz="0" w:space="0" w:color="auto"/>
            <w:right w:val="none" w:sz="0" w:space="0" w:color="auto"/>
          </w:divBdr>
        </w:div>
        <w:div w:id="1291088458">
          <w:marLeft w:val="480"/>
          <w:marRight w:val="0"/>
          <w:marTop w:val="0"/>
          <w:marBottom w:val="0"/>
          <w:divBdr>
            <w:top w:val="none" w:sz="0" w:space="0" w:color="auto"/>
            <w:left w:val="none" w:sz="0" w:space="0" w:color="auto"/>
            <w:bottom w:val="none" w:sz="0" w:space="0" w:color="auto"/>
            <w:right w:val="none" w:sz="0" w:space="0" w:color="auto"/>
          </w:divBdr>
        </w:div>
        <w:div w:id="402796146">
          <w:marLeft w:val="480"/>
          <w:marRight w:val="0"/>
          <w:marTop w:val="0"/>
          <w:marBottom w:val="0"/>
          <w:divBdr>
            <w:top w:val="none" w:sz="0" w:space="0" w:color="auto"/>
            <w:left w:val="none" w:sz="0" w:space="0" w:color="auto"/>
            <w:bottom w:val="none" w:sz="0" w:space="0" w:color="auto"/>
            <w:right w:val="none" w:sz="0" w:space="0" w:color="auto"/>
          </w:divBdr>
        </w:div>
        <w:div w:id="1821193880">
          <w:marLeft w:val="480"/>
          <w:marRight w:val="0"/>
          <w:marTop w:val="0"/>
          <w:marBottom w:val="0"/>
          <w:divBdr>
            <w:top w:val="none" w:sz="0" w:space="0" w:color="auto"/>
            <w:left w:val="none" w:sz="0" w:space="0" w:color="auto"/>
            <w:bottom w:val="none" w:sz="0" w:space="0" w:color="auto"/>
            <w:right w:val="none" w:sz="0" w:space="0" w:color="auto"/>
          </w:divBdr>
        </w:div>
        <w:div w:id="1412656244">
          <w:marLeft w:val="480"/>
          <w:marRight w:val="0"/>
          <w:marTop w:val="0"/>
          <w:marBottom w:val="0"/>
          <w:divBdr>
            <w:top w:val="none" w:sz="0" w:space="0" w:color="auto"/>
            <w:left w:val="none" w:sz="0" w:space="0" w:color="auto"/>
            <w:bottom w:val="none" w:sz="0" w:space="0" w:color="auto"/>
            <w:right w:val="none" w:sz="0" w:space="0" w:color="auto"/>
          </w:divBdr>
        </w:div>
        <w:div w:id="111167632">
          <w:marLeft w:val="480"/>
          <w:marRight w:val="0"/>
          <w:marTop w:val="0"/>
          <w:marBottom w:val="0"/>
          <w:divBdr>
            <w:top w:val="none" w:sz="0" w:space="0" w:color="auto"/>
            <w:left w:val="none" w:sz="0" w:space="0" w:color="auto"/>
            <w:bottom w:val="none" w:sz="0" w:space="0" w:color="auto"/>
            <w:right w:val="none" w:sz="0" w:space="0" w:color="auto"/>
          </w:divBdr>
        </w:div>
        <w:div w:id="493960519">
          <w:marLeft w:val="480"/>
          <w:marRight w:val="0"/>
          <w:marTop w:val="0"/>
          <w:marBottom w:val="0"/>
          <w:divBdr>
            <w:top w:val="none" w:sz="0" w:space="0" w:color="auto"/>
            <w:left w:val="none" w:sz="0" w:space="0" w:color="auto"/>
            <w:bottom w:val="none" w:sz="0" w:space="0" w:color="auto"/>
            <w:right w:val="none" w:sz="0" w:space="0" w:color="auto"/>
          </w:divBdr>
        </w:div>
        <w:div w:id="1882940957">
          <w:marLeft w:val="480"/>
          <w:marRight w:val="0"/>
          <w:marTop w:val="0"/>
          <w:marBottom w:val="0"/>
          <w:divBdr>
            <w:top w:val="none" w:sz="0" w:space="0" w:color="auto"/>
            <w:left w:val="none" w:sz="0" w:space="0" w:color="auto"/>
            <w:bottom w:val="none" w:sz="0" w:space="0" w:color="auto"/>
            <w:right w:val="none" w:sz="0" w:space="0" w:color="auto"/>
          </w:divBdr>
        </w:div>
        <w:div w:id="1813792396">
          <w:marLeft w:val="480"/>
          <w:marRight w:val="0"/>
          <w:marTop w:val="0"/>
          <w:marBottom w:val="0"/>
          <w:divBdr>
            <w:top w:val="none" w:sz="0" w:space="0" w:color="auto"/>
            <w:left w:val="none" w:sz="0" w:space="0" w:color="auto"/>
            <w:bottom w:val="none" w:sz="0" w:space="0" w:color="auto"/>
            <w:right w:val="none" w:sz="0" w:space="0" w:color="auto"/>
          </w:divBdr>
        </w:div>
        <w:div w:id="1156068147">
          <w:marLeft w:val="480"/>
          <w:marRight w:val="0"/>
          <w:marTop w:val="0"/>
          <w:marBottom w:val="0"/>
          <w:divBdr>
            <w:top w:val="none" w:sz="0" w:space="0" w:color="auto"/>
            <w:left w:val="none" w:sz="0" w:space="0" w:color="auto"/>
            <w:bottom w:val="none" w:sz="0" w:space="0" w:color="auto"/>
            <w:right w:val="none" w:sz="0" w:space="0" w:color="auto"/>
          </w:divBdr>
        </w:div>
        <w:div w:id="1291790174">
          <w:marLeft w:val="480"/>
          <w:marRight w:val="0"/>
          <w:marTop w:val="0"/>
          <w:marBottom w:val="0"/>
          <w:divBdr>
            <w:top w:val="none" w:sz="0" w:space="0" w:color="auto"/>
            <w:left w:val="none" w:sz="0" w:space="0" w:color="auto"/>
            <w:bottom w:val="none" w:sz="0" w:space="0" w:color="auto"/>
            <w:right w:val="none" w:sz="0" w:space="0" w:color="auto"/>
          </w:divBdr>
        </w:div>
      </w:divsChild>
    </w:div>
    <w:div w:id="1790468400">
      <w:bodyDiv w:val="1"/>
      <w:marLeft w:val="0"/>
      <w:marRight w:val="0"/>
      <w:marTop w:val="0"/>
      <w:marBottom w:val="0"/>
      <w:divBdr>
        <w:top w:val="none" w:sz="0" w:space="0" w:color="auto"/>
        <w:left w:val="none" w:sz="0" w:space="0" w:color="auto"/>
        <w:bottom w:val="none" w:sz="0" w:space="0" w:color="auto"/>
        <w:right w:val="none" w:sz="0" w:space="0" w:color="auto"/>
      </w:divBdr>
    </w:div>
    <w:div w:id="1801610188">
      <w:bodyDiv w:val="1"/>
      <w:marLeft w:val="0"/>
      <w:marRight w:val="0"/>
      <w:marTop w:val="0"/>
      <w:marBottom w:val="0"/>
      <w:divBdr>
        <w:top w:val="none" w:sz="0" w:space="0" w:color="auto"/>
        <w:left w:val="none" w:sz="0" w:space="0" w:color="auto"/>
        <w:bottom w:val="none" w:sz="0" w:space="0" w:color="auto"/>
        <w:right w:val="none" w:sz="0" w:space="0" w:color="auto"/>
      </w:divBdr>
    </w:div>
    <w:div w:id="1810785093">
      <w:bodyDiv w:val="1"/>
      <w:marLeft w:val="0"/>
      <w:marRight w:val="0"/>
      <w:marTop w:val="0"/>
      <w:marBottom w:val="0"/>
      <w:divBdr>
        <w:top w:val="none" w:sz="0" w:space="0" w:color="auto"/>
        <w:left w:val="none" w:sz="0" w:space="0" w:color="auto"/>
        <w:bottom w:val="none" w:sz="0" w:space="0" w:color="auto"/>
        <w:right w:val="none" w:sz="0" w:space="0" w:color="auto"/>
      </w:divBdr>
    </w:div>
    <w:div w:id="1811243064">
      <w:bodyDiv w:val="1"/>
      <w:marLeft w:val="0"/>
      <w:marRight w:val="0"/>
      <w:marTop w:val="0"/>
      <w:marBottom w:val="0"/>
      <w:divBdr>
        <w:top w:val="none" w:sz="0" w:space="0" w:color="auto"/>
        <w:left w:val="none" w:sz="0" w:space="0" w:color="auto"/>
        <w:bottom w:val="none" w:sz="0" w:space="0" w:color="auto"/>
        <w:right w:val="none" w:sz="0" w:space="0" w:color="auto"/>
      </w:divBdr>
    </w:div>
    <w:div w:id="1836409517">
      <w:bodyDiv w:val="1"/>
      <w:marLeft w:val="0"/>
      <w:marRight w:val="0"/>
      <w:marTop w:val="0"/>
      <w:marBottom w:val="0"/>
      <w:divBdr>
        <w:top w:val="none" w:sz="0" w:space="0" w:color="auto"/>
        <w:left w:val="none" w:sz="0" w:space="0" w:color="auto"/>
        <w:bottom w:val="none" w:sz="0" w:space="0" w:color="auto"/>
        <w:right w:val="none" w:sz="0" w:space="0" w:color="auto"/>
      </w:divBdr>
    </w:div>
    <w:div w:id="1853449398">
      <w:bodyDiv w:val="1"/>
      <w:marLeft w:val="0"/>
      <w:marRight w:val="0"/>
      <w:marTop w:val="0"/>
      <w:marBottom w:val="0"/>
      <w:divBdr>
        <w:top w:val="none" w:sz="0" w:space="0" w:color="auto"/>
        <w:left w:val="none" w:sz="0" w:space="0" w:color="auto"/>
        <w:bottom w:val="none" w:sz="0" w:space="0" w:color="auto"/>
        <w:right w:val="none" w:sz="0" w:space="0" w:color="auto"/>
      </w:divBdr>
      <w:divsChild>
        <w:div w:id="712577563">
          <w:marLeft w:val="480"/>
          <w:marRight w:val="0"/>
          <w:marTop w:val="0"/>
          <w:marBottom w:val="0"/>
          <w:divBdr>
            <w:top w:val="none" w:sz="0" w:space="0" w:color="auto"/>
            <w:left w:val="none" w:sz="0" w:space="0" w:color="auto"/>
            <w:bottom w:val="none" w:sz="0" w:space="0" w:color="auto"/>
            <w:right w:val="none" w:sz="0" w:space="0" w:color="auto"/>
          </w:divBdr>
        </w:div>
        <w:div w:id="774208551">
          <w:marLeft w:val="480"/>
          <w:marRight w:val="0"/>
          <w:marTop w:val="0"/>
          <w:marBottom w:val="0"/>
          <w:divBdr>
            <w:top w:val="none" w:sz="0" w:space="0" w:color="auto"/>
            <w:left w:val="none" w:sz="0" w:space="0" w:color="auto"/>
            <w:bottom w:val="none" w:sz="0" w:space="0" w:color="auto"/>
            <w:right w:val="none" w:sz="0" w:space="0" w:color="auto"/>
          </w:divBdr>
        </w:div>
        <w:div w:id="792594696">
          <w:marLeft w:val="480"/>
          <w:marRight w:val="0"/>
          <w:marTop w:val="0"/>
          <w:marBottom w:val="0"/>
          <w:divBdr>
            <w:top w:val="none" w:sz="0" w:space="0" w:color="auto"/>
            <w:left w:val="none" w:sz="0" w:space="0" w:color="auto"/>
            <w:bottom w:val="none" w:sz="0" w:space="0" w:color="auto"/>
            <w:right w:val="none" w:sz="0" w:space="0" w:color="auto"/>
          </w:divBdr>
        </w:div>
        <w:div w:id="176770703">
          <w:marLeft w:val="480"/>
          <w:marRight w:val="0"/>
          <w:marTop w:val="0"/>
          <w:marBottom w:val="0"/>
          <w:divBdr>
            <w:top w:val="none" w:sz="0" w:space="0" w:color="auto"/>
            <w:left w:val="none" w:sz="0" w:space="0" w:color="auto"/>
            <w:bottom w:val="none" w:sz="0" w:space="0" w:color="auto"/>
            <w:right w:val="none" w:sz="0" w:space="0" w:color="auto"/>
          </w:divBdr>
        </w:div>
        <w:div w:id="513344301">
          <w:marLeft w:val="480"/>
          <w:marRight w:val="0"/>
          <w:marTop w:val="0"/>
          <w:marBottom w:val="0"/>
          <w:divBdr>
            <w:top w:val="none" w:sz="0" w:space="0" w:color="auto"/>
            <w:left w:val="none" w:sz="0" w:space="0" w:color="auto"/>
            <w:bottom w:val="none" w:sz="0" w:space="0" w:color="auto"/>
            <w:right w:val="none" w:sz="0" w:space="0" w:color="auto"/>
          </w:divBdr>
        </w:div>
        <w:div w:id="1478184642">
          <w:marLeft w:val="480"/>
          <w:marRight w:val="0"/>
          <w:marTop w:val="0"/>
          <w:marBottom w:val="0"/>
          <w:divBdr>
            <w:top w:val="none" w:sz="0" w:space="0" w:color="auto"/>
            <w:left w:val="none" w:sz="0" w:space="0" w:color="auto"/>
            <w:bottom w:val="none" w:sz="0" w:space="0" w:color="auto"/>
            <w:right w:val="none" w:sz="0" w:space="0" w:color="auto"/>
          </w:divBdr>
        </w:div>
        <w:div w:id="1143700102">
          <w:marLeft w:val="480"/>
          <w:marRight w:val="0"/>
          <w:marTop w:val="0"/>
          <w:marBottom w:val="0"/>
          <w:divBdr>
            <w:top w:val="none" w:sz="0" w:space="0" w:color="auto"/>
            <w:left w:val="none" w:sz="0" w:space="0" w:color="auto"/>
            <w:bottom w:val="none" w:sz="0" w:space="0" w:color="auto"/>
            <w:right w:val="none" w:sz="0" w:space="0" w:color="auto"/>
          </w:divBdr>
        </w:div>
        <w:div w:id="549614608">
          <w:marLeft w:val="480"/>
          <w:marRight w:val="0"/>
          <w:marTop w:val="0"/>
          <w:marBottom w:val="0"/>
          <w:divBdr>
            <w:top w:val="none" w:sz="0" w:space="0" w:color="auto"/>
            <w:left w:val="none" w:sz="0" w:space="0" w:color="auto"/>
            <w:bottom w:val="none" w:sz="0" w:space="0" w:color="auto"/>
            <w:right w:val="none" w:sz="0" w:space="0" w:color="auto"/>
          </w:divBdr>
        </w:div>
        <w:div w:id="1095517964">
          <w:marLeft w:val="480"/>
          <w:marRight w:val="0"/>
          <w:marTop w:val="0"/>
          <w:marBottom w:val="0"/>
          <w:divBdr>
            <w:top w:val="none" w:sz="0" w:space="0" w:color="auto"/>
            <w:left w:val="none" w:sz="0" w:space="0" w:color="auto"/>
            <w:bottom w:val="none" w:sz="0" w:space="0" w:color="auto"/>
            <w:right w:val="none" w:sz="0" w:space="0" w:color="auto"/>
          </w:divBdr>
        </w:div>
        <w:div w:id="1846436791">
          <w:marLeft w:val="480"/>
          <w:marRight w:val="0"/>
          <w:marTop w:val="0"/>
          <w:marBottom w:val="0"/>
          <w:divBdr>
            <w:top w:val="none" w:sz="0" w:space="0" w:color="auto"/>
            <w:left w:val="none" w:sz="0" w:space="0" w:color="auto"/>
            <w:bottom w:val="none" w:sz="0" w:space="0" w:color="auto"/>
            <w:right w:val="none" w:sz="0" w:space="0" w:color="auto"/>
          </w:divBdr>
        </w:div>
        <w:div w:id="1822842666">
          <w:marLeft w:val="480"/>
          <w:marRight w:val="0"/>
          <w:marTop w:val="0"/>
          <w:marBottom w:val="0"/>
          <w:divBdr>
            <w:top w:val="none" w:sz="0" w:space="0" w:color="auto"/>
            <w:left w:val="none" w:sz="0" w:space="0" w:color="auto"/>
            <w:bottom w:val="none" w:sz="0" w:space="0" w:color="auto"/>
            <w:right w:val="none" w:sz="0" w:space="0" w:color="auto"/>
          </w:divBdr>
        </w:div>
        <w:div w:id="1190605557">
          <w:marLeft w:val="480"/>
          <w:marRight w:val="0"/>
          <w:marTop w:val="0"/>
          <w:marBottom w:val="0"/>
          <w:divBdr>
            <w:top w:val="none" w:sz="0" w:space="0" w:color="auto"/>
            <w:left w:val="none" w:sz="0" w:space="0" w:color="auto"/>
            <w:bottom w:val="none" w:sz="0" w:space="0" w:color="auto"/>
            <w:right w:val="none" w:sz="0" w:space="0" w:color="auto"/>
          </w:divBdr>
        </w:div>
        <w:div w:id="1377899936">
          <w:marLeft w:val="480"/>
          <w:marRight w:val="0"/>
          <w:marTop w:val="0"/>
          <w:marBottom w:val="0"/>
          <w:divBdr>
            <w:top w:val="none" w:sz="0" w:space="0" w:color="auto"/>
            <w:left w:val="none" w:sz="0" w:space="0" w:color="auto"/>
            <w:bottom w:val="none" w:sz="0" w:space="0" w:color="auto"/>
            <w:right w:val="none" w:sz="0" w:space="0" w:color="auto"/>
          </w:divBdr>
        </w:div>
        <w:div w:id="95638920">
          <w:marLeft w:val="480"/>
          <w:marRight w:val="0"/>
          <w:marTop w:val="0"/>
          <w:marBottom w:val="0"/>
          <w:divBdr>
            <w:top w:val="none" w:sz="0" w:space="0" w:color="auto"/>
            <w:left w:val="none" w:sz="0" w:space="0" w:color="auto"/>
            <w:bottom w:val="none" w:sz="0" w:space="0" w:color="auto"/>
            <w:right w:val="none" w:sz="0" w:space="0" w:color="auto"/>
          </w:divBdr>
        </w:div>
        <w:div w:id="157772156">
          <w:marLeft w:val="480"/>
          <w:marRight w:val="0"/>
          <w:marTop w:val="0"/>
          <w:marBottom w:val="0"/>
          <w:divBdr>
            <w:top w:val="none" w:sz="0" w:space="0" w:color="auto"/>
            <w:left w:val="none" w:sz="0" w:space="0" w:color="auto"/>
            <w:bottom w:val="none" w:sz="0" w:space="0" w:color="auto"/>
            <w:right w:val="none" w:sz="0" w:space="0" w:color="auto"/>
          </w:divBdr>
        </w:div>
        <w:div w:id="449470158">
          <w:marLeft w:val="480"/>
          <w:marRight w:val="0"/>
          <w:marTop w:val="0"/>
          <w:marBottom w:val="0"/>
          <w:divBdr>
            <w:top w:val="none" w:sz="0" w:space="0" w:color="auto"/>
            <w:left w:val="none" w:sz="0" w:space="0" w:color="auto"/>
            <w:bottom w:val="none" w:sz="0" w:space="0" w:color="auto"/>
            <w:right w:val="none" w:sz="0" w:space="0" w:color="auto"/>
          </w:divBdr>
        </w:div>
        <w:div w:id="212468398">
          <w:marLeft w:val="480"/>
          <w:marRight w:val="0"/>
          <w:marTop w:val="0"/>
          <w:marBottom w:val="0"/>
          <w:divBdr>
            <w:top w:val="none" w:sz="0" w:space="0" w:color="auto"/>
            <w:left w:val="none" w:sz="0" w:space="0" w:color="auto"/>
            <w:bottom w:val="none" w:sz="0" w:space="0" w:color="auto"/>
            <w:right w:val="none" w:sz="0" w:space="0" w:color="auto"/>
          </w:divBdr>
        </w:div>
      </w:divsChild>
    </w:div>
    <w:div w:id="1866357709">
      <w:bodyDiv w:val="1"/>
      <w:marLeft w:val="0"/>
      <w:marRight w:val="0"/>
      <w:marTop w:val="0"/>
      <w:marBottom w:val="0"/>
      <w:divBdr>
        <w:top w:val="none" w:sz="0" w:space="0" w:color="auto"/>
        <w:left w:val="none" w:sz="0" w:space="0" w:color="auto"/>
        <w:bottom w:val="none" w:sz="0" w:space="0" w:color="auto"/>
        <w:right w:val="none" w:sz="0" w:space="0" w:color="auto"/>
      </w:divBdr>
    </w:div>
    <w:div w:id="1871794824">
      <w:bodyDiv w:val="1"/>
      <w:marLeft w:val="0"/>
      <w:marRight w:val="0"/>
      <w:marTop w:val="0"/>
      <w:marBottom w:val="0"/>
      <w:divBdr>
        <w:top w:val="none" w:sz="0" w:space="0" w:color="auto"/>
        <w:left w:val="none" w:sz="0" w:space="0" w:color="auto"/>
        <w:bottom w:val="none" w:sz="0" w:space="0" w:color="auto"/>
        <w:right w:val="none" w:sz="0" w:space="0" w:color="auto"/>
      </w:divBdr>
    </w:div>
    <w:div w:id="1874418379">
      <w:bodyDiv w:val="1"/>
      <w:marLeft w:val="0"/>
      <w:marRight w:val="0"/>
      <w:marTop w:val="0"/>
      <w:marBottom w:val="0"/>
      <w:divBdr>
        <w:top w:val="none" w:sz="0" w:space="0" w:color="auto"/>
        <w:left w:val="none" w:sz="0" w:space="0" w:color="auto"/>
        <w:bottom w:val="none" w:sz="0" w:space="0" w:color="auto"/>
        <w:right w:val="none" w:sz="0" w:space="0" w:color="auto"/>
      </w:divBdr>
    </w:div>
    <w:div w:id="1892955663">
      <w:bodyDiv w:val="1"/>
      <w:marLeft w:val="0"/>
      <w:marRight w:val="0"/>
      <w:marTop w:val="0"/>
      <w:marBottom w:val="0"/>
      <w:divBdr>
        <w:top w:val="none" w:sz="0" w:space="0" w:color="auto"/>
        <w:left w:val="none" w:sz="0" w:space="0" w:color="auto"/>
        <w:bottom w:val="none" w:sz="0" w:space="0" w:color="auto"/>
        <w:right w:val="none" w:sz="0" w:space="0" w:color="auto"/>
      </w:divBdr>
      <w:divsChild>
        <w:div w:id="680477002">
          <w:marLeft w:val="480"/>
          <w:marRight w:val="0"/>
          <w:marTop w:val="0"/>
          <w:marBottom w:val="0"/>
          <w:divBdr>
            <w:top w:val="none" w:sz="0" w:space="0" w:color="auto"/>
            <w:left w:val="none" w:sz="0" w:space="0" w:color="auto"/>
            <w:bottom w:val="none" w:sz="0" w:space="0" w:color="auto"/>
            <w:right w:val="none" w:sz="0" w:space="0" w:color="auto"/>
          </w:divBdr>
        </w:div>
        <w:div w:id="2077245158">
          <w:marLeft w:val="480"/>
          <w:marRight w:val="0"/>
          <w:marTop w:val="0"/>
          <w:marBottom w:val="0"/>
          <w:divBdr>
            <w:top w:val="none" w:sz="0" w:space="0" w:color="auto"/>
            <w:left w:val="none" w:sz="0" w:space="0" w:color="auto"/>
            <w:bottom w:val="none" w:sz="0" w:space="0" w:color="auto"/>
            <w:right w:val="none" w:sz="0" w:space="0" w:color="auto"/>
          </w:divBdr>
        </w:div>
        <w:div w:id="1983003138">
          <w:marLeft w:val="480"/>
          <w:marRight w:val="0"/>
          <w:marTop w:val="0"/>
          <w:marBottom w:val="0"/>
          <w:divBdr>
            <w:top w:val="none" w:sz="0" w:space="0" w:color="auto"/>
            <w:left w:val="none" w:sz="0" w:space="0" w:color="auto"/>
            <w:bottom w:val="none" w:sz="0" w:space="0" w:color="auto"/>
            <w:right w:val="none" w:sz="0" w:space="0" w:color="auto"/>
          </w:divBdr>
        </w:div>
        <w:div w:id="1494181006">
          <w:marLeft w:val="480"/>
          <w:marRight w:val="0"/>
          <w:marTop w:val="0"/>
          <w:marBottom w:val="0"/>
          <w:divBdr>
            <w:top w:val="none" w:sz="0" w:space="0" w:color="auto"/>
            <w:left w:val="none" w:sz="0" w:space="0" w:color="auto"/>
            <w:bottom w:val="none" w:sz="0" w:space="0" w:color="auto"/>
            <w:right w:val="none" w:sz="0" w:space="0" w:color="auto"/>
          </w:divBdr>
        </w:div>
        <w:div w:id="1473257337">
          <w:marLeft w:val="480"/>
          <w:marRight w:val="0"/>
          <w:marTop w:val="0"/>
          <w:marBottom w:val="0"/>
          <w:divBdr>
            <w:top w:val="none" w:sz="0" w:space="0" w:color="auto"/>
            <w:left w:val="none" w:sz="0" w:space="0" w:color="auto"/>
            <w:bottom w:val="none" w:sz="0" w:space="0" w:color="auto"/>
            <w:right w:val="none" w:sz="0" w:space="0" w:color="auto"/>
          </w:divBdr>
        </w:div>
        <w:div w:id="1334646338">
          <w:marLeft w:val="480"/>
          <w:marRight w:val="0"/>
          <w:marTop w:val="0"/>
          <w:marBottom w:val="0"/>
          <w:divBdr>
            <w:top w:val="none" w:sz="0" w:space="0" w:color="auto"/>
            <w:left w:val="none" w:sz="0" w:space="0" w:color="auto"/>
            <w:bottom w:val="none" w:sz="0" w:space="0" w:color="auto"/>
            <w:right w:val="none" w:sz="0" w:space="0" w:color="auto"/>
          </w:divBdr>
        </w:div>
        <w:div w:id="1958563881">
          <w:marLeft w:val="480"/>
          <w:marRight w:val="0"/>
          <w:marTop w:val="0"/>
          <w:marBottom w:val="0"/>
          <w:divBdr>
            <w:top w:val="none" w:sz="0" w:space="0" w:color="auto"/>
            <w:left w:val="none" w:sz="0" w:space="0" w:color="auto"/>
            <w:bottom w:val="none" w:sz="0" w:space="0" w:color="auto"/>
            <w:right w:val="none" w:sz="0" w:space="0" w:color="auto"/>
          </w:divBdr>
        </w:div>
        <w:div w:id="125589438">
          <w:marLeft w:val="480"/>
          <w:marRight w:val="0"/>
          <w:marTop w:val="0"/>
          <w:marBottom w:val="0"/>
          <w:divBdr>
            <w:top w:val="none" w:sz="0" w:space="0" w:color="auto"/>
            <w:left w:val="none" w:sz="0" w:space="0" w:color="auto"/>
            <w:bottom w:val="none" w:sz="0" w:space="0" w:color="auto"/>
            <w:right w:val="none" w:sz="0" w:space="0" w:color="auto"/>
          </w:divBdr>
        </w:div>
        <w:div w:id="550724706">
          <w:marLeft w:val="480"/>
          <w:marRight w:val="0"/>
          <w:marTop w:val="0"/>
          <w:marBottom w:val="0"/>
          <w:divBdr>
            <w:top w:val="none" w:sz="0" w:space="0" w:color="auto"/>
            <w:left w:val="none" w:sz="0" w:space="0" w:color="auto"/>
            <w:bottom w:val="none" w:sz="0" w:space="0" w:color="auto"/>
            <w:right w:val="none" w:sz="0" w:space="0" w:color="auto"/>
          </w:divBdr>
        </w:div>
        <w:div w:id="1473136313">
          <w:marLeft w:val="480"/>
          <w:marRight w:val="0"/>
          <w:marTop w:val="0"/>
          <w:marBottom w:val="0"/>
          <w:divBdr>
            <w:top w:val="none" w:sz="0" w:space="0" w:color="auto"/>
            <w:left w:val="none" w:sz="0" w:space="0" w:color="auto"/>
            <w:bottom w:val="none" w:sz="0" w:space="0" w:color="auto"/>
            <w:right w:val="none" w:sz="0" w:space="0" w:color="auto"/>
          </w:divBdr>
        </w:div>
        <w:div w:id="170070513">
          <w:marLeft w:val="480"/>
          <w:marRight w:val="0"/>
          <w:marTop w:val="0"/>
          <w:marBottom w:val="0"/>
          <w:divBdr>
            <w:top w:val="none" w:sz="0" w:space="0" w:color="auto"/>
            <w:left w:val="none" w:sz="0" w:space="0" w:color="auto"/>
            <w:bottom w:val="none" w:sz="0" w:space="0" w:color="auto"/>
            <w:right w:val="none" w:sz="0" w:space="0" w:color="auto"/>
          </w:divBdr>
        </w:div>
        <w:div w:id="1674987904">
          <w:marLeft w:val="480"/>
          <w:marRight w:val="0"/>
          <w:marTop w:val="0"/>
          <w:marBottom w:val="0"/>
          <w:divBdr>
            <w:top w:val="none" w:sz="0" w:space="0" w:color="auto"/>
            <w:left w:val="none" w:sz="0" w:space="0" w:color="auto"/>
            <w:bottom w:val="none" w:sz="0" w:space="0" w:color="auto"/>
            <w:right w:val="none" w:sz="0" w:space="0" w:color="auto"/>
          </w:divBdr>
        </w:div>
        <w:div w:id="1376930584">
          <w:marLeft w:val="480"/>
          <w:marRight w:val="0"/>
          <w:marTop w:val="0"/>
          <w:marBottom w:val="0"/>
          <w:divBdr>
            <w:top w:val="none" w:sz="0" w:space="0" w:color="auto"/>
            <w:left w:val="none" w:sz="0" w:space="0" w:color="auto"/>
            <w:bottom w:val="none" w:sz="0" w:space="0" w:color="auto"/>
            <w:right w:val="none" w:sz="0" w:space="0" w:color="auto"/>
          </w:divBdr>
        </w:div>
        <w:div w:id="228077402">
          <w:marLeft w:val="480"/>
          <w:marRight w:val="0"/>
          <w:marTop w:val="0"/>
          <w:marBottom w:val="0"/>
          <w:divBdr>
            <w:top w:val="none" w:sz="0" w:space="0" w:color="auto"/>
            <w:left w:val="none" w:sz="0" w:space="0" w:color="auto"/>
            <w:bottom w:val="none" w:sz="0" w:space="0" w:color="auto"/>
            <w:right w:val="none" w:sz="0" w:space="0" w:color="auto"/>
          </w:divBdr>
        </w:div>
        <w:div w:id="1831021304">
          <w:marLeft w:val="480"/>
          <w:marRight w:val="0"/>
          <w:marTop w:val="0"/>
          <w:marBottom w:val="0"/>
          <w:divBdr>
            <w:top w:val="none" w:sz="0" w:space="0" w:color="auto"/>
            <w:left w:val="none" w:sz="0" w:space="0" w:color="auto"/>
            <w:bottom w:val="none" w:sz="0" w:space="0" w:color="auto"/>
            <w:right w:val="none" w:sz="0" w:space="0" w:color="auto"/>
          </w:divBdr>
        </w:div>
        <w:div w:id="2079669104">
          <w:marLeft w:val="480"/>
          <w:marRight w:val="0"/>
          <w:marTop w:val="0"/>
          <w:marBottom w:val="0"/>
          <w:divBdr>
            <w:top w:val="none" w:sz="0" w:space="0" w:color="auto"/>
            <w:left w:val="none" w:sz="0" w:space="0" w:color="auto"/>
            <w:bottom w:val="none" w:sz="0" w:space="0" w:color="auto"/>
            <w:right w:val="none" w:sz="0" w:space="0" w:color="auto"/>
          </w:divBdr>
        </w:div>
        <w:div w:id="641083555">
          <w:marLeft w:val="480"/>
          <w:marRight w:val="0"/>
          <w:marTop w:val="0"/>
          <w:marBottom w:val="0"/>
          <w:divBdr>
            <w:top w:val="none" w:sz="0" w:space="0" w:color="auto"/>
            <w:left w:val="none" w:sz="0" w:space="0" w:color="auto"/>
            <w:bottom w:val="none" w:sz="0" w:space="0" w:color="auto"/>
            <w:right w:val="none" w:sz="0" w:space="0" w:color="auto"/>
          </w:divBdr>
        </w:div>
        <w:div w:id="31003846">
          <w:marLeft w:val="480"/>
          <w:marRight w:val="0"/>
          <w:marTop w:val="0"/>
          <w:marBottom w:val="0"/>
          <w:divBdr>
            <w:top w:val="none" w:sz="0" w:space="0" w:color="auto"/>
            <w:left w:val="none" w:sz="0" w:space="0" w:color="auto"/>
            <w:bottom w:val="none" w:sz="0" w:space="0" w:color="auto"/>
            <w:right w:val="none" w:sz="0" w:space="0" w:color="auto"/>
          </w:divBdr>
        </w:div>
      </w:divsChild>
    </w:div>
    <w:div w:id="1902059329">
      <w:bodyDiv w:val="1"/>
      <w:marLeft w:val="0"/>
      <w:marRight w:val="0"/>
      <w:marTop w:val="0"/>
      <w:marBottom w:val="0"/>
      <w:divBdr>
        <w:top w:val="none" w:sz="0" w:space="0" w:color="auto"/>
        <w:left w:val="none" w:sz="0" w:space="0" w:color="auto"/>
        <w:bottom w:val="none" w:sz="0" w:space="0" w:color="auto"/>
        <w:right w:val="none" w:sz="0" w:space="0" w:color="auto"/>
      </w:divBdr>
      <w:divsChild>
        <w:div w:id="680662353">
          <w:marLeft w:val="480"/>
          <w:marRight w:val="0"/>
          <w:marTop w:val="0"/>
          <w:marBottom w:val="0"/>
          <w:divBdr>
            <w:top w:val="none" w:sz="0" w:space="0" w:color="auto"/>
            <w:left w:val="none" w:sz="0" w:space="0" w:color="auto"/>
            <w:bottom w:val="none" w:sz="0" w:space="0" w:color="auto"/>
            <w:right w:val="none" w:sz="0" w:space="0" w:color="auto"/>
          </w:divBdr>
        </w:div>
        <w:div w:id="871724032">
          <w:marLeft w:val="480"/>
          <w:marRight w:val="0"/>
          <w:marTop w:val="0"/>
          <w:marBottom w:val="0"/>
          <w:divBdr>
            <w:top w:val="none" w:sz="0" w:space="0" w:color="auto"/>
            <w:left w:val="none" w:sz="0" w:space="0" w:color="auto"/>
            <w:bottom w:val="none" w:sz="0" w:space="0" w:color="auto"/>
            <w:right w:val="none" w:sz="0" w:space="0" w:color="auto"/>
          </w:divBdr>
        </w:div>
        <w:div w:id="2036536533">
          <w:marLeft w:val="480"/>
          <w:marRight w:val="0"/>
          <w:marTop w:val="0"/>
          <w:marBottom w:val="0"/>
          <w:divBdr>
            <w:top w:val="none" w:sz="0" w:space="0" w:color="auto"/>
            <w:left w:val="none" w:sz="0" w:space="0" w:color="auto"/>
            <w:bottom w:val="none" w:sz="0" w:space="0" w:color="auto"/>
            <w:right w:val="none" w:sz="0" w:space="0" w:color="auto"/>
          </w:divBdr>
        </w:div>
        <w:div w:id="1936590042">
          <w:marLeft w:val="480"/>
          <w:marRight w:val="0"/>
          <w:marTop w:val="0"/>
          <w:marBottom w:val="0"/>
          <w:divBdr>
            <w:top w:val="none" w:sz="0" w:space="0" w:color="auto"/>
            <w:left w:val="none" w:sz="0" w:space="0" w:color="auto"/>
            <w:bottom w:val="none" w:sz="0" w:space="0" w:color="auto"/>
            <w:right w:val="none" w:sz="0" w:space="0" w:color="auto"/>
          </w:divBdr>
        </w:div>
        <w:div w:id="1162044982">
          <w:marLeft w:val="480"/>
          <w:marRight w:val="0"/>
          <w:marTop w:val="0"/>
          <w:marBottom w:val="0"/>
          <w:divBdr>
            <w:top w:val="none" w:sz="0" w:space="0" w:color="auto"/>
            <w:left w:val="none" w:sz="0" w:space="0" w:color="auto"/>
            <w:bottom w:val="none" w:sz="0" w:space="0" w:color="auto"/>
            <w:right w:val="none" w:sz="0" w:space="0" w:color="auto"/>
          </w:divBdr>
        </w:div>
        <w:div w:id="198668091">
          <w:marLeft w:val="480"/>
          <w:marRight w:val="0"/>
          <w:marTop w:val="0"/>
          <w:marBottom w:val="0"/>
          <w:divBdr>
            <w:top w:val="none" w:sz="0" w:space="0" w:color="auto"/>
            <w:left w:val="none" w:sz="0" w:space="0" w:color="auto"/>
            <w:bottom w:val="none" w:sz="0" w:space="0" w:color="auto"/>
            <w:right w:val="none" w:sz="0" w:space="0" w:color="auto"/>
          </w:divBdr>
        </w:div>
        <w:div w:id="201213151">
          <w:marLeft w:val="480"/>
          <w:marRight w:val="0"/>
          <w:marTop w:val="0"/>
          <w:marBottom w:val="0"/>
          <w:divBdr>
            <w:top w:val="none" w:sz="0" w:space="0" w:color="auto"/>
            <w:left w:val="none" w:sz="0" w:space="0" w:color="auto"/>
            <w:bottom w:val="none" w:sz="0" w:space="0" w:color="auto"/>
            <w:right w:val="none" w:sz="0" w:space="0" w:color="auto"/>
          </w:divBdr>
        </w:div>
        <w:div w:id="459038150">
          <w:marLeft w:val="480"/>
          <w:marRight w:val="0"/>
          <w:marTop w:val="0"/>
          <w:marBottom w:val="0"/>
          <w:divBdr>
            <w:top w:val="none" w:sz="0" w:space="0" w:color="auto"/>
            <w:left w:val="none" w:sz="0" w:space="0" w:color="auto"/>
            <w:bottom w:val="none" w:sz="0" w:space="0" w:color="auto"/>
            <w:right w:val="none" w:sz="0" w:space="0" w:color="auto"/>
          </w:divBdr>
        </w:div>
        <w:div w:id="24018194">
          <w:marLeft w:val="480"/>
          <w:marRight w:val="0"/>
          <w:marTop w:val="0"/>
          <w:marBottom w:val="0"/>
          <w:divBdr>
            <w:top w:val="none" w:sz="0" w:space="0" w:color="auto"/>
            <w:left w:val="none" w:sz="0" w:space="0" w:color="auto"/>
            <w:bottom w:val="none" w:sz="0" w:space="0" w:color="auto"/>
            <w:right w:val="none" w:sz="0" w:space="0" w:color="auto"/>
          </w:divBdr>
        </w:div>
        <w:div w:id="1420836076">
          <w:marLeft w:val="480"/>
          <w:marRight w:val="0"/>
          <w:marTop w:val="0"/>
          <w:marBottom w:val="0"/>
          <w:divBdr>
            <w:top w:val="none" w:sz="0" w:space="0" w:color="auto"/>
            <w:left w:val="none" w:sz="0" w:space="0" w:color="auto"/>
            <w:bottom w:val="none" w:sz="0" w:space="0" w:color="auto"/>
            <w:right w:val="none" w:sz="0" w:space="0" w:color="auto"/>
          </w:divBdr>
        </w:div>
        <w:div w:id="1427462001">
          <w:marLeft w:val="480"/>
          <w:marRight w:val="0"/>
          <w:marTop w:val="0"/>
          <w:marBottom w:val="0"/>
          <w:divBdr>
            <w:top w:val="none" w:sz="0" w:space="0" w:color="auto"/>
            <w:left w:val="none" w:sz="0" w:space="0" w:color="auto"/>
            <w:bottom w:val="none" w:sz="0" w:space="0" w:color="auto"/>
            <w:right w:val="none" w:sz="0" w:space="0" w:color="auto"/>
          </w:divBdr>
        </w:div>
        <w:div w:id="1080255584">
          <w:marLeft w:val="480"/>
          <w:marRight w:val="0"/>
          <w:marTop w:val="0"/>
          <w:marBottom w:val="0"/>
          <w:divBdr>
            <w:top w:val="none" w:sz="0" w:space="0" w:color="auto"/>
            <w:left w:val="none" w:sz="0" w:space="0" w:color="auto"/>
            <w:bottom w:val="none" w:sz="0" w:space="0" w:color="auto"/>
            <w:right w:val="none" w:sz="0" w:space="0" w:color="auto"/>
          </w:divBdr>
        </w:div>
        <w:div w:id="1484815720">
          <w:marLeft w:val="480"/>
          <w:marRight w:val="0"/>
          <w:marTop w:val="0"/>
          <w:marBottom w:val="0"/>
          <w:divBdr>
            <w:top w:val="none" w:sz="0" w:space="0" w:color="auto"/>
            <w:left w:val="none" w:sz="0" w:space="0" w:color="auto"/>
            <w:bottom w:val="none" w:sz="0" w:space="0" w:color="auto"/>
            <w:right w:val="none" w:sz="0" w:space="0" w:color="auto"/>
          </w:divBdr>
        </w:div>
        <w:div w:id="1987466435">
          <w:marLeft w:val="480"/>
          <w:marRight w:val="0"/>
          <w:marTop w:val="0"/>
          <w:marBottom w:val="0"/>
          <w:divBdr>
            <w:top w:val="none" w:sz="0" w:space="0" w:color="auto"/>
            <w:left w:val="none" w:sz="0" w:space="0" w:color="auto"/>
            <w:bottom w:val="none" w:sz="0" w:space="0" w:color="auto"/>
            <w:right w:val="none" w:sz="0" w:space="0" w:color="auto"/>
          </w:divBdr>
        </w:div>
        <w:div w:id="1874809996">
          <w:marLeft w:val="480"/>
          <w:marRight w:val="0"/>
          <w:marTop w:val="0"/>
          <w:marBottom w:val="0"/>
          <w:divBdr>
            <w:top w:val="none" w:sz="0" w:space="0" w:color="auto"/>
            <w:left w:val="none" w:sz="0" w:space="0" w:color="auto"/>
            <w:bottom w:val="none" w:sz="0" w:space="0" w:color="auto"/>
            <w:right w:val="none" w:sz="0" w:space="0" w:color="auto"/>
          </w:divBdr>
        </w:div>
      </w:divsChild>
    </w:div>
    <w:div w:id="1904560175">
      <w:bodyDiv w:val="1"/>
      <w:marLeft w:val="0"/>
      <w:marRight w:val="0"/>
      <w:marTop w:val="0"/>
      <w:marBottom w:val="0"/>
      <w:divBdr>
        <w:top w:val="none" w:sz="0" w:space="0" w:color="auto"/>
        <w:left w:val="none" w:sz="0" w:space="0" w:color="auto"/>
        <w:bottom w:val="none" w:sz="0" w:space="0" w:color="auto"/>
        <w:right w:val="none" w:sz="0" w:space="0" w:color="auto"/>
      </w:divBdr>
    </w:div>
    <w:div w:id="1904828916">
      <w:bodyDiv w:val="1"/>
      <w:marLeft w:val="0"/>
      <w:marRight w:val="0"/>
      <w:marTop w:val="0"/>
      <w:marBottom w:val="0"/>
      <w:divBdr>
        <w:top w:val="none" w:sz="0" w:space="0" w:color="auto"/>
        <w:left w:val="none" w:sz="0" w:space="0" w:color="auto"/>
        <w:bottom w:val="none" w:sz="0" w:space="0" w:color="auto"/>
        <w:right w:val="none" w:sz="0" w:space="0" w:color="auto"/>
      </w:divBdr>
    </w:div>
    <w:div w:id="1913159008">
      <w:bodyDiv w:val="1"/>
      <w:marLeft w:val="0"/>
      <w:marRight w:val="0"/>
      <w:marTop w:val="0"/>
      <w:marBottom w:val="0"/>
      <w:divBdr>
        <w:top w:val="none" w:sz="0" w:space="0" w:color="auto"/>
        <w:left w:val="none" w:sz="0" w:space="0" w:color="auto"/>
        <w:bottom w:val="none" w:sz="0" w:space="0" w:color="auto"/>
        <w:right w:val="none" w:sz="0" w:space="0" w:color="auto"/>
      </w:divBdr>
    </w:div>
    <w:div w:id="1920628750">
      <w:bodyDiv w:val="1"/>
      <w:marLeft w:val="0"/>
      <w:marRight w:val="0"/>
      <w:marTop w:val="0"/>
      <w:marBottom w:val="0"/>
      <w:divBdr>
        <w:top w:val="none" w:sz="0" w:space="0" w:color="auto"/>
        <w:left w:val="none" w:sz="0" w:space="0" w:color="auto"/>
        <w:bottom w:val="none" w:sz="0" w:space="0" w:color="auto"/>
        <w:right w:val="none" w:sz="0" w:space="0" w:color="auto"/>
      </w:divBdr>
      <w:divsChild>
        <w:div w:id="2037194955">
          <w:marLeft w:val="360"/>
          <w:marRight w:val="0"/>
          <w:marTop w:val="200"/>
          <w:marBottom w:val="0"/>
          <w:divBdr>
            <w:top w:val="none" w:sz="0" w:space="0" w:color="auto"/>
            <w:left w:val="none" w:sz="0" w:space="0" w:color="auto"/>
            <w:bottom w:val="none" w:sz="0" w:space="0" w:color="auto"/>
            <w:right w:val="none" w:sz="0" w:space="0" w:color="auto"/>
          </w:divBdr>
        </w:div>
        <w:div w:id="1452625423">
          <w:marLeft w:val="360"/>
          <w:marRight w:val="0"/>
          <w:marTop w:val="200"/>
          <w:marBottom w:val="0"/>
          <w:divBdr>
            <w:top w:val="none" w:sz="0" w:space="0" w:color="auto"/>
            <w:left w:val="none" w:sz="0" w:space="0" w:color="auto"/>
            <w:bottom w:val="none" w:sz="0" w:space="0" w:color="auto"/>
            <w:right w:val="none" w:sz="0" w:space="0" w:color="auto"/>
          </w:divBdr>
        </w:div>
        <w:div w:id="1906601350">
          <w:marLeft w:val="360"/>
          <w:marRight w:val="0"/>
          <w:marTop w:val="200"/>
          <w:marBottom w:val="0"/>
          <w:divBdr>
            <w:top w:val="none" w:sz="0" w:space="0" w:color="auto"/>
            <w:left w:val="none" w:sz="0" w:space="0" w:color="auto"/>
            <w:bottom w:val="none" w:sz="0" w:space="0" w:color="auto"/>
            <w:right w:val="none" w:sz="0" w:space="0" w:color="auto"/>
          </w:divBdr>
        </w:div>
        <w:div w:id="73092354">
          <w:marLeft w:val="360"/>
          <w:marRight w:val="0"/>
          <w:marTop w:val="200"/>
          <w:marBottom w:val="0"/>
          <w:divBdr>
            <w:top w:val="none" w:sz="0" w:space="0" w:color="auto"/>
            <w:left w:val="none" w:sz="0" w:space="0" w:color="auto"/>
            <w:bottom w:val="none" w:sz="0" w:space="0" w:color="auto"/>
            <w:right w:val="none" w:sz="0" w:space="0" w:color="auto"/>
          </w:divBdr>
        </w:div>
      </w:divsChild>
    </w:div>
    <w:div w:id="1921257788">
      <w:bodyDiv w:val="1"/>
      <w:marLeft w:val="0"/>
      <w:marRight w:val="0"/>
      <w:marTop w:val="0"/>
      <w:marBottom w:val="0"/>
      <w:divBdr>
        <w:top w:val="none" w:sz="0" w:space="0" w:color="auto"/>
        <w:left w:val="none" w:sz="0" w:space="0" w:color="auto"/>
        <w:bottom w:val="none" w:sz="0" w:space="0" w:color="auto"/>
        <w:right w:val="none" w:sz="0" w:space="0" w:color="auto"/>
      </w:divBdr>
      <w:divsChild>
        <w:div w:id="130297213">
          <w:marLeft w:val="480"/>
          <w:marRight w:val="0"/>
          <w:marTop w:val="0"/>
          <w:marBottom w:val="0"/>
          <w:divBdr>
            <w:top w:val="none" w:sz="0" w:space="0" w:color="auto"/>
            <w:left w:val="none" w:sz="0" w:space="0" w:color="auto"/>
            <w:bottom w:val="none" w:sz="0" w:space="0" w:color="auto"/>
            <w:right w:val="none" w:sz="0" w:space="0" w:color="auto"/>
          </w:divBdr>
        </w:div>
        <w:div w:id="538057044">
          <w:marLeft w:val="480"/>
          <w:marRight w:val="0"/>
          <w:marTop w:val="0"/>
          <w:marBottom w:val="0"/>
          <w:divBdr>
            <w:top w:val="none" w:sz="0" w:space="0" w:color="auto"/>
            <w:left w:val="none" w:sz="0" w:space="0" w:color="auto"/>
            <w:bottom w:val="none" w:sz="0" w:space="0" w:color="auto"/>
            <w:right w:val="none" w:sz="0" w:space="0" w:color="auto"/>
          </w:divBdr>
        </w:div>
        <w:div w:id="229393036">
          <w:marLeft w:val="480"/>
          <w:marRight w:val="0"/>
          <w:marTop w:val="0"/>
          <w:marBottom w:val="0"/>
          <w:divBdr>
            <w:top w:val="none" w:sz="0" w:space="0" w:color="auto"/>
            <w:left w:val="none" w:sz="0" w:space="0" w:color="auto"/>
            <w:bottom w:val="none" w:sz="0" w:space="0" w:color="auto"/>
            <w:right w:val="none" w:sz="0" w:space="0" w:color="auto"/>
          </w:divBdr>
        </w:div>
        <w:div w:id="299306955">
          <w:marLeft w:val="480"/>
          <w:marRight w:val="0"/>
          <w:marTop w:val="0"/>
          <w:marBottom w:val="0"/>
          <w:divBdr>
            <w:top w:val="none" w:sz="0" w:space="0" w:color="auto"/>
            <w:left w:val="none" w:sz="0" w:space="0" w:color="auto"/>
            <w:bottom w:val="none" w:sz="0" w:space="0" w:color="auto"/>
            <w:right w:val="none" w:sz="0" w:space="0" w:color="auto"/>
          </w:divBdr>
        </w:div>
        <w:div w:id="89593104">
          <w:marLeft w:val="480"/>
          <w:marRight w:val="0"/>
          <w:marTop w:val="0"/>
          <w:marBottom w:val="0"/>
          <w:divBdr>
            <w:top w:val="none" w:sz="0" w:space="0" w:color="auto"/>
            <w:left w:val="none" w:sz="0" w:space="0" w:color="auto"/>
            <w:bottom w:val="none" w:sz="0" w:space="0" w:color="auto"/>
            <w:right w:val="none" w:sz="0" w:space="0" w:color="auto"/>
          </w:divBdr>
        </w:div>
        <w:div w:id="1959217102">
          <w:marLeft w:val="480"/>
          <w:marRight w:val="0"/>
          <w:marTop w:val="0"/>
          <w:marBottom w:val="0"/>
          <w:divBdr>
            <w:top w:val="none" w:sz="0" w:space="0" w:color="auto"/>
            <w:left w:val="none" w:sz="0" w:space="0" w:color="auto"/>
            <w:bottom w:val="none" w:sz="0" w:space="0" w:color="auto"/>
            <w:right w:val="none" w:sz="0" w:space="0" w:color="auto"/>
          </w:divBdr>
        </w:div>
        <w:div w:id="983120926">
          <w:marLeft w:val="480"/>
          <w:marRight w:val="0"/>
          <w:marTop w:val="0"/>
          <w:marBottom w:val="0"/>
          <w:divBdr>
            <w:top w:val="none" w:sz="0" w:space="0" w:color="auto"/>
            <w:left w:val="none" w:sz="0" w:space="0" w:color="auto"/>
            <w:bottom w:val="none" w:sz="0" w:space="0" w:color="auto"/>
            <w:right w:val="none" w:sz="0" w:space="0" w:color="auto"/>
          </w:divBdr>
        </w:div>
        <w:div w:id="532108815">
          <w:marLeft w:val="480"/>
          <w:marRight w:val="0"/>
          <w:marTop w:val="0"/>
          <w:marBottom w:val="0"/>
          <w:divBdr>
            <w:top w:val="none" w:sz="0" w:space="0" w:color="auto"/>
            <w:left w:val="none" w:sz="0" w:space="0" w:color="auto"/>
            <w:bottom w:val="none" w:sz="0" w:space="0" w:color="auto"/>
            <w:right w:val="none" w:sz="0" w:space="0" w:color="auto"/>
          </w:divBdr>
        </w:div>
        <w:div w:id="837698310">
          <w:marLeft w:val="480"/>
          <w:marRight w:val="0"/>
          <w:marTop w:val="0"/>
          <w:marBottom w:val="0"/>
          <w:divBdr>
            <w:top w:val="none" w:sz="0" w:space="0" w:color="auto"/>
            <w:left w:val="none" w:sz="0" w:space="0" w:color="auto"/>
            <w:bottom w:val="none" w:sz="0" w:space="0" w:color="auto"/>
            <w:right w:val="none" w:sz="0" w:space="0" w:color="auto"/>
          </w:divBdr>
        </w:div>
        <w:div w:id="1460295771">
          <w:marLeft w:val="480"/>
          <w:marRight w:val="0"/>
          <w:marTop w:val="0"/>
          <w:marBottom w:val="0"/>
          <w:divBdr>
            <w:top w:val="none" w:sz="0" w:space="0" w:color="auto"/>
            <w:left w:val="none" w:sz="0" w:space="0" w:color="auto"/>
            <w:bottom w:val="none" w:sz="0" w:space="0" w:color="auto"/>
            <w:right w:val="none" w:sz="0" w:space="0" w:color="auto"/>
          </w:divBdr>
        </w:div>
        <w:div w:id="1775395864">
          <w:marLeft w:val="480"/>
          <w:marRight w:val="0"/>
          <w:marTop w:val="0"/>
          <w:marBottom w:val="0"/>
          <w:divBdr>
            <w:top w:val="none" w:sz="0" w:space="0" w:color="auto"/>
            <w:left w:val="none" w:sz="0" w:space="0" w:color="auto"/>
            <w:bottom w:val="none" w:sz="0" w:space="0" w:color="auto"/>
            <w:right w:val="none" w:sz="0" w:space="0" w:color="auto"/>
          </w:divBdr>
        </w:div>
        <w:div w:id="489180832">
          <w:marLeft w:val="480"/>
          <w:marRight w:val="0"/>
          <w:marTop w:val="0"/>
          <w:marBottom w:val="0"/>
          <w:divBdr>
            <w:top w:val="none" w:sz="0" w:space="0" w:color="auto"/>
            <w:left w:val="none" w:sz="0" w:space="0" w:color="auto"/>
            <w:bottom w:val="none" w:sz="0" w:space="0" w:color="auto"/>
            <w:right w:val="none" w:sz="0" w:space="0" w:color="auto"/>
          </w:divBdr>
        </w:div>
        <w:div w:id="702903241">
          <w:marLeft w:val="480"/>
          <w:marRight w:val="0"/>
          <w:marTop w:val="0"/>
          <w:marBottom w:val="0"/>
          <w:divBdr>
            <w:top w:val="none" w:sz="0" w:space="0" w:color="auto"/>
            <w:left w:val="none" w:sz="0" w:space="0" w:color="auto"/>
            <w:bottom w:val="none" w:sz="0" w:space="0" w:color="auto"/>
            <w:right w:val="none" w:sz="0" w:space="0" w:color="auto"/>
          </w:divBdr>
        </w:div>
        <w:div w:id="1151602697">
          <w:marLeft w:val="480"/>
          <w:marRight w:val="0"/>
          <w:marTop w:val="0"/>
          <w:marBottom w:val="0"/>
          <w:divBdr>
            <w:top w:val="none" w:sz="0" w:space="0" w:color="auto"/>
            <w:left w:val="none" w:sz="0" w:space="0" w:color="auto"/>
            <w:bottom w:val="none" w:sz="0" w:space="0" w:color="auto"/>
            <w:right w:val="none" w:sz="0" w:space="0" w:color="auto"/>
          </w:divBdr>
        </w:div>
        <w:div w:id="370157915">
          <w:marLeft w:val="480"/>
          <w:marRight w:val="0"/>
          <w:marTop w:val="0"/>
          <w:marBottom w:val="0"/>
          <w:divBdr>
            <w:top w:val="none" w:sz="0" w:space="0" w:color="auto"/>
            <w:left w:val="none" w:sz="0" w:space="0" w:color="auto"/>
            <w:bottom w:val="none" w:sz="0" w:space="0" w:color="auto"/>
            <w:right w:val="none" w:sz="0" w:space="0" w:color="auto"/>
          </w:divBdr>
        </w:div>
        <w:div w:id="1707827472">
          <w:marLeft w:val="480"/>
          <w:marRight w:val="0"/>
          <w:marTop w:val="0"/>
          <w:marBottom w:val="0"/>
          <w:divBdr>
            <w:top w:val="none" w:sz="0" w:space="0" w:color="auto"/>
            <w:left w:val="none" w:sz="0" w:space="0" w:color="auto"/>
            <w:bottom w:val="none" w:sz="0" w:space="0" w:color="auto"/>
            <w:right w:val="none" w:sz="0" w:space="0" w:color="auto"/>
          </w:divBdr>
        </w:div>
        <w:div w:id="1238789529">
          <w:marLeft w:val="480"/>
          <w:marRight w:val="0"/>
          <w:marTop w:val="0"/>
          <w:marBottom w:val="0"/>
          <w:divBdr>
            <w:top w:val="none" w:sz="0" w:space="0" w:color="auto"/>
            <w:left w:val="none" w:sz="0" w:space="0" w:color="auto"/>
            <w:bottom w:val="none" w:sz="0" w:space="0" w:color="auto"/>
            <w:right w:val="none" w:sz="0" w:space="0" w:color="auto"/>
          </w:divBdr>
        </w:div>
        <w:div w:id="1590390125">
          <w:marLeft w:val="480"/>
          <w:marRight w:val="0"/>
          <w:marTop w:val="0"/>
          <w:marBottom w:val="0"/>
          <w:divBdr>
            <w:top w:val="none" w:sz="0" w:space="0" w:color="auto"/>
            <w:left w:val="none" w:sz="0" w:space="0" w:color="auto"/>
            <w:bottom w:val="none" w:sz="0" w:space="0" w:color="auto"/>
            <w:right w:val="none" w:sz="0" w:space="0" w:color="auto"/>
          </w:divBdr>
        </w:div>
        <w:div w:id="1115254330">
          <w:marLeft w:val="480"/>
          <w:marRight w:val="0"/>
          <w:marTop w:val="0"/>
          <w:marBottom w:val="0"/>
          <w:divBdr>
            <w:top w:val="none" w:sz="0" w:space="0" w:color="auto"/>
            <w:left w:val="none" w:sz="0" w:space="0" w:color="auto"/>
            <w:bottom w:val="none" w:sz="0" w:space="0" w:color="auto"/>
            <w:right w:val="none" w:sz="0" w:space="0" w:color="auto"/>
          </w:divBdr>
        </w:div>
      </w:divsChild>
    </w:div>
    <w:div w:id="1928684502">
      <w:bodyDiv w:val="1"/>
      <w:marLeft w:val="0"/>
      <w:marRight w:val="0"/>
      <w:marTop w:val="0"/>
      <w:marBottom w:val="0"/>
      <w:divBdr>
        <w:top w:val="none" w:sz="0" w:space="0" w:color="auto"/>
        <w:left w:val="none" w:sz="0" w:space="0" w:color="auto"/>
        <w:bottom w:val="none" w:sz="0" w:space="0" w:color="auto"/>
        <w:right w:val="none" w:sz="0" w:space="0" w:color="auto"/>
      </w:divBdr>
    </w:div>
    <w:div w:id="1934166184">
      <w:bodyDiv w:val="1"/>
      <w:marLeft w:val="0"/>
      <w:marRight w:val="0"/>
      <w:marTop w:val="0"/>
      <w:marBottom w:val="0"/>
      <w:divBdr>
        <w:top w:val="none" w:sz="0" w:space="0" w:color="auto"/>
        <w:left w:val="none" w:sz="0" w:space="0" w:color="auto"/>
        <w:bottom w:val="none" w:sz="0" w:space="0" w:color="auto"/>
        <w:right w:val="none" w:sz="0" w:space="0" w:color="auto"/>
      </w:divBdr>
    </w:div>
    <w:div w:id="1947154347">
      <w:bodyDiv w:val="1"/>
      <w:marLeft w:val="0"/>
      <w:marRight w:val="0"/>
      <w:marTop w:val="0"/>
      <w:marBottom w:val="0"/>
      <w:divBdr>
        <w:top w:val="none" w:sz="0" w:space="0" w:color="auto"/>
        <w:left w:val="none" w:sz="0" w:space="0" w:color="auto"/>
        <w:bottom w:val="none" w:sz="0" w:space="0" w:color="auto"/>
        <w:right w:val="none" w:sz="0" w:space="0" w:color="auto"/>
      </w:divBdr>
      <w:divsChild>
        <w:div w:id="930428044">
          <w:marLeft w:val="360"/>
          <w:marRight w:val="0"/>
          <w:marTop w:val="200"/>
          <w:marBottom w:val="0"/>
          <w:divBdr>
            <w:top w:val="none" w:sz="0" w:space="0" w:color="auto"/>
            <w:left w:val="none" w:sz="0" w:space="0" w:color="auto"/>
            <w:bottom w:val="none" w:sz="0" w:space="0" w:color="auto"/>
            <w:right w:val="none" w:sz="0" w:space="0" w:color="auto"/>
          </w:divBdr>
        </w:div>
        <w:div w:id="1151871293">
          <w:marLeft w:val="360"/>
          <w:marRight w:val="0"/>
          <w:marTop w:val="200"/>
          <w:marBottom w:val="0"/>
          <w:divBdr>
            <w:top w:val="none" w:sz="0" w:space="0" w:color="auto"/>
            <w:left w:val="none" w:sz="0" w:space="0" w:color="auto"/>
            <w:bottom w:val="none" w:sz="0" w:space="0" w:color="auto"/>
            <w:right w:val="none" w:sz="0" w:space="0" w:color="auto"/>
          </w:divBdr>
        </w:div>
        <w:div w:id="340164496">
          <w:marLeft w:val="360"/>
          <w:marRight w:val="0"/>
          <w:marTop w:val="200"/>
          <w:marBottom w:val="0"/>
          <w:divBdr>
            <w:top w:val="none" w:sz="0" w:space="0" w:color="auto"/>
            <w:left w:val="none" w:sz="0" w:space="0" w:color="auto"/>
            <w:bottom w:val="none" w:sz="0" w:space="0" w:color="auto"/>
            <w:right w:val="none" w:sz="0" w:space="0" w:color="auto"/>
          </w:divBdr>
        </w:div>
        <w:div w:id="221258037">
          <w:marLeft w:val="360"/>
          <w:marRight w:val="0"/>
          <w:marTop w:val="200"/>
          <w:marBottom w:val="0"/>
          <w:divBdr>
            <w:top w:val="none" w:sz="0" w:space="0" w:color="auto"/>
            <w:left w:val="none" w:sz="0" w:space="0" w:color="auto"/>
            <w:bottom w:val="none" w:sz="0" w:space="0" w:color="auto"/>
            <w:right w:val="none" w:sz="0" w:space="0" w:color="auto"/>
          </w:divBdr>
        </w:div>
        <w:div w:id="595747300">
          <w:marLeft w:val="360"/>
          <w:marRight w:val="0"/>
          <w:marTop w:val="200"/>
          <w:marBottom w:val="0"/>
          <w:divBdr>
            <w:top w:val="none" w:sz="0" w:space="0" w:color="auto"/>
            <w:left w:val="none" w:sz="0" w:space="0" w:color="auto"/>
            <w:bottom w:val="none" w:sz="0" w:space="0" w:color="auto"/>
            <w:right w:val="none" w:sz="0" w:space="0" w:color="auto"/>
          </w:divBdr>
        </w:div>
        <w:div w:id="1656568729">
          <w:marLeft w:val="360"/>
          <w:marRight w:val="0"/>
          <w:marTop w:val="200"/>
          <w:marBottom w:val="0"/>
          <w:divBdr>
            <w:top w:val="none" w:sz="0" w:space="0" w:color="auto"/>
            <w:left w:val="none" w:sz="0" w:space="0" w:color="auto"/>
            <w:bottom w:val="none" w:sz="0" w:space="0" w:color="auto"/>
            <w:right w:val="none" w:sz="0" w:space="0" w:color="auto"/>
          </w:divBdr>
        </w:div>
        <w:div w:id="242951665">
          <w:marLeft w:val="360"/>
          <w:marRight w:val="0"/>
          <w:marTop w:val="200"/>
          <w:marBottom w:val="0"/>
          <w:divBdr>
            <w:top w:val="none" w:sz="0" w:space="0" w:color="auto"/>
            <w:left w:val="none" w:sz="0" w:space="0" w:color="auto"/>
            <w:bottom w:val="none" w:sz="0" w:space="0" w:color="auto"/>
            <w:right w:val="none" w:sz="0" w:space="0" w:color="auto"/>
          </w:divBdr>
        </w:div>
        <w:div w:id="916599775">
          <w:marLeft w:val="360"/>
          <w:marRight w:val="0"/>
          <w:marTop w:val="200"/>
          <w:marBottom w:val="0"/>
          <w:divBdr>
            <w:top w:val="none" w:sz="0" w:space="0" w:color="auto"/>
            <w:left w:val="none" w:sz="0" w:space="0" w:color="auto"/>
            <w:bottom w:val="none" w:sz="0" w:space="0" w:color="auto"/>
            <w:right w:val="none" w:sz="0" w:space="0" w:color="auto"/>
          </w:divBdr>
        </w:div>
        <w:div w:id="219480571">
          <w:marLeft w:val="360"/>
          <w:marRight w:val="0"/>
          <w:marTop w:val="200"/>
          <w:marBottom w:val="0"/>
          <w:divBdr>
            <w:top w:val="none" w:sz="0" w:space="0" w:color="auto"/>
            <w:left w:val="none" w:sz="0" w:space="0" w:color="auto"/>
            <w:bottom w:val="none" w:sz="0" w:space="0" w:color="auto"/>
            <w:right w:val="none" w:sz="0" w:space="0" w:color="auto"/>
          </w:divBdr>
        </w:div>
      </w:divsChild>
    </w:div>
    <w:div w:id="1947617282">
      <w:bodyDiv w:val="1"/>
      <w:marLeft w:val="0"/>
      <w:marRight w:val="0"/>
      <w:marTop w:val="0"/>
      <w:marBottom w:val="0"/>
      <w:divBdr>
        <w:top w:val="none" w:sz="0" w:space="0" w:color="auto"/>
        <w:left w:val="none" w:sz="0" w:space="0" w:color="auto"/>
        <w:bottom w:val="none" w:sz="0" w:space="0" w:color="auto"/>
        <w:right w:val="none" w:sz="0" w:space="0" w:color="auto"/>
      </w:divBdr>
    </w:div>
    <w:div w:id="1972784678">
      <w:bodyDiv w:val="1"/>
      <w:marLeft w:val="0"/>
      <w:marRight w:val="0"/>
      <w:marTop w:val="0"/>
      <w:marBottom w:val="0"/>
      <w:divBdr>
        <w:top w:val="none" w:sz="0" w:space="0" w:color="auto"/>
        <w:left w:val="none" w:sz="0" w:space="0" w:color="auto"/>
        <w:bottom w:val="none" w:sz="0" w:space="0" w:color="auto"/>
        <w:right w:val="none" w:sz="0" w:space="0" w:color="auto"/>
      </w:divBdr>
    </w:div>
    <w:div w:id="1995329336">
      <w:bodyDiv w:val="1"/>
      <w:marLeft w:val="0"/>
      <w:marRight w:val="0"/>
      <w:marTop w:val="0"/>
      <w:marBottom w:val="0"/>
      <w:divBdr>
        <w:top w:val="none" w:sz="0" w:space="0" w:color="auto"/>
        <w:left w:val="none" w:sz="0" w:space="0" w:color="auto"/>
        <w:bottom w:val="none" w:sz="0" w:space="0" w:color="auto"/>
        <w:right w:val="none" w:sz="0" w:space="0" w:color="auto"/>
      </w:divBdr>
    </w:div>
    <w:div w:id="1996453640">
      <w:bodyDiv w:val="1"/>
      <w:marLeft w:val="0"/>
      <w:marRight w:val="0"/>
      <w:marTop w:val="0"/>
      <w:marBottom w:val="0"/>
      <w:divBdr>
        <w:top w:val="none" w:sz="0" w:space="0" w:color="auto"/>
        <w:left w:val="none" w:sz="0" w:space="0" w:color="auto"/>
        <w:bottom w:val="none" w:sz="0" w:space="0" w:color="auto"/>
        <w:right w:val="none" w:sz="0" w:space="0" w:color="auto"/>
      </w:divBdr>
    </w:div>
    <w:div w:id="1999117006">
      <w:bodyDiv w:val="1"/>
      <w:marLeft w:val="0"/>
      <w:marRight w:val="0"/>
      <w:marTop w:val="0"/>
      <w:marBottom w:val="0"/>
      <w:divBdr>
        <w:top w:val="none" w:sz="0" w:space="0" w:color="auto"/>
        <w:left w:val="none" w:sz="0" w:space="0" w:color="auto"/>
        <w:bottom w:val="none" w:sz="0" w:space="0" w:color="auto"/>
        <w:right w:val="none" w:sz="0" w:space="0" w:color="auto"/>
      </w:divBdr>
      <w:divsChild>
        <w:div w:id="1742097493">
          <w:marLeft w:val="360"/>
          <w:marRight w:val="0"/>
          <w:marTop w:val="200"/>
          <w:marBottom w:val="0"/>
          <w:divBdr>
            <w:top w:val="none" w:sz="0" w:space="0" w:color="auto"/>
            <w:left w:val="none" w:sz="0" w:space="0" w:color="auto"/>
            <w:bottom w:val="none" w:sz="0" w:space="0" w:color="auto"/>
            <w:right w:val="none" w:sz="0" w:space="0" w:color="auto"/>
          </w:divBdr>
        </w:div>
      </w:divsChild>
    </w:div>
    <w:div w:id="2010789317">
      <w:bodyDiv w:val="1"/>
      <w:marLeft w:val="0"/>
      <w:marRight w:val="0"/>
      <w:marTop w:val="0"/>
      <w:marBottom w:val="0"/>
      <w:divBdr>
        <w:top w:val="none" w:sz="0" w:space="0" w:color="auto"/>
        <w:left w:val="none" w:sz="0" w:space="0" w:color="auto"/>
        <w:bottom w:val="none" w:sz="0" w:space="0" w:color="auto"/>
        <w:right w:val="none" w:sz="0" w:space="0" w:color="auto"/>
      </w:divBdr>
    </w:div>
    <w:div w:id="2029523883">
      <w:bodyDiv w:val="1"/>
      <w:marLeft w:val="0"/>
      <w:marRight w:val="0"/>
      <w:marTop w:val="0"/>
      <w:marBottom w:val="0"/>
      <w:divBdr>
        <w:top w:val="none" w:sz="0" w:space="0" w:color="auto"/>
        <w:left w:val="none" w:sz="0" w:space="0" w:color="auto"/>
        <w:bottom w:val="none" w:sz="0" w:space="0" w:color="auto"/>
        <w:right w:val="none" w:sz="0" w:space="0" w:color="auto"/>
      </w:divBdr>
    </w:div>
    <w:div w:id="2034839800">
      <w:bodyDiv w:val="1"/>
      <w:marLeft w:val="0"/>
      <w:marRight w:val="0"/>
      <w:marTop w:val="0"/>
      <w:marBottom w:val="0"/>
      <w:divBdr>
        <w:top w:val="none" w:sz="0" w:space="0" w:color="auto"/>
        <w:left w:val="none" w:sz="0" w:space="0" w:color="auto"/>
        <w:bottom w:val="none" w:sz="0" w:space="0" w:color="auto"/>
        <w:right w:val="none" w:sz="0" w:space="0" w:color="auto"/>
      </w:divBdr>
      <w:divsChild>
        <w:div w:id="156264035">
          <w:marLeft w:val="360"/>
          <w:marRight w:val="0"/>
          <w:marTop w:val="200"/>
          <w:marBottom w:val="0"/>
          <w:divBdr>
            <w:top w:val="none" w:sz="0" w:space="0" w:color="auto"/>
            <w:left w:val="none" w:sz="0" w:space="0" w:color="auto"/>
            <w:bottom w:val="none" w:sz="0" w:space="0" w:color="auto"/>
            <w:right w:val="none" w:sz="0" w:space="0" w:color="auto"/>
          </w:divBdr>
        </w:div>
        <w:div w:id="234634297">
          <w:marLeft w:val="360"/>
          <w:marRight w:val="0"/>
          <w:marTop w:val="200"/>
          <w:marBottom w:val="0"/>
          <w:divBdr>
            <w:top w:val="none" w:sz="0" w:space="0" w:color="auto"/>
            <w:left w:val="none" w:sz="0" w:space="0" w:color="auto"/>
            <w:bottom w:val="none" w:sz="0" w:space="0" w:color="auto"/>
            <w:right w:val="none" w:sz="0" w:space="0" w:color="auto"/>
          </w:divBdr>
        </w:div>
        <w:div w:id="1547445076">
          <w:marLeft w:val="360"/>
          <w:marRight w:val="0"/>
          <w:marTop w:val="200"/>
          <w:marBottom w:val="0"/>
          <w:divBdr>
            <w:top w:val="none" w:sz="0" w:space="0" w:color="auto"/>
            <w:left w:val="none" w:sz="0" w:space="0" w:color="auto"/>
            <w:bottom w:val="none" w:sz="0" w:space="0" w:color="auto"/>
            <w:right w:val="none" w:sz="0" w:space="0" w:color="auto"/>
          </w:divBdr>
        </w:div>
        <w:div w:id="490799248">
          <w:marLeft w:val="360"/>
          <w:marRight w:val="0"/>
          <w:marTop w:val="200"/>
          <w:marBottom w:val="0"/>
          <w:divBdr>
            <w:top w:val="none" w:sz="0" w:space="0" w:color="auto"/>
            <w:left w:val="none" w:sz="0" w:space="0" w:color="auto"/>
            <w:bottom w:val="none" w:sz="0" w:space="0" w:color="auto"/>
            <w:right w:val="none" w:sz="0" w:space="0" w:color="auto"/>
          </w:divBdr>
        </w:div>
        <w:div w:id="1071925747">
          <w:marLeft w:val="360"/>
          <w:marRight w:val="0"/>
          <w:marTop w:val="200"/>
          <w:marBottom w:val="0"/>
          <w:divBdr>
            <w:top w:val="none" w:sz="0" w:space="0" w:color="auto"/>
            <w:left w:val="none" w:sz="0" w:space="0" w:color="auto"/>
            <w:bottom w:val="none" w:sz="0" w:space="0" w:color="auto"/>
            <w:right w:val="none" w:sz="0" w:space="0" w:color="auto"/>
          </w:divBdr>
        </w:div>
        <w:div w:id="897085321">
          <w:marLeft w:val="360"/>
          <w:marRight w:val="0"/>
          <w:marTop w:val="200"/>
          <w:marBottom w:val="0"/>
          <w:divBdr>
            <w:top w:val="none" w:sz="0" w:space="0" w:color="auto"/>
            <w:left w:val="none" w:sz="0" w:space="0" w:color="auto"/>
            <w:bottom w:val="none" w:sz="0" w:space="0" w:color="auto"/>
            <w:right w:val="none" w:sz="0" w:space="0" w:color="auto"/>
          </w:divBdr>
        </w:div>
        <w:div w:id="161744977">
          <w:marLeft w:val="360"/>
          <w:marRight w:val="0"/>
          <w:marTop w:val="200"/>
          <w:marBottom w:val="0"/>
          <w:divBdr>
            <w:top w:val="none" w:sz="0" w:space="0" w:color="auto"/>
            <w:left w:val="none" w:sz="0" w:space="0" w:color="auto"/>
            <w:bottom w:val="none" w:sz="0" w:space="0" w:color="auto"/>
            <w:right w:val="none" w:sz="0" w:space="0" w:color="auto"/>
          </w:divBdr>
        </w:div>
        <w:div w:id="1563059697">
          <w:marLeft w:val="360"/>
          <w:marRight w:val="0"/>
          <w:marTop w:val="200"/>
          <w:marBottom w:val="0"/>
          <w:divBdr>
            <w:top w:val="none" w:sz="0" w:space="0" w:color="auto"/>
            <w:left w:val="none" w:sz="0" w:space="0" w:color="auto"/>
            <w:bottom w:val="none" w:sz="0" w:space="0" w:color="auto"/>
            <w:right w:val="none" w:sz="0" w:space="0" w:color="auto"/>
          </w:divBdr>
        </w:div>
      </w:divsChild>
    </w:div>
    <w:div w:id="2038194893">
      <w:bodyDiv w:val="1"/>
      <w:marLeft w:val="0"/>
      <w:marRight w:val="0"/>
      <w:marTop w:val="0"/>
      <w:marBottom w:val="0"/>
      <w:divBdr>
        <w:top w:val="none" w:sz="0" w:space="0" w:color="auto"/>
        <w:left w:val="none" w:sz="0" w:space="0" w:color="auto"/>
        <w:bottom w:val="none" w:sz="0" w:space="0" w:color="auto"/>
        <w:right w:val="none" w:sz="0" w:space="0" w:color="auto"/>
      </w:divBdr>
    </w:div>
    <w:div w:id="2040159929">
      <w:bodyDiv w:val="1"/>
      <w:marLeft w:val="0"/>
      <w:marRight w:val="0"/>
      <w:marTop w:val="0"/>
      <w:marBottom w:val="0"/>
      <w:divBdr>
        <w:top w:val="none" w:sz="0" w:space="0" w:color="auto"/>
        <w:left w:val="none" w:sz="0" w:space="0" w:color="auto"/>
        <w:bottom w:val="none" w:sz="0" w:space="0" w:color="auto"/>
        <w:right w:val="none" w:sz="0" w:space="0" w:color="auto"/>
      </w:divBdr>
      <w:divsChild>
        <w:div w:id="404378441">
          <w:marLeft w:val="480"/>
          <w:marRight w:val="0"/>
          <w:marTop w:val="0"/>
          <w:marBottom w:val="0"/>
          <w:divBdr>
            <w:top w:val="none" w:sz="0" w:space="0" w:color="auto"/>
            <w:left w:val="none" w:sz="0" w:space="0" w:color="auto"/>
            <w:bottom w:val="none" w:sz="0" w:space="0" w:color="auto"/>
            <w:right w:val="none" w:sz="0" w:space="0" w:color="auto"/>
          </w:divBdr>
        </w:div>
        <w:div w:id="2046632487">
          <w:marLeft w:val="480"/>
          <w:marRight w:val="0"/>
          <w:marTop w:val="0"/>
          <w:marBottom w:val="0"/>
          <w:divBdr>
            <w:top w:val="none" w:sz="0" w:space="0" w:color="auto"/>
            <w:left w:val="none" w:sz="0" w:space="0" w:color="auto"/>
            <w:bottom w:val="none" w:sz="0" w:space="0" w:color="auto"/>
            <w:right w:val="none" w:sz="0" w:space="0" w:color="auto"/>
          </w:divBdr>
        </w:div>
        <w:div w:id="1276408615">
          <w:marLeft w:val="480"/>
          <w:marRight w:val="0"/>
          <w:marTop w:val="0"/>
          <w:marBottom w:val="0"/>
          <w:divBdr>
            <w:top w:val="none" w:sz="0" w:space="0" w:color="auto"/>
            <w:left w:val="none" w:sz="0" w:space="0" w:color="auto"/>
            <w:bottom w:val="none" w:sz="0" w:space="0" w:color="auto"/>
            <w:right w:val="none" w:sz="0" w:space="0" w:color="auto"/>
          </w:divBdr>
        </w:div>
        <w:div w:id="1412700995">
          <w:marLeft w:val="480"/>
          <w:marRight w:val="0"/>
          <w:marTop w:val="0"/>
          <w:marBottom w:val="0"/>
          <w:divBdr>
            <w:top w:val="none" w:sz="0" w:space="0" w:color="auto"/>
            <w:left w:val="none" w:sz="0" w:space="0" w:color="auto"/>
            <w:bottom w:val="none" w:sz="0" w:space="0" w:color="auto"/>
            <w:right w:val="none" w:sz="0" w:space="0" w:color="auto"/>
          </w:divBdr>
        </w:div>
        <w:div w:id="452021900">
          <w:marLeft w:val="480"/>
          <w:marRight w:val="0"/>
          <w:marTop w:val="0"/>
          <w:marBottom w:val="0"/>
          <w:divBdr>
            <w:top w:val="none" w:sz="0" w:space="0" w:color="auto"/>
            <w:left w:val="none" w:sz="0" w:space="0" w:color="auto"/>
            <w:bottom w:val="none" w:sz="0" w:space="0" w:color="auto"/>
            <w:right w:val="none" w:sz="0" w:space="0" w:color="auto"/>
          </w:divBdr>
        </w:div>
        <w:div w:id="1740402652">
          <w:marLeft w:val="480"/>
          <w:marRight w:val="0"/>
          <w:marTop w:val="0"/>
          <w:marBottom w:val="0"/>
          <w:divBdr>
            <w:top w:val="none" w:sz="0" w:space="0" w:color="auto"/>
            <w:left w:val="none" w:sz="0" w:space="0" w:color="auto"/>
            <w:bottom w:val="none" w:sz="0" w:space="0" w:color="auto"/>
            <w:right w:val="none" w:sz="0" w:space="0" w:color="auto"/>
          </w:divBdr>
        </w:div>
        <w:div w:id="1377662336">
          <w:marLeft w:val="480"/>
          <w:marRight w:val="0"/>
          <w:marTop w:val="0"/>
          <w:marBottom w:val="0"/>
          <w:divBdr>
            <w:top w:val="none" w:sz="0" w:space="0" w:color="auto"/>
            <w:left w:val="none" w:sz="0" w:space="0" w:color="auto"/>
            <w:bottom w:val="none" w:sz="0" w:space="0" w:color="auto"/>
            <w:right w:val="none" w:sz="0" w:space="0" w:color="auto"/>
          </w:divBdr>
        </w:div>
        <w:div w:id="107818836">
          <w:marLeft w:val="480"/>
          <w:marRight w:val="0"/>
          <w:marTop w:val="0"/>
          <w:marBottom w:val="0"/>
          <w:divBdr>
            <w:top w:val="none" w:sz="0" w:space="0" w:color="auto"/>
            <w:left w:val="none" w:sz="0" w:space="0" w:color="auto"/>
            <w:bottom w:val="none" w:sz="0" w:space="0" w:color="auto"/>
            <w:right w:val="none" w:sz="0" w:space="0" w:color="auto"/>
          </w:divBdr>
        </w:div>
        <w:div w:id="891699815">
          <w:marLeft w:val="480"/>
          <w:marRight w:val="0"/>
          <w:marTop w:val="0"/>
          <w:marBottom w:val="0"/>
          <w:divBdr>
            <w:top w:val="none" w:sz="0" w:space="0" w:color="auto"/>
            <w:left w:val="none" w:sz="0" w:space="0" w:color="auto"/>
            <w:bottom w:val="none" w:sz="0" w:space="0" w:color="auto"/>
            <w:right w:val="none" w:sz="0" w:space="0" w:color="auto"/>
          </w:divBdr>
        </w:div>
        <w:div w:id="139159786">
          <w:marLeft w:val="480"/>
          <w:marRight w:val="0"/>
          <w:marTop w:val="0"/>
          <w:marBottom w:val="0"/>
          <w:divBdr>
            <w:top w:val="none" w:sz="0" w:space="0" w:color="auto"/>
            <w:left w:val="none" w:sz="0" w:space="0" w:color="auto"/>
            <w:bottom w:val="none" w:sz="0" w:space="0" w:color="auto"/>
            <w:right w:val="none" w:sz="0" w:space="0" w:color="auto"/>
          </w:divBdr>
        </w:div>
        <w:div w:id="1049888428">
          <w:marLeft w:val="480"/>
          <w:marRight w:val="0"/>
          <w:marTop w:val="0"/>
          <w:marBottom w:val="0"/>
          <w:divBdr>
            <w:top w:val="none" w:sz="0" w:space="0" w:color="auto"/>
            <w:left w:val="none" w:sz="0" w:space="0" w:color="auto"/>
            <w:bottom w:val="none" w:sz="0" w:space="0" w:color="auto"/>
            <w:right w:val="none" w:sz="0" w:space="0" w:color="auto"/>
          </w:divBdr>
        </w:div>
        <w:div w:id="1898738471">
          <w:marLeft w:val="480"/>
          <w:marRight w:val="0"/>
          <w:marTop w:val="0"/>
          <w:marBottom w:val="0"/>
          <w:divBdr>
            <w:top w:val="none" w:sz="0" w:space="0" w:color="auto"/>
            <w:left w:val="none" w:sz="0" w:space="0" w:color="auto"/>
            <w:bottom w:val="none" w:sz="0" w:space="0" w:color="auto"/>
            <w:right w:val="none" w:sz="0" w:space="0" w:color="auto"/>
          </w:divBdr>
        </w:div>
        <w:div w:id="1077049811">
          <w:marLeft w:val="480"/>
          <w:marRight w:val="0"/>
          <w:marTop w:val="0"/>
          <w:marBottom w:val="0"/>
          <w:divBdr>
            <w:top w:val="none" w:sz="0" w:space="0" w:color="auto"/>
            <w:left w:val="none" w:sz="0" w:space="0" w:color="auto"/>
            <w:bottom w:val="none" w:sz="0" w:space="0" w:color="auto"/>
            <w:right w:val="none" w:sz="0" w:space="0" w:color="auto"/>
          </w:divBdr>
        </w:div>
        <w:div w:id="1093435041">
          <w:marLeft w:val="480"/>
          <w:marRight w:val="0"/>
          <w:marTop w:val="0"/>
          <w:marBottom w:val="0"/>
          <w:divBdr>
            <w:top w:val="none" w:sz="0" w:space="0" w:color="auto"/>
            <w:left w:val="none" w:sz="0" w:space="0" w:color="auto"/>
            <w:bottom w:val="none" w:sz="0" w:space="0" w:color="auto"/>
            <w:right w:val="none" w:sz="0" w:space="0" w:color="auto"/>
          </w:divBdr>
        </w:div>
        <w:div w:id="1332374728">
          <w:marLeft w:val="480"/>
          <w:marRight w:val="0"/>
          <w:marTop w:val="0"/>
          <w:marBottom w:val="0"/>
          <w:divBdr>
            <w:top w:val="none" w:sz="0" w:space="0" w:color="auto"/>
            <w:left w:val="none" w:sz="0" w:space="0" w:color="auto"/>
            <w:bottom w:val="none" w:sz="0" w:space="0" w:color="auto"/>
            <w:right w:val="none" w:sz="0" w:space="0" w:color="auto"/>
          </w:divBdr>
        </w:div>
        <w:div w:id="1392967887">
          <w:marLeft w:val="480"/>
          <w:marRight w:val="0"/>
          <w:marTop w:val="0"/>
          <w:marBottom w:val="0"/>
          <w:divBdr>
            <w:top w:val="none" w:sz="0" w:space="0" w:color="auto"/>
            <w:left w:val="none" w:sz="0" w:space="0" w:color="auto"/>
            <w:bottom w:val="none" w:sz="0" w:space="0" w:color="auto"/>
            <w:right w:val="none" w:sz="0" w:space="0" w:color="auto"/>
          </w:divBdr>
        </w:div>
      </w:divsChild>
    </w:div>
    <w:div w:id="2062898768">
      <w:bodyDiv w:val="1"/>
      <w:marLeft w:val="0"/>
      <w:marRight w:val="0"/>
      <w:marTop w:val="0"/>
      <w:marBottom w:val="0"/>
      <w:divBdr>
        <w:top w:val="none" w:sz="0" w:space="0" w:color="auto"/>
        <w:left w:val="none" w:sz="0" w:space="0" w:color="auto"/>
        <w:bottom w:val="none" w:sz="0" w:space="0" w:color="auto"/>
        <w:right w:val="none" w:sz="0" w:space="0" w:color="auto"/>
      </w:divBdr>
      <w:divsChild>
        <w:div w:id="352342613">
          <w:marLeft w:val="360"/>
          <w:marRight w:val="0"/>
          <w:marTop w:val="200"/>
          <w:marBottom w:val="0"/>
          <w:divBdr>
            <w:top w:val="none" w:sz="0" w:space="0" w:color="auto"/>
            <w:left w:val="none" w:sz="0" w:space="0" w:color="auto"/>
            <w:bottom w:val="none" w:sz="0" w:space="0" w:color="auto"/>
            <w:right w:val="none" w:sz="0" w:space="0" w:color="auto"/>
          </w:divBdr>
        </w:div>
        <w:div w:id="127553603">
          <w:marLeft w:val="360"/>
          <w:marRight w:val="0"/>
          <w:marTop w:val="200"/>
          <w:marBottom w:val="0"/>
          <w:divBdr>
            <w:top w:val="none" w:sz="0" w:space="0" w:color="auto"/>
            <w:left w:val="none" w:sz="0" w:space="0" w:color="auto"/>
            <w:bottom w:val="none" w:sz="0" w:space="0" w:color="auto"/>
            <w:right w:val="none" w:sz="0" w:space="0" w:color="auto"/>
          </w:divBdr>
        </w:div>
        <w:div w:id="977497076">
          <w:marLeft w:val="360"/>
          <w:marRight w:val="0"/>
          <w:marTop w:val="200"/>
          <w:marBottom w:val="0"/>
          <w:divBdr>
            <w:top w:val="none" w:sz="0" w:space="0" w:color="auto"/>
            <w:left w:val="none" w:sz="0" w:space="0" w:color="auto"/>
            <w:bottom w:val="none" w:sz="0" w:space="0" w:color="auto"/>
            <w:right w:val="none" w:sz="0" w:space="0" w:color="auto"/>
          </w:divBdr>
        </w:div>
        <w:div w:id="473373812">
          <w:marLeft w:val="360"/>
          <w:marRight w:val="0"/>
          <w:marTop w:val="200"/>
          <w:marBottom w:val="0"/>
          <w:divBdr>
            <w:top w:val="none" w:sz="0" w:space="0" w:color="auto"/>
            <w:left w:val="none" w:sz="0" w:space="0" w:color="auto"/>
            <w:bottom w:val="none" w:sz="0" w:space="0" w:color="auto"/>
            <w:right w:val="none" w:sz="0" w:space="0" w:color="auto"/>
          </w:divBdr>
        </w:div>
        <w:div w:id="679046383">
          <w:marLeft w:val="360"/>
          <w:marRight w:val="0"/>
          <w:marTop w:val="200"/>
          <w:marBottom w:val="0"/>
          <w:divBdr>
            <w:top w:val="none" w:sz="0" w:space="0" w:color="auto"/>
            <w:left w:val="none" w:sz="0" w:space="0" w:color="auto"/>
            <w:bottom w:val="none" w:sz="0" w:space="0" w:color="auto"/>
            <w:right w:val="none" w:sz="0" w:space="0" w:color="auto"/>
          </w:divBdr>
        </w:div>
        <w:div w:id="1149788904">
          <w:marLeft w:val="360"/>
          <w:marRight w:val="0"/>
          <w:marTop w:val="200"/>
          <w:marBottom w:val="0"/>
          <w:divBdr>
            <w:top w:val="none" w:sz="0" w:space="0" w:color="auto"/>
            <w:left w:val="none" w:sz="0" w:space="0" w:color="auto"/>
            <w:bottom w:val="none" w:sz="0" w:space="0" w:color="auto"/>
            <w:right w:val="none" w:sz="0" w:space="0" w:color="auto"/>
          </w:divBdr>
        </w:div>
      </w:divsChild>
    </w:div>
    <w:div w:id="2067416486">
      <w:bodyDiv w:val="1"/>
      <w:marLeft w:val="0"/>
      <w:marRight w:val="0"/>
      <w:marTop w:val="0"/>
      <w:marBottom w:val="0"/>
      <w:divBdr>
        <w:top w:val="none" w:sz="0" w:space="0" w:color="auto"/>
        <w:left w:val="none" w:sz="0" w:space="0" w:color="auto"/>
        <w:bottom w:val="none" w:sz="0" w:space="0" w:color="auto"/>
        <w:right w:val="none" w:sz="0" w:space="0" w:color="auto"/>
      </w:divBdr>
      <w:divsChild>
        <w:div w:id="275598552">
          <w:marLeft w:val="480"/>
          <w:marRight w:val="0"/>
          <w:marTop w:val="0"/>
          <w:marBottom w:val="0"/>
          <w:divBdr>
            <w:top w:val="none" w:sz="0" w:space="0" w:color="auto"/>
            <w:left w:val="none" w:sz="0" w:space="0" w:color="auto"/>
            <w:bottom w:val="none" w:sz="0" w:space="0" w:color="auto"/>
            <w:right w:val="none" w:sz="0" w:space="0" w:color="auto"/>
          </w:divBdr>
        </w:div>
        <w:div w:id="1888950288">
          <w:marLeft w:val="480"/>
          <w:marRight w:val="0"/>
          <w:marTop w:val="0"/>
          <w:marBottom w:val="0"/>
          <w:divBdr>
            <w:top w:val="none" w:sz="0" w:space="0" w:color="auto"/>
            <w:left w:val="none" w:sz="0" w:space="0" w:color="auto"/>
            <w:bottom w:val="none" w:sz="0" w:space="0" w:color="auto"/>
            <w:right w:val="none" w:sz="0" w:space="0" w:color="auto"/>
          </w:divBdr>
        </w:div>
        <w:div w:id="307518712">
          <w:marLeft w:val="480"/>
          <w:marRight w:val="0"/>
          <w:marTop w:val="0"/>
          <w:marBottom w:val="0"/>
          <w:divBdr>
            <w:top w:val="none" w:sz="0" w:space="0" w:color="auto"/>
            <w:left w:val="none" w:sz="0" w:space="0" w:color="auto"/>
            <w:bottom w:val="none" w:sz="0" w:space="0" w:color="auto"/>
            <w:right w:val="none" w:sz="0" w:space="0" w:color="auto"/>
          </w:divBdr>
        </w:div>
        <w:div w:id="1774278630">
          <w:marLeft w:val="480"/>
          <w:marRight w:val="0"/>
          <w:marTop w:val="0"/>
          <w:marBottom w:val="0"/>
          <w:divBdr>
            <w:top w:val="none" w:sz="0" w:space="0" w:color="auto"/>
            <w:left w:val="none" w:sz="0" w:space="0" w:color="auto"/>
            <w:bottom w:val="none" w:sz="0" w:space="0" w:color="auto"/>
            <w:right w:val="none" w:sz="0" w:space="0" w:color="auto"/>
          </w:divBdr>
        </w:div>
        <w:div w:id="1634751449">
          <w:marLeft w:val="480"/>
          <w:marRight w:val="0"/>
          <w:marTop w:val="0"/>
          <w:marBottom w:val="0"/>
          <w:divBdr>
            <w:top w:val="none" w:sz="0" w:space="0" w:color="auto"/>
            <w:left w:val="none" w:sz="0" w:space="0" w:color="auto"/>
            <w:bottom w:val="none" w:sz="0" w:space="0" w:color="auto"/>
            <w:right w:val="none" w:sz="0" w:space="0" w:color="auto"/>
          </w:divBdr>
        </w:div>
        <w:div w:id="132915096">
          <w:marLeft w:val="480"/>
          <w:marRight w:val="0"/>
          <w:marTop w:val="0"/>
          <w:marBottom w:val="0"/>
          <w:divBdr>
            <w:top w:val="none" w:sz="0" w:space="0" w:color="auto"/>
            <w:left w:val="none" w:sz="0" w:space="0" w:color="auto"/>
            <w:bottom w:val="none" w:sz="0" w:space="0" w:color="auto"/>
            <w:right w:val="none" w:sz="0" w:space="0" w:color="auto"/>
          </w:divBdr>
        </w:div>
        <w:div w:id="1819110733">
          <w:marLeft w:val="480"/>
          <w:marRight w:val="0"/>
          <w:marTop w:val="0"/>
          <w:marBottom w:val="0"/>
          <w:divBdr>
            <w:top w:val="none" w:sz="0" w:space="0" w:color="auto"/>
            <w:left w:val="none" w:sz="0" w:space="0" w:color="auto"/>
            <w:bottom w:val="none" w:sz="0" w:space="0" w:color="auto"/>
            <w:right w:val="none" w:sz="0" w:space="0" w:color="auto"/>
          </w:divBdr>
        </w:div>
        <w:div w:id="647786238">
          <w:marLeft w:val="480"/>
          <w:marRight w:val="0"/>
          <w:marTop w:val="0"/>
          <w:marBottom w:val="0"/>
          <w:divBdr>
            <w:top w:val="none" w:sz="0" w:space="0" w:color="auto"/>
            <w:left w:val="none" w:sz="0" w:space="0" w:color="auto"/>
            <w:bottom w:val="none" w:sz="0" w:space="0" w:color="auto"/>
            <w:right w:val="none" w:sz="0" w:space="0" w:color="auto"/>
          </w:divBdr>
        </w:div>
        <w:div w:id="397285734">
          <w:marLeft w:val="480"/>
          <w:marRight w:val="0"/>
          <w:marTop w:val="0"/>
          <w:marBottom w:val="0"/>
          <w:divBdr>
            <w:top w:val="none" w:sz="0" w:space="0" w:color="auto"/>
            <w:left w:val="none" w:sz="0" w:space="0" w:color="auto"/>
            <w:bottom w:val="none" w:sz="0" w:space="0" w:color="auto"/>
            <w:right w:val="none" w:sz="0" w:space="0" w:color="auto"/>
          </w:divBdr>
        </w:div>
        <w:div w:id="541407346">
          <w:marLeft w:val="480"/>
          <w:marRight w:val="0"/>
          <w:marTop w:val="0"/>
          <w:marBottom w:val="0"/>
          <w:divBdr>
            <w:top w:val="none" w:sz="0" w:space="0" w:color="auto"/>
            <w:left w:val="none" w:sz="0" w:space="0" w:color="auto"/>
            <w:bottom w:val="none" w:sz="0" w:space="0" w:color="auto"/>
            <w:right w:val="none" w:sz="0" w:space="0" w:color="auto"/>
          </w:divBdr>
        </w:div>
        <w:div w:id="401874224">
          <w:marLeft w:val="480"/>
          <w:marRight w:val="0"/>
          <w:marTop w:val="0"/>
          <w:marBottom w:val="0"/>
          <w:divBdr>
            <w:top w:val="none" w:sz="0" w:space="0" w:color="auto"/>
            <w:left w:val="none" w:sz="0" w:space="0" w:color="auto"/>
            <w:bottom w:val="none" w:sz="0" w:space="0" w:color="auto"/>
            <w:right w:val="none" w:sz="0" w:space="0" w:color="auto"/>
          </w:divBdr>
        </w:div>
        <w:div w:id="685138416">
          <w:marLeft w:val="480"/>
          <w:marRight w:val="0"/>
          <w:marTop w:val="0"/>
          <w:marBottom w:val="0"/>
          <w:divBdr>
            <w:top w:val="none" w:sz="0" w:space="0" w:color="auto"/>
            <w:left w:val="none" w:sz="0" w:space="0" w:color="auto"/>
            <w:bottom w:val="none" w:sz="0" w:space="0" w:color="auto"/>
            <w:right w:val="none" w:sz="0" w:space="0" w:color="auto"/>
          </w:divBdr>
        </w:div>
        <w:div w:id="2082023270">
          <w:marLeft w:val="480"/>
          <w:marRight w:val="0"/>
          <w:marTop w:val="0"/>
          <w:marBottom w:val="0"/>
          <w:divBdr>
            <w:top w:val="none" w:sz="0" w:space="0" w:color="auto"/>
            <w:left w:val="none" w:sz="0" w:space="0" w:color="auto"/>
            <w:bottom w:val="none" w:sz="0" w:space="0" w:color="auto"/>
            <w:right w:val="none" w:sz="0" w:space="0" w:color="auto"/>
          </w:divBdr>
        </w:div>
        <w:div w:id="605040649">
          <w:marLeft w:val="480"/>
          <w:marRight w:val="0"/>
          <w:marTop w:val="0"/>
          <w:marBottom w:val="0"/>
          <w:divBdr>
            <w:top w:val="none" w:sz="0" w:space="0" w:color="auto"/>
            <w:left w:val="none" w:sz="0" w:space="0" w:color="auto"/>
            <w:bottom w:val="none" w:sz="0" w:space="0" w:color="auto"/>
            <w:right w:val="none" w:sz="0" w:space="0" w:color="auto"/>
          </w:divBdr>
        </w:div>
        <w:div w:id="557471020">
          <w:marLeft w:val="480"/>
          <w:marRight w:val="0"/>
          <w:marTop w:val="0"/>
          <w:marBottom w:val="0"/>
          <w:divBdr>
            <w:top w:val="none" w:sz="0" w:space="0" w:color="auto"/>
            <w:left w:val="none" w:sz="0" w:space="0" w:color="auto"/>
            <w:bottom w:val="none" w:sz="0" w:space="0" w:color="auto"/>
            <w:right w:val="none" w:sz="0" w:space="0" w:color="auto"/>
          </w:divBdr>
        </w:div>
      </w:divsChild>
    </w:div>
    <w:div w:id="2068141974">
      <w:bodyDiv w:val="1"/>
      <w:marLeft w:val="0"/>
      <w:marRight w:val="0"/>
      <w:marTop w:val="0"/>
      <w:marBottom w:val="0"/>
      <w:divBdr>
        <w:top w:val="none" w:sz="0" w:space="0" w:color="auto"/>
        <w:left w:val="none" w:sz="0" w:space="0" w:color="auto"/>
        <w:bottom w:val="none" w:sz="0" w:space="0" w:color="auto"/>
        <w:right w:val="none" w:sz="0" w:space="0" w:color="auto"/>
      </w:divBdr>
    </w:div>
    <w:div w:id="2074306122">
      <w:bodyDiv w:val="1"/>
      <w:marLeft w:val="0"/>
      <w:marRight w:val="0"/>
      <w:marTop w:val="0"/>
      <w:marBottom w:val="0"/>
      <w:divBdr>
        <w:top w:val="none" w:sz="0" w:space="0" w:color="auto"/>
        <w:left w:val="none" w:sz="0" w:space="0" w:color="auto"/>
        <w:bottom w:val="none" w:sz="0" w:space="0" w:color="auto"/>
        <w:right w:val="none" w:sz="0" w:space="0" w:color="auto"/>
      </w:divBdr>
    </w:div>
    <w:div w:id="2078548494">
      <w:bodyDiv w:val="1"/>
      <w:marLeft w:val="0"/>
      <w:marRight w:val="0"/>
      <w:marTop w:val="0"/>
      <w:marBottom w:val="0"/>
      <w:divBdr>
        <w:top w:val="none" w:sz="0" w:space="0" w:color="auto"/>
        <w:left w:val="none" w:sz="0" w:space="0" w:color="auto"/>
        <w:bottom w:val="none" w:sz="0" w:space="0" w:color="auto"/>
        <w:right w:val="none" w:sz="0" w:space="0" w:color="auto"/>
      </w:divBdr>
      <w:divsChild>
        <w:div w:id="445854575">
          <w:marLeft w:val="480"/>
          <w:marRight w:val="0"/>
          <w:marTop w:val="0"/>
          <w:marBottom w:val="0"/>
          <w:divBdr>
            <w:top w:val="none" w:sz="0" w:space="0" w:color="auto"/>
            <w:left w:val="none" w:sz="0" w:space="0" w:color="auto"/>
            <w:bottom w:val="none" w:sz="0" w:space="0" w:color="auto"/>
            <w:right w:val="none" w:sz="0" w:space="0" w:color="auto"/>
          </w:divBdr>
        </w:div>
        <w:div w:id="42409132">
          <w:marLeft w:val="480"/>
          <w:marRight w:val="0"/>
          <w:marTop w:val="0"/>
          <w:marBottom w:val="0"/>
          <w:divBdr>
            <w:top w:val="none" w:sz="0" w:space="0" w:color="auto"/>
            <w:left w:val="none" w:sz="0" w:space="0" w:color="auto"/>
            <w:bottom w:val="none" w:sz="0" w:space="0" w:color="auto"/>
            <w:right w:val="none" w:sz="0" w:space="0" w:color="auto"/>
          </w:divBdr>
        </w:div>
        <w:div w:id="271132420">
          <w:marLeft w:val="480"/>
          <w:marRight w:val="0"/>
          <w:marTop w:val="0"/>
          <w:marBottom w:val="0"/>
          <w:divBdr>
            <w:top w:val="none" w:sz="0" w:space="0" w:color="auto"/>
            <w:left w:val="none" w:sz="0" w:space="0" w:color="auto"/>
            <w:bottom w:val="none" w:sz="0" w:space="0" w:color="auto"/>
            <w:right w:val="none" w:sz="0" w:space="0" w:color="auto"/>
          </w:divBdr>
        </w:div>
        <w:div w:id="649092904">
          <w:marLeft w:val="480"/>
          <w:marRight w:val="0"/>
          <w:marTop w:val="0"/>
          <w:marBottom w:val="0"/>
          <w:divBdr>
            <w:top w:val="none" w:sz="0" w:space="0" w:color="auto"/>
            <w:left w:val="none" w:sz="0" w:space="0" w:color="auto"/>
            <w:bottom w:val="none" w:sz="0" w:space="0" w:color="auto"/>
            <w:right w:val="none" w:sz="0" w:space="0" w:color="auto"/>
          </w:divBdr>
        </w:div>
        <w:div w:id="833302493">
          <w:marLeft w:val="480"/>
          <w:marRight w:val="0"/>
          <w:marTop w:val="0"/>
          <w:marBottom w:val="0"/>
          <w:divBdr>
            <w:top w:val="none" w:sz="0" w:space="0" w:color="auto"/>
            <w:left w:val="none" w:sz="0" w:space="0" w:color="auto"/>
            <w:bottom w:val="none" w:sz="0" w:space="0" w:color="auto"/>
            <w:right w:val="none" w:sz="0" w:space="0" w:color="auto"/>
          </w:divBdr>
        </w:div>
        <w:div w:id="933635665">
          <w:marLeft w:val="480"/>
          <w:marRight w:val="0"/>
          <w:marTop w:val="0"/>
          <w:marBottom w:val="0"/>
          <w:divBdr>
            <w:top w:val="none" w:sz="0" w:space="0" w:color="auto"/>
            <w:left w:val="none" w:sz="0" w:space="0" w:color="auto"/>
            <w:bottom w:val="none" w:sz="0" w:space="0" w:color="auto"/>
            <w:right w:val="none" w:sz="0" w:space="0" w:color="auto"/>
          </w:divBdr>
        </w:div>
        <w:div w:id="668406379">
          <w:marLeft w:val="480"/>
          <w:marRight w:val="0"/>
          <w:marTop w:val="0"/>
          <w:marBottom w:val="0"/>
          <w:divBdr>
            <w:top w:val="none" w:sz="0" w:space="0" w:color="auto"/>
            <w:left w:val="none" w:sz="0" w:space="0" w:color="auto"/>
            <w:bottom w:val="none" w:sz="0" w:space="0" w:color="auto"/>
            <w:right w:val="none" w:sz="0" w:space="0" w:color="auto"/>
          </w:divBdr>
        </w:div>
        <w:div w:id="821778561">
          <w:marLeft w:val="480"/>
          <w:marRight w:val="0"/>
          <w:marTop w:val="0"/>
          <w:marBottom w:val="0"/>
          <w:divBdr>
            <w:top w:val="none" w:sz="0" w:space="0" w:color="auto"/>
            <w:left w:val="none" w:sz="0" w:space="0" w:color="auto"/>
            <w:bottom w:val="none" w:sz="0" w:space="0" w:color="auto"/>
            <w:right w:val="none" w:sz="0" w:space="0" w:color="auto"/>
          </w:divBdr>
        </w:div>
        <w:div w:id="1069814105">
          <w:marLeft w:val="480"/>
          <w:marRight w:val="0"/>
          <w:marTop w:val="0"/>
          <w:marBottom w:val="0"/>
          <w:divBdr>
            <w:top w:val="none" w:sz="0" w:space="0" w:color="auto"/>
            <w:left w:val="none" w:sz="0" w:space="0" w:color="auto"/>
            <w:bottom w:val="none" w:sz="0" w:space="0" w:color="auto"/>
            <w:right w:val="none" w:sz="0" w:space="0" w:color="auto"/>
          </w:divBdr>
        </w:div>
        <w:div w:id="1972469024">
          <w:marLeft w:val="480"/>
          <w:marRight w:val="0"/>
          <w:marTop w:val="0"/>
          <w:marBottom w:val="0"/>
          <w:divBdr>
            <w:top w:val="none" w:sz="0" w:space="0" w:color="auto"/>
            <w:left w:val="none" w:sz="0" w:space="0" w:color="auto"/>
            <w:bottom w:val="none" w:sz="0" w:space="0" w:color="auto"/>
            <w:right w:val="none" w:sz="0" w:space="0" w:color="auto"/>
          </w:divBdr>
        </w:div>
        <w:div w:id="2015762733">
          <w:marLeft w:val="480"/>
          <w:marRight w:val="0"/>
          <w:marTop w:val="0"/>
          <w:marBottom w:val="0"/>
          <w:divBdr>
            <w:top w:val="none" w:sz="0" w:space="0" w:color="auto"/>
            <w:left w:val="none" w:sz="0" w:space="0" w:color="auto"/>
            <w:bottom w:val="none" w:sz="0" w:space="0" w:color="auto"/>
            <w:right w:val="none" w:sz="0" w:space="0" w:color="auto"/>
          </w:divBdr>
        </w:div>
        <w:div w:id="1077096134">
          <w:marLeft w:val="480"/>
          <w:marRight w:val="0"/>
          <w:marTop w:val="0"/>
          <w:marBottom w:val="0"/>
          <w:divBdr>
            <w:top w:val="none" w:sz="0" w:space="0" w:color="auto"/>
            <w:left w:val="none" w:sz="0" w:space="0" w:color="auto"/>
            <w:bottom w:val="none" w:sz="0" w:space="0" w:color="auto"/>
            <w:right w:val="none" w:sz="0" w:space="0" w:color="auto"/>
          </w:divBdr>
        </w:div>
        <w:div w:id="2029913728">
          <w:marLeft w:val="480"/>
          <w:marRight w:val="0"/>
          <w:marTop w:val="0"/>
          <w:marBottom w:val="0"/>
          <w:divBdr>
            <w:top w:val="none" w:sz="0" w:space="0" w:color="auto"/>
            <w:left w:val="none" w:sz="0" w:space="0" w:color="auto"/>
            <w:bottom w:val="none" w:sz="0" w:space="0" w:color="auto"/>
            <w:right w:val="none" w:sz="0" w:space="0" w:color="auto"/>
          </w:divBdr>
        </w:div>
      </w:divsChild>
    </w:div>
    <w:div w:id="2080252133">
      <w:bodyDiv w:val="1"/>
      <w:marLeft w:val="0"/>
      <w:marRight w:val="0"/>
      <w:marTop w:val="0"/>
      <w:marBottom w:val="0"/>
      <w:divBdr>
        <w:top w:val="none" w:sz="0" w:space="0" w:color="auto"/>
        <w:left w:val="none" w:sz="0" w:space="0" w:color="auto"/>
        <w:bottom w:val="none" w:sz="0" w:space="0" w:color="auto"/>
        <w:right w:val="none" w:sz="0" w:space="0" w:color="auto"/>
      </w:divBdr>
    </w:div>
    <w:div w:id="2090301308">
      <w:bodyDiv w:val="1"/>
      <w:marLeft w:val="0"/>
      <w:marRight w:val="0"/>
      <w:marTop w:val="0"/>
      <w:marBottom w:val="0"/>
      <w:divBdr>
        <w:top w:val="none" w:sz="0" w:space="0" w:color="auto"/>
        <w:left w:val="none" w:sz="0" w:space="0" w:color="auto"/>
        <w:bottom w:val="none" w:sz="0" w:space="0" w:color="auto"/>
        <w:right w:val="none" w:sz="0" w:space="0" w:color="auto"/>
      </w:divBdr>
    </w:div>
    <w:div w:id="2094352296">
      <w:bodyDiv w:val="1"/>
      <w:marLeft w:val="0"/>
      <w:marRight w:val="0"/>
      <w:marTop w:val="0"/>
      <w:marBottom w:val="0"/>
      <w:divBdr>
        <w:top w:val="none" w:sz="0" w:space="0" w:color="auto"/>
        <w:left w:val="none" w:sz="0" w:space="0" w:color="auto"/>
        <w:bottom w:val="none" w:sz="0" w:space="0" w:color="auto"/>
        <w:right w:val="none" w:sz="0" w:space="0" w:color="auto"/>
      </w:divBdr>
    </w:div>
    <w:div w:id="2097285905">
      <w:bodyDiv w:val="1"/>
      <w:marLeft w:val="0"/>
      <w:marRight w:val="0"/>
      <w:marTop w:val="0"/>
      <w:marBottom w:val="0"/>
      <w:divBdr>
        <w:top w:val="none" w:sz="0" w:space="0" w:color="auto"/>
        <w:left w:val="none" w:sz="0" w:space="0" w:color="auto"/>
        <w:bottom w:val="none" w:sz="0" w:space="0" w:color="auto"/>
        <w:right w:val="none" w:sz="0" w:space="0" w:color="auto"/>
      </w:divBdr>
    </w:div>
    <w:div w:id="2100716377">
      <w:bodyDiv w:val="1"/>
      <w:marLeft w:val="0"/>
      <w:marRight w:val="0"/>
      <w:marTop w:val="0"/>
      <w:marBottom w:val="0"/>
      <w:divBdr>
        <w:top w:val="none" w:sz="0" w:space="0" w:color="auto"/>
        <w:left w:val="none" w:sz="0" w:space="0" w:color="auto"/>
        <w:bottom w:val="none" w:sz="0" w:space="0" w:color="auto"/>
        <w:right w:val="none" w:sz="0" w:space="0" w:color="auto"/>
      </w:divBdr>
      <w:divsChild>
        <w:div w:id="1502811681">
          <w:marLeft w:val="360"/>
          <w:marRight w:val="0"/>
          <w:marTop w:val="200"/>
          <w:marBottom w:val="0"/>
          <w:divBdr>
            <w:top w:val="none" w:sz="0" w:space="0" w:color="auto"/>
            <w:left w:val="none" w:sz="0" w:space="0" w:color="auto"/>
            <w:bottom w:val="none" w:sz="0" w:space="0" w:color="auto"/>
            <w:right w:val="none" w:sz="0" w:space="0" w:color="auto"/>
          </w:divBdr>
        </w:div>
      </w:divsChild>
    </w:div>
    <w:div w:id="2106687338">
      <w:bodyDiv w:val="1"/>
      <w:marLeft w:val="0"/>
      <w:marRight w:val="0"/>
      <w:marTop w:val="0"/>
      <w:marBottom w:val="0"/>
      <w:divBdr>
        <w:top w:val="none" w:sz="0" w:space="0" w:color="auto"/>
        <w:left w:val="none" w:sz="0" w:space="0" w:color="auto"/>
        <w:bottom w:val="none" w:sz="0" w:space="0" w:color="auto"/>
        <w:right w:val="none" w:sz="0" w:space="0" w:color="auto"/>
      </w:divBdr>
    </w:div>
    <w:div w:id="2120174242">
      <w:bodyDiv w:val="1"/>
      <w:marLeft w:val="0"/>
      <w:marRight w:val="0"/>
      <w:marTop w:val="0"/>
      <w:marBottom w:val="0"/>
      <w:divBdr>
        <w:top w:val="none" w:sz="0" w:space="0" w:color="auto"/>
        <w:left w:val="none" w:sz="0" w:space="0" w:color="auto"/>
        <w:bottom w:val="none" w:sz="0" w:space="0" w:color="auto"/>
        <w:right w:val="none" w:sz="0" w:space="0" w:color="auto"/>
      </w:divBdr>
    </w:div>
    <w:div w:id="2122912391">
      <w:bodyDiv w:val="1"/>
      <w:marLeft w:val="0"/>
      <w:marRight w:val="0"/>
      <w:marTop w:val="0"/>
      <w:marBottom w:val="0"/>
      <w:divBdr>
        <w:top w:val="none" w:sz="0" w:space="0" w:color="auto"/>
        <w:left w:val="none" w:sz="0" w:space="0" w:color="auto"/>
        <w:bottom w:val="none" w:sz="0" w:space="0" w:color="auto"/>
        <w:right w:val="none" w:sz="0" w:space="0" w:color="auto"/>
      </w:divBdr>
      <w:divsChild>
        <w:div w:id="1165508783">
          <w:marLeft w:val="480"/>
          <w:marRight w:val="0"/>
          <w:marTop w:val="0"/>
          <w:marBottom w:val="0"/>
          <w:divBdr>
            <w:top w:val="none" w:sz="0" w:space="0" w:color="auto"/>
            <w:left w:val="none" w:sz="0" w:space="0" w:color="auto"/>
            <w:bottom w:val="none" w:sz="0" w:space="0" w:color="auto"/>
            <w:right w:val="none" w:sz="0" w:space="0" w:color="auto"/>
          </w:divBdr>
        </w:div>
        <w:div w:id="258755479">
          <w:marLeft w:val="480"/>
          <w:marRight w:val="0"/>
          <w:marTop w:val="0"/>
          <w:marBottom w:val="0"/>
          <w:divBdr>
            <w:top w:val="none" w:sz="0" w:space="0" w:color="auto"/>
            <w:left w:val="none" w:sz="0" w:space="0" w:color="auto"/>
            <w:bottom w:val="none" w:sz="0" w:space="0" w:color="auto"/>
            <w:right w:val="none" w:sz="0" w:space="0" w:color="auto"/>
          </w:divBdr>
        </w:div>
        <w:div w:id="1276907932">
          <w:marLeft w:val="480"/>
          <w:marRight w:val="0"/>
          <w:marTop w:val="0"/>
          <w:marBottom w:val="0"/>
          <w:divBdr>
            <w:top w:val="none" w:sz="0" w:space="0" w:color="auto"/>
            <w:left w:val="none" w:sz="0" w:space="0" w:color="auto"/>
            <w:bottom w:val="none" w:sz="0" w:space="0" w:color="auto"/>
            <w:right w:val="none" w:sz="0" w:space="0" w:color="auto"/>
          </w:divBdr>
        </w:div>
        <w:div w:id="723915467">
          <w:marLeft w:val="480"/>
          <w:marRight w:val="0"/>
          <w:marTop w:val="0"/>
          <w:marBottom w:val="0"/>
          <w:divBdr>
            <w:top w:val="none" w:sz="0" w:space="0" w:color="auto"/>
            <w:left w:val="none" w:sz="0" w:space="0" w:color="auto"/>
            <w:bottom w:val="none" w:sz="0" w:space="0" w:color="auto"/>
            <w:right w:val="none" w:sz="0" w:space="0" w:color="auto"/>
          </w:divBdr>
        </w:div>
        <w:div w:id="1352758249">
          <w:marLeft w:val="480"/>
          <w:marRight w:val="0"/>
          <w:marTop w:val="0"/>
          <w:marBottom w:val="0"/>
          <w:divBdr>
            <w:top w:val="none" w:sz="0" w:space="0" w:color="auto"/>
            <w:left w:val="none" w:sz="0" w:space="0" w:color="auto"/>
            <w:bottom w:val="none" w:sz="0" w:space="0" w:color="auto"/>
            <w:right w:val="none" w:sz="0" w:space="0" w:color="auto"/>
          </w:divBdr>
        </w:div>
        <w:div w:id="1752576552">
          <w:marLeft w:val="480"/>
          <w:marRight w:val="0"/>
          <w:marTop w:val="0"/>
          <w:marBottom w:val="0"/>
          <w:divBdr>
            <w:top w:val="none" w:sz="0" w:space="0" w:color="auto"/>
            <w:left w:val="none" w:sz="0" w:space="0" w:color="auto"/>
            <w:bottom w:val="none" w:sz="0" w:space="0" w:color="auto"/>
            <w:right w:val="none" w:sz="0" w:space="0" w:color="auto"/>
          </w:divBdr>
        </w:div>
        <w:div w:id="236981732">
          <w:marLeft w:val="480"/>
          <w:marRight w:val="0"/>
          <w:marTop w:val="0"/>
          <w:marBottom w:val="0"/>
          <w:divBdr>
            <w:top w:val="none" w:sz="0" w:space="0" w:color="auto"/>
            <w:left w:val="none" w:sz="0" w:space="0" w:color="auto"/>
            <w:bottom w:val="none" w:sz="0" w:space="0" w:color="auto"/>
            <w:right w:val="none" w:sz="0" w:space="0" w:color="auto"/>
          </w:divBdr>
        </w:div>
        <w:div w:id="661082029">
          <w:marLeft w:val="480"/>
          <w:marRight w:val="0"/>
          <w:marTop w:val="0"/>
          <w:marBottom w:val="0"/>
          <w:divBdr>
            <w:top w:val="none" w:sz="0" w:space="0" w:color="auto"/>
            <w:left w:val="none" w:sz="0" w:space="0" w:color="auto"/>
            <w:bottom w:val="none" w:sz="0" w:space="0" w:color="auto"/>
            <w:right w:val="none" w:sz="0" w:space="0" w:color="auto"/>
          </w:divBdr>
        </w:div>
        <w:div w:id="645399065">
          <w:marLeft w:val="480"/>
          <w:marRight w:val="0"/>
          <w:marTop w:val="0"/>
          <w:marBottom w:val="0"/>
          <w:divBdr>
            <w:top w:val="none" w:sz="0" w:space="0" w:color="auto"/>
            <w:left w:val="none" w:sz="0" w:space="0" w:color="auto"/>
            <w:bottom w:val="none" w:sz="0" w:space="0" w:color="auto"/>
            <w:right w:val="none" w:sz="0" w:space="0" w:color="auto"/>
          </w:divBdr>
        </w:div>
        <w:div w:id="2059239130">
          <w:marLeft w:val="480"/>
          <w:marRight w:val="0"/>
          <w:marTop w:val="0"/>
          <w:marBottom w:val="0"/>
          <w:divBdr>
            <w:top w:val="none" w:sz="0" w:space="0" w:color="auto"/>
            <w:left w:val="none" w:sz="0" w:space="0" w:color="auto"/>
            <w:bottom w:val="none" w:sz="0" w:space="0" w:color="auto"/>
            <w:right w:val="none" w:sz="0" w:space="0" w:color="auto"/>
          </w:divBdr>
        </w:div>
        <w:div w:id="562299172">
          <w:marLeft w:val="480"/>
          <w:marRight w:val="0"/>
          <w:marTop w:val="0"/>
          <w:marBottom w:val="0"/>
          <w:divBdr>
            <w:top w:val="none" w:sz="0" w:space="0" w:color="auto"/>
            <w:left w:val="none" w:sz="0" w:space="0" w:color="auto"/>
            <w:bottom w:val="none" w:sz="0" w:space="0" w:color="auto"/>
            <w:right w:val="none" w:sz="0" w:space="0" w:color="auto"/>
          </w:divBdr>
        </w:div>
        <w:div w:id="1762289232">
          <w:marLeft w:val="480"/>
          <w:marRight w:val="0"/>
          <w:marTop w:val="0"/>
          <w:marBottom w:val="0"/>
          <w:divBdr>
            <w:top w:val="none" w:sz="0" w:space="0" w:color="auto"/>
            <w:left w:val="none" w:sz="0" w:space="0" w:color="auto"/>
            <w:bottom w:val="none" w:sz="0" w:space="0" w:color="auto"/>
            <w:right w:val="none" w:sz="0" w:space="0" w:color="auto"/>
          </w:divBdr>
        </w:div>
        <w:div w:id="176595403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9945EA21-F25F-4E28-8E57-A9FACA841900}"/>
      </w:docPartPr>
      <w:docPartBody>
        <w:p w:rsidR="00254DBB" w:rsidRDefault="00412D7D">
          <w:r w:rsidRPr="00205550">
            <w:rPr>
              <w:rStyle w:val="PlaceholderText"/>
            </w:rPr>
            <w:t>Click or tap here to enter text.</w:t>
          </w:r>
        </w:p>
      </w:docPartBody>
    </w:docPart>
    <w:docPart>
      <w:docPartPr>
        <w:name w:val="6AE62051C50748468B7252C6A38DA618"/>
        <w:category>
          <w:name w:val="Algemeen"/>
          <w:gallery w:val="placeholder"/>
        </w:category>
        <w:types>
          <w:type w:val="bbPlcHdr"/>
        </w:types>
        <w:behaviors>
          <w:behavior w:val="content"/>
        </w:behaviors>
        <w:guid w:val="{35FD6A0F-A98B-47C2-A0AA-F4E340C0758C}"/>
      </w:docPartPr>
      <w:docPartBody>
        <w:p w:rsidR="005027C0" w:rsidRDefault="00500961" w:rsidP="00500961">
          <w:pPr>
            <w:pStyle w:val="6AE62051C50748468B7252C6A38DA618"/>
          </w:pPr>
          <w:r w:rsidRPr="008F5A8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comments="0" w:insDel="0" w:formatting="0"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D7D"/>
    <w:rsid w:val="000466C0"/>
    <w:rsid w:val="000467F5"/>
    <w:rsid w:val="00104A4A"/>
    <w:rsid w:val="001142A5"/>
    <w:rsid w:val="00155849"/>
    <w:rsid w:val="001A260A"/>
    <w:rsid w:val="001E4C59"/>
    <w:rsid w:val="00254DBB"/>
    <w:rsid w:val="00264D24"/>
    <w:rsid w:val="002903A5"/>
    <w:rsid w:val="002B025F"/>
    <w:rsid w:val="002B5BA2"/>
    <w:rsid w:val="002E7C1D"/>
    <w:rsid w:val="00304074"/>
    <w:rsid w:val="003D1AB7"/>
    <w:rsid w:val="003E1AE7"/>
    <w:rsid w:val="003E53D1"/>
    <w:rsid w:val="00412D7D"/>
    <w:rsid w:val="00477523"/>
    <w:rsid w:val="004947A2"/>
    <w:rsid w:val="00497D84"/>
    <w:rsid w:val="004A50C6"/>
    <w:rsid w:val="004B43A6"/>
    <w:rsid w:val="004B46F6"/>
    <w:rsid w:val="004C16DB"/>
    <w:rsid w:val="004D1214"/>
    <w:rsid w:val="004E3919"/>
    <w:rsid w:val="00500961"/>
    <w:rsid w:val="005027C0"/>
    <w:rsid w:val="00520359"/>
    <w:rsid w:val="005B4219"/>
    <w:rsid w:val="005B5A5F"/>
    <w:rsid w:val="005D082A"/>
    <w:rsid w:val="006518CE"/>
    <w:rsid w:val="006A1155"/>
    <w:rsid w:val="006F0275"/>
    <w:rsid w:val="007211AC"/>
    <w:rsid w:val="0077748E"/>
    <w:rsid w:val="007A6249"/>
    <w:rsid w:val="007E52AC"/>
    <w:rsid w:val="007F02DC"/>
    <w:rsid w:val="00804F19"/>
    <w:rsid w:val="00815F78"/>
    <w:rsid w:val="008353D0"/>
    <w:rsid w:val="0085254C"/>
    <w:rsid w:val="008A2C33"/>
    <w:rsid w:val="008D60B8"/>
    <w:rsid w:val="009A03E7"/>
    <w:rsid w:val="009C6A6C"/>
    <w:rsid w:val="009E4E25"/>
    <w:rsid w:val="00A57077"/>
    <w:rsid w:val="00A60B70"/>
    <w:rsid w:val="00A618C9"/>
    <w:rsid w:val="00A6672E"/>
    <w:rsid w:val="00AB324E"/>
    <w:rsid w:val="00AC54B1"/>
    <w:rsid w:val="00AF5D86"/>
    <w:rsid w:val="00B0156E"/>
    <w:rsid w:val="00B607CD"/>
    <w:rsid w:val="00B9406E"/>
    <w:rsid w:val="00BD2B28"/>
    <w:rsid w:val="00C0702F"/>
    <w:rsid w:val="00C25041"/>
    <w:rsid w:val="00C308B5"/>
    <w:rsid w:val="00C520A8"/>
    <w:rsid w:val="00CB3F07"/>
    <w:rsid w:val="00CD527A"/>
    <w:rsid w:val="00CE6505"/>
    <w:rsid w:val="00D028D8"/>
    <w:rsid w:val="00D54710"/>
    <w:rsid w:val="00D612C1"/>
    <w:rsid w:val="00D82406"/>
    <w:rsid w:val="00D917EA"/>
    <w:rsid w:val="00DB3F09"/>
    <w:rsid w:val="00DD10B1"/>
    <w:rsid w:val="00DE7E3D"/>
    <w:rsid w:val="00DF7281"/>
    <w:rsid w:val="00E026A0"/>
    <w:rsid w:val="00E243FE"/>
    <w:rsid w:val="00E62234"/>
    <w:rsid w:val="00E80404"/>
    <w:rsid w:val="00EC1BDF"/>
    <w:rsid w:val="00EC4814"/>
    <w:rsid w:val="00EC48DF"/>
    <w:rsid w:val="00F02FE7"/>
    <w:rsid w:val="00F2061B"/>
    <w:rsid w:val="00F25A19"/>
    <w:rsid w:val="00F749A1"/>
    <w:rsid w:val="00FC1EFA"/>
    <w:rsid w:val="00FE1EFD"/>
    <w:rsid w:val="00FE2D3B"/>
    <w:rsid w:val="00FF2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961"/>
    <w:rPr>
      <w:color w:val="808080"/>
    </w:rPr>
  </w:style>
  <w:style w:type="paragraph" w:customStyle="1" w:styleId="6AE62051C50748468B7252C6A38DA618">
    <w:name w:val="6AE62051C50748468B7252C6A38DA618"/>
    <w:rsid w:val="00500961"/>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F5FFEA-065F-4B67-9966-2E1297D6D6F0}">
  <we:reference id="wa104382081" version="1.55.1.0" store="en-US" storeType="OMEX"/>
  <we:alternateReferences>
    <we:reference id="WA104382081" version="1.55.1.0" store="WA104382081" storeType="OMEX"/>
  </we:alternateReferences>
  <we:properties>
    <we:property name="MENDELEY_CITATIONS" value="[{&quot;citationID&quot;:&quot;MENDELEY_CITATION_f2c52eca-540b-416e-a426-6a25eb69d8dc&quot;,&quot;properties&quot;:{&quot;noteIndex&quot;:0},&quot;isEdited&quot;:false,&quot;manualOverride&quot;:{&quot;citeprocText&quot;:&quot;(Zheng and Wang, 1999)&quot;,&quot;isManuallyOverridden&quot;:false,&quot;manualOverrideText&quot;:&quot;&quot;},&quot;citationTag&quot;:&quot;MENDELEY_CITATION_v3_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&quot;,&quot;citationItems&quot;:[{&quot;id&quot;:&quot;c2274523-1841-5cac-99af-7bca4155028a&quot;,&quot;itemData&quot;:{&quot;abstract&quot;:&quot;This manual describes the next generation of the modular three-dimensional transport model, MT3D, with significantly expanded capabilities, including the addition of (a) a third-order total-variation-diminishing (TVD) scheme for solving the advection term that is mass conservative but does not introduce excessive numerical dispersion and artificial oscillation, (b) an efficient iterative solver based on generalized conjugate gradient methods and the Lanczos/ORTHOMIN acceleration scheme to remove stability constraints on the transport time-step size, (c) options for accommodating nonequilibrium sorption and dual-domain advection-diffusion mass transport, and (d) a multicomponent program structure that can accommodate add-on reaction packages for modeling general biological and geochemical reactions. MT3DMS can be used to simulate changes in concentrations of miscible contaminants in groundwater considering advection, dispersion, diffusion, and some basic chemical reactions, with various types of boundary conditions and external sources or sinks. The basic chemical reactions included in the model are equilibrium-controlled or rate-limited linear or nonlinear sorption and first-order irreversible or reversible kinetic reactions. MT3DMS can accommodate very general spatial discretization schemes and transport boundary conditions, including: (a) confined, unconfined, or variably confined/unconfined aquifer layers, (b)inclined model layers and variable cell thickness within the same layer, (c) specified concentration or mass flux boundaries, and (d) the solute transport effects of external hydraulic sources and sinks such as wells, drains, rivers, areal recharge, and evapotranspiration&quot;,&quot;author&quot;:[{&quot;dropping-particle&quot;:&quot;&quot;,&quot;family&quot;:&quot;Zheng&quot;,&quot;given&quot;:&quot;Chunmiao&quot;,&quot;non-dropping-particle&quot;:&quot;&quot;,&quot;parse-names&quot;:false,&quot;suffix&quot;:&quot;&quot;},{&quot;dropping-particle&quot;:&quot;&quot;,&quot;family&quot;:&quot;Wang&quot;,&quot;given&quot;:&quot;P.P.&quot;,&quot;non-dropping-particle&quot;:&quot;&quot;,&quot;parse-names&quot;:false,&quot;suffix&quot;:&quot;&quot;}],&quot;id&quot;:&quot;c2274523-1841-5cac-99af-7bca4155028a&quot;,&quot;issued&quot;:{&quot;date-parts&quot;:[[&quot;1999&quot;]]},&quot;number-of-pages&quot;:&quot;219&quot;,&quot;title&quot;:&quot;MT3DMS: A Modular Three-Dimensional Multispecies Transport Model for Simulation of Advection, Dispersion and Chemical Reactions of Contaminants in Groundwater Systems; Documentation and User's Guide&quot;,&quot;type&quot;:&quot;report&quot;,&quot;container-title-short&quot;:&quot;&quot;},&quot;uris&quot;:[&quot;http://www.mendeley.com/documents/?uuid=40c461c0-5296-4154-9848-d842b1bae5ca&quot;],&quot;isTemporary&quot;:false,&quot;legacyDesktopId&quot;:&quot;40c461c0-5296-4154-9848-d842b1bae5ca&quot;}]},{&quot;citationID&quot;:&quot;MENDELEY_CITATION_f0287376-78b6-4fac-8bb2-4ce045bf61ee&quot;,&quot;properties&quot;:{&quot;noteIndex&quot;:0},&quot;isEdited&quot;:false,&quot;manualOverride&quot;:{&quot;citeprocText&quot;:&quot;(Appelo and Postma, 1993; Batu, 2006; Bear and Verruijt, 1987)&quot;,&quot;isManuallyOverridden&quot;:false,&quot;manualOverrideText&quot;:&quot;&quot;},&quot;citationTag&quot;:&quot;MENDELEY_CITATION_v3_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&quot;,&quot;citationItems&quot;:[{&quot;id&quot;:&quot;54929507-3ff7-56ab-8870-48093273839e&quot;,&quot;itemData&quot;:{&quot;author&quot;:[{&quot;dropping-particle&quot;:&quot;&quot;,&quot;family&quot;:&quot;Bear&quot;,&quot;given&quot;:&quot;J&quot;,&quot;non-dropping-particle&quot;:&quot;&quot;,&quot;parse-names&quot;:false,&quot;suffix&quot;:&quot;&quot;},{&quot;dropping-particle&quot;:&quot;&quot;,&quot;family&quot;:&quot;Verruijt&quot;,&quot;given&quot;:&quot;A&quot;,&quot;non-dropping-particle&quot;:&quot;&quot;,&quot;parse-names&quot;:false,&quot;suffix&quot;:&quot;&quot;}],&quot;id&quot;:&quot;54929507-3ff7-56ab-8870-48093273839e&quot;,&quot;issued&quot;:{&quot;date-parts&quot;:[[&quot;1987&quot;]]},&quot;publisher&quot;:&quot;D. Reidel Publishing Company&quot;,&quot;title&quot;:&quot;Modeling Groundwater Flow and Pollution&quot;,&quot;type&quot;:&quot;book&quot;,&quot;container-title-short&quot;:&quot;&quot;},&quot;uris&quot;:[&quot;http://www.mendeley.com/documents/?uuid=e4e9da32-2852-4c82-8fa0-c6147356b7ae&quot;],&quot;isTemporary&quot;:false,&quot;legacyDesktopId&quot;:&quot;e4e9da32-2852-4c82-8fa0-c6147356b7ae&quot;},{&quot;id&quot;:&quot;98b2e6e6-cd1d-5839-b5e8-19d501cf90d1&quot;,&quot;itemData&quot;:{&quot;ISBN&quot;:&quot;9054101067&quot;,&quot;author&quot;:[{&quot;dropping-particle&quot;:&quot;&quot;,&quot;family&quot;:&quot;Appelo&quot;,&quot;given&quot;:&quot;C A J&quot;,&quot;non-dropping-particle&quot;:&quot;&quot;,&quot;parse-names&quot;:false,&quot;suffix&quot;:&quot;&quot;},{&quot;dropping-particle&quot;:&quot;&quot;,&quot;family&quot;:&quot;Postma&quot;,&quot;given&quot;:&quot;D&quot;,&quot;non-dropping-particle&quot;:&quot;&quot;,&quot;parse-names&quot;:false,&quot;suffix&quot;:&quot;&quot;}],&quot;id&quot;:&quot;98b2e6e6-cd1d-5839-b5e8-19d501cf90d1&quot;,&quot;issued&quot;:{&quot;date-parts&quot;:[[&quot;1993&quot;]]},&quot;publisher&quot;:&quot;A.A. Balkema Rotterdam&quot;,&quot;title&quot;:&quot;Geochemistry, groundwater and pollution&quot;,&quot;type&quot;:&quot;book&quot;,&quot;container-title-short&quot;:&quot;&quot;},&quot;uris&quot;:[&quot;http://www.mendeley.com/documents/?uuid=45a7013f-0725-4848-bb69-13a7a5cc3f3c&quot;],&quot;isTemporary&quot;:false,&quot;legacyDesktopId&quot;:&quot;45a7013f-0725-4848-bb69-13a7a5cc3f3c&quot;},{&quot;id&quot;:&quot;4cb4a6f1-b985-5d46-b147-7744541ad5aa&quot;,&quot;itemData&quot;:{&quot;ISBN&quot;:&quot;0-8493-3574-4&quot;,&quot;author&quot;:[{&quot;dropping-particle&quot;:&quot;&quot;,&quot;family&quot;:&quot;Batu&quot;,&quot;given&quot;:&quot;V&quot;,&quot;non-dropping-particle&quot;:&quot;&quot;,&quot;parse-names&quot;:false,&quot;suffix&quot;:&quot;&quot;}],&quot;id&quot;:&quot;4cb4a6f1-b985-5d46-b147-7744541ad5aa&quot;,&quot;issued&quot;:{&quot;date-parts&quot;:[[&quot;2006&quot;]]},&quot;publisher&quot;:&quot;Taylor &amp; Francis&quot;,&quot;publisher-place&quot;:&quot;Boca Raton FL&quot;,&quot;title&quot;:&quot;Applied flow and solute transport modeling in aquifers&quot;,&quot;type&quot;:&quot;book&quot;,&quot;container-title-short&quot;:&quot;&quot;},&quot;uris&quot;:[&quot;http://www.mendeley.com/documents/?uuid=d532b831-e69f-4e7d-b765-8dd2675e0c45&quot;],&quot;isTemporary&quot;:false,&quot;legacyDesktopId&quot;:&quot;d532b831-e69f-4e7d-b765-8dd2675e0c45&quot;}]},{&quot;citationID&quot;:&quot;MENDELEY_CITATION_77580dc2-ee46-400c-9dfe-6db227433040&quot;,&quot;properties&quot;:{&quot;noteIndex&quot;:0},&quot;isEdited&quot;:false,&quot;manualOverride&quot;:{&quot;citeprocText&quot;:&quot;(Konikow, 2011)&quot;,&quot;isManuallyOverridden&quot;:true,&quot;manualOverrideText&quot;:&quot;(Konikow 2011&quot;},&quot;citationTag&quot;:&quot;MENDELEY_CITATION_v3_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&quot;,&quot;citationItems&quot;:[{&quot;id&quot;:&quot;f289b5e0-c839-559d-83e0-f2a5a278c809&quot;,&quot;itemData&quot;:{&quot;DOI&quot;:&quot;10.1111/j.1745-6584.2010.00764.x&quot;,&quot;ISBN&quot;:&quot;1745-6584&quot;,&quot;ISSN&quot;:&quot;0017467X&quot;,&quot;PMID&quot;:&quot;21039449&quot;,&quot;abstract&quot;:&quot;Modeling subsurface solute transport is difficult-more so than modeling heads and flows. The classical governing equation does not always adequately represent what we see at the field scale. In such cases, commonly used numerical models are solving the wrong equation. Also, the transport equation is hyperbolic where advection is dominant, and parabolic where hydrodynamic dispersion is dominant. No single numerical method works well for all conditions, and for any given complex field problem, where seepage velocity is highly variable, no one method will be optimal everywhere. Although we normally expect a numerically accurate solution to the governing groundwater-flow equation, errors in concentrations from numerical dispersion and/or oscillations may be large in some cases. The accuracy and efficiency of the numerical solution to the solute-transport equation are more sensitive to the numerical method chosen than for typical groundwater-flow problems. However, numerical errors can be kept within acceptable limits if sufficient computational effort is expended. But impractically long simulation times may promote a tendency to ignore or accept numerical errors. One approach to effective solute-transport modeling is to keep the model relatively simple and use it to test and improve conceptual understanding of the system and the problem at hand. It should not be expected that all concentrations observed in the field can be reproduced. Given a knowledgeable analyst, a reasonable description of a hydrogeologic framework, and the availability of solute-concentration data, the secret to successful solute-transport modeling may simply be to lower expectations.&quot;,&quot;author&quot;:[{&quot;dropping-particle&quot;:&quot;&quot;,&quot;family&quot;:&quot;Konikow&quot;,&quot;given&quot;:&quot;Leonard F.&quot;,&quot;non-dropping-particle&quot;:&quot;&quot;,&quot;parse-names&quot;:false,&quot;suffix&quot;:&quot;&quot;}],&quot;container-title&quot;:&quot;Ground Water&quot;,&quot;id&quot;:&quot;f289b5e0-c839-559d-83e0-f2a5a278c809&quot;,&quot;issue&quot;:&quot;2&quot;,&quot;issued&quot;:{&quot;date-parts&quot;:[[&quot;2011&quot;]]},&quot;page&quot;:&quot;144-159&quot;,&quot;title&quot;:&quot;The Secret to Successful Solute-Transport Modeling&quot;,&quot;type&quot;:&quot;article-journal&quot;,&quot;volume&quot;:&quot;49&quot;,&quot;container-title-short&quot;:&quot;Ground Water&quot;},&quot;uris&quot;:[&quot;http://www.mendeley.com/documents/?uuid=88fd8821-3add-42a9-86bf-8996fcb4fe01&quot;],&quot;isTemporary&quot;:false,&quot;legacyDesktopId&quot;:&quot;88fd8821-3add-42a9-86bf-8996fcb4fe01&quot;}]},{&quot;citationID&quot;:&quot;MENDELEY_CITATION_3616097d-a2d8-4ca4-b16c-4102bebba597&quot;,&quot;properties&quot;:{&quot;noteIndex&quot;:0},&quot;isEdited&quot;:false,&quot;manualOverride&quot;:{&quot;isManuallyOverridden&quot;:false,&quot;citeprocText&quot;:&quot;(de Lange, 2020)&quot;,&quot;manualOverrideText&quot;:&quot;&quot;},&quot;citationTag&quot;:&quot;MENDELEY_CITATION_v3_eyJjaXRhdGlvbklEIjoiTUVOREVMRVlfQ0lUQVRJT05fMzYxNjA5N2QtYTJkOC00Y2E0LWIxNmMtNDEwMmJlYmJhNTk3IiwicHJvcGVydGllcyI6eyJub3RlSW5kZXgiOjB9LCJpc0VkaXRlZCI6ZmFsc2UsIm1hbnVhbE92ZXJyaWRlIjp7ImlzTWFudWFsbHlPdmVycmlkZGVuIjpmYWxzZSwiY2l0ZXByb2NUZXh0IjoiKGRlIExhbmdl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1dfQ==&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citationID&quot;:&quot;MENDELEY_CITATION_9e33d7d5-c471-467e-9add-7d5ccf6e12f2&quot;,&quot;properties&quot;:{&quot;noteIndex&quot;:0},&quot;isEdited&quot;:false,&quot;manualOverride&quot;:{&quot;isManuallyOverridden&quot;:false,&quot;citeprocText&quot;:&quot;(de Lange, 2022)&quot;,&quot;manualOverrideText&quot;:&quot;&quot;},&quot;citationTag&quot;:&quot;MENDELEY_CITATION_v3_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&quot;,&quot;citationItems&quot;:[{&quot;id&quot;:&quot;f37b7cc2-7416-3e9b-be16-dc48e245948d&quot;,&quot;itemData&quot;:{&quot;type&quot;:&quot;article-journal&quot;,&quot;id&quot;:&quot;f37b7cc2-7416-3e9b-be16-dc48e245948d&quot;,&quot;title&quot;:&quot;Quantification of Advective Transport Phenomena to Better Understand Dispersion in the Field&quot;,&quot;author&quot;:[{&quot;family&quot;:&quot;Lange&quot;,&quot;given&quot;:&quot;Willem J.&quot;,&quot;parse-names&quot;:false,&quot;dropping-particle&quot;:&quot;&quot;,&quot;non-dropping-particle&quot;:&quot;de&quot;}],&quot;container-title&quot;:&quot;Groundwater&quot;,&quot;DOI&quot;:&quot;10.1111/gwat.13151&quot;,&quot;ISSN&quot;:&quot;17456584&quot;,&quot;PMID&quot;:&quot;34811742&quot;,&quot;issued&quot;:{&quot;date-parts&quot;:[[2022,5,1]]},&quot;page&quot;:&quot;319-329&quot;,&quot;abstract&quot;:&quot;Observation of dispersion in field situations has left three issues that may be better understood by applying advective transport phenomena. (1) In some experiments, the longitudinal dispersivity becomes constant with increasing pathlength and in other cases it remains growing. (2) Dispersivities reported from multiple comprehensive observations at a single site differ at similar pathlength in some cases more than a factor two. (3) The observed difference between the plume fronts and plume tails is not represented in the reported parameters. The analytic equations for advective transport phenomena at macroscale of De Lange (2020) describe the thickness of the affected flow-tube and the spread of the plume front and tail. The scale factor defines the size of the averaging domain and so of the initial phase. The new macroscale correlation coefficient relates the growth of the longitudinal dispersivity beyond the initial phase to the aquifer heterogeneity. Using stochastic parameters for the aquifer heterogeneity, the parameters are quantified at 14 field experiments in the United States, Canada and Europe enabling the comparison of calculated and reported final dispersivities. Using the quantified parameters, 146 reported and calculated dispersivities along the traveled paths show a good match. A dispersivity derived from the local plume growth may differ a factor of two from the aquifer-representative value. The growths of plume fronts and tails between two plume stages are assessed in 14 cases and compared to calculated values. Distinctive parameters for the plume front and tail support better understanding of field situations. A user-ready spreadsheet is provided.&quot;,&quot;publisher&quot;:&quot;John Wiley and Sons Inc&quot;,&quot;issue&quot;:&quot;3&quot;,&quot;volume&quot;:&quot;60&quot;,&quot;container-title-short&quot;:&quot;&quot;},&quot;isTemporary&quot;:false}]},{&quot;citationID&quot;:&quot;MENDELEY_CITATION_a1dced39-c6b3-4d2b-a92d-56803f07de49&quot;,&quot;properties&quot;:{&quot;noteIndex&quot;:0},&quot;isEdited&quot;:false,&quot;manualOverride&quot;:{&quot;isManuallyOverridden&quot;:false,&quot;citeprocText&quot;:&quot;(Hess et al., 2002)&quot;,&quot;manualOverrideText&quot;:&quot;&quot;},&quot;citationTag&quot;:&quot;MENDELEY_CITATION_v3_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&quot;,&quot;citationItems&quot;:[{&quot;id&quot;:&quot;0db23e8a-61c3-30ab-a41f-547e2c9d7efd&quot;,&quot;itemData&quot;:{&quot;type&quot;:&quot;article-journal&quot;,&quot;id&quot;:&quot;0db23e8a-61c3-30ab-a41f-547e2c9d7efd&quot;,&quot;title&quot;:&quot;Multispecies reactive tracer test in an aquifer with spatially variable chemical conditions, Cape Cod, Massachusetts: Dispersive transport of bromide and nickel&quot;,&quot;author&quot;:[{&quot;family&quot;:&quot;Hess&quot;,&quot;given&quot;:&quot;Kathryn M.&quot;,&quot;parse-names&quot;:false,&quot;dropping-particle&quot;:&quot;&quot;,&quot;non-dropping-particle&quot;:&quot;&quot;},{&quot;family&quot;:&quot;Davis&quot;,&quot;given&quot;:&quot;James A.&quot;,&quot;parse-names&quot;:false,&quot;dropping-particle&quot;:&quot;&quot;,&quot;non-dropping-particle&quot;:&quot;&quot;},{&quot;family&quot;:&quot;Kent&quot;,&quot;given&quot;:&quot;Douglas B.&quot;,&quot;parse-names&quot;:false,&quot;dropping-particle&quot;:&quot;&quot;,&quot;non-dropping-particle&quot;:&quot;&quot;},{&quot;family&quot;:&quot;Coston&quot;,&quot;given&quot;:&quot;Jennifer A.&quot;,&quot;parse-names&quot;:false,&quot;dropping-particle&quot;:&quot;&quot;,&quot;non-dropping-particle&quot;:&quot;&quot;}],&quot;container-title&quot;:&quot;Water Resources Research&quot;,&quot;container-title-short&quot;:&quot;Water Resour Res&quot;,&quot;DOI&quot;:&quot;10.1029/2001wr000945&quot;,&quot;ISSN&quot;:&quot;00431397&quot;,&quot;issued&quot;:{&quot;date-parts&quot;:[[2002,8,1]]},&quot;page&quot;:&quot;36-1-36-17&quot;,&quot;abstract&quot;:&quot;Dispersive transport of groundwater solutes was investigated as part of a multispecies reactive tracer test conducted under spatially variable chemical conditions in an unconfined, sewage-contaminated sand and gravel aquifer on Cape Cod, Massachusetts. Transport of the nonreactive tracer bromide (Br) reflected physical and hydrologic processes. Transport of the reactive tracer nickel (Ni) complexed with an organic ligand (NiEDTA) varied in response to pH and other chemical conditions within the aquifer. A loss of about 14% of the Ni mass was calculated from the distribution of tracers through time. This loss is consistent with reversible adsorption of NiEDTA onto the iron and aluminum oxyhydroxide coatings on the aquifer sediments. The Ni consistently lagged behind Br with a calculated retardation coefficient of 1.2. Longitudinal dispersivities reached constant values of 2.2 and 1.1 m for Br and Ni, respectively, by at least 69 m of travel. The smaller dispersivity for Ni possibly was due to nonlinear or spatially variant adsorption of NiEDTA. In the upper, uncontaminated zone of the aquifer, longitudinal dispersion of Ni was greater than that of Br early in the test as a result of reversible adsorption of NiEDTA. In general, transverse dispersivities were much smaller (horizontal: 1.4-1.5 × 10-2 m; vertical: 0.5-3.8 × 10-3 m) than the longitudinal dispersivities. The Br results are similar to those from a test conducted eight years earlier, suggesting that transport parameters are spatially stationary within the aquifer at the scale of 300 m covered by the spatially overlapping tests. A significant difference between the two tests was the travel distance (69 and 26 m) needed to reach a constant longitudinal dispersivity.&quot;,&quot;publisher&quot;:&quot;American Geophysical Union&quot;,&quot;issue&quot;:&quot;8&quot;,&quot;volume&quot;:&quot;38&quot;},&quot;isTemporary&quot;:false}]},{&quot;citationID&quot;:&quot;MENDELEY_CITATION_9c81c973-f456-4acc-bedd-eab9ec7c298d&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OWM4MWM5NzMtZjQ1Ni00YWNjLWJlZGQtZWFiOWVjN2MyOThk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c5ed191d-ae8d-4d8f-99a0-4a3706c2e326&quot;,&quot;properties&quot;:{&quot;noteIndex&quot;:0},&quot;isEdited&quot;:false,&quot;manualOverride&quot;:{&quot;isManuallyOverridden&quot;:false,&quot;citeprocText&quot;:&quot;(de Lange, 2022, 2020)&quot;,&quot;manualOverrideText&quot;:&quot;&quot;},&quot;citationTag&quot;:&quot;MENDELEY_CITATION_v3_eyJjaXRhdGlvbklEIjoiTUVOREVMRVlfQ0lUQVRJT05fYzVlZDE5MWQtYWU4ZC00ZDhmLTk5YTAtNGEzNzA2YzJlMzI2IiwicHJvcGVydGllcyI6eyJub3RlSW5kZXgiOjB9LCJpc0VkaXRlZCI6ZmFsc2UsIm1hbnVhbE92ZXJyaWRlIjp7ImlzTWFudWFsbHlPdmVycmlkZGVuIjpmYWxzZSwiY2l0ZXByb2NUZXh0IjoiKGRlIExhbmdlLCAyMDIy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&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id&quot;:&quot;f37b7cc2-7416-3e9b-be16-dc48e245948d&quot;,&quot;itemData&quot;:{&quot;type&quot;:&quot;article-journal&quot;,&quot;id&quot;:&quot;f37b7cc2-7416-3e9b-be16-dc48e245948d&quot;,&quot;title&quot;:&quot;Quantification of Advective Transport Phenomena to Better Understand Dispersion in the Field&quot;,&quot;author&quot;:[{&quot;family&quot;:&quot;Lange&quot;,&quot;given&quot;:&quot;Willem J.&quot;,&quot;parse-names&quot;:false,&quot;dropping-particle&quot;:&quot;&quot;,&quot;non-dropping-particle&quot;:&quot;de&quot;}],&quot;container-title&quot;:&quot;Groundwater&quot;,&quot;DOI&quot;:&quot;10.1111/gwat.13151&quot;,&quot;ISSN&quot;:&quot;17456584&quot;,&quot;PMID&quot;:&quot;34811742&quot;,&quot;issued&quot;:{&quot;date-parts&quot;:[[2022,5,1]]},&quot;page&quot;:&quot;319-329&quot;,&quot;abstract&quot;:&quot;Observation of dispersion in field situations has left three issues that may be better understood by applying advective transport phenomena. (1) In some experiments, the longitudinal dispersivity becomes constant with increasing pathlength and in other cases it remains growing. (2) Dispersivities reported from multiple comprehensive observations at a single site differ at similar pathlength in some cases more than a factor two. (3) The observed difference between the plume fronts and plume tails is not represented in the reported parameters. The analytic equations for advective transport phenomena at macroscale of De Lange (2020) describe the thickness of the affected flow-tube and the spread of the plume front and tail. The scale factor defines the size of the averaging domain and so of the initial phase. The new macroscale correlation coefficient relates the growth of the longitudinal dispersivity beyond the initial phase to the aquifer heterogeneity. Using stochastic parameters for the aquifer heterogeneity, the parameters are quantified at 14 field experiments in the United States, Canada and Europe enabling the comparison of calculated and reported final dispersivities. Using the quantified parameters, 146 reported and calculated dispersivities along the traveled paths show a good match. A dispersivity derived from the local plume growth may differ a factor of two from the aquifer-representative value. The growths of plume fronts and tails between two plume stages are assessed in 14 cases and compared to calculated values. Distinctive parameters for the plume front and tail support better understanding of field situations. A user-ready spreadsheet is provided.&quot;,&quot;publisher&quot;:&quot;John Wiley and Sons Inc&quot;,&quot;issue&quot;:&quot;3&quot;,&quot;volume&quot;:&quot;60&quot;,&quot;container-title-short&quot;:&quot;&quot;},&quot;isTemporary&quot;:false}]},{&quot;citationID&quot;:&quot;MENDELEY_CITATION_3c405534-0095-4283-a37c-a9f50d759ecc&quot;,&quot;properties&quot;:{&quot;noteIndex&quot;:0},&quot;isEdited&quot;:false,&quot;manualOverride&quot;:{&quot;citeprocText&quot;:&quot;(Zheng and Wang, 1999)&quot;,&quot;isManuallyOverridden&quot;:false,&quot;manualOverrideText&quot;:&quot;&quot;},&quot;citationTag&quot;:&quot;MENDELEY_CITATION_v3_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&quot;,&quot;citationItems&quot;:[{&quot;id&quot;:&quot;c2274523-1841-5cac-99af-7bca4155028a&quot;,&quot;itemData&quot;:{&quot;abstract&quot;:&quot;This manual describes the next generation of the modular three-dimensional transport model, MT3D, with significantly expanded capabilities, including the addition of (a) a third-order total-variation-diminishing (TVD) scheme for solving the advection term that is mass conservative but does not introduce excessive numerical dispersion and artificial oscillation, (b) an efficient iterative solver based on generalized conjugate gradient methods and the Lanczos/ORTHOMIN acceleration scheme to remove stability constraints on the transport time-step size, (c) options for accommodating nonequilibrium sorption and dual-domain advection-diffusion mass transport, and (d) a multicomponent program structure that can accommodate add-on reaction packages for modeling general biological and geochemical reactions. MT3DMS can be used to simulate changes in concentrations of miscible contaminants in groundwater considering advection, dispersion, diffusion, and some basic chemical reactions, with various types of boundary conditions and external sources or sinks. The basic chemical reactions included in the model are equilibrium-controlled or rate-limited linear or nonlinear sorption and first-order irreversible or reversible kinetic reactions. MT3DMS can accommodate very general spatial discretization schemes and transport boundary conditions, including: (a) confined, unconfined, or variably confined/unconfined aquifer layers, (b)inclined model layers and variable cell thickness within the same layer, (c) specified concentration or mass flux boundaries, and (d) the solute transport effects of external hydraulic sources and sinks such as wells, drains, rivers, areal recharge, and evapotranspiration&quot;,&quot;author&quot;:[{&quot;dropping-particle&quot;:&quot;&quot;,&quot;family&quot;:&quot;Zheng&quot;,&quot;given&quot;:&quot;Chunmiao&quot;,&quot;non-dropping-particle&quot;:&quot;&quot;,&quot;parse-names&quot;:false,&quot;suffix&quot;:&quot;&quot;},{&quot;dropping-particle&quot;:&quot;&quot;,&quot;family&quot;:&quot;Wang&quot;,&quot;given&quot;:&quot;P.P.&quot;,&quot;non-dropping-particle&quot;:&quot;&quot;,&quot;parse-names&quot;:false,&quot;suffix&quot;:&quot;&quot;}],&quot;id&quot;:&quot;c2274523-1841-5cac-99af-7bca4155028a&quot;,&quot;issued&quot;:{&quot;date-parts&quot;:[[&quot;1999&quot;]]},&quot;number-of-pages&quot;:&quot;219&quot;,&quot;title&quot;:&quot;MT3DMS: A Modular Three-Dimensional Multispecies Transport Model for Simulation of Advection, Dispersion and Chemical Reactions of Contaminants in Groundwater Systems; Documentation and User's Guide&quot;,&quot;type&quot;:&quot;report&quot;,&quot;container-title-short&quot;:&quot;&quot;},&quot;uris&quot;:[&quot;http://www.mendeley.com/documents/?uuid=40c461c0-5296-4154-9848-d842b1bae5ca&quot;],&quot;isTemporary&quot;:false,&quot;legacyDesktopId&quot;:&quot;40c461c0-5296-4154-9848-d842b1bae5ca&quot;}]},{&quot;citationID&quot;:&quot;MENDELEY_CITATION_aa69d28c-8318-4f10-8fda-f88c7b47e6a8&quot;,&quot;properties&quot;:{&quot;noteIndex&quot;:0},&quot;isEdited&quot;:false,&quot;manualOverride&quot;:{&quot;citeprocText&quot;:&quot;(Appelo and Postma, 1993; Batu, 2006; Bear and Verruijt, 1987)&quot;,&quot;isManuallyOverridden&quot;:false,&quot;manualOverrideText&quot;:&quot;&quot;},&quot;citationTag&quot;:&quot;MENDELEY_CITATION_v3_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&quot;,&quot;citationItems&quot;:[{&quot;id&quot;:&quot;54929507-3ff7-56ab-8870-48093273839e&quot;,&quot;itemData&quot;:{&quot;author&quot;:[{&quot;dropping-particle&quot;:&quot;&quot;,&quot;family&quot;:&quot;Bear&quot;,&quot;given&quot;:&quot;J&quot;,&quot;non-dropping-particle&quot;:&quot;&quot;,&quot;parse-names&quot;:false,&quot;suffix&quot;:&quot;&quot;},{&quot;dropping-particle&quot;:&quot;&quot;,&quot;family&quot;:&quot;Verruijt&quot;,&quot;given&quot;:&quot;A&quot;,&quot;non-dropping-particle&quot;:&quot;&quot;,&quot;parse-names&quot;:false,&quot;suffix&quot;:&quot;&quot;}],&quot;id&quot;:&quot;54929507-3ff7-56ab-8870-48093273839e&quot;,&quot;issued&quot;:{&quot;date-parts&quot;:[[&quot;1987&quot;]]},&quot;publisher&quot;:&quot;D. Reidel Publishing Company&quot;,&quot;title&quot;:&quot;Modeling Groundwater Flow and Pollution&quot;,&quot;type&quot;:&quot;book&quot;,&quot;container-title-short&quot;:&quot;&quot;},&quot;uris&quot;:[&quot;http://www.mendeley.com/documents/?uuid=e4e9da32-2852-4c82-8fa0-c6147356b7ae&quot;],&quot;isTemporary&quot;:false,&quot;legacyDesktopId&quot;:&quot;e4e9da32-2852-4c82-8fa0-c6147356b7ae&quot;},{&quot;id&quot;:&quot;98b2e6e6-cd1d-5839-b5e8-19d501cf90d1&quot;,&quot;itemData&quot;:{&quot;ISBN&quot;:&quot;9054101067&quot;,&quot;author&quot;:[{&quot;dropping-particle&quot;:&quot;&quot;,&quot;family&quot;:&quot;Appelo&quot;,&quot;given&quot;:&quot;C A J&quot;,&quot;non-dropping-particle&quot;:&quot;&quot;,&quot;parse-names&quot;:false,&quot;suffix&quot;:&quot;&quot;},{&quot;dropping-particle&quot;:&quot;&quot;,&quot;family&quot;:&quot;Postma&quot;,&quot;given&quot;:&quot;D&quot;,&quot;non-dropping-particle&quot;:&quot;&quot;,&quot;parse-names&quot;:false,&quot;suffix&quot;:&quot;&quot;}],&quot;id&quot;:&quot;98b2e6e6-cd1d-5839-b5e8-19d501cf90d1&quot;,&quot;issued&quot;:{&quot;date-parts&quot;:[[&quot;1993&quot;]]},&quot;publisher&quot;:&quot;A.A. Balkema Rotterdam&quot;,&quot;title&quot;:&quot;Geochemistry, groundwater and pollution&quot;,&quot;type&quot;:&quot;book&quot;,&quot;container-title-short&quot;:&quot;&quot;},&quot;uris&quot;:[&quot;http://www.mendeley.com/documents/?uuid=45a7013f-0725-4848-bb69-13a7a5cc3f3c&quot;],&quot;isTemporary&quot;:false,&quot;legacyDesktopId&quot;:&quot;45a7013f-0725-4848-bb69-13a7a5cc3f3c&quot;},{&quot;id&quot;:&quot;4cb4a6f1-b985-5d46-b147-7744541ad5aa&quot;,&quot;itemData&quot;:{&quot;ISBN&quot;:&quot;0-8493-3574-4&quot;,&quot;author&quot;:[{&quot;dropping-particle&quot;:&quot;&quot;,&quot;family&quot;:&quot;Batu&quot;,&quot;given&quot;:&quot;V&quot;,&quot;non-dropping-particle&quot;:&quot;&quot;,&quot;parse-names&quot;:false,&quot;suffix&quot;:&quot;&quot;}],&quot;id&quot;:&quot;4cb4a6f1-b985-5d46-b147-7744541ad5aa&quot;,&quot;issued&quot;:{&quot;date-parts&quot;:[[&quot;2006&quot;]]},&quot;publisher&quot;:&quot;Taylor &amp; Francis&quot;,&quot;publisher-place&quot;:&quot;Boca Raton FL&quot;,&quot;title&quot;:&quot;Applied flow and solute transport modeling in aquifers&quot;,&quot;type&quot;:&quot;book&quot;,&quot;container-title-short&quot;:&quot;&quot;},&quot;uris&quot;:[&quot;http://www.mendeley.com/documents/?uuid=d532b831-e69f-4e7d-b765-8dd2675e0c45&quot;],&quot;isTemporary&quot;:false,&quot;legacyDesktopId&quot;:&quot;d532b831-e69f-4e7d-b765-8dd2675e0c45&quot;}]},{&quot;citationID&quot;:&quot;MENDELEY_CITATION_c48328b7-cfa2-4c97-b7c3-7bd795c394d5&quot;,&quot;properties&quot;:{&quot;noteIndex&quot;:0},&quot;isEdited&quot;:false,&quot;manualOverride&quot;:{&quot;citeprocText&quot;:&quot;(Konikow, 2011)&quot;,&quot;isManuallyOverridden&quot;:false,&quot;manualOverrideText&quot;:&quot;&quot;},&quot;citationTag&quot;:&quot;MENDELEY_CITATION_v3_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&quot;,&quot;citationItems&quot;:[{&quot;id&quot;:&quot;f289b5e0-c839-559d-83e0-f2a5a278c809&quot;,&quot;itemData&quot;:{&quot;DOI&quot;:&quot;10.1111/j.1745-6584.2010.00764.x&quot;,&quot;ISBN&quot;:&quot;1745-6584&quot;,&quot;ISSN&quot;:&quot;0017467X&quot;,&quot;PMID&quot;:&quot;21039449&quot;,&quot;abstract&quot;:&quot;Modeling subsurface solute transport is difficult-more so than modeling heads and flows. The classical governing equation does not always adequately represent what we see at the field scale. In such cases, commonly used numerical models are solving the wrong equation. Also, the transport equation is hyperbolic where advection is dominant, and parabolic where hydrodynamic dispersion is dominant. No single numerical method works well for all conditions, and for any given complex field problem, where seepage velocity is highly variable, no one method will be optimal everywhere. Although we normally expect a numerically accurate solution to the governing groundwater-flow equation, errors in concentrations from numerical dispersion and/or oscillations may be large in some cases. The accuracy and efficiency of the numerical solution to the solute-transport equation are more sensitive to the numerical method chosen than for typical groundwater-flow problems. However, numerical errors can be kept within acceptable limits if sufficient computational effort is expended. But impractically long simulation times may promote a tendency to ignore or accept numerical errors. One approach to effective solute-transport modeling is to keep the model relatively simple and use it to test and improve conceptual understanding of the system and the problem at hand. It should not be expected that all concentrations observed in the field can be reproduced. Given a knowledgeable analyst, a reasonable description of a hydrogeologic framework, and the availability of solute-concentration data, the secret to successful solute-transport modeling may simply be to lower expectations.&quot;,&quot;author&quot;:[{&quot;dropping-particle&quot;:&quot;&quot;,&quot;family&quot;:&quot;Konikow&quot;,&quot;given&quot;:&quot;Leonard F.&quot;,&quot;non-dropping-particle&quot;:&quot;&quot;,&quot;parse-names&quot;:false,&quot;suffix&quot;:&quot;&quot;}],&quot;container-title&quot;:&quot;Ground Water&quot;,&quot;id&quot;:&quot;f289b5e0-c839-559d-83e0-f2a5a278c809&quot;,&quot;issue&quot;:&quot;2&quot;,&quot;issued&quot;:{&quot;date-parts&quot;:[[&quot;2011&quot;]]},&quot;page&quot;:&quot;144-159&quot;,&quot;title&quot;:&quot;The Secret to Successful Solute-Transport Modeling&quot;,&quot;type&quot;:&quot;article-journal&quot;,&quot;volume&quot;:&quot;49&quot;,&quot;container-title-short&quot;:&quot;Ground Water&quot;},&quot;uris&quot;:[&quot;http://www.mendeley.com/documents/?uuid=88fd8821-3add-42a9-86bf-8996fcb4fe01&quot;],&quot;isTemporary&quot;:false,&quot;legacyDesktopId&quot;:&quot;88fd8821-3add-42a9-86bf-8996fcb4fe01&quot;}]},{&quot;citationID&quot;:&quot;MENDELEY_CITATION_0d1ade33-4d02-45cc-864d-a0e145ea26fe&quot;,&quot;properties&quot;:{&quot;noteIndex&quot;:0},&quot;isEdited&quot;:false,&quot;manualOverride&quot;:{&quot;citeprocText&quot;:&quot;(Molz, 2015)&quot;,&quot;isManuallyOverridden&quot;:false,&quot;manualOverrideText&quot;:&quot;&quot;},&quot;citationTag&quot;:&quot;MENDELEY_CITATION_v3_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&quot;,&quot;citationItems&quot;:[{&quot;id&quot;:&quot;ab6e9503-a79f-533c-bba8-03284a90da3d&quot;,&quot;itemData&quot;:{&quot;DOI&quot;:&quot;10.1111/gwat.12338&quot;,&quot;ISSN&quot;:&quot;0017467X&quot;,&quot;author&quot;:[{&quot;dropping-particle&quot;:&quot;&quot;,&quot;family&quot;:&quot;Molz&quot;,&quot;given&quot;:&quot;Fred&quot;,&quot;non-dropping-particle&quot;:&quot;&quot;,&quot;parse-names&quot;:false,&quot;suffix&quot;:&quot;&quot;}],&quot;container-title&quot;:&quot;Groundwater&quot;,&quot;id&quot;:&quot;ab6e9503-a79f-533c-bba8-03284a90da3d&quot;,&quot;issued&quot;:{&quot;date-parts&quot;:[[&quot;2015&quot;]]},&quot;page&quot;:&quot;n/a-n/a&quot;,&quot;title&quot;:&quot;Advection, Dispersion, and Confusion&quot;,&quot;type&quot;:&quot;article-journal&quot;,&quot;container-title-short&quot;:&quot;&quot;},&quot;uris&quot;:[&quot;http://www.mendeley.com/documents/?uuid=6dafc3dc-b826-4b53-8b91-a005d50a2c58&quot;],&quot;isTemporary&quot;:false,&quot;legacyDesktopId&quot;:&quot;6dafc3dc-b826-4b53-8b91-a005d50a2c58&quot;}]},{&quot;citationID&quot;:&quot;MENDELEY_CITATION_645ffd92-409a-4241-bab7-504448d73cfa&quot;,&quot;properties&quot;:{&quot;noteIndex&quot;:0},&quot;isEdited&quot;:false,&quot;manualOverride&quot;:{&quot;citeprocText&quot;:&quot;(Zheng and Wang, 1999)&quot;,&quot;isManuallyOverridden&quot;:false,&quot;manualOverrideText&quot;:&quot;&quot;},&quot;citationTag&quot;:&quot;MENDELEY_CITATION_v3_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&quot;,&quot;citationItems&quot;:[{&quot;id&quot;:&quot;c2274523-1841-5cac-99af-7bca4155028a&quot;,&quot;itemData&quot;:{&quot;abstract&quot;:&quot;This manual describes the next generation of the modular three-dimensional transport model, MT3D, with significantly expanded capabilities, including the addition of (a) a third-order total-variation-diminishing (TVD) scheme for solving the advection term that is mass conservative but does not introduce excessive numerical dispersion and artificial oscillation, (b) an efficient iterative solver based on generalized conjugate gradient methods and the Lanczos/ORTHOMIN acceleration scheme to remove stability constraints on the transport time-step size, (c) options for accommodating nonequilibrium sorption and dual-domain advection-diffusion mass transport, and (d) a multicomponent program structure that can accommodate add-on reaction packages for modeling general biological and geochemical reactions. MT3DMS can be used to simulate changes in concentrations of miscible contaminants in groundwater considering advection, dispersion, diffusion, and some basic chemical reactions, with various types of boundary conditions and external sources or sinks. The basic chemical reactions included in the model are equilibrium-controlled or rate-limited linear or nonlinear sorption and first-order irreversible or reversible kinetic reactions. MT3DMS can accommodate very general spatial discretization schemes and transport boundary conditions, including: (a) confined, unconfined, or variably confined/unconfined aquifer layers, (b)inclined model layers and variable cell thickness within the same layer, (c) specified concentration or mass flux boundaries, and (d) the solute transport effects of external hydraulic sources and sinks such as wells, drains, rivers, areal recharge, and evapotranspiration&quot;,&quot;author&quot;:[{&quot;dropping-particle&quot;:&quot;&quot;,&quot;family&quot;:&quot;Zheng&quot;,&quot;given&quot;:&quot;Chunmiao&quot;,&quot;non-dropping-particle&quot;:&quot;&quot;,&quot;parse-names&quot;:false,&quot;suffix&quot;:&quot;&quot;},{&quot;dropping-particle&quot;:&quot;&quot;,&quot;family&quot;:&quot;Wang&quot;,&quot;given&quot;:&quot;P.P.&quot;,&quot;non-dropping-particle&quot;:&quot;&quot;,&quot;parse-names&quot;:false,&quot;suffix&quot;:&quot;&quot;}],&quot;id&quot;:&quot;c2274523-1841-5cac-99af-7bca4155028a&quot;,&quot;issued&quot;:{&quot;date-parts&quot;:[[&quot;1999&quot;]]},&quot;number-of-pages&quot;:&quot;219&quot;,&quot;title&quot;:&quot;MT3DMS: A Modular Three-Dimensional Multispecies Transport Model for Simulation of Advection, Dispersion and Chemical Reactions of Contaminants in Groundwater Systems; Documentation and User's Guide&quot;,&quot;type&quot;:&quot;report&quot;,&quot;container-title-short&quot;:&quot;&quot;},&quot;uris&quot;:[&quot;http://www.mendeley.com/documents/?uuid=40c461c0-5296-4154-9848-d842b1bae5ca&quot;],&quot;isTemporary&quot;:false,&quot;legacyDesktopId&quot;:&quot;40c461c0-5296-4154-9848-d842b1bae5ca&quot;}]},{&quot;citationID&quot;:&quot;MENDELEY_CITATION_7899f659-7c13-425c-bc3f-7fd4f6ac336c&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Nzg5OWY2NTktN2MxMy00MjVjLWJjM2YtN2ZkNGY2YWMzMzZj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66a69a5c-2826-402e-a0ad-442de3d99c38&quot;,&quot;properties&quot;:{&quot;noteIndex&quot;:0},&quot;isEdited&quot;:false,&quot;manualOverride&quot;:{&quot;citeprocText&quot;:&quot;(Feehley et al., 2000)&quot;,&quot;isManuallyOverridden&quot;:false,&quot;manualOverrideText&quot;:&quot;&quot;},&quot;citationTag&quot;:&quot;MENDELEY_CITATION_v3_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&quot;,&quot;citationItems&quot;:[{&quot;id&quot;:&quot;79784fe6-13b1-5000-b5e3-aacb64dfa646&quot;,&quot;itemData&quot;:{&quot;DOI&quot;:&quot;10.1029/2000WR900148&quot;,&quot;ISBN&quot;:&quot;doi:10.1029/2000WR900148&quot;,&quot;ISSN&quot;:&quot;0043-1397&quot;,&quot;abstract&quot;:&quot;A large-scale natural-gradient tracer test in a highly heterogeneous\\naquifer at the Macrodispersion Experiment (MADE) site on the Columbus\\nAir Force Base in Mississippi is simulated using three-dimensional\\nhydraulic conductivity distributions derived from borehole flowmeter\\ntest data. Two methods of hydraulic conductivity interpolation, ordinary\\nkriging and conditional geostatistical simulation based on fractional\\nBrownian motion (fBm), are used to construct the hydraulic conductivity\\ndistributions needed by the numerical model. Calculated and observed\\nmass distributions are compared to evaluate the effectiveness of\\nthe dual-domain mass transfer approach relative to the single-domain\\nadvection-dispersion approach. The results show that the classical\\nFickian advection-dispersion model can reproduce reasonably well\\nthe observed tritium plume above a certain concentration limit but\\nfails to reproduce the extensive spreading of the tracer at diluted\\nconcentrations as observed in the field. The alternative dual-domain\\nmass transfer model is able to represent the rapid, anomalous spreading\\nsignificantly better while retaining high concentrations near the\\ninjection point. This study demonstrates that the dual-domain mass\\ntransfer approach may offer a practical solution to modeling solute\\ntransport in highly heterogeneous aquifers where small-scale preferential\\nflow pathways cannot be fully and explicitly represented by the spatial\\ndiscretization of the numerical model.&quot;,&quot;author&quot;:[{&quot;dropping-particle&quot;:&quot;&quot;,&quot;family&quot;:&quot;Feehley&quot;,&quot;given&quot;:&quot;C. Erin&quot;,&quot;non-dropping-particle&quot;:&quot;&quot;,&quot;parse-names&quot;:false,&quot;suffix&quot;:&quot;&quot;},{&quot;dropping-particle&quot;:&quot;&quot;,&quot;family&quot;:&quot;Zheng&quot;,&quot;given&quot;:&quot;Chunmiao&quot;,&quot;non-dropping-particle&quot;:&quot;&quot;,&quot;parse-names&quot;:false,&quot;suffix&quot;:&quot;&quot;},{&quot;dropping-particle&quot;:&quot;&quot;,&quot;family&quot;:&quot;Molz&quot;,&quot;given&quot;:&quot;Fred J.&quot;,&quot;non-dropping-particle&quot;:&quot;&quot;,&quot;parse-names&quot;:false,&quot;suffix&quot;:&quot;&quot;}],&quot;container-title&quot;:&quot;Water Resources Research&quot;,&quot;id&quot;:&quot;79784fe6-13b1-5000-b5e3-aacb64dfa646&quot;,&quot;issue&quot;:&quot;9&quot;,&quot;issued&quot;:{&quot;date-parts&quot;:[[&quot;2000&quot;]]},&quot;page&quot;:&quot;2501&quot;,&quot;title&quot;:&quot;A dual-domain mass transfer approach for modeling solute transport in heterogeneous aquifers: Application to the Macrodispersion Experiment (MADE) site&quot;,&quot;type&quot;:&quot;article-journal&quot;,&quot;volume&quot;:&quot;36&quot;,&quot;container-title-short&quot;:&quot;Water Resour Res&quot;},&quot;uris&quot;:[&quot;http://www.mendeley.com/documents/?uuid=1031183f-0c25-4a3f-99ee-5b23607e7912&quot;],&quot;isTemporary&quot;:false,&quot;legacyDesktopId&quot;:&quot;1031183f-0c25-4a3f-99ee-5b23607e7912&quot;}]},{&quot;citationID&quot;:&quot;MENDELEY_CITATION_33a60adb-8d89-47ee-863c-99bf5b5f084e&quot;,&quot;properties&quot;:{&quot;noteIndex&quot;:0},&quot;isEdited&quot;:false,&quot;manualOverride&quot;:{&quot;citeprocText&quot;:&quot;(Fiori et al., 2013)&quot;,&quot;isManuallyOverridden&quot;:false,&quot;manualOverrideText&quot;:&quot;&quot;},&quot;citationTag&quot;:&quot;MENDELEY_CITATION_v3_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&quot;,&quot;citationItems&quot;:[{&quot;id&quot;:&quot;4f599452-57b7-57d6-b552-44378e91213a&quot;,&quot;itemData&quot;:{&quot;DOI&quot;:&quot;10.1002/wrcr.20128&quot;,&quot;author&quot;:[{&quot;dropping-particle&quot;:&quot;&quot;,&quot;family&quot;:&quot;Fiori&quot;,&quot;given&quot;:&quot;A&quot;,&quot;non-dropping-particle&quot;:&quot;&quot;,&quot;parse-names&quot;:false,&quot;suffix&quot;:&quot;&quot;},{&quot;dropping-particle&quot;:&quot;&quot;,&quot;family&quot;:&quot;Dagan&quot;,&quot;given&quot;:&quot;G&quot;,&quot;non-dropping-particle&quot;:&quot;&quot;,&quot;parse-names&quot;:false,&quot;suffix&quot;:&quot;&quot;},{&quot;dropping-particle&quot;:&quot;&quot;,&quot;family&quot;:&quot;Jankovic&quot;,&quot;given&quot;:&quot;I&quot;,&quot;non-dropping-particle&quot;:&quot;&quot;,&quot;parse-names&quot;:false,&quot;suffix&quot;:&quot;&quot;},{&quot;dropping-particle&quot;:&quot;&quot;,&quot;family&quot;:&quot;Zarlenga&quot;,&quot;given&quot;:&quot;A&quot;,&quot;non-dropping-particle&quot;:&quot;&quot;,&quot;parse-names&quot;:false,&quot;suffix&quot;:&quot;&quot;}],&quot;id&quot;:&quot;4f599452-57b7-57d6-b552-44378e91213a&quot;,&quot;issue&quot;:&quot;January&quot;,&quot;issued&quot;:{&quot;date-parts&quot;:[[&quot;2013&quot;]]},&quot;page&quot;:&quot;1-11&quot;,&quot;title&quot;:&quot;The plume spreading in the MADE transport experiment : Could it be predicted by stochastic models ?&quot;,&quot;type&quot;:&quot;article-journal&quot;,&quot;volume&quot;:&quot;49&quot;,&quot;container-title-short&quot;:&quot;&quot;},&quot;uris&quot;:[&quot;http://www.mendeley.com/documents/?uuid=940f74d8-8fd1-4126-8177-e03f788ec339&quot;],&quot;isTemporary&quot;:false,&quot;legacyDesktopId&quot;:&quot;940f74d8-8fd1-4126-8177-e03f788ec339&quot;}]},{&quot;citationID&quot;:&quot;MENDELEY_CITATION_6ff83ccd-bf3c-488b-b3c8-688c274c2792&quot;,&quot;properties&quot;:{&quot;noteIndex&quot;:0},&quot;isEdited&quot;:false,&quot;manualOverride&quot;:{&quot;isManuallyOverridden&quot;:false,&quot;citeprocText&quot;:&quot;(Fiori et al., 2016)&quot;,&quot;manualOverrideText&quot;:&quot;&quot;},&quot;citationTag&quot;:&quot;MENDELEY_CITATION_v3_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&quot;,&quot;citationItems&quot;:[{&quot;id&quot;:&quot;d05dc144-1b4a-35a4-a12a-0cbd10db8cc8&quot;,&quot;itemData&quot;:{&quot;type&quot;:&quot;article-journal&quot;,&quot;id&quot;:&quot;d05dc144-1b4a-35a4-a12a-0cbd10db8cc8&quot;,&quot;title&quot;:&quot;Debates—Stochastic subsurface hydrology from theory to practice: The relevance of stochastic subsurface hydrology to practical problems of contaminant transport and remediation. What is characterization and stochastic theory good for?&quot;,&quot;author&quot;:[{&quot;family&quot;:&quot;Fiori&quot;,&quot;given&quot;:&quot;A.&quot;,&quot;parse-names&quot;:false,&quot;dropping-particle&quot;:&quot;&quot;,&quot;non-dropping-particle&quot;:&quot;&quot;},{&quot;family&quot;:&quot;Cvetkovic&quot;,&quot;given&quot;:&quot;V.&quot;,&quot;parse-names&quot;:false,&quot;dropping-particle&quot;:&quot;&quot;,&quot;non-dropping-particle&quot;:&quot;&quot;},{&quot;family&quot;:&quot;Dagan&quot;,&quot;given&quot;:&quot;G.&quot;,&quot;parse-names&quot;:false,&quot;dropping-particle&quot;:&quot;&quot;,&quot;non-dropping-particle&quot;:&quot;&quot;},{&quot;family&quot;:&quot;Attinger&quot;,&quot;given&quot;:&quot;S.&quot;,&quot;parse-names&quot;:false,&quot;dropping-particle&quot;:&quot;&quot;,&quot;non-dropping-particle&quot;:&quot;&quot;},{&quot;family&quot;:&quot;Bellin&quot;,&quot;given&quot;:&quot;A.&quot;,&quot;parse-names&quot;:false,&quot;dropping-particle&quot;:&quot;&quot;,&quot;non-dropping-particle&quot;:&quot;&quot;},{&quot;family&quot;:&quot;Dietrich&quot;,&quot;given&quot;:&quot;P.&quot;,&quot;parse-names&quot;:false,&quot;dropping-particle&quot;:&quot;&quot;,&quot;non-dropping-particle&quot;:&quot;&quot;},{&quot;family&quot;:&quot;Zech&quot;,&quot;given&quot;:&quot;A.&quot;,&quot;parse-names&quot;:false,&quot;dropping-particle&quot;:&quot;&quot;,&quot;non-dropping-particle&quot;:&quot;&quot;},{&quot;family&quot;:&quot;Teutsch&quot;,&quot;given&quot;:&quot;G.&quot;,&quot;parse-names&quot;:false,&quot;dropping-particle&quot;:&quot;&quot;,&quot;non-dropping-particle&quot;:&quot;&quot;}],&quot;container-title&quot;:&quot;Water Resources Research&quot;,&quot;container-title-short&quot;:&quot;Water Resour Res&quot;,&quot;DOI&quot;:&quot;10.1002/2015WR017525&quot;,&quot;ISSN&quot;:&quot;19447973&quot;,&quot;issued&quot;:{&quot;date-parts&quot;:[[2016,12,1]]},&quot;page&quot;:&quot;9228-9234&quot;,&quot;abstract&quot;:&quot;The emergence of stochastic subsurface hydrology stemmed from the realization that the random spatial variability of aquifer properties has a profound impact on solute transport. The last four decades witnessed a tremendous expansion of the discipline, many fundamental processes and principal mechanisms being identified. However, the research findings have not impacted significantly the application in practice, for several reasons which are discussed. The paper discusses the current status of stochastic subsurface hydrology, the relevance of the scientific results for applications and it also provides a perspective to a few possible future directions. In particular, we discuss how the transfer of knowledge can be facilitated by identifying clear goals for characterization and modeling application, relying on recent recent advances in research in these areas.&quot;,&quot;publisher&quot;:&quot;Blackwell Publishing Ltd&quot;,&quot;issue&quot;:&quot;12&quot;,&quot;volume&quot;:&quot;52&quot;},&quot;isTemporary&quot;:false}]},{&quot;citationID&quot;:&quot;MENDELEY_CITATION_19e233bb-5970-4623-a662-809ed7f2cc69&quot;,&quot;properties&quot;:{&quot;noteIndex&quot;:0},&quot;isEdited&quot;:false,&quot;manualOverride&quot;:{&quot;isManuallyOverridden&quot;:false,&quot;citeprocText&quot;:&quot;(S.P. Garabedian et al., 1992)&quot;,&quot;manualOverrideText&quot;:&quot;&quot;},&quot;citationTag&quot;:&quot;MENDELEY_CITATION_v3_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&quot;,&quot;citationItems&quot;:[{&quot;id&quot;:&quot;44638715-e762-3c6a-8a54-06a2f57f26d3&quot;,&quot;itemData&quot;:{&quot;type&quot;:&quot;article-journal&quot;,&quot;id&quot;:&quot;44638715-e762-3c6a-8a54-06a2f57f26d3&quot;,&quot;title&quot;:&quot;Natural gradient tracer in sand and gravel Cape Cod, Massachusetts, 2. Analysis of spatial moment of non-reactive tracer. &quot;,&quot;author&quot;:[{&quot;family&quot;:&quot;Garabedian&quot;,&quot;given&quot;:&quot;S.P.&quot;,&quot;parse-names&quot;:false,&quot;dropping-particle&quot;:&quot;&quot;,&quot;non-dropping-particle&quot;:&quot;&quot;},{&quot;family&quot;:&quot;Leblanc&quot;,&quot;given&quot;:&quot;D.R.&quot;,&quot;parse-names&quot;:false,&quot;dropping-particle&quot;:&quot;&quot;,&quot;non-dropping-particle&quot;:&quot;&quot;},{&quot;family&quot;:&quot;Gelhar&quot;,&quot;given&quot;:&quot;L.W.&quot;,&quot;parse-names&quot;:false,&quot;dropping-particle&quot;:&quot;&quot;,&quot;non-dropping-particle&quot;:&quot;&quot;},{&quot;family&quot;:&quot;Celia&quot;,&quot;given&quot;:&quot;M.A.&quot;,&quot;parse-names&quot;:false,&quot;dropping-particle&quot;:&quot;&quot;,&quot;non-dropping-particle&quot;:&quot;&quot;}],&quot;container-title&quot;:&quot;Water Resour. Res.&quot;,&quot;issued&quot;:{&quot;date-parts&quot;:[[1992]]},&quot;issue&quot;:&quot;14&quot;,&quot;volume&quot;:&quot;27&quot;,&quot;container-title-short&quot;:&quot;&quot;},&quot;isTemporary&quot;:false}]},{&quot;citationID&quot;:&quot;MENDELEY_CITATION_71e60dc9-4d6d-48b8-b393-3991b9d4feea&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NzFlNjBkYzktNGQ2ZC00OGI4LWIzOTMtMzk5MWI5ZDRmZWVh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f576503b-1521-45b8-97a0-b1b58a9fdd9c&quot;,&quot;properties&quot;:{&quot;noteIndex&quot;:0},&quot;isEdited&quot;:false,&quot;manualOverride&quot;:{&quot;citeprocText&quot;:&quot;(Neuman, 1990)&quot;,&quot;isManuallyOverridden&quot;:false,&quot;manualOverrideText&quot;:&quot;&quot;},&quot;citationTag&quot;:&quot;MENDELEY_CITATION_v3_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&quot;,&quot;citationItems&quot;:[{&quot;id&quot;:&quot;e4ae6a9a-1448-5574-af69-cec4317e0c9a&quot;,&quot;itemData&quot;:{&quot;author&quot;:[{&quot;dropping-particle&quot;:&quot;&quot;,&quot;family&quot;:&quot;Neuman&quot;,&quot;given&quot;:&quot;S P&quot;,&quot;non-dropping-particle&quot;:&quot;&quot;,&quot;parse-names&quot;:false,&quot;suffix&quot;:&quot;&quot;}],&quot;container-title&quot;:&quot;Water Resources Research&quot;,&quot;id&quot;:&quot;e4ae6a9a-1448-5574-af69-cec4317e0c9a&quot;,&quot;issued&quot;:{&quot;date-parts&quot;:[[&quot;1990&quot;]]},&quot;page&quot;:&quot;10&quot;,&quot;title&quot;:&quot;Universal scaling of hydraulic conductivities and dispersivities in geological media&quot;,&quot;type&quot;:&quot;article-journal&quot;,&quot;volume&quot;:&quot;26(8)&quot;,&quot;container-title-short&quot;:&quot;Water Resour Res&quot;},&quot;uris&quot;:[&quot;http://www.mendeley.com/documents/?uuid=d26f5db9-703b-4b4d-a4f8-d91a5b14d50f&quot;],&quot;isTemporary&quot;:false,&quot;legacyDesktopId&quot;:&quot;d26f5db9-703b-4b4d-a4f8-d91a5b14d50f&quot;}]},{&quot;citationID&quot;:&quot;MENDELEY_CITATION_a55efa26-94b2-4aaf-b8f4-7d2b95f74dfc&quot;,&quot;properties&quot;:{&quot;noteIndex&quot;:0},&quot;isEdited&quot;:false,&quot;manualOverride&quot;:{&quot;isManuallyOverridden&quot;:false,&quot;citeprocText&quot;:&quot;(de Lange, 2020)&quot;,&quot;manualOverrideText&quot;:&quot;&quot;},&quot;citationTag&quot;:&quot;MENDELEY_CITATION_v3_eyJjaXRhdGlvbklEIjoiTUVOREVMRVlfQ0lUQVRJT05fYTU1ZWZhMjYtOTRiMi00YWFmLWI4ZjQtN2QyYjk1Zjc0ZGZjIiwicHJvcGVydGllcyI6eyJub3RlSW5kZXgiOjB9LCJpc0VkaXRlZCI6ZmFsc2UsIm1hbnVhbE92ZXJyaWRlIjp7ImlzTWFudWFsbHlPdmVycmlkZGVuIjpmYWxzZSwiY2l0ZXByb2NUZXh0IjoiKGRlIExhbmdl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1dfQ==&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citationID&quot;:&quot;MENDELEY_CITATION_7cbaac4b-e3e8-42d2-a661-2451e7d9c0fb&quot;,&quot;properties&quot;:{&quot;noteIndex&quot;:0},&quot;isEdited&quot;:false,&quot;manualOverride&quot;:{&quot;citeprocText&quot;:&quot;(Strack, 1989)&quot;,&quot;isManuallyOverridden&quot;:false,&quot;manualOverrideText&quot;:&quot;&quot;},&quot;citationTag&quot;:&quot;MENDELEY_CITATION_v3_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&quot;,&quot;citationItems&quot;:[{&quot;id&quot;:&quot;12a5724c-ba64-5d5d-b4b5-bddacdb0c526&quot;,&quot;itemData&quot;:{&quot;author&quot;:[{&quot;dropping-particle&quot;:&quot;&quot;,&quot;family&quot;:&quot;Strack&quot;,&quot;given&quot;:&quot;O.D.L.&quot;,&quot;non-dropping-particle&quot;:&quot;&quot;,&quot;parse-names&quot;:false,&quot;suffix&quot;:&quot;&quot;}],&quot;id&quot;:&quot;12a5724c-ba64-5d5d-b4b5-bddacdb0c526&quot;,&quot;issued&quot;:{&quot;date-parts&quot;:[[&quot;1989&quot;]]},&quot;publisher&quot;:&quot;Prentice Hall Inc&quot;,&quot;title&quot;:&quot;Groundwater Mechanics&quot;,&quot;type&quot;:&quot;book&quot;,&quot;container-title-short&quot;:&quot;&quot;},&quot;uris&quot;:[&quot;http://www.mendeley.com/documents/?uuid=f18418a2-c9b6-4eaa-8780-e681a40bec66&quot;],&quot;isTemporary&quot;:false,&quot;legacyDesktopId&quot;:&quot;f18418a2-c9b6-4eaa-8780-e681a40bec66&quot;}]},{&quot;citationID&quot;:&quot;MENDELEY_CITATION_994cd2fa-821e-4034-af57-68041e353baa&quot;,&quot;properties&quot;:{&quot;noteIndex&quot;:0},&quot;isEdited&quot;:false,&quot;manualOverride&quot;:{&quot;isManuallyOverridden&quot;:false,&quot;citeprocText&quot;:&quot;(de Lange, 2020)&quot;,&quot;manualOverrideText&quot;:&quot;&quot;},&quot;citationTag&quot;:&quot;MENDELEY_CITATION_v3_eyJjaXRhdGlvbklEIjoiTUVOREVMRVlfQ0lUQVRJT05fOTk0Y2QyZmEtODIxZS00MDM0LWFmNTctNjgwNDFlMzUzYmFhIiwicHJvcGVydGllcyI6eyJub3RlSW5kZXgiOjB9LCJpc0VkaXRlZCI6ZmFsc2UsIm1hbnVhbE92ZXJyaWRlIjp7ImlzTWFudWFsbHlPdmVycmlkZGVuIjpmYWxzZSwiY2l0ZXByb2NUZXh0IjoiKGRlIExhbmdl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1dfQ==&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citationID&quot;:&quot;MENDELEY_CITATION_4c67455b-ac31-4560-aa45-c9649a350b8c&quot;,&quot;properties&quot;:{&quot;noteIndex&quot;:0},&quot;isEdited&quot;:false,&quot;manualOverride&quot;:{&quot;isManuallyOverridden&quot;:false,&quot;citeprocText&quot;:&quot;(de Lange, 2022)&quot;,&quot;manualOverrideText&quot;:&quot;&quot;},&quot;citationTag&quot;:&quot;MENDELEY_CITATION_v3_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&quot;,&quot;citationItems&quot;:[{&quot;id&quot;:&quot;f37b7cc2-7416-3e9b-be16-dc48e245948d&quot;,&quot;itemData&quot;:{&quot;type&quot;:&quot;article-journal&quot;,&quot;id&quot;:&quot;f37b7cc2-7416-3e9b-be16-dc48e245948d&quot;,&quot;title&quot;:&quot;Quantification of Advective Transport Phenomena to Better Understand Dispersion in the Field&quot;,&quot;author&quot;:[{&quot;family&quot;:&quot;Lange&quot;,&quot;given&quot;:&quot;Willem J.&quot;,&quot;parse-names&quot;:false,&quot;dropping-particle&quot;:&quot;&quot;,&quot;non-dropping-particle&quot;:&quot;de&quot;}],&quot;container-title&quot;:&quot;Groundwater&quot;,&quot;DOI&quot;:&quot;10.1111/gwat.13151&quot;,&quot;ISSN&quot;:&quot;17456584&quot;,&quot;PMID&quot;:&quot;34811742&quot;,&quot;issued&quot;:{&quot;date-parts&quot;:[[2022,5,1]]},&quot;page&quot;:&quot;319-329&quot;,&quot;abstract&quot;:&quot;Observation of dispersion in field situations has left three issues that may be better understood by applying advective transport phenomena. (1) In some experiments, the longitudinal dispersivity becomes constant with increasing pathlength and in other cases it remains growing. (2) Dispersivities reported from multiple comprehensive observations at a single site differ at similar pathlength in some cases more than a factor two. (3) The observed difference between the plume fronts and plume tails is not represented in the reported parameters. The analytic equations for advective transport phenomena at macroscale of De Lange (2020) describe the thickness of the affected flow-tube and the spread of the plume front and tail. The scale factor defines the size of the averaging domain and so of the initial phase. The new macroscale correlation coefficient relates the growth of the longitudinal dispersivity beyond the initial phase to the aquifer heterogeneity. Using stochastic parameters for the aquifer heterogeneity, the parameters are quantified at 14 field experiments in the United States, Canada and Europe enabling the comparison of calculated and reported final dispersivities. Using the quantified parameters, 146 reported and calculated dispersivities along the traveled paths show a good match. A dispersivity derived from the local plume growth may differ a factor of two from the aquifer-representative value. The growths of plume fronts and tails between two plume stages are assessed in 14 cases and compared to calculated values. Distinctive parameters for the plume front and tail support better understanding of field situations. A user-ready spreadsheet is provided.&quot;,&quot;publisher&quot;:&quot;John Wiley and Sons Inc&quot;,&quot;issue&quot;:&quot;3&quot;,&quot;volume&quot;:&quot;60&quot;,&quot;container-title-short&quot;:&quot;&quot;},&quot;isTemporary&quot;:false}]},{&quot;citationID&quot;:&quot;MENDELEY_CITATION_971f52c9-5e87-46d4-8846-4f7541265e4c&quot;,&quot;properties&quot;:{&quot;noteIndex&quot;:0},&quot;isEdited&quot;:false,&quot;manualOverride&quot;:{&quot;citeprocText&quot;:&quot;(Eames and Bush, 1999)&quot;,&quot;isManuallyOverridden&quot;:false,&quot;manualOverrideText&quot;:&quot;&quot;},&quot;citationTag&quot;:&quot;MENDELEY_CITATION_v3_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&quot;,&quot;citationItems&quot;:[{&quot;id&quot;:&quot;40ffa8f4-d31b-5cf6-96dc-a57a7aa96341&quot;,&quot;itemData&quot;:{&quot;DOI&quot;:&quot;10.1098/rspa.1999.0471&quot;,&quot;ISSN&quot;:&quot;1364-5021&quot;,&quot;abstract&quot;:&quot;We examine tracer dispersion by the potential flow through a random array of rigid bodies fixed relative to a mean flow. Both Darcy flow through permeable bodies and inviscid irrotational flow past impermeable bodies are treated within one theoretical framework. The variation of the longitudinal dispersivity with body shape and permeability {kappa} is examined for the case of high Peclet number, Pe. In the absence of diffusive effects, the longitudinal dispersivity Dxx (where the mean flow is parallel to the x-axis) is calculated by tracing the evolution of a material surface advected by the mean flow and distorted by the array of bodies. For a random array of identical bodies of volume V and low volume fraction {alpha}, Dxx = {alpha} |Df|UL/ V. The drift volume, Df, is defined as the volume between the final and initial position of a material surface distorted by a single body moving in an unbounded flow, and L is the length-scale characterizing the associated longitudinal displacement of the surface. The variation of Dxx with permeability is illustrated by considering permeable cylinders and spheres, and the effect of body shape on dispersion is illustrated by considering impermeable spheroids. The longitudinal dispersivity arising from the flow past impermeable bodies is Dxx = {alpha}CxxUL, where Cxx is the added-mass coefficient characterizing the mean flow around the body. This indicates that bluff bodies enhance longitudinal dispersion by promoting the longitudinal stretching of fluid elements. For Darcy flow through bodies of low permeability, the longitudinal dispersivity is Caligraphic Dxx{alpha}(Cxx + 1)UL. The length-scale L, and thus Dxx, is singular as {kappa}[-&amp;gt;] 0, owing to the long retention time of fluid within the bodies. For highly permeable two-dimensional bodies, Caligraphic Dxx = {alpha}(Cyy + 1)UL, where Cyy is the added-mass coefficient characterizing the flow around an impermeable body moving parallel to the y-axis. Consequently, dispersion by highly permeable bodies is enhanced when the bodies are slender, in contrast to the low-permeability limit. The influence of finite tracer diffusivity on longitudinal dispersion is demonstrated to make a negligible contribution when {kappa}&lt; 0 provided Pe &gt;&gt; max (1, 1/{kappa}) and for impermeable bodies provided Pe &gt;&gt; 1. When Pe &lt;&lt; 1/{kappa}, the longitudinal dispersion is dominated by diffusive effects and Dxx = O({alpha}U2a2 / D1).&quot;,&quot;author&quot;:[{&quot;dropping-particle&quot;:&quot;&quot;,&quot;family&quot;:&quot;Eames&quot;,&quot;given&quot;:&quot;I.&quot;,&quot;non-dropping-particle&quot;:&quot;&quot;,&quot;parse-names&quot;:false,&quot;suffix&quot;:&quot;&quot;},{&quot;dropping-particle&quot;:&quot;&quot;,&quot;family&quot;:&quot;Bush&quot;,&quot;given&quot;:&quot;J. W. M.&quot;,&quot;non-dropping-particle&quot;:&quot;&quot;,&quot;parse-names&quot;:false,&quot;suffix&quot;:&quot;&quot;}],&quot;container-title&quot;:&quot;Proceedings of the Royal Society A: Mathematical, Physical and Engineering Sciences&quot;,&quot;id&quot;:&quot;40ffa8f4-d31b-5cf6-96dc-a57a7aa96341&quot;,&quot;issued&quot;:{&quot;date-parts&quot;:[[&quot;1999&quot;]]},&quot;page&quot;:&quot;3665-3686&quot;,&quot;title&quot;:&quot;Longitudinal dispersion by bodies fixed in a potential flow&quot;,&quot;type&quot;:&quot;article-journal&quot;,&quot;volume&quot;:&quot;455&quot;,&quot;container-title-short&quot;:&quot;&quot;},&quot;uris&quot;:[&quot;http://www.mendeley.com/documents/?uuid=9d34afab-9c7a-45cd-a27e-daf871aae3cb&quot;],&quot;isTemporary&quot;:false,&quot;legacyDesktopId&quot;:&quot;9d34afab-9c7a-45cd-a27e-daf871aae3cb&quot;}]},{&quot;citationID&quot;:&quot;MENDELEY_CITATION_8b2c99a1-68d9-4708-bd15-90c13b228edd&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OGIyYzk5YTEtNjhkOS00NzA4LWJkMTUtOTBjMTNiMjI4ZWRk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9c4d785f-31b6-4343-8b7c-9c3b988ef5db&quot;,&quot;properties&quot;:{&quot;noteIndex&quot;:0},&quot;isEdited&quot;:false,&quot;manualOverride&quot;:{&quot;citeprocText&quot;:&quot;(S P Garabedian et al., 1992)&quot;,&quot;isManuallyOverridden&quot;:false,&quot;manualOverrideText&quot;:&quot;&quot;},&quot;citationTag&quot;:&quot;MENDELEY_CITATION_v3_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&quot;,&quot;citationItems&quot;:[{&quot;id&quot;:&quot;e9da8570-6fb7-55d8-ba5e-c08a9539ab1b&quot;,&quot;itemData&quot;:{&quot;author&quot;:[{&quot;dropping-particle&quot;:&quot;&quot;,&quot;family&quot;:&quot;Garabedian&quot;,&quot;given&quot;:&quot;S P&quot;,&quot;non-dropping-particle&quot;:&quot;&quot;,&quot;parse-names&quot;:false,&quot;suffix&quot;:&quot;&quot;},{&quot;dropping-particle&quot;:&quot;&quot;,&quot;family&quot;:&quot;Leblanc&quot;,&quot;given&quot;:&quot;D R&quot;,&quot;non-dropping-particle&quot;:&quot;&quot;,&quot;parse-names&quot;:false,&quot;suffix&quot;:&quot;&quot;},{&quot;dropping-particle&quot;:&quot;&quot;,&quot;family&quot;:&quot;Gelhar&quot;,&quot;given&quot;:&quot;L W&quot;,&quot;non-dropping-particle&quot;:&quot;&quot;,&quot;parse-names&quot;:false,&quot;suffix&quot;:&quot;&quot;},{&quot;dropping-particle&quot;:&quot;&quot;,&quot;family&quot;:&quot;Celia&quot;,&quot;given&quot;:&quot;M A&quot;,&quot;non-dropping-particle&quot;:&quot;&quot;,&quot;parse-names&quot;:false,&quot;suffix&quot;:&quot;&quot;}],&quot;container-title&quot;:&quot;Water Resources Research&quot;,&quot;id&quot;:&quot;e9da8570-6fb7-55d8-ba5e-c08a9539ab1b&quot;,&quot;issue&quot;:&quot;5&quot;,&quot;issued&quot;:{&quot;date-parts&quot;:[[&quot;1992&quot;]]},&quot;page&quot;:&quot;14&quot;,&quot;title&quot;:&quot;Natural gradient tracer in sand and gravel Cape Cod, Massachusetts, 2. Analysis of spatial moment of non-reactive tracer&quot;,&quot;type&quot;:&quot;article-journal&quot;,&quot;volume&quot;:&quot;27&quot;,&quot;container-title-short&quot;:&quot;Water Resour Res&quot;},&quot;uris&quot;:[&quot;http://www.mendeley.com/documents/?uuid=736555de-e55f-49e8-9d47-ed55479f686e&quot;],&quot;isTemporary&quot;:false,&quot;legacyDesktopId&quot;:&quot;736555de-e55f-49e8-9d47-ed55479f686e&quot;}]},{&quot;citationID&quot;:&quot;MENDELEY_CITATION_a3514d48-3559-474a-aa6c-d31fb6a31223&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YTM1MTRkNDgtMzU1OS00NzRhLWFhNmMtZDMxZmI2YTMxMjIz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e59ea6bd-392a-44a9-9af3-0158cb950853&quot;,&quot;properties&quot;:{&quot;noteIndex&quot;:0},&quot;isEdited&quot;:false,&quot;manualOverride&quot;:{&quot;isManuallyOverridden&quot;:false,&quot;citeprocText&quot;:&quot;(Hess et al., 2002)&quot;,&quot;manualOverrideText&quot;:&quot;&quot;},&quot;citationTag&quot;:&quot;MENDELEY_CITATION_v3_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&quot;,&quot;citationItems&quot;:[{&quot;id&quot;:&quot;0db23e8a-61c3-30ab-a41f-547e2c9d7efd&quot;,&quot;itemData&quot;:{&quot;type&quot;:&quot;article-journal&quot;,&quot;id&quot;:&quot;0db23e8a-61c3-30ab-a41f-547e2c9d7efd&quot;,&quot;title&quot;:&quot;Multispecies reactive tracer test in an aquifer with spatially variable chemical conditions, Cape Cod, Massachusetts: Dispersive transport of bromide and nickel&quot;,&quot;author&quot;:[{&quot;family&quot;:&quot;Hess&quot;,&quot;given&quot;:&quot;Kathryn M.&quot;,&quot;parse-names&quot;:false,&quot;dropping-particle&quot;:&quot;&quot;,&quot;non-dropping-particle&quot;:&quot;&quot;},{&quot;family&quot;:&quot;Davis&quot;,&quot;given&quot;:&quot;James A.&quot;,&quot;parse-names&quot;:false,&quot;dropping-particle&quot;:&quot;&quot;,&quot;non-dropping-particle&quot;:&quot;&quot;},{&quot;family&quot;:&quot;Kent&quot;,&quot;given&quot;:&quot;Douglas B.&quot;,&quot;parse-names&quot;:false,&quot;dropping-particle&quot;:&quot;&quot;,&quot;non-dropping-particle&quot;:&quot;&quot;},{&quot;family&quot;:&quot;Coston&quot;,&quot;given&quot;:&quot;Jennifer A.&quot;,&quot;parse-names&quot;:false,&quot;dropping-particle&quot;:&quot;&quot;,&quot;non-dropping-particle&quot;:&quot;&quot;}],&quot;container-title&quot;:&quot;Water Resources Research&quot;,&quot;container-title-short&quot;:&quot;Water Resour Res&quot;,&quot;DOI&quot;:&quot;10.1029/2001wr000945&quot;,&quot;ISSN&quot;:&quot;00431397&quot;,&quot;issued&quot;:{&quot;date-parts&quot;:[[2002,8,1]]},&quot;page&quot;:&quot;36-1-36-17&quot;,&quot;abstract&quot;:&quot;Dispersive transport of groundwater solutes was investigated as part of a multispecies reactive tracer test conducted under spatially variable chemical conditions in an unconfined, sewage-contaminated sand and gravel aquifer on Cape Cod, Massachusetts. Transport of the nonreactive tracer bromide (Br) reflected physical and hydrologic processes. Transport of the reactive tracer nickel (Ni) complexed with an organic ligand (NiEDTA) varied in response to pH and other chemical conditions within the aquifer. A loss of about 14% of the Ni mass was calculated from the distribution of tracers through time. This loss is consistent with reversible adsorption of NiEDTA onto the iron and aluminum oxyhydroxide coatings on the aquifer sediments. The Ni consistently lagged behind Br with a calculated retardation coefficient of 1.2. Longitudinal dispersivities reached constant values of 2.2 and 1.1 m for Br and Ni, respectively, by at least 69 m of travel. The smaller dispersivity for Ni possibly was due to nonlinear or spatially variant adsorption of NiEDTA. In the upper, uncontaminated zone of the aquifer, longitudinal dispersion of Ni was greater than that of Br early in the test as a result of reversible adsorption of NiEDTA. In general, transverse dispersivities were much smaller (horizontal: 1.4-1.5 × 10-2 m; vertical: 0.5-3.8 × 10-3 m) than the longitudinal dispersivities. The Br results are similar to those from a test conducted eight years earlier, suggesting that transport parameters are spatially stationary within the aquifer at the scale of 300 m covered by the spatially overlapping tests. A significant difference between the two tests was the travel distance (69 and 26 m) needed to reach a constant longitudinal dispersivity.&quot;,&quot;publisher&quot;:&quot;American Geophysical Union&quot;,&quot;issue&quot;:&quot;8&quot;,&quot;volume&quot;:&quot;38&quot;},&quot;isTemporary&quot;:false}]},{&quot;citationID&quot;:&quot;MENDELEY_CITATION_08a4cafe-0e7a-4ec8-a7ce-7e26b6eee90e&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MDhhNGNhZmUtMGU3YS00ZWM4LWE3Y2UtN2UyNmI2ZWVlOTBl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c938212e-0f1c-44c5-bfd6-fbcbcc91e137&quot;,&quot;properties&quot;:{&quot;noteIndex&quot;:0},&quot;isEdited&quot;:false,&quot;manualOverride&quot;:{&quot;citeprocText&quot;:&quot;(Feehley et al., 2000)&quot;,&quot;isManuallyOverridden&quot;:false,&quot;manualOverrideText&quot;:&quot;&quot;},&quot;citationTag&quot;:&quot;MENDELEY_CITATION_v3_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&quot;,&quot;citationItems&quot;:[{&quot;id&quot;:&quot;79784fe6-13b1-5000-b5e3-aacb64dfa646&quot;,&quot;itemData&quot;:{&quot;DOI&quot;:&quot;10.1029/2000WR900148&quot;,&quot;ISBN&quot;:&quot;doi:10.1029/2000WR900148&quot;,&quot;ISSN&quot;:&quot;0043-1397&quot;,&quot;abstract&quot;:&quot;A large-scale natural-gradient tracer test in a highly heterogeneous\\naquifer at the Macrodispersion Experiment (MADE) site on the Columbus\\nAir Force Base in Mississippi is simulated using three-dimensional\\nhydraulic conductivity distributions derived from borehole flowmeter\\ntest data. Two methods of hydraulic conductivity interpolation, ordinary\\nkriging and conditional geostatistical simulation based on fractional\\nBrownian motion (fBm), are used to construct the hydraulic conductivity\\ndistributions needed by the numerical model. Calculated and observed\\nmass distributions are compared to evaluate the effectiveness of\\nthe dual-domain mass transfer approach relative to the single-domain\\nadvection-dispersion approach. The results show that the classical\\nFickian advection-dispersion model can reproduce reasonably well\\nthe observed tritium plume above a certain concentration limit but\\nfails to reproduce the extensive spreading of the tracer at diluted\\nconcentrations as observed in the field. The alternative dual-domain\\nmass transfer model is able to represent the rapid, anomalous spreading\\nsignificantly better while retaining high concentrations near the\\ninjection point. This study demonstrates that the dual-domain mass\\ntransfer approach may offer a practical solution to modeling solute\\ntransport in highly heterogeneous aquifers where small-scale preferential\\nflow pathways cannot be fully and explicitly represented by the spatial\\ndiscretization of the numerical model.&quot;,&quot;author&quot;:[{&quot;dropping-particle&quot;:&quot;&quot;,&quot;family&quot;:&quot;Feehley&quot;,&quot;given&quot;:&quot;C. Erin&quot;,&quot;non-dropping-particle&quot;:&quot;&quot;,&quot;parse-names&quot;:false,&quot;suffix&quot;:&quot;&quot;},{&quot;dropping-particle&quot;:&quot;&quot;,&quot;family&quot;:&quot;Zheng&quot;,&quot;given&quot;:&quot;Chunmiao&quot;,&quot;non-dropping-particle&quot;:&quot;&quot;,&quot;parse-names&quot;:false,&quot;suffix&quot;:&quot;&quot;},{&quot;dropping-particle&quot;:&quot;&quot;,&quot;family&quot;:&quot;Molz&quot;,&quot;given&quot;:&quot;Fred J.&quot;,&quot;non-dropping-particle&quot;:&quot;&quot;,&quot;parse-names&quot;:false,&quot;suffix&quot;:&quot;&quot;}],&quot;container-title&quot;:&quot;Water Resources Research&quot;,&quot;id&quot;:&quot;79784fe6-13b1-5000-b5e3-aacb64dfa646&quot;,&quot;issue&quot;:&quot;9&quot;,&quot;issued&quot;:{&quot;date-parts&quot;:[[&quot;2000&quot;]]},&quot;page&quot;:&quot;2501&quot;,&quot;title&quot;:&quot;A dual-domain mass transfer approach for modeling solute transport in heterogeneous aquifers: Application to the Macrodispersion Experiment (MADE) site&quot;,&quot;type&quot;:&quot;article-journal&quot;,&quot;volume&quot;:&quot;36&quot;,&quot;container-title-short&quot;:&quot;Water Resour Res&quot;},&quot;uris&quot;:[&quot;http://www.mendeley.com/documents/?uuid=1031183f-0c25-4a3f-99ee-5b23607e7912&quot;],&quot;isTemporary&quot;:false,&quot;legacyDesktopId&quot;:&quot;1031183f-0c25-4a3f-99ee-5b23607e7912&quot;}]},{&quot;citationID&quot;:&quot;MENDELEY_CITATION_71309f89-f1a4-4eb6-811b-d9bb88f4fbc1&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NzEzMDlmODktZjFhNC00ZWI2LTgxMWItZDliYjg4ZjRmYmMx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fa99d356-dfeb-4c04-886a-eda02a15bbf6&quot;,&quot;properties&quot;:{&quot;noteIndex&quot;:0},&quot;isEdited&quot;:false,&quot;manualOverride&quot;:{&quot;isManuallyOverridden&quot;:false,&quot;citeprocText&quot;:&quot;(Hess et al., 2002)&quot;,&quot;manualOverrideText&quot;:&quot;&quot;},&quot;citationTag&quot;:&quot;MENDELEY_CITATION_v3_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&quot;,&quot;citationItems&quot;:[{&quot;id&quot;:&quot;0db23e8a-61c3-30ab-a41f-547e2c9d7efd&quot;,&quot;itemData&quot;:{&quot;type&quot;:&quot;article-journal&quot;,&quot;id&quot;:&quot;0db23e8a-61c3-30ab-a41f-547e2c9d7efd&quot;,&quot;title&quot;:&quot;Multispecies reactive tracer test in an aquifer with spatially variable chemical conditions, Cape Cod, Massachusetts: Dispersive transport of bromide and nickel&quot;,&quot;author&quot;:[{&quot;family&quot;:&quot;Hess&quot;,&quot;given&quot;:&quot;Kathryn M.&quot;,&quot;parse-names&quot;:false,&quot;dropping-particle&quot;:&quot;&quot;,&quot;non-dropping-particle&quot;:&quot;&quot;},{&quot;family&quot;:&quot;Davis&quot;,&quot;given&quot;:&quot;James A.&quot;,&quot;parse-names&quot;:false,&quot;dropping-particle&quot;:&quot;&quot;,&quot;non-dropping-particle&quot;:&quot;&quot;},{&quot;family&quot;:&quot;Kent&quot;,&quot;given&quot;:&quot;Douglas B.&quot;,&quot;parse-names&quot;:false,&quot;dropping-particle&quot;:&quot;&quot;,&quot;non-dropping-particle&quot;:&quot;&quot;},{&quot;family&quot;:&quot;Coston&quot;,&quot;given&quot;:&quot;Jennifer A.&quot;,&quot;parse-names&quot;:false,&quot;dropping-particle&quot;:&quot;&quot;,&quot;non-dropping-particle&quot;:&quot;&quot;}],&quot;container-title&quot;:&quot;Water Resources Research&quot;,&quot;container-title-short&quot;:&quot;Water Resour Res&quot;,&quot;DOI&quot;:&quot;10.1029/2001wr000945&quot;,&quot;ISSN&quot;:&quot;00431397&quot;,&quot;issued&quot;:{&quot;date-parts&quot;:[[2002,8,1]]},&quot;page&quot;:&quot;36-1-36-17&quot;,&quot;abstract&quot;:&quot;Dispersive transport of groundwater solutes was investigated as part of a multispecies reactive tracer test conducted under spatially variable chemical conditions in an unconfined, sewage-contaminated sand and gravel aquifer on Cape Cod, Massachusetts. Transport of the nonreactive tracer bromide (Br) reflected physical and hydrologic processes. Transport of the reactive tracer nickel (Ni) complexed with an organic ligand (NiEDTA) varied in response to pH and other chemical conditions within the aquifer. A loss of about 14% of the Ni mass was calculated from the distribution of tracers through time. This loss is consistent with reversible adsorption of NiEDTA onto the iron and aluminum oxyhydroxide coatings on the aquifer sediments. The Ni consistently lagged behind Br with a calculated retardation coefficient of 1.2. Longitudinal dispersivities reached constant values of 2.2 and 1.1 m for Br and Ni, respectively, by at least 69 m of travel. The smaller dispersivity for Ni possibly was due to nonlinear or spatially variant adsorption of NiEDTA. In the upper, uncontaminated zone of the aquifer, longitudinal dispersion of Ni was greater than that of Br early in the test as a result of reversible adsorption of NiEDTA. In general, transverse dispersivities were much smaller (horizontal: 1.4-1.5 × 10-2 m; vertical: 0.5-3.8 × 10-3 m) than the longitudinal dispersivities. The Br results are similar to those from a test conducted eight years earlier, suggesting that transport parameters are spatially stationary within the aquifer at the scale of 300 m covered by the spatially overlapping tests. A significant difference between the two tests was the travel distance (69 and 26 m) needed to reach a constant longitudinal dispersivity.&quot;,&quot;publisher&quot;:&quot;American Geophysical Union&quot;,&quot;issue&quot;:&quot;8&quot;,&quot;volume&quot;:&quot;38&quot;},&quot;isTemporary&quot;:false}]},{&quot;citationID&quot;:&quot;MENDELEY_CITATION_44af5332-8c63-4b68-9dc2-5465edd81b81&quot;,&quot;properties&quot;:{&quot;noteIndex&quot;:0},&quot;isEdited&quot;:false,&quot;manualOverride&quot;:{&quot;isManuallyOverridden&quot;:false,&quot;citeprocText&quot;:&quot;(Adams and Gelhar L. W., 1992)&quot;,&quot;manualOverrideText&quot;:&quot;&quot;},&quot;citationTag&quot;:&quot;MENDELEY_CITATION_v3_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&quot;,&quot;citationItems&quot;:[{&quot;id&quot;:&quot;fe2fa282-8741-3ec1-bb5c-e964ba1fef33&quot;,&quot;itemData&quot;:{&quot;type&quot;:&quot;article-journal&quot;,&quot;id&quot;:&quot;fe2fa282-8741-3ec1-bb5c-e964ba1fef33&quot;,&quot;title&quot;:&quot;Field Study of Dispersion in a Heterogeneous Aquifer 2 Spatial Moments Analysis.&quot;,&quot;author&quot;:[{&quot;family&quot;:&quot;Adams&quot;,&quot;given&quot;:&quot;E. E.,&quot;,&quot;parse-names&quot;:false,&quot;dropping-particle&quot;:&quot;&quot;,&quot;non-dropping-particle&quot;:&quot;&quot;},{&quot;family&quot;:&quot;Gelhar L. W.&quot;,&quot;given&quot;:&quot;&quot;,&quot;parse-names&quot;:false,&quot;dropping-particle&quot;:&quot;&quot;,&quot;non-dropping-particle&quot;:&quot;&quot;}],&quot;container-title&quot;:&quot;Water Resources Research&quot;,&quot;container-title-short&quot;:&quot;Water Resour Res&quot;,&quot;issued&quot;:{&quot;date-parts&quot;:[[1992]]},&quot;page&quot;:&quot;3293-3307&quot;,&quot;issue&quot;:&quot;12&quot;,&quot;volume&quot;:&quot;28&quot;},&quot;isTemporary&quot;:false}]}]"/>
    <we:property name="MENDELEY_CITATIONS_LOCALE_CODE" value="&quot;en-US&quot;"/>
    <we:property name="MENDELEY_CITATIONS_STYLE" value="{&quot;id&quot;:&quot;https://www.zotero.org/styles/groundwater-for-sustainable-development&quot;,&quot;title&quot;:&quot;Groundwater for Sustainable Development&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garabedian</b:Tag>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790BB292A35AE4AA5A100914D5E78C3" ma:contentTypeVersion="14" ma:contentTypeDescription="Create a new document." ma:contentTypeScope="" ma:versionID="b6f1d1afc2dbf4609edc6440620cfb4f">
  <xsd:schema xmlns:xsd="http://www.w3.org/2001/XMLSchema" xmlns:xs="http://www.w3.org/2001/XMLSchema" xmlns:p="http://schemas.microsoft.com/office/2006/metadata/properties" xmlns:ns3="80074512-dcb0-4dd5-bb9c-f587810f6510" targetNamespace="http://schemas.microsoft.com/office/2006/metadata/properties" ma:root="true" ma:fieldsID="6de2822c374b976d3aea42ead80eaedf" ns3:_="">
    <xsd:import namespace="80074512-dcb0-4dd5-bb9c-f587810f651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074512-dcb0-4dd5-bb9c-f587810f65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595506-659C-4780-956C-927D44BA0D2B}">
  <ds:schemaRefs>
    <ds:schemaRef ds:uri="http://schemas.openxmlformats.org/officeDocument/2006/bibliography"/>
  </ds:schemaRefs>
</ds:datastoreItem>
</file>

<file path=customXml/itemProps2.xml><?xml version="1.0" encoding="utf-8"?>
<ds:datastoreItem xmlns:ds="http://schemas.openxmlformats.org/officeDocument/2006/customXml" ds:itemID="{6A4C255F-56A3-4411-BAF1-4ECA372973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27C7F6-CA59-4971-B246-092A053AC831}">
  <ds:schemaRefs>
    <ds:schemaRef ds:uri="http://schemas.microsoft.com/sharepoint/v3/contenttype/forms"/>
  </ds:schemaRefs>
</ds:datastoreItem>
</file>

<file path=customXml/itemProps4.xml><?xml version="1.0" encoding="utf-8"?>
<ds:datastoreItem xmlns:ds="http://schemas.openxmlformats.org/officeDocument/2006/customXml" ds:itemID="{C7B1CCFB-A001-4886-A02E-3A06801CD4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074512-dcb0-4dd5-bb9c-f587810f65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16</Pages>
  <Words>5202</Words>
  <Characters>29658</Characters>
  <Application>Microsoft Office Word</Application>
  <DocSecurity>0</DocSecurity>
  <Lines>247</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de Lange</dc:creator>
  <cp:keywords/>
  <dc:description/>
  <cp:lastModifiedBy>Theo Olsthoorn</cp:lastModifiedBy>
  <cp:revision>7</cp:revision>
  <cp:lastPrinted>2021-05-29T07:16:00Z</cp:lastPrinted>
  <dcterms:created xsi:type="dcterms:W3CDTF">2025-04-13T08:24:00Z</dcterms:created>
  <dcterms:modified xsi:type="dcterms:W3CDTF">2025-04-15T19:10:00Z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0x010100B790BB292A35AE4AA5A100914D5E78C3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http://csl.mendeley.com/styles/617166571/chicago-author-Groundwater</vt:lpwstr>
  </property>
  <property fmtid="{D5CDD505-2E9C-101B-9397-08002B2CF9AE}" pid="12" name="Mendeley Recent Style Name 4_1">
    <vt:lpwstr>Chicago Manual of Style 17th edition (author-date) - Wim De Lange</vt:lpwstr>
  </property>
  <property fmtid="{D5CDD505-2E9C-101B-9397-08002B2CF9AE}" pid="13" name="Mendeley Recent Style Id 5_1">
    <vt:lpwstr>http://www.zotero.org/styles/chicago-fullnote-bibliography</vt:lpwstr>
  </property>
  <property fmtid="{D5CDD505-2E9C-101B-9397-08002B2CF9AE}" pid="14" name="Mendeley Recent Style Name 5_1">
    <vt:lpwstr>Chicago Manual of Style 17th edition (full note)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http://www.zotero.org/styles/groundwater-for-sustainable-development</vt:lpwstr>
  </property>
  <property fmtid="{D5CDD505-2E9C-101B-9397-08002B2CF9AE}" pid="18" name="Mendeley Recent Style Name 7_1">
    <vt:lpwstr>Groundwater for Sustainable Development</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https://csl.mendeley.com/styles/3526381/chicago-author-date-16th-edition-2b</vt:lpwstr>
  </property>
  <property fmtid="{D5CDD505-2E9C-101B-9397-08002B2CF9AE}" pid="25" name="Mendeley Unique User Id_1">
    <vt:lpwstr>eba4242b-97eb-34ee-8919-236d03e6ae60</vt:lpwstr>
  </property>
</Properties>
</file>